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AE61AF" w14:textId="77777777" w:rsidR="00E62CA5" w:rsidRPr="00652821" w:rsidRDefault="00E62CA5" w:rsidP="0043245D">
      <w:pPr>
        <w:jc w:val="left"/>
        <w:rPr>
          <w:rFonts w:eastAsiaTheme="majorEastAsia"/>
        </w:rPr>
      </w:pPr>
    </w:p>
    <w:p w14:paraId="0CAE61B0" w14:textId="77777777" w:rsidR="00413A0F" w:rsidRPr="00FC4C21" w:rsidRDefault="00413A0F" w:rsidP="00E1490B">
      <w:pPr>
        <w:pStyle w:val="Title"/>
        <w:jc w:val="left"/>
      </w:pPr>
      <w:r w:rsidRPr="00FC4C21">
        <w:t xml:space="preserve">Business Solution Specification for the </w:t>
      </w:r>
      <w:r w:rsidR="00E1490B" w:rsidRPr="00CA1D41">
        <w:t>ClickSchedule-ClickMobile</w:t>
      </w:r>
      <w:r w:rsidR="00E1490B">
        <w:rPr>
          <w:color w:val="FF0000"/>
        </w:rPr>
        <w:t xml:space="preserve"> </w:t>
      </w:r>
      <w:r w:rsidR="00147BF7">
        <w:t>I</w:t>
      </w:r>
      <w:r w:rsidRPr="00FC4C21">
        <w:t xml:space="preserve">mplementation at </w:t>
      </w:r>
      <w:r w:rsidR="001E528E">
        <w:t>GE Healthcare</w:t>
      </w:r>
    </w:p>
    <w:p w14:paraId="0CAE61B1" w14:textId="29D99A75" w:rsidR="00413A0F" w:rsidRPr="005F17A4" w:rsidRDefault="00273955" w:rsidP="0009569B">
      <w:pPr>
        <w:jc w:val="left"/>
        <w:rPr>
          <w:sz w:val="28"/>
        </w:rPr>
      </w:pPr>
      <w:r>
        <w:rPr>
          <w:sz w:val="28"/>
        </w:rPr>
        <w:t>17</w:t>
      </w:r>
      <w:r w:rsidRPr="00273955">
        <w:rPr>
          <w:sz w:val="28"/>
          <w:vertAlign w:val="superscript"/>
        </w:rPr>
        <w:t>th</w:t>
      </w:r>
      <w:r>
        <w:rPr>
          <w:sz w:val="28"/>
        </w:rPr>
        <w:t xml:space="preserve"> June</w:t>
      </w:r>
      <w:r w:rsidR="00B530CC">
        <w:rPr>
          <w:sz w:val="28"/>
        </w:rPr>
        <w:t xml:space="preserve"> 2015</w:t>
      </w:r>
    </w:p>
    <w:p w14:paraId="0CAE61B2" w14:textId="77777777" w:rsidR="00413A0F" w:rsidRDefault="00413A0F" w:rsidP="0043245D">
      <w:pPr>
        <w:jc w:val="left"/>
      </w:pPr>
      <w:r>
        <w:rPr>
          <w:noProof/>
          <w:lang w:val="en-US"/>
        </w:rPr>
        <w:drawing>
          <wp:anchor distT="0" distB="0" distL="114300" distR="114300" simplePos="0" relativeHeight="251656192" behindDoc="0" locked="0" layoutInCell="1" allowOverlap="1" wp14:anchorId="0CAE7671" wp14:editId="0CAE7672">
            <wp:simplePos x="0" y="0"/>
            <wp:positionH relativeFrom="page">
              <wp:posOffset>3318510</wp:posOffset>
            </wp:positionH>
            <wp:positionV relativeFrom="paragraph">
              <wp:posOffset>2633833</wp:posOffset>
            </wp:positionV>
            <wp:extent cx="3344400" cy="69480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 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4400" cy="694800"/>
                    </a:xfrm>
                    <a:prstGeom prst="rect">
                      <a:avLst/>
                    </a:prstGeom>
                  </pic:spPr>
                </pic:pic>
              </a:graphicData>
            </a:graphic>
          </wp:anchor>
        </w:drawing>
      </w:r>
      <w:r>
        <w:br w:type="page"/>
      </w:r>
    </w:p>
    <w:p w14:paraId="0CAE61B3" w14:textId="77777777" w:rsidR="00413A0F" w:rsidRDefault="00413A0F" w:rsidP="0043245D">
      <w:pPr>
        <w:jc w:val="left"/>
      </w:pPr>
      <w:r>
        <w:lastRenderedPageBreak/>
        <w:t>The software with this guide is furnished under a license agreement and may be used only according to the terms of that agreement.</w:t>
      </w:r>
    </w:p>
    <w:p w14:paraId="0CAE61B4" w14:textId="77777777" w:rsidR="00413A0F" w:rsidRDefault="00413A0F" w:rsidP="0043245D">
      <w:pPr>
        <w:pStyle w:val="Heading4a"/>
      </w:pPr>
      <w:r>
        <w:t>Copyright</w:t>
      </w:r>
    </w:p>
    <w:p w14:paraId="0CAE61B5" w14:textId="77777777" w:rsidR="00413A0F" w:rsidRDefault="00413A0F" w:rsidP="0043245D">
      <w:pPr>
        <w:jc w:val="left"/>
      </w:pPr>
      <w:r>
        <w:t>Copyright © 201</w:t>
      </w:r>
      <w:r w:rsidR="002E761A">
        <w:t>3</w:t>
      </w:r>
      <w:r w:rsidR="00147BF7">
        <w:t xml:space="preserve"> </w:t>
      </w:r>
      <w:r>
        <w:t>ClickSoftware, Inc. All rights reserved.</w:t>
      </w:r>
    </w:p>
    <w:p w14:paraId="0CAE61B6" w14:textId="77777777" w:rsidR="00413A0F" w:rsidRDefault="00147BF7" w:rsidP="0043245D">
      <w:pPr>
        <w:jc w:val="left"/>
      </w:pPr>
      <w:r w:rsidRPr="002E4569">
        <w:rPr>
          <w:rFonts w:cs="Arial"/>
          <w:szCs w:val="24"/>
        </w:rPr>
        <w:t>The information contained in this document may not be reproduced, distributed, transmitted, displayed, published or broadcas</w:t>
      </w:r>
      <w:r w:rsidR="00675A69">
        <w:rPr>
          <w:rFonts w:cs="Arial"/>
          <w:szCs w:val="24"/>
        </w:rPr>
        <w:t>t</w:t>
      </w:r>
      <w:r w:rsidRPr="002E4569">
        <w:rPr>
          <w:rFonts w:cs="Arial"/>
          <w:szCs w:val="24"/>
        </w:rPr>
        <w:t xml:space="preserve">, in any form or in any medium, in whole or in part, without the prior written permission of </w:t>
      </w:r>
      <w:r>
        <w:rPr>
          <w:rFonts w:cs="Arial"/>
          <w:szCs w:val="24"/>
        </w:rPr>
        <w:t xml:space="preserve">ClickSoftware, Inc.  </w:t>
      </w:r>
    </w:p>
    <w:p w14:paraId="0CAE61B7" w14:textId="77777777" w:rsidR="00413A0F" w:rsidRDefault="00413A0F" w:rsidP="0043245D">
      <w:pPr>
        <w:pStyle w:val="Heading4a"/>
      </w:pPr>
      <w:r>
        <w:t>Patent and Trademarks</w:t>
      </w:r>
    </w:p>
    <w:p w14:paraId="0CAE61B8" w14:textId="77777777" w:rsidR="00413A0F" w:rsidRPr="00D56BD5" w:rsidRDefault="00413A0F" w:rsidP="0043245D">
      <w:pPr>
        <w:jc w:val="left"/>
      </w:pPr>
      <w:r w:rsidRPr="00B531EF">
        <w:t>US Patent Number 6,985,872 B2</w:t>
      </w:r>
    </w:p>
    <w:p w14:paraId="0CAE61B9" w14:textId="77777777" w:rsidR="00413A0F" w:rsidRDefault="00413A0F" w:rsidP="0043245D">
      <w:pPr>
        <w:jc w:val="left"/>
      </w:pPr>
      <w:r>
        <w:t>ClickA</w:t>
      </w:r>
      <w:r w:rsidR="00185DAE">
        <w:t>nalyze,</w:t>
      </w:r>
      <w:r>
        <w:t xml:space="preserve"> ClickMobile, ClickMobile WAP Edition, ClickPlan, ClickRoster, ClickSchedule, and ClickSoftware are trademarks of ClickSoftware, Inc.</w:t>
      </w:r>
    </w:p>
    <w:p w14:paraId="0CAE61BA" w14:textId="77777777" w:rsidR="00413A0F" w:rsidRDefault="00413A0F" w:rsidP="0043245D">
      <w:pPr>
        <w:pStyle w:val="Heading4a"/>
      </w:pPr>
      <w:r>
        <w:t>Contact Information</w:t>
      </w:r>
    </w:p>
    <w:p w14:paraId="0CAE61BB" w14:textId="77777777" w:rsidR="00413A0F" w:rsidRDefault="00413A0F" w:rsidP="0043245D">
      <w:pPr>
        <w:jc w:val="left"/>
      </w:pPr>
      <w:r>
        <w:t xml:space="preserve">Contact information is available from the ClickSoftware web site: </w:t>
      </w:r>
      <w:hyperlink r:id="rId14" w:history="1">
        <w:r w:rsidR="00B80C61" w:rsidRPr="00CC441D">
          <w:rPr>
            <w:rStyle w:val="Hyperlink"/>
            <w:b/>
            <w:bCs/>
          </w:rPr>
          <w:t>http://www.clicksoftware.com</w:t>
        </w:r>
      </w:hyperlink>
      <w:r>
        <w:t>.</w:t>
      </w:r>
    </w:p>
    <w:p w14:paraId="0CAE61BC" w14:textId="77777777" w:rsidR="00413A0F" w:rsidRDefault="00413A0F" w:rsidP="0043245D">
      <w:pPr>
        <w:jc w:val="left"/>
      </w:pPr>
      <w:r>
        <w:t xml:space="preserve">For support services, </w:t>
      </w:r>
      <w:r w:rsidR="0035061B">
        <w:t>e</w:t>
      </w:r>
      <w:r>
        <w:t xml:space="preserve">mail </w:t>
      </w:r>
      <w:r>
        <w:rPr>
          <w:b/>
          <w:bCs/>
        </w:rPr>
        <w:t>support@clicksoftware.com</w:t>
      </w:r>
      <w:r>
        <w:rPr>
          <w:b/>
        </w:rPr>
        <w:t xml:space="preserve"> </w:t>
      </w:r>
      <w:r>
        <w:t>or see the support page on the ClickSoftware web site.</w:t>
      </w:r>
    </w:p>
    <w:p w14:paraId="0CAE61BD" w14:textId="77777777" w:rsidR="00413A0F" w:rsidRDefault="00413A0F" w:rsidP="0043245D">
      <w:pPr>
        <w:jc w:val="left"/>
      </w:pPr>
      <w:r>
        <w:t xml:space="preserve">For general information, </w:t>
      </w:r>
      <w:r w:rsidR="0035061B">
        <w:t>e</w:t>
      </w:r>
      <w:r>
        <w:t xml:space="preserve">mail </w:t>
      </w:r>
      <w:hyperlink r:id="rId15" w:history="1">
        <w:r w:rsidR="00B80C61" w:rsidRPr="00CC441D">
          <w:rPr>
            <w:rStyle w:val="Hyperlink"/>
            <w:b/>
            <w:bCs/>
          </w:rPr>
          <w:t>sales@clicksoftware.c</w:t>
        </w:r>
        <w:bookmarkStart w:id="0" w:name="_Hlt465738217"/>
        <w:r w:rsidR="00B80C61" w:rsidRPr="00CC441D">
          <w:rPr>
            <w:rStyle w:val="Hyperlink"/>
            <w:b/>
            <w:bCs/>
          </w:rPr>
          <w:t>o</w:t>
        </w:r>
        <w:bookmarkEnd w:id="0"/>
        <w:r w:rsidR="00B80C61" w:rsidRPr="00CC441D">
          <w:rPr>
            <w:rStyle w:val="Hyperlink"/>
            <w:b/>
            <w:bCs/>
          </w:rPr>
          <w:t>m</w:t>
        </w:r>
      </w:hyperlink>
      <w:r>
        <w:t>.</w:t>
      </w:r>
    </w:p>
    <w:p w14:paraId="0CAE61BE" w14:textId="77777777" w:rsidR="00413A0F" w:rsidRDefault="00413A0F" w:rsidP="0043245D">
      <w:pPr>
        <w:pStyle w:val="Heading4a"/>
      </w:pPr>
      <w:r>
        <w:t>Publication Notice</w:t>
      </w:r>
    </w:p>
    <w:p w14:paraId="0CAE61BF" w14:textId="77777777" w:rsidR="00413A0F" w:rsidRDefault="00413A0F" w:rsidP="0043245D">
      <w:pPr>
        <w:jc w:val="left"/>
      </w:pPr>
      <w:r>
        <w:t>This guide has been carefully compiled. The information in this guide does not constitute a warranty of performance. Furthermore, ClickSoftware reserves the right to revise this publication and make changes from time to time in the content thereof, without obligation to notify any person of such revisions or changes. ClickSoftware assumes no liability for losses incurred as a result of out-of-date or incorrect information in this guide.</w:t>
      </w:r>
    </w:p>
    <w:p w14:paraId="0CAE61C0" w14:textId="77777777" w:rsidR="0035061B" w:rsidRDefault="0035061B" w:rsidP="0035061B">
      <w:pPr>
        <w:pStyle w:val="Heading4a"/>
      </w:pPr>
      <w:r>
        <w:t>Confidentiality</w:t>
      </w:r>
    </w:p>
    <w:p w14:paraId="0CAE61C1" w14:textId="77777777" w:rsidR="0035061B" w:rsidRPr="002E4569" w:rsidRDefault="0035061B" w:rsidP="0035061B">
      <w:pPr>
        <w:spacing w:after="0" w:line="240" w:lineRule="auto"/>
        <w:rPr>
          <w:rFonts w:cs="Arial"/>
          <w:szCs w:val="24"/>
        </w:rPr>
      </w:pPr>
      <w:r w:rsidRPr="002E4569">
        <w:rPr>
          <w:rFonts w:cs="Arial"/>
          <w:szCs w:val="24"/>
        </w:rPr>
        <w:t xml:space="preserve">This document, and the information contained therein, is issued in confidence, for use and disclosure solely in relation to the purpose or purposes for which it was supplied.  No information as to the content or subject matter of this document or any part thereof arising directly or indirectly there from shall be used or disclosed, orally or in writing, or communicated in any manner whatsoever, to any third party or any employee thereof except under an agreement with, or with the prior written consent of, </w:t>
      </w:r>
      <w:r>
        <w:rPr>
          <w:rFonts w:cs="Arial"/>
          <w:szCs w:val="24"/>
        </w:rPr>
        <w:t>ClickSoftware, Inc.</w:t>
      </w:r>
    </w:p>
    <w:p w14:paraId="0CAE61C2" w14:textId="77777777" w:rsidR="00413A0F" w:rsidRDefault="00413A0F" w:rsidP="0043245D">
      <w:pPr>
        <w:pStyle w:val="Heading4a"/>
      </w:pPr>
      <w:r>
        <w:t>World Headquarters</w:t>
      </w:r>
    </w:p>
    <w:p w14:paraId="0CAE61C3" w14:textId="77777777" w:rsidR="00413A0F" w:rsidRDefault="00413A0F" w:rsidP="0043245D">
      <w:pPr>
        <w:pStyle w:val="NoSpacing"/>
      </w:pPr>
      <w:r>
        <w:t xml:space="preserve">ClickSoftware, Incorporated, 35 Corporate Drive, Suite </w:t>
      </w:r>
      <w:r w:rsidR="0035061B">
        <w:t>400</w:t>
      </w:r>
      <w:r>
        <w:t>, Burlington, MA</w:t>
      </w:r>
      <w:r w:rsidR="00CD299F">
        <w:t xml:space="preserve"> </w:t>
      </w:r>
      <w:r>
        <w:t>01803</w:t>
      </w:r>
    </w:p>
    <w:p w14:paraId="0CAE61C4" w14:textId="77777777" w:rsidR="00413A0F" w:rsidRDefault="00413A0F" w:rsidP="0043245D">
      <w:pPr>
        <w:pStyle w:val="NoSpacing"/>
      </w:pPr>
      <w:r>
        <w:t>1-781-272-5903</w:t>
      </w:r>
    </w:p>
    <w:p w14:paraId="0CAE61C5" w14:textId="77777777" w:rsidR="0020584E" w:rsidRDefault="0035061B" w:rsidP="0043245D">
      <w:pPr>
        <w:pStyle w:val="Heading4a"/>
      </w:pPr>
      <w:r>
        <w:t xml:space="preserve">Document </w:t>
      </w:r>
      <w:r w:rsidR="00413A0F" w:rsidRPr="008775D6">
        <w:t>Author</w:t>
      </w:r>
      <w:r w:rsidR="00F12053">
        <w:t>s</w:t>
      </w:r>
    </w:p>
    <w:p w14:paraId="0CAE61C6" w14:textId="77777777" w:rsidR="008870B0" w:rsidRPr="008870B0" w:rsidRDefault="008870B0" w:rsidP="008870B0">
      <w:pPr>
        <w:jc w:val="left"/>
      </w:pPr>
      <w:r w:rsidRPr="009742FB">
        <w:t>Business Solution Specification for the ClickSchedule</w:t>
      </w:r>
      <w:r w:rsidR="006F18DC">
        <w:t xml:space="preserve"> and ClickMobile</w:t>
      </w:r>
      <w:r w:rsidRPr="009742FB">
        <w:t xml:space="preserve"> Implementation at </w:t>
      </w:r>
      <w:r w:rsidR="001E528E">
        <w:t>GE Healthcare</w:t>
      </w:r>
      <w:r w:rsidRPr="009742FB">
        <w:t>: Prakash Gopal</w:t>
      </w:r>
      <w:r>
        <w:t xml:space="preserve"> (CKSW), </w:t>
      </w:r>
      <w:r w:rsidR="001E528E">
        <w:t xml:space="preserve">Shai </w:t>
      </w:r>
      <w:r w:rsidR="009473F9">
        <w:t>Nahari</w:t>
      </w:r>
      <w:r>
        <w:t xml:space="preserve"> (CKSW), </w:t>
      </w:r>
      <w:r w:rsidR="00F12053">
        <w:t xml:space="preserve">and </w:t>
      </w:r>
      <w:r w:rsidR="009473F9">
        <w:t>Phil Weighill-Smith</w:t>
      </w:r>
      <w:r w:rsidR="00F12053">
        <w:t xml:space="preserve"> (CKSW)</w:t>
      </w:r>
      <w:r>
        <w:t>.</w:t>
      </w:r>
    </w:p>
    <w:p w14:paraId="0CAE61C7" w14:textId="77777777" w:rsidR="00413A0F" w:rsidRPr="008775D6" w:rsidRDefault="00413A0F" w:rsidP="0043245D">
      <w:pPr>
        <w:pStyle w:val="Heading4a"/>
      </w:pPr>
      <w:r w:rsidRPr="008775D6">
        <w:rPr>
          <w:rFonts w:cs="Arial"/>
        </w:rPr>
        <w:t>ClickSoftware</w:t>
      </w:r>
      <w:r w:rsidRPr="008775D6">
        <w:t xml:space="preserve"> Project Team </w:t>
      </w:r>
    </w:p>
    <w:p w14:paraId="0CAE61C8" w14:textId="77777777" w:rsidR="00413A0F" w:rsidRPr="008870B0" w:rsidRDefault="008870B0" w:rsidP="0043245D">
      <w:pPr>
        <w:pStyle w:val="NoSpacing"/>
        <w:rPr>
          <w:color w:val="404040" w:themeColor="text1" w:themeTint="BF"/>
        </w:rPr>
      </w:pPr>
      <w:r w:rsidRPr="008870B0">
        <w:rPr>
          <w:color w:val="404040" w:themeColor="text1" w:themeTint="BF"/>
        </w:rPr>
        <w:t>Project Manager: John Bardell</w:t>
      </w:r>
    </w:p>
    <w:p w14:paraId="0CAE61C9" w14:textId="77777777" w:rsidR="00413A0F" w:rsidRPr="008870B0" w:rsidRDefault="00413A0F" w:rsidP="0043245D">
      <w:pPr>
        <w:pStyle w:val="NoSpacing"/>
        <w:rPr>
          <w:color w:val="404040" w:themeColor="text1" w:themeTint="BF"/>
        </w:rPr>
      </w:pPr>
      <w:r w:rsidRPr="008870B0">
        <w:rPr>
          <w:color w:val="404040" w:themeColor="text1" w:themeTint="BF"/>
        </w:rPr>
        <w:t>Solution Architect:</w:t>
      </w:r>
      <w:r w:rsidR="00CD299F" w:rsidRPr="008870B0">
        <w:rPr>
          <w:color w:val="404040" w:themeColor="text1" w:themeTint="BF"/>
        </w:rPr>
        <w:t xml:space="preserve"> </w:t>
      </w:r>
      <w:r w:rsidR="009473F9">
        <w:rPr>
          <w:color w:val="404040" w:themeColor="text1" w:themeTint="BF"/>
        </w:rPr>
        <w:t>Shai Nahari</w:t>
      </w:r>
    </w:p>
    <w:p w14:paraId="0CAE61CA" w14:textId="77777777" w:rsidR="00413A0F" w:rsidRPr="008870B0" w:rsidRDefault="00413A0F" w:rsidP="0043245D">
      <w:pPr>
        <w:pStyle w:val="NoSpacing"/>
        <w:rPr>
          <w:color w:val="404040" w:themeColor="text1" w:themeTint="BF"/>
        </w:rPr>
      </w:pPr>
      <w:r w:rsidRPr="008870B0">
        <w:rPr>
          <w:color w:val="404040" w:themeColor="text1" w:themeTint="BF"/>
        </w:rPr>
        <w:t>Tec</w:t>
      </w:r>
      <w:r w:rsidR="008870B0" w:rsidRPr="008870B0">
        <w:rPr>
          <w:color w:val="404040" w:themeColor="text1" w:themeTint="BF"/>
        </w:rPr>
        <w:t>hnical Consultant</w:t>
      </w:r>
      <w:r w:rsidR="000460B6">
        <w:rPr>
          <w:color w:val="404040" w:themeColor="text1" w:themeTint="BF"/>
        </w:rPr>
        <w:t>s</w:t>
      </w:r>
      <w:r w:rsidR="008870B0" w:rsidRPr="008870B0">
        <w:rPr>
          <w:color w:val="404040" w:themeColor="text1" w:themeTint="BF"/>
        </w:rPr>
        <w:t xml:space="preserve">: </w:t>
      </w:r>
      <w:r w:rsidR="009473F9">
        <w:rPr>
          <w:color w:val="404040" w:themeColor="text1" w:themeTint="BF"/>
        </w:rPr>
        <w:t>Phil Weighill-Smith</w:t>
      </w:r>
      <w:r w:rsidR="000460B6">
        <w:rPr>
          <w:color w:val="404040" w:themeColor="text1" w:themeTint="BF"/>
        </w:rPr>
        <w:t>, Duncan Hardie</w:t>
      </w:r>
      <w:r w:rsidR="00A31FB3">
        <w:rPr>
          <w:color w:val="404040" w:themeColor="text1" w:themeTint="BF"/>
        </w:rPr>
        <w:t>, Anthony Bryan</w:t>
      </w:r>
    </w:p>
    <w:p w14:paraId="0CAE61CB" w14:textId="77777777" w:rsidR="00413A0F" w:rsidRPr="008870B0" w:rsidRDefault="008870B0" w:rsidP="0043245D">
      <w:pPr>
        <w:pStyle w:val="NoSpacing"/>
        <w:rPr>
          <w:color w:val="404040" w:themeColor="text1" w:themeTint="BF"/>
        </w:rPr>
      </w:pPr>
      <w:r w:rsidRPr="008870B0">
        <w:rPr>
          <w:color w:val="404040" w:themeColor="text1" w:themeTint="BF"/>
        </w:rPr>
        <w:t xml:space="preserve">Quality Assurance: </w:t>
      </w:r>
      <w:r w:rsidR="0010572E">
        <w:rPr>
          <w:color w:val="404040" w:themeColor="text1" w:themeTint="BF"/>
        </w:rPr>
        <w:t>Anna Broitman</w:t>
      </w:r>
    </w:p>
    <w:p w14:paraId="0CAE61CC" w14:textId="77777777" w:rsidR="00413A0F" w:rsidRPr="008870B0" w:rsidRDefault="00413A0F" w:rsidP="0043245D">
      <w:pPr>
        <w:pStyle w:val="NoSpacing"/>
        <w:rPr>
          <w:color w:val="404040" w:themeColor="text1" w:themeTint="BF"/>
        </w:rPr>
      </w:pPr>
      <w:r w:rsidRPr="008870B0">
        <w:rPr>
          <w:color w:val="404040" w:themeColor="text1" w:themeTint="BF"/>
        </w:rPr>
        <w:t>Log</w:t>
      </w:r>
      <w:r w:rsidR="008870B0" w:rsidRPr="008870B0">
        <w:rPr>
          <w:color w:val="404040" w:themeColor="text1" w:themeTint="BF"/>
        </w:rPr>
        <w:t>ic Services: CKSW Logic Expert</w:t>
      </w:r>
    </w:p>
    <w:p w14:paraId="0CAE61CD" w14:textId="77777777" w:rsidR="00413A0F" w:rsidRPr="008870B0" w:rsidRDefault="008870B0" w:rsidP="0043245D">
      <w:pPr>
        <w:pStyle w:val="NoSpacing"/>
        <w:rPr>
          <w:color w:val="404040" w:themeColor="text1" w:themeTint="BF"/>
        </w:rPr>
      </w:pPr>
      <w:r w:rsidRPr="008870B0">
        <w:rPr>
          <w:color w:val="404040" w:themeColor="text1" w:themeTint="BF"/>
        </w:rPr>
        <w:lastRenderedPageBreak/>
        <w:t>Business Analyst: Prakash Gopal</w:t>
      </w:r>
    </w:p>
    <w:p w14:paraId="0CAE61CE" w14:textId="77777777" w:rsidR="009D723F" w:rsidRPr="00426DF2" w:rsidRDefault="00F5266E" w:rsidP="0043245D">
      <w:pPr>
        <w:jc w:val="left"/>
        <w:rPr>
          <w:b/>
        </w:rPr>
      </w:pPr>
      <w:r w:rsidRPr="00426DF2">
        <w:rPr>
          <w:b/>
        </w:rPr>
        <w:br w:type="page"/>
      </w:r>
      <w:r w:rsidR="009D723F" w:rsidRPr="00426DF2">
        <w:rPr>
          <w:b/>
        </w:rPr>
        <w:lastRenderedPageBreak/>
        <w:t>Change History</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992"/>
        <w:gridCol w:w="1560"/>
        <w:gridCol w:w="5055"/>
      </w:tblGrid>
      <w:tr w:rsidR="00F71A8F" w:rsidRPr="003E65B4" w14:paraId="0CAE61D3" w14:textId="77777777" w:rsidTr="00AE4A38">
        <w:tc>
          <w:tcPr>
            <w:tcW w:w="1843" w:type="dxa"/>
            <w:shd w:val="clear" w:color="auto" w:fill="1F497D" w:themeFill="text2"/>
          </w:tcPr>
          <w:p w14:paraId="0CAE61CF" w14:textId="77777777" w:rsidR="00F71A8F" w:rsidRPr="003E65B4" w:rsidRDefault="00F71A8F" w:rsidP="0043245D">
            <w:pPr>
              <w:pStyle w:val="TableHeading"/>
              <w:ind w:right="-198"/>
              <w:jc w:val="left"/>
              <w:rPr>
                <w:rFonts w:cs="Arial"/>
              </w:rPr>
            </w:pPr>
            <w:r w:rsidRPr="003E65B4">
              <w:rPr>
                <w:rFonts w:cs="Arial"/>
              </w:rPr>
              <w:t>Date</w:t>
            </w:r>
          </w:p>
        </w:tc>
        <w:tc>
          <w:tcPr>
            <w:tcW w:w="992" w:type="dxa"/>
            <w:shd w:val="clear" w:color="auto" w:fill="1F497D" w:themeFill="text2"/>
          </w:tcPr>
          <w:p w14:paraId="0CAE61D0" w14:textId="77777777" w:rsidR="00F71A8F" w:rsidRPr="003E65B4" w:rsidRDefault="00F71A8F" w:rsidP="0043245D">
            <w:pPr>
              <w:pStyle w:val="TableHeading"/>
              <w:ind w:right="-198"/>
              <w:jc w:val="left"/>
              <w:rPr>
                <w:rFonts w:cs="Arial"/>
              </w:rPr>
            </w:pPr>
            <w:r w:rsidRPr="003E65B4">
              <w:rPr>
                <w:rFonts w:cs="Arial"/>
              </w:rPr>
              <w:t>Version</w:t>
            </w:r>
          </w:p>
        </w:tc>
        <w:tc>
          <w:tcPr>
            <w:tcW w:w="1560" w:type="dxa"/>
            <w:shd w:val="clear" w:color="auto" w:fill="1F497D" w:themeFill="text2"/>
          </w:tcPr>
          <w:p w14:paraId="0CAE61D1" w14:textId="77777777" w:rsidR="00F71A8F" w:rsidRPr="003E65B4" w:rsidRDefault="00F71A8F" w:rsidP="0043245D">
            <w:pPr>
              <w:pStyle w:val="StyleTableHeadingComplexArialWhiteJustified"/>
              <w:jc w:val="left"/>
            </w:pPr>
            <w:r w:rsidRPr="003E65B4">
              <w:t>Who</w:t>
            </w:r>
          </w:p>
        </w:tc>
        <w:tc>
          <w:tcPr>
            <w:tcW w:w="5055" w:type="dxa"/>
            <w:shd w:val="clear" w:color="auto" w:fill="1F497D" w:themeFill="text2"/>
          </w:tcPr>
          <w:p w14:paraId="0CAE61D2" w14:textId="77777777" w:rsidR="00F71A8F" w:rsidRPr="003E65B4" w:rsidRDefault="00F71A8F" w:rsidP="0043245D">
            <w:pPr>
              <w:pStyle w:val="StyleTableHeadingComplexArialWhiteJustified"/>
              <w:jc w:val="left"/>
            </w:pPr>
            <w:r w:rsidRPr="003E65B4">
              <w:t>Modification</w:t>
            </w:r>
          </w:p>
        </w:tc>
      </w:tr>
      <w:tr w:rsidR="00F71A8F" w:rsidRPr="003E65B4" w14:paraId="0CAE61D8" w14:textId="77777777" w:rsidTr="00AE4A38">
        <w:tc>
          <w:tcPr>
            <w:tcW w:w="1843" w:type="dxa"/>
          </w:tcPr>
          <w:p w14:paraId="0CAE61D4" w14:textId="77777777" w:rsidR="00F71A8F" w:rsidRPr="003E65B4" w:rsidRDefault="002A1429" w:rsidP="002A1429">
            <w:pPr>
              <w:pStyle w:val="TableText"/>
              <w:jc w:val="left"/>
              <w:rPr>
                <w:rFonts w:cs="Arial"/>
              </w:rPr>
            </w:pPr>
            <w:r>
              <w:rPr>
                <w:rFonts w:cs="Arial"/>
              </w:rPr>
              <w:t>18</w:t>
            </w:r>
            <w:r w:rsidR="009473F9" w:rsidRPr="009473F9">
              <w:rPr>
                <w:rFonts w:cs="Arial"/>
                <w:vertAlign w:val="superscript"/>
              </w:rPr>
              <w:t>th</w:t>
            </w:r>
            <w:r w:rsidR="009473F9">
              <w:rPr>
                <w:rFonts w:cs="Arial"/>
              </w:rPr>
              <w:t xml:space="preserve"> July</w:t>
            </w:r>
            <w:r w:rsidR="006F18DC">
              <w:rPr>
                <w:rFonts w:cs="Arial"/>
              </w:rPr>
              <w:t xml:space="preserve"> </w:t>
            </w:r>
            <w:r w:rsidR="008870B0">
              <w:rPr>
                <w:rFonts w:cs="Arial"/>
              </w:rPr>
              <w:t>2013</w:t>
            </w:r>
          </w:p>
        </w:tc>
        <w:tc>
          <w:tcPr>
            <w:tcW w:w="992" w:type="dxa"/>
          </w:tcPr>
          <w:p w14:paraId="0CAE61D5" w14:textId="77777777" w:rsidR="00F71A8F" w:rsidRPr="003E65B4" w:rsidRDefault="00AE4A38" w:rsidP="00675A69">
            <w:pPr>
              <w:pStyle w:val="TableText"/>
              <w:jc w:val="left"/>
              <w:rPr>
                <w:rFonts w:cs="Arial"/>
              </w:rPr>
            </w:pPr>
            <w:r>
              <w:rPr>
                <w:rFonts w:cs="Arial"/>
              </w:rPr>
              <w:t>0.</w:t>
            </w:r>
            <w:r w:rsidR="00675A69">
              <w:rPr>
                <w:rFonts w:cs="Arial"/>
              </w:rPr>
              <w:t>01</w:t>
            </w:r>
          </w:p>
        </w:tc>
        <w:tc>
          <w:tcPr>
            <w:tcW w:w="1560" w:type="dxa"/>
          </w:tcPr>
          <w:p w14:paraId="0CAE61D6" w14:textId="77777777" w:rsidR="00F71A8F" w:rsidRPr="003E65B4" w:rsidRDefault="00394E55" w:rsidP="0043245D">
            <w:pPr>
              <w:pStyle w:val="TableText"/>
              <w:jc w:val="left"/>
              <w:rPr>
                <w:rFonts w:cs="Arial"/>
              </w:rPr>
            </w:pPr>
            <w:r>
              <w:rPr>
                <w:rFonts w:cs="Arial"/>
              </w:rPr>
              <w:t>Prakash Gopal</w:t>
            </w:r>
          </w:p>
        </w:tc>
        <w:tc>
          <w:tcPr>
            <w:tcW w:w="5055" w:type="dxa"/>
          </w:tcPr>
          <w:p w14:paraId="0CAE61D7" w14:textId="77777777" w:rsidR="00F71A8F" w:rsidRPr="003E65B4" w:rsidRDefault="00675A69" w:rsidP="0043245D">
            <w:pPr>
              <w:pStyle w:val="TableText"/>
              <w:jc w:val="left"/>
              <w:rPr>
                <w:rFonts w:cs="Arial"/>
                <w:color w:val="FF0000"/>
              </w:rPr>
            </w:pPr>
            <w:r>
              <w:rPr>
                <w:rFonts w:cs="Arial"/>
              </w:rPr>
              <w:t>First draft</w:t>
            </w:r>
            <w:r w:rsidR="00394E55">
              <w:rPr>
                <w:rFonts w:cs="Arial"/>
              </w:rPr>
              <w:t>.</w:t>
            </w:r>
          </w:p>
        </w:tc>
      </w:tr>
      <w:tr w:rsidR="00F00599" w:rsidRPr="003E65B4" w14:paraId="0CAE61DD" w14:textId="77777777" w:rsidTr="00AE4A38">
        <w:tc>
          <w:tcPr>
            <w:tcW w:w="1843" w:type="dxa"/>
          </w:tcPr>
          <w:p w14:paraId="0CAE61D9" w14:textId="77777777" w:rsidR="00F00599" w:rsidRPr="003E65B4" w:rsidRDefault="002A1429" w:rsidP="0043245D">
            <w:pPr>
              <w:pStyle w:val="TableText"/>
              <w:jc w:val="left"/>
              <w:rPr>
                <w:rFonts w:cs="Arial"/>
              </w:rPr>
            </w:pPr>
            <w:r>
              <w:rPr>
                <w:rFonts w:cs="Arial"/>
              </w:rPr>
              <w:t>19</w:t>
            </w:r>
            <w:r w:rsidRPr="002A1429">
              <w:rPr>
                <w:rFonts w:cs="Arial"/>
                <w:vertAlign w:val="superscript"/>
              </w:rPr>
              <w:t>th</w:t>
            </w:r>
            <w:r>
              <w:rPr>
                <w:rFonts w:cs="Arial"/>
              </w:rPr>
              <w:t xml:space="preserve"> July 2013</w:t>
            </w:r>
          </w:p>
        </w:tc>
        <w:tc>
          <w:tcPr>
            <w:tcW w:w="992" w:type="dxa"/>
          </w:tcPr>
          <w:p w14:paraId="0CAE61DA" w14:textId="77777777" w:rsidR="00F00599" w:rsidRPr="003E65B4" w:rsidRDefault="002A1429" w:rsidP="0043245D">
            <w:pPr>
              <w:pStyle w:val="TableText"/>
              <w:jc w:val="left"/>
              <w:rPr>
                <w:rFonts w:cs="Arial"/>
              </w:rPr>
            </w:pPr>
            <w:r>
              <w:rPr>
                <w:rFonts w:cs="Arial"/>
              </w:rPr>
              <w:t>0.03</w:t>
            </w:r>
          </w:p>
        </w:tc>
        <w:tc>
          <w:tcPr>
            <w:tcW w:w="1560" w:type="dxa"/>
          </w:tcPr>
          <w:p w14:paraId="0CAE61DB" w14:textId="77777777" w:rsidR="00F00599" w:rsidRPr="003E65B4" w:rsidRDefault="00394E55" w:rsidP="0043245D">
            <w:pPr>
              <w:pStyle w:val="TableText"/>
              <w:jc w:val="left"/>
              <w:rPr>
                <w:rFonts w:cs="Arial"/>
              </w:rPr>
            </w:pPr>
            <w:r>
              <w:rPr>
                <w:rFonts w:cs="Arial"/>
              </w:rPr>
              <w:t>Prakash Gopal</w:t>
            </w:r>
          </w:p>
        </w:tc>
        <w:tc>
          <w:tcPr>
            <w:tcW w:w="5055" w:type="dxa"/>
          </w:tcPr>
          <w:p w14:paraId="0CAE61DC" w14:textId="77777777" w:rsidR="00F00599" w:rsidRPr="003E65B4" w:rsidRDefault="002A1429" w:rsidP="0043245D">
            <w:pPr>
              <w:pStyle w:val="TableText"/>
              <w:jc w:val="left"/>
              <w:rPr>
                <w:rFonts w:cs="Arial"/>
              </w:rPr>
            </w:pPr>
            <w:r>
              <w:rPr>
                <w:rFonts w:cs="Arial"/>
              </w:rPr>
              <w:t>Including updates for all sections</w:t>
            </w:r>
            <w:r w:rsidR="00394E55">
              <w:rPr>
                <w:rFonts w:cs="Arial"/>
              </w:rPr>
              <w:t>.</w:t>
            </w:r>
          </w:p>
        </w:tc>
      </w:tr>
      <w:tr w:rsidR="00EF257D" w:rsidRPr="003E65B4" w14:paraId="0CAE61E2" w14:textId="77777777" w:rsidTr="00AE4A38">
        <w:tc>
          <w:tcPr>
            <w:tcW w:w="1843" w:type="dxa"/>
          </w:tcPr>
          <w:p w14:paraId="0CAE61DE" w14:textId="77777777" w:rsidR="00EF257D" w:rsidRDefault="00EF257D" w:rsidP="0043245D">
            <w:pPr>
              <w:pStyle w:val="TableText"/>
              <w:jc w:val="left"/>
              <w:rPr>
                <w:rFonts w:cs="Arial"/>
              </w:rPr>
            </w:pPr>
            <w:r>
              <w:rPr>
                <w:rFonts w:cs="Arial"/>
              </w:rPr>
              <w:t>19</w:t>
            </w:r>
            <w:r w:rsidRPr="00EF257D">
              <w:rPr>
                <w:rFonts w:cs="Arial"/>
                <w:vertAlign w:val="superscript"/>
              </w:rPr>
              <w:t>th</w:t>
            </w:r>
            <w:r>
              <w:rPr>
                <w:rFonts w:cs="Arial"/>
              </w:rPr>
              <w:t xml:space="preserve"> July 2013</w:t>
            </w:r>
          </w:p>
        </w:tc>
        <w:tc>
          <w:tcPr>
            <w:tcW w:w="992" w:type="dxa"/>
          </w:tcPr>
          <w:p w14:paraId="0CAE61DF" w14:textId="77777777" w:rsidR="00EF257D" w:rsidRDefault="00EF257D" w:rsidP="0043245D">
            <w:pPr>
              <w:pStyle w:val="TableText"/>
              <w:jc w:val="left"/>
              <w:rPr>
                <w:rFonts w:cs="Arial"/>
              </w:rPr>
            </w:pPr>
            <w:r>
              <w:rPr>
                <w:rFonts w:cs="Arial"/>
              </w:rPr>
              <w:t>0.04</w:t>
            </w:r>
          </w:p>
        </w:tc>
        <w:tc>
          <w:tcPr>
            <w:tcW w:w="1560" w:type="dxa"/>
          </w:tcPr>
          <w:p w14:paraId="0CAE61E0" w14:textId="77777777" w:rsidR="00EF257D" w:rsidRPr="003E65B4" w:rsidRDefault="00EF257D" w:rsidP="00215CD3">
            <w:pPr>
              <w:pStyle w:val="TableText"/>
              <w:jc w:val="left"/>
              <w:rPr>
                <w:rFonts w:cs="Arial"/>
              </w:rPr>
            </w:pPr>
            <w:r w:rsidRPr="003E65B4">
              <w:rPr>
                <w:rFonts w:cs="Arial"/>
              </w:rPr>
              <w:t>ClickSoftware</w:t>
            </w:r>
          </w:p>
        </w:tc>
        <w:tc>
          <w:tcPr>
            <w:tcW w:w="5055" w:type="dxa"/>
          </w:tcPr>
          <w:p w14:paraId="0CAE61E1" w14:textId="77777777" w:rsidR="00EF257D" w:rsidRPr="003E65B4" w:rsidRDefault="00EF257D" w:rsidP="00215CD3">
            <w:pPr>
              <w:pStyle w:val="TableText"/>
              <w:jc w:val="left"/>
              <w:rPr>
                <w:rFonts w:cs="Arial"/>
              </w:rPr>
            </w:pPr>
            <w:r>
              <w:rPr>
                <w:rFonts w:cs="Arial"/>
              </w:rPr>
              <w:t>Reviewed and edited</w:t>
            </w:r>
            <w:r w:rsidR="00394E55">
              <w:rPr>
                <w:rFonts w:cs="Arial"/>
              </w:rPr>
              <w:t>.</w:t>
            </w:r>
          </w:p>
        </w:tc>
      </w:tr>
      <w:tr w:rsidR="00EF257D" w:rsidRPr="003E65B4" w14:paraId="0CAE61E7" w14:textId="77777777" w:rsidTr="00AE4A38">
        <w:tc>
          <w:tcPr>
            <w:tcW w:w="1843" w:type="dxa"/>
          </w:tcPr>
          <w:p w14:paraId="0CAE61E3" w14:textId="77777777" w:rsidR="00EF257D" w:rsidRDefault="00394E55" w:rsidP="0043245D">
            <w:pPr>
              <w:pStyle w:val="TableText"/>
              <w:jc w:val="left"/>
              <w:rPr>
                <w:rFonts w:cs="Arial"/>
              </w:rPr>
            </w:pPr>
            <w:r>
              <w:rPr>
                <w:rFonts w:cs="Arial"/>
              </w:rPr>
              <w:t>5</w:t>
            </w:r>
            <w:r w:rsidRPr="00394E55">
              <w:rPr>
                <w:rFonts w:cs="Arial"/>
                <w:vertAlign w:val="superscript"/>
              </w:rPr>
              <w:t>th</w:t>
            </w:r>
            <w:r>
              <w:rPr>
                <w:rFonts w:cs="Arial"/>
              </w:rPr>
              <w:t xml:space="preserve"> August 2013</w:t>
            </w:r>
          </w:p>
        </w:tc>
        <w:tc>
          <w:tcPr>
            <w:tcW w:w="992" w:type="dxa"/>
          </w:tcPr>
          <w:p w14:paraId="0CAE61E4" w14:textId="77777777" w:rsidR="00EF257D" w:rsidRDefault="00394E55" w:rsidP="0043245D">
            <w:pPr>
              <w:pStyle w:val="TableText"/>
              <w:jc w:val="left"/>
              <w:rPr>
                <w:rFonts w:cs="Arial"/>
              </w:rPr>
            </w:pPr>
            <w:r>
              <w:rPr>
                <w:rFonts w:cs="Arial"/>
              </w:rPr>
              <w:t>0.9</w:t>
            </w:r>
          </w:p>
        </w:tc>
        <w:tc>
          <w:tcPr>
            <w:tcW w:w="1560" w:type="dxa"/>
          </w:tcPr>
          <w:p w14:paraId="0CAE61E5" w14:textId="77777777" w:rsidR="00EF257D" w:rsidRDefault="00394E55" w:rsidP="0043245D">
            <w:pPr>
              <w:pStyle w:val="TableText"/>
              <w:jc w:val="left"/>
              <w:rPr>
                <w:rFonts w:cs="Arial"/>
              </w:rPr>
            </w:pPr>
            <w:r>
              <w:rPr>
                <w:rFonts w:cs="Arial"/>
              </w:rPr>
              <w:t>Phil Weighill-Smith</w:t>
            </w:r>
          </w:p>
        </w:tc>
        <w:tc>
          <w:tcPr>
            <w:tcW w:w="5055" w:type="dxa"/>
          </w:tcPr>
          <w:p w14:paraId="0CAE61E6" w14:textId="77777777" w:rsidR="00EF257D" w:rsidRDefault="00394E55" w:rsidP="008826EC">
            <w:pPr>
              <w:pStyle w:val="TableText"/>
              <w:jc w:val="left"/>
              <w:rPr>
                <w:rFonts w:cs="Arial"/>
              </w:rPr>
            </w:pPr>
            <w:r>
              <w:rPr>
                <w:rFonts w:cs="Arial"/>
              </w:rPr>
              <w:t>Incorporating review comments from GE.</w:t>
            </w:r>
          </w:p>
        </w:tc>
      </w:tr>
      <w:tr w:rsidR="00EF257D" w:rsidRPr="003E65B4" w14:paraId="0CAE61EC" w14:textId="77777777" w:rsidTr="00AE4A38">
        <w:tc>
          <w:tcPr>
            <w:tcW w:w="1843" w:type="dxa"/>
          </w:tcPr>
          <w:p w14:paraId="0CAE61E8" w14:textId="77777777" w:rsidR="00EF257D" w:rsidRPr="003E65B4" w:rsidRDefault="007B015E" w:rsidP="0043245D">
            <w:pPr>
              <w:pStyle w:val="TableText"/>
              <w:jc w:val="left"/>
              <w:rPr>
                <w:rFonts w:cs="Arial"/>
              </w:rPr>
            </w:pPr>
            <w:r>
              <w:rPr>
                <w:rFonts w:cs="Arial"/>
              </w:rPr>
              <w:t>6</w:t>
            </w:r>
            <w:r w:rsidRPr="007B015E">
              <w:rPr>
                <w:rFonts w:cs="Arial"/>
                <w:vertAlign w:val="superscript"/>
              </w:rPr>
              <w:t>th</w:t>
            </w:r>
            <w:r>
              <w:rPr>
                <w:rFonts w:cs="Arial"/>
              </w:rPr>
              <w:t xml:space="preserve"> August 2013</w:t>
            </w:r>
          </w:p>
        </w:tc>
        <w:tc>
          <w:tcPr>
            <w:tcW w:w="992" w:type="dxa"/>
          </w:tcPr>
          <w:p w14:paraId="0CAE61E9" w14:textId="77777777" w:rsidR="00EF257D" w:rsidRPr="003E65B4" w:rsidRDefault="007B015E" w:rsidP="0043245D">
            <w:pPr>
              <w:pStyle w:val="TableText"/>
              <w:jc w:val="left"/>
              <w:rPr>
                <w:rFonts w:cs="Arial"/>
              </w:rPr>
            </w:pPr>
            <w:r>
              <w:rPr>
                <w:rFonts w:cs="Arial"/>
              </w:rPr>
              <w:t>1.0</w:t>
            </w:r>
          </w:p>
        </w:tc>
        <w:tc>
          <w:tcPr>
            <w:tcW w:w="1560" w:type="dxa"/>
          </w:tcPr>
          <w:p w14:paraId="0CAE61EA" w14:textId="77777777" w:rsidR="00EF257D" w:rsidRPr="003E65B4" w:rsidRDefault="007B015E" w:rsidP="0043245D">
            <w:pPr>
              <w:pStyle w:val="TableText"/>
              <w:jc w:val="left"/>
              <w:rPr>
                <w:rFonts w:cs="Arial"/>
              </w:rPr>
            </w:pPr>
            <w:r>
              <w:rPr>
                <w:rFonts w:cs="Arial"/>
              </w:rPr>
              <w:t>Prakash Gopal</w:t>
            </w:r>
            <w:r w:rsidR="0010572E">
              <w:rPr>
                <w:rFonts w:cs="Arial"/>
              </w:rPr>
              <w:t>/Shai Nahari</w:t>
            </w:r>
          </w:p>
        </w:tc>
        <w:tc>
          <w:tcPr>
            <w:tcW w:w="5055" w:type="dxa"/>
          </w:tcPr>
          <w:p w14:paraId="0CAE61EB" w14:textId="77777777" w:rsidR="00EF257D" w:rsidRPr="003E65B4" w:rsidRDefault="007B015E" w:rsidP="008826EC">
            <w:pPr>
              <w:pStyle w:val="TableText"/>
              <w:jc w:val="left"/>
              <w:rPr>
                <w:rFonts w:cs="Arial"/>
              </w:rPr>
            </w:pPr>
            <w:r>
              <w:rPr>
                <w:rFonts w:cs="Arial"/>
              </w:rPr>
              <w:t>Incorporating remaining review comments from GE.</w:t>
            </w:r>
          </w:p>
        </w:tc>
      </w:tr>
      <w:tr w:rsidR="00EF257D" w:rsidRPr="003E65B4" w14:paraId="0CAE61F1" w14:textId="77777777" w:rsidTr="00AE4A38">
        <w:tc>
          <w:tcPr>
            <w:tcW w:w="1843" w:type="dxa"/>
          </w:tcPr>
          <w:p w14:paraId="0CAE61ED" w14:textId="77777777" w:rsidR="00EF257D" w:rsidRPr="003E65B4" w:rsidRDefault="002E761A" w:rsidP="00EB7201">
            <w:pPr>
              <w:pStyle w:val="TableText"/>
              <w:jc w:val="left"/>
              <w:rPr>
                <w:rFonts w:cs="Arial"/>
              </w:rPr>
            </w:pPr>
            <w:r>
              <w:rPr>
                <w:rFonts w:cs="Arial"/>
              </w:rPr>
              <w:t>2</w:t>
            </w:r>
            <w:r w:rsidR="00EB7201">
              <w:rPr>
                <w:rFonts w:cs="Arial"/>
              </w:rPr>
              <w:t>3</w:t>
            </w:r>
            <w:r w:rsidR="00EB7201">
              <w:rPr>
                <w:rFonts w:cs="Arial"/>
                <w:vertAlign w:val="superscript"/>
              </w:rPr>
              <w:t>r</w:t>
            </w:r>
            <w:r w:rsidRPr="002E761A">
              <w:rPr>
                <w:rFonts w:cs="Arial"/>
                <w:vertAlign w:val="superscript"/>
              </w:rPr>
              <w:t>d</w:t>
            </w:r>
            <w:r>
              <w:rPr>
                <w:rFonts w:cs="Arial"/>
              </w:rPr>
              <w:t xml:space="preserve"> August 2013</w:t>
            </w:r>
          </w:p>
        </w:tc>
        <w:tc>
          <w:tcPr>
            <w:tcW w:w="992" w:type="dxa"/>
          </w:tcPr>
          <w:p w14:paraId="0CAE61EE" w14:textId="77777777" w:rsidR="00EF257D" w:rsidRPr="003E65B4" w:rsidRDefault="002E761A" w:rsidP="0043245D">
            <w:pPr>
              <w:pStyle w:val="TableText"/>
              <w:jc w:val="left"/>
              <w:rPr>
                <w:rFonts w:cs="Arial"/>
              </w:rPr>
            </w:pPr>
            <w:r>
              <w:rPr>
                <w:rFonts w:cs="Arial"/>
              </w:rPr>
              <w:t>1.1</w:t>
            </w:r>
          </w:p>
        </w:tc>
        <w:tc>
          <w:tcPr>
            <w:tcW w:w="1560" w:type="dxa"/>
          </w:tcPr>
          <w:p w14:paraId="0CAE61EF" w14:textId="77777777" w:rsidR="00EF257D" w:rsidRPr="003E65B4" w:rsidRDefault="002E761A" w:rsidP="0043245D">
            <w:pPr>
              <w:pStyle w:val="TableText"/>
              <w:jc w:val="left"/>
              <w:rPr>
                <w:rFonts w:cs="Arial"/>
              </w:rPr>
            </w:pPr>
            <w:r>
              <w:rPr>
                <w:rFonts w:cs="Arial"/>
              </w:rPr>
              <w:t>Phil Weighill-Smith</w:t>
            </w:r>
          </w:p>
        </w:tc>
        <w:tc>
          <w:tcPr>
            <w:tcW w:w="5055" w:type="dxa"/>
          </w:tcPr>
          <w:p w14:paraId="0CAE61F0" w14:textId="77777777" w:rsidR="00EF257D" w:rsidRPr="003E65B4" w:rsidRDefault="002E761A" w:rsidP="0043245D">
            <w:pPr>
              <w:pStyle w:val="TableText"/>
              <w:jc w:val="left"/>
              <w:rPr>
                <w:rFonts w:cs="Arial"/>
              </w:rPr>
            </w:pPr>
            <w:r>
              <w:rPr>
                <w:rFonts w:cs="Arial"/>
              </w:rPr>
              <w:t>Updates against review comments and agreements in GE and ClickSoftware review call. Additional updates based on the RFP outstanding items document generated by ClickSoftware.</w:t>
            </w:r>
          </w:p>
        </w:tc>
      </w:tr>
      <w:tr w:rsidR="00EF257D" w:rsidRPr="003E65B4" w14:paraId="0CAE61F6" w14:textId="77777777" w:rsidTr="00AE4A38">
        <w:tc>
          <w:tcPr>
            <w:tcW w:w="1843" w:type="dxa"/>
          </w:tcPr>
          <w:p w14:paraId="0CAE61F2" w14:textId="77777777" w:rsidR="00EF257D" w:rsidRPr="003E65B4" w:rsidRDefault="00593225" w:rsidP="0043245D">
            <w:pPr>
              <w:pStyle w:val="TableText"/>
              <w:jc w:val="left"/>
              <w:rPr>
                <w:rFonts w:cs="Arial"/>
              </w:rPr>
            </w:pPr>
            <w:r>
              <w:rPr>
                <w:rFonts w:cs="Arial"/>
              </w:rPr>
              <w:t>29</w:t>
            </w:r>
            <w:r w:rsidRPr="00593225">
              <w:rPr>
                <w:rFonts w:cs="Arial"/>
                <w:vertAlign w:val="superscript"/>
              </w:rPr>
              <w:t>th</w:t>
            </w:r>
            <w:r>
              <w:rPr>
                <w:rFonts w:cs="Arial"/>
              </w:rPr>
              <w:t xml:space="preserve"> August 2013</w:t>
            </w:r>
          </w:p>
        </w:tc>
        <w:tc>
          <w:tcPr>
            <w:tcW w:w="992" w:type="dxa"/>
          </w:tcPr>
          <w:p w14:paraId="0CAE61F3" w14:textId="77777777" w:rsidR="00EF257D" w:rsidRPr="003E65B4" w:rsidRDefault="00593225" w:rsidP="0043245D">
            <w:pPr>
              <w:pStyle w:val="TableText"/>
              <w:jc w:val="left"/>
              <w:rPr>
                <w:rFonts w:cs="Arial"/>
              </w:rPr>
            </w:pPr>
            <w:r>
              <w:rPr>
                <w:rFonts w:cs="Arial"/>
              </w:rPr>
              <w:t>1.2</w:t>
            </w:r>
          </w:p>
        </w:tc>
        <w:tc>
          <w:tcPr>
            <w:tcW w:w="1560" w:type="dxa"/>
          </w:tcPr>
          <w:p w14:paraId="0CAE61F4" w14:textId="77777777" w:rsidR="00EF257D" w:rsidRPr="003E65B4" w:rsidRDefault="00593225" w:rsidP="0043245D">
            <w:pPr>
              <w:pStyle w:val="TableText"/>
              <w:jc w:val="left"/>
              <w:rPr>
                <w:rFonts w:cs="Arial"/>
              </w:rPr>
            </w:pPr>
            <w:r>
              <w:rPr>
                <w:rFonts w:cs="Arial"/>
              </w:rPr>
              <w:t>Phil Weighill-Smith</w:t>
            </w:r>
          </w:p>
        </w:tc>
        <w:tc>
          <w:tcPr>
            <w:tcW w:w="5055" w:type="dxa"/>
          </w:tcPr>
          <w:p w14:paraId="0CAE61F5" w14:textId="77777777" w:rsidR="00EF257D" w:rsidRPr="003E65B4" w:rsidRDefault="00593225" w:rsidP="00593225">
            <w:pPr>
              <w:pStyle w:val="TableText"/>
              <w:jc w:val="left"/>
              <w:rPr>
                <w:rFonts w:cs="Arial"/>
              </w:rPr>
            </w:pPr>
            <w:r>
              <w:rPr>
                <w:rFonts w:cs="Arial"/>
              </w:rPr>
              <w:t>Further updates against the review comments, agreements and RFP outstanding items.</w:t>
            </w:r>
          </w:p>
        </w:tc>
      </w:tr>
      <w:tr w:rsidR="003F65FA" w:rsidRPr="003E65B4" w14:paraId="0CAE61FB" w14:textId="77777777" w:rsidTr="00AE4A38">
        <w:tc>
          <w:tcPr>
            <w:tcW w:w="1843" w:type="dxa"/>
          </w:tcPr>
          <w:p w14:paraId="0CAE61F7" w14:textId="77777777" w:rsidR="003F65FA" w:rsidRDefault="003F65FA" w:rsidP="0043245D">
            <w:pPr>
              <w:pStyle w:val="TableText"/>
              <w:jc w:val="left"/>
              <w:rPr>
                <w:rFonts w:cs="Arial"/>
              </w:rPr>
            </w:pPr>
            <w:r>
              <w:rPr>
                <w:rFonts w:cs="Arial"/>
              </w:rPr>
              <w:t>2</w:t>
            </w:r>
            <w:r w:rsidRPr="003F65FA">
              <w:rPr>
                <w:rFonts w:cs="Arial"/>
                <w:vertAlign w:val="superscript"/>
              </w:rPr>
              <w:t>nd</w:t>
            </w:r>
            <w:r>
              <w:rPr>
                <w:rFonts w:cs="Arial"/>
              </w:rPr>
              <w:t xml:space="preserve"> September</w:t>
            </w:r>
            <w:r w:rsidR="008759BC">
              <w:rPr>
                <w:rFonts w:cs="Arial"/>
              </w:rPr>
              <w:t xml:space="preserve"> 2013</w:t>
            </w:r>
          </w:p>
        </w:tc>
        <w:tc>
          <w:tcPr>
            <w:tcW w:w="992" w:type="dxa"/>
          </w:tcPr>
          <w:p w14:paraId="0CAE61F8" w14:textId="77777777" w:rsidR="003F65FA" w:rsidRDefault="003F65FA" w:rsidP="0043245D">
            <w:pPr>
              <w:pStyle w:val="TableText"/>
              <w:jc w:val="left"/>
              <w:rPr>
                <w:rFonts w:cs="Arial"/>
              </w:rPr>
            </w:pPr>
            <w:r>
              <w:rPr>
                <w:rFonts w:cs="Arial"/>
              </w:rPr>
              <w:t>1.3</w:t>
            </w:r>
          </w:p>
        </w:tc>
        <w:tc>
          <w:tcPr>
            <w:tcW w:w="1560" w:type="dxa"/>
          </w:tcPr>
          <w:p w14:paraId="0CAE61F9" w14:textId="77777777" w:rsidR="003F65FA" w:rsidRDefault="003F65FA" w:rsidP="0043245D">
            <w:pPr>
              <w:pStyle w:val="TableText"/>
              <w:jc w:val="left"/>
              <w:rPr>
                <w:rFonts w:cs="Arial"/>
              </w:rPr>
            </w:pPr>
            <w:r>
              <w:rPr>
                <w:rFonts w:cs="Arial"/>
              </w:rPr>
              <w:t>Phil Weighill-Smith</w:t>
            </w:r>
          </w:p>
        </w:tc>
        <w:tc>
          <w:tcPr>
            <w:tcW w:w="5055" w:type="dxa"/>
          </w:tcPr>
          <w:p w14:paraId="0CAE61FA" w14:textId="77777777" w:rsidR="003F65FA" w:rsidRDefault="003F65FA" w:rsidP="00CB2BA3">
            <w:pPr>
              <w:pStyle w:val="TableText"/>
              <w:jc w:val="left"/>
              <w:rPr>
                <w:rFonts w:cs="Arial"/>
              </w:rPr>
            </w:pPr>
            <w:r>
              <w:rPr>
                <w:rFonts w:cs="Arial"/>
              </w:rPr>
              <w:t>Some minor property name changes to add clarity and consistency.</w:t>
            </w:r>
            <w:r w:rsidR="00CB2BA3">
              <w:rPr>
                <w:rFonts w:cs="Arial"/>
              </w:rPr>
              <w:t xml:space="preserve"> Addition of the task reactivation date and macro version properties to align with the data mapping document from GEHC.</w:t>
            </w:r>
          </w:p>
        </w:tc>
      </w:tr>
      <w:tr w:rsidR="008759BC" w:rsidRPr="003E65B4" w14:paraId="0CAE6200" w14:textId="77777777" w:rsidTr="00AE4A38">
        <w:tc>
          <w:tcPr>
            <w:tcW w:w="1843" w:type="dxa"/>
          </w:tcPr>
          <w:p w14:paraId="0CAE61FC" w14:textId="77777777" w:rsidR="008759BC" w:rsidRDefault="008759BC" w:rsidP="0043245D">
            <w:pPr>
              <w:pStyle w:val="TableText"/>
              <w:jc w:val="left"/>
              <w:rPr>
                <w:rFonts w:cs="Arial"/>
              </w:rPr>
            </w:pPr>
            <w:r>
              <w:rPr>
                <w:rFonts w:cs="Arial"/>
              </w:rPr>
              <w:t>3</w:t>
            </w:r>
            <w:r w:rsidRPr="008759BC">
              <w:rPr>
                <w:rFonts w:cs="Arial"/>
                <w:vertAlign w:val="superscript"/>
              </w:rPr>
              <w:t>rd</w:t>
            </w:r>
            <w:r>
              <w:rPr>
                <w:rFonts w:cs="Arial"/>
              </w:rPr>
              <w:t xml:space="preserve"> September 2013</w:t>
            </w:r>
          </w:p>
        </w:tc>
        <w:tc>
          <w:tcPr>
            <w:tcW w:w="992" w:type="dxa"/>
          </w:tcPr>
          <w:p w14:paraId="0CAE61FD" w14:textId="77777777" w:rsidR="008759BC" w:rsidRDefault="008759BC" w:rsidP="0043245D">
            <w:pPr>
              <w:pStyle w:val="TableText"/>
              <w:jc w:val="left"/>
              <w:rPr>
                <w:rFonts w:cs="Arial"/>
              </w:rPr>
            </w:pPr>
            <w:r>
              <w:rPr>
                <w:rFonts w:cs="Arial"/>
              </w:rPr>
              <w:t>1.4</w:t>
            </w:r>
          </w:p>
        </w:tc>
        <w:tc>
          <w:tcPr>
            <w:tcW w:w="1560" w:type="dxa"/>
          </w:tcPr>
          <w:p w14:paraId="0CAE61FE" w14:textId="77777777" w:rsidR="008759BC" w:rsidRDefault="008759BC" w:rsidP="0043245D">
            <w:pPr>
              <w:pStyle w:val="TableText"/>
              <w:jc w:val="left"/>
              <w:rPr>
                <w:rFonts w:cs="Arial"/>
              </w:rPr>
            </w:pPr>
            <w:r>
              <w:rPr>
                <w:rFonts w:cs="Arial"/>
              </w:rPr>
              <w:t>Phil Weighill-Smith</w:t>
            </w:r>
          </w:p>
        </w:tc>
        <w:tc>
          <w:tcPr>
            <w:tcW w:w="5055" w:type="dxa"/>
          </w:tcPr>
          <w:p w14:paraId="0CAE61FF" w14:textId="77777777" w:rsidR="008759BC" w:rsidRDefault="008759BC" w:rsidP="00CB2BA3">
            <w:pPr>
              <w:pStyle w:val="TableText"/>
              <w:jc w:val="left"/>
              <w:rPr>
                <w:rFonts w:cs="Arial"/>
              </w:rPr>
            </w:pPr>
            <w:r>
              <w:rPr>
                <w:rFonts w:cs="Arial"/>
              </w:rPr>
              <w:t>Updated the Object Model Overview diagram.</w:t>
            </w:r>
          </w:p>
        </w:tc>
      </w:tr>
      <w:tr w:rsidR="00B81E2B" w:rsidRPr="003E65B4" w14:paraId="0CAE6205" w14:textId="77777777" w:rsidTr="00AE4A38">
        <w:tc>
          <w:tcPr>
            <w:tcW w:w="1843" w:type="dxa"/>
          </w:tcPr>
          <w:p w14:paraId="0CAE6201" w14:textId="77777777" w:rsidR="00B81E2B" w:rsidRDefault="00B81E2B" w:rsidP="0043245D">
            <w:pPr>
              <w:pStyle w:val="TableText"/>
              <w:jc w:val="left"/>
              <w:rPr>
                <w:rFonts w:cs="Arial"/>
              </w:rPr>
            </w:pPr>
            <w:r>
              <w:rPr>
                <w:rFonts w:cs="Arial"/>
              </w:rPr>
              <w:t>12</w:t>
            </w:r>
            <w:r w:rsidRPr="00B81E2B">
              <w:rPr>
                <w:rFonts w:cs="Arial"/>
                <w:vertAlign w:val="superscript"/>
              </w:rPr>
              <w:t>th</w:t>
            </w:r>
            <w:r>
              <w:rPr>
                <w:rFonts w:cs="Arial"/>
              </w:rPr>
              <w:t xml:space="preserve"> September 2013</w:t>
            </w:r>
          </w:p>
        </w:tc>
        <w:tc>
          <w:tcPr>
            <w:tcW w:w="992" w:type="dxa"/>
          </w:tcPr>
          <w:p w14:paraId="0CAE6202" w14:textId="77777777" w:rsidR="00B81E2B" w:rsidRDefault="00B81E2B" w:rsidP="0043245D">
            <w:pPr>
              <w:pStyle w:val="TableText"/>
              <w:jc w:val="left"/>
              <w:rPr>
                <w:rFonts w:cs="Arial"/>
              </w:rPr>
            </w:pPr>
            <w:r>
              <w:rPr>
                <w:rFonts w:cs="Arial"/>
              </w:rPr>
              <w:t>1.5</w:t>
            </w:r>
          </w:p>
        </w:tc>
        <w:tc>
          <w:tcPr>
            <w:tcW w:w="1560" w:type="dxa"/>
          </w:tcPr>
          <w:p w14:paraId="0CAE6203" w14:textId="77777777" w:rsidR="00B81E2B" w:rsidRDefault="00B81E2B" w:rsidP="0043245D">
            <w:pPr>
              <w:pStyle w:val="TableText"/>
              <w:jc w:val="left"/>
              <w:rPr>
                <w:rFonts w:cs="Arial"/>
              </w:rPr>
            </w:pPr>
            <w:r>
              <w:rPr>
                <w:rFonts w:cs="Arial"/>
              </w:rPr>
              <w:t>Phil Weighill-Smith</w:t>
            </w:r>
          </w:p>
        </w:tc>
        <w:tc>
          <w:tcPr>
            <w:tcW w:w="5055" w:type="dxa"/>
          </w:tcPr>
          <w:p w14:paraId="0CAE6204" w14:textId="77777777" w:rsidR="00B81E2B" w:rsidRDefault="00B81E2B" w:rsidP="00CB2BA3">
            <w:pPr>
              <w:pStyle w:val="TableText"/>
              <w:jc w:val="left"/>
              <w:rPr>
                <w:rFonts w:cs="Arial"/>
              </w:rPr>
            </w:pPr>
            <w:r>
              <w:rPr>
                <w:rFonts w:cs="Arial"/>
              </w:rPr>
              <w:t>Revision based on integration workshop outcome.</w:t>
            </w:r>
          </w:p>
        </w:tc>
      </w:tr>
      <w:tr w:rsidR="00A31FB3" w:rsidRPr="003E65B4" w14:paraId="0CAE620A" w14:textId="77777777" w:rsidTr="00AE4A38">
        <w:tc>
          <w:tcPr>
            <w:tcW w:w="1843" w:type="dxa"/>
          </w:tcPr>
          <w:p w14:paraId="0CAE6206" w14:textId="77777777" w:rsidR="00A31FB3" w:rsidRDefault="00A31FB3" w:rsidP="0043245D">
            <w:pPr>
              <w:pStyle w:val="TableText"/>
              <w:jc w:val="left"/>
              <w:rPr>
                <w:rFonts w:cs="Arial"/>
              </w:rPr>
            </w:pPr>
            <w:r>
              <w:rPr>
                <w:rFonts w:cs="Arial"/>
              </w:rPr>
              <w:t>23</w:t>
            </w:r>
            <w:r w:rsidRPr="00A31FB3">
              <w:rPr>
                <w:rFonts w:cs="Arial"/>
                <w:vertAlign w:val="superscript"/>
              </w:rPr>
              <w:t>rd</w:t>
            </w:r>
            <w:r>
              <w:rPr>
                <w:rFonts w:cs="Arial"/>
              </w:rPr>
              <w:t xml:space="preserve"> September 2013</w:t>
            </w:r>
          </w:p>
        </w:tc>
        <w:tc>
          <w:tcPr>
            <w:tcW w:w="992" w:type="dxa"/>
          </w:tcPr>
          <w:p w14:paraId="0CAE6207" w14:textId="77777777" w:rsidR="00A31FB3" w:rsidRDefault="00A31FB3" w:rsidP="0043245D">
            <w:pPr>
              <w:pStyle w:val="TableText"/>
              <w:jc w:val="left"/>
              <w:rPr>
                <w:rFonts w:cs="Arial"/>
              </w:rPr>
            </w:pPr>
            <w:r>
              <w:rPr>
                <w:rFonts w:cs="Arial"/>
              </w:rPr>
              <w:t>1.6</w:t>
            </w:r>
          </w:p>
        </w:tc>
        <w:tc>
          <w:tcPr>
            <w:tcW w:w="1560" w:type="dxa"/>
          </w:tcPr>
          <w:p w14:paraId="0CAE6208" w14:textId="77777777" w:rsidR="00A31FB3" w:rsidRDefault="00A31FB3" w:rsidP="0043245D">
            <w:pPr>
              <w:pStyle w:val="TableText"/>
              <w:jc w:val="left"/>
              <w:rPr>
                <w:rFonts w:cs="Arial"/>
              </w:rPr>
            </w:pPr>
            <w:r>
              <w:rPr>
                <w:rFonts w:cs="Arial"/>
              </w:rPr>
              <w:t>Phil Weighill-Smith</w:t>
            </w:r>
          </w:p>
        </w:tc>
        <w:tc>
          <w:tcPr>
            <w:tcW w:w="5055" w:type="dxa"/>
          </w:tcPr>
          <w:p w14:paraId="0CAE6209" w14:textId="77777777" w:rsidR="00A31FB3" w:rsidRDefault="00A31FB3" w:rsidP="005854B9">
            <w:pPr>
              <w:pStyle w:val="TableText"/>
              <w:jc w:val="left"/>
              <w:rPr>
                <w:rFonts w:cs="Arial"/>
              </w:rPr>
            </w:pPr>
            <w:r>
              <w:rPr>
                <w:rFonts w:cs="Arial"/>
              </w:rPr>
              <w:t>Revisions based on final GE review and internal findings</w:t>
            </w:r>
            <w:r w:rsidR="005854B9">
              <w:rPr>
                <w:rFonts w:cs="Arial"/>
              </w:rPr>
              <w:t xml:space="preserve"> (aligning with auditing and correcting some minor mistakes in the BSS)</w:t>
            </w:r>
            <w:r>
              <w:rPr>
                <w:rFonts w:cs="Arial"/>
              </w:rPr>
              <w:t>.</w:t>
            </w:r>
          </w:p>
        </w:tc>
      </w:tr>
      <w:tr w:rsidR="00F50786" w:rsidRPr="003E65B4" w14:paraId="0CAE620F" w14:textId="77777777" w:rsidTr="00AE4A38">
        <w:tc>
          <w:tcPr>
            <w:tcW w:w="1843" w:type="dxa"/>
          </w:tcPr>
          <w:p w14:paraId="0CAE620B" w14:textId="77777777" w:rsidR="00F50786" w:rsidRDefault="00F50786" w:rsidP="009763D4">
            <w:pPr>
              <w:pStyle w:val="TableText"/>
              <w:jc w:val="left"/>
              <w:rPr>
                <w:rFonts w:cs="Arial"/>
              </w:rPr>
            </w:pPr>
            <w:r>
              <w:rPr>
                <w:rFonts w:cs="Arial"/>
              </w:rPr>
              <w:t>1</w:t>
            </w:r>
            <w:r w:rsidR="009763D4">
              <w:rPr>
                <w:rFonts w:cs="Arial"/>
              </w:rPr>
              <w:t>6</w:t>
            </w:r>
            <w:r w:rsidRPr="00F50786">
              <w:rPr>
                <w:rFonts w:cs="Arial"/>
                <w:vertAlign w:val="superscript"/>
              </w:rPr>
              <w:t>th</w:t>
            </w:r>
            <w:r>
              <w:rPr>
                <w:rFonts w:cs="Arial"/>
              </w:rPr>
              <w:t xml:space="preserve"> October 2013</w:t>
            </w:r>
          </w:p>
        </w:tc>
        <w:tc>
          <w:tcPr>
            <w:tcW w:w="992" w:type="dxa"/>
          </w:tcPr>
          <w:p w14:paraId="0CAE620C" w14:textId="77777777" w:rsidR="00F50786" w:rsidRDefault="00F50786" w:rsidP="0043245D">
            <w:pPr>
              <w:pStyle w:val="TableText"/>
              <w:jc w:val="left"/>
              <w:rPr>
                <w:rFonts w:cs="Arial"/>
              </w:rPr>
            </w:pPr>
            <w:r>
              <w:rPr>
                <w:rFonts w:cs="Arial"/>
              </w:rPr>
              <w:t>1.7</w:t>
            </w:r>
          </w:p>
        </w:tc>
        <w:tc>
          <w:tcPr>
            <w:tcW w:w="1560" w:type="dxa"/>
          </w:tcPr>
          <w:p w14:paraId="0CAE620D" w14:textId="77777777" w:rsidR="00F50786" w:rsidRDefault="00F50786" w:rsidP="0043245D">
            <w:pPr>
              <w:pStyle w:val="TableText"/>
              <w:jc w:val="left"/>
              <w:rPr>
                <w:rFonts w:cs="Arial"/>
              </w:rPr>
            </w:pPr>
            <w:r>
              <w:rPr>
                <w:rFonts w:cs="Arial"/>
              </w:rPr>
              <w:t>Anthony Bryan</w:t>
            </w:r>
            <w:r w:rsidR="00A47264">
              <w:rPr>
                <w:rFonts w:cs="Arial"/>
              </w:rPr>
              <w:t>/Phil Weighill-Smith</w:t>
            </w:r>
          </w:p>
        </w:tc>
        <w:tc>
          <w:tcPr>
            <w:tcW w:w="5055" w:type="dxa"/>
          </w:tcPr>
          <w:p w14:paraId="0CAE620E" w14:textId="77777777" w:rsidR="00F50786" w:rsidRDefault="00F50786" w:rsidP="005854B9">
            <w:pPr>
              <w:pStyle w:val="TableText"/>
              <w:jc w:val="left"/>
              <w:rPr>
                <w:rFonts w:cs="Arial"/>
              </w:rPr>
            </w:pPr>
            <w:r>
              <w:rPr>
                <w:rFonts w:cs="Arial"/>
              </w:rPr>
              <w:t>Updates to Audit configuration</w:t>
            </w:r>
            <w:r w:rsidR="009763D4">
              <w:rPr>
                <w:rFonts w:cs="Arial"/>
              </w:rPr>
              <w:t xml:space="preserve"> and Jeopardy Agent List</w:t>
            </w:r>
            <w:r w:rsidR="008F3317">
              <w:rPr>
                <w:rFonts w:cs="Arial"/>
              </w:rPr>
              <w:t>.</w:t>
            </w:r>
            <w:r w:rsidR="00A47264">
              <w:rPr>
                <w:rFonts w:cs="Arial"/>
              </w:rPr>
              <w:t xml:space="preserve"> Correct section numbering in 5.8.x.</w:t>
            </w:r>
          </w:p>
        </w:tc>
      </w:tr>
      <w:tr w:rsidR="00986F86" w:rsidRPr="003E65B4" w14:paraId="0CAE6214" w14:textId="77777777" w:rsidTr="00AE4A38">
        <w:tc>
          <w:tcPr>
            <w:tcW w:w="1843" w:type="dxa"/>
          </w:tcPr>
          <w:p w14:paraId="0CAE6210" w14:textId="77777777" w:rsidR="00986F86" w:rsidRDefault="003C31DA" w:rsidP="009763D4">
            <w:pPr>
              <w:pStyle w:val="TableText"/>
              <w:jc w:val="left"/>
              <w:rPr>
                <w:rFonts w:cs="Arial"/>
              </w:rPr>
            </w:pPr>
            <w:r>
              <w:rPr>
                <w:rFonts w:cs="Arial"/>
              </w:rPr>
              <w:t>25</w:t>
            </w:r>
            <w:r w:rsidRPr="003C31DA">
              <w:rPr>
                <w:rFonts w:cs="Arial"/>
                <w:vertAlign w:val="superscript"/>
              </w:rPr>
              <w:t>th</w:t>
            </w:r>
            <w:r>
              <w:rPr>
                <w:rFonts w:cs="Arial"/>
              </w:rPr>
              <w:t xml:space="preserve"> October</w:t>
            </w:r>
            <w:r w:rsidR="005E6E2C">
              <w:rPr>
                <w:rFonts w:cs="Arial"/>
              </w:rPr>
              <w:t xml:space="preserve"> 2013</w:t>
            </w:r>
          </w:p>
        </w:tc>
        <w:tc>
          <w:tcPr>
            <w:tcW w:w="992" w:type="dxa"/>
          </w:tcPr>
          <w:p w14:paraId="0CAE6211" w14:textId="77777777" w:rsidR="00986F86" w:rsidRDefault="003C31DA" w:rsidP="0043245D">
            <w:pPr>
              <w:pStyle w:val="TableText"/>
              <w:jc w:val="left"/>
              <w:rPr>
                <w:rFonts w:cs="Arial"/>
              </w:rPr>
            </w:pPr>
            <w:r>
              <w:rPr>
                <w:rFonts w:cs="Arial"/>
              </w:rPr>
              <w:t>1.8</w:t>
            </w:r>
          </w:p>
        </w:tc>
        <w:tc>
          <w:tcPr>
            <w:tcW w:w="1560" w:type="dxa"/>
          </w:tcPr>
          <w:p w14:paraId="0CAE6212" w14:textId="77777777" w:rsidR="00986F86" w:rsidRDefault="003C31DA" w:rsidP="0043245D">
            <w:pPr>
              <w:pStyle w:val="TableText"/>
              <w:jc w:val="left"/>
              <w:rPr>
                <w:rFonts w:cs="Arial"/>
              </w:rPr>
            </w:pPr>
            <w:r>
              <w:rPr>
                <w:rFonts w:cs="Arial"/>
              </w:rPr>
              <w:t>Phil Weighill-Smith</w:t>
            </w:r>
          </w:p>
        </w:tc>
        <w:tc>
          <w:tcPr>
            <w:tcW w:w="5055" w:type="dxa"/>
          </w:tcPr>
          <w:p w14:paraId="0CAE6213" w14:textId="77777777" w:rsidR="00986F86" w:rsidRDefault="00BC2ADB" w:rsidP="00BA1274">
            <w:pPr>
              <w:pStyle w:val="TableText"/>
              <w:jc w:val="left"/>
              <w:rPr>
                <w:rFonts w:cs="Arial"/>
              </w:rPr>
            </w:pPr>
            <w:r>
              <w:rPr>
                <w:rFonts w:cs="Arial"/>
              </w:rPr>
              <w:t xml:space="preserve">Various minor updates; FMINumber property type, </w:t>
            </w:r>
            <w:r w:rsidR="001F20C8">
              <w:rPr>
                <w:rFonts w:cs="Arial"/>
              </w:rPr>
              <w:t xml:space="preserve">addition of travel policy property for resources, </w:t>
            </w:r>
            <w:r>
              <w:rPr>
                <w:rFonts w:cs="Arial"/>
              </w:rPr>
              <w:t>rule and objective updates</w:t>
            </w:r>
            <w:r w:rsidR="00962FC6">
              <w:rPr>
                <w:rFonts w:cs="Arial"/>
              </w:rPr>
              <w:t>, more explanation regarding origin of ClickMobile form content, detail on schedule update triggers, correction of AM/PM appointment slot timings</w:t>
            </w:r>
            <w:r w:rsidR="00BA1274">
              <w:rPr>
                <w:rFonts w:cs="Arial"/>
              </w:rPr>
              <w:t>, addition of the “</w:t>
            </w:r>
            <w:r w:rsidR="00BA1274" w:rsidRPr="00BA1274">
              <w:rPr>
                <w:rFonts w:cs="Arial"/>
              </w:rPr>
              <w:t>Unable to Update FSE’s Schedule</w:t>
            </w:r>
            <w:r w:rsidR="00BA1274">
              <w:rPr>
                <w:rFonts w:cs="Arial"/>
              </w:rPr>
              <w:t>” jeopardy.</w:t>
            </w:r>
          </w:p>
        </w:tc>
      </w:tr>
      <w:tr w:rsidR="00FF588F" w:rsidRPr="003E65B4" w14:paraId="0CAE6219" w14:textId="77777777" w:rsidTr="00AE4A38">
        <w:tc>
          <w:tcPr>
            <w:tcW w:w="1843" w:type="dxa"/>
          </w:tcPr>
          <w:p w14:paraId="0CAE6215" w14:textId="77777777" w:rsidR="00FF588F" w:rsidRDefault="00FF588F" w:rsidP="009763D4">
            <w:pPr>
              <w:pStyle w:val="TableText"/>
              <w:jc w:val="left"/>
              <w:rPr>
                <w:rFonts w:cs="Arial"/>
              </w:rPr>
            </w:pPr>
            <w:r>
              <w:rPr>
                <w:rFonts w:cs="Arial"/>
              </w:rPr>
              <w:t>29</w:t>
            </w:r>
            <w:r w:rsidRPr="00FF588F">
              <w:rPr>
                <w:rFonts w:cs="Arial"/>
                <w:vertAlign w:val="superscript"/>
              </w:rPr>
              <w:t>th</w:t>
            </w:r>
            <w:r>
              <w:rPr>
                <w:rFonts w:cs="Arial"/>
              </w:rPr>
              <w:t xml:space="preserve"> October</w:t>
            </w:r>
            <w:r w:rsidR="005E6E2C">
              <w:rPr>
                <w:rFonts w:cs="Arial"/>
              </w:rPr>
              <w:t xml:space="preserve"> 2013</w:t>
            </w:r>
          </w:p>
        </w:tc>
        <w:tc>
          <w:tcPr>
            <w:tcW w:w="992" w:type="dxa"/>
          </w:tcPr>
          <w:p w14:paraId="0CAE6216" w14:textId="77777777" w:rsidR="00FF588F" w:rsidRDefault="00FF588F" w:rsidP="0043245D">
            <w:pPr>
              <w:pStyle w:val="TableText"/>
              <w:jc w:val="left"/>
              <w:rPr>
                <w:rFonts w:cs="Arial"/>
              </w:rPr>
            </w:pPr>
            <w:r>
              <w:rPr>
                <w:rFonts w:cs="Arial"/>
              </w:rPr>
              <w:t>1.9</w:t>
            </w:r>
          </w:p>
        </w:tc>
        <w:tc>
          <w:tcPr>
            <w:tcW w:w="1560" w:type="dxa"/>
          </w:tcPr>
          <w:p w14:paraId="0CAE6217" w14:textId="77777777" w:rsidR="00FF588F" w:rsidRDefault="00FF588F" w:rsidP="0043245D">
            <w:pPr>
              <w:pStyle w:val="TableText"/>
              <w:jc w:val="left"/>
              <w:rPr>
                <w:rFonts w:cs="Arial"/>
              </w:rPr>
            </w:pPr>
            <w:r>
              <w:rPr>
                <w:rFonts w:cs="Arial"/>
              </w:rPr>
              <w:t>Anthony Bryan</w:t>
            </w:r>
          </w:p>
        </w:tc>
        <w:tc>
          <w:tcPr>
            <w:tcW w:w="5055" w:type="dxa"/>
          </w:tcPr>
          <w:p w14:paraId="0CAE6218" w14:textId="77777777" w:rsidR="00FF588F" w:rsidRDefault="00FF588F" w:rsidP="00FF588F">
            <w:pPr>
              <w:pStyle w:val="TableText"/>
              <w:jc w:val="left"/>
              <w:rPr>
                <w:rFonts w:cs="Arial"/>
              </w:rPr>
            </w:pPr>
            <w:r>
              <w:rPr>
                <w:rFonts w:cs="Arial"/>
              </w:rPr>
              <w:t xml:space="preserve">Minor updates to Task/Resource Property Required Fields. </w:t>
            </w:r>
          </w:p>
        </w:tc>
      </w:tr>
      <w:tr w:rsidR="00254211" w:rsidRPr="003E65B4" w14:paraId="0CAE621E" w14:textId="77777777" w:rsidTr="00AE4A38">
        <w:tc>
          <w:tcPr>
            <w:tcW w:w="1843" w:type="dxa"/>
          </w:tcPr>
          <w:p w14:paraId="0CAE621A" w14:textId="77777777" w:rsidR="00254211" w:rsidRDefault="00254211" w:rsidP="009763D4">
            <w:pPr>
              <w:pStyle w:val="TableText"/>
              <w:jc w:val="left"/>
              <w:rPr>
                <w:rFonts w:cs="Arial"/>
              </w:rPr>
            </w:pPr>
            <w:r>
              <w:rPr>
                <w:rFonts w:cs="Arial"/>
              </w:rPr>
              <w:t>30</w:t>
            </w:r>
            <w:r w:rsidRPr="00254211">
              <w:rPr>
                <w:rFonts w:cs="Arial"/>
                <w:vertAlign w:val="superscript"/>
              </w:rPr>
              <w:t>th</w:t>
            </w:r>
            <w:r>
              <w:rPr>
                <w:rFonts w:cs="Arial"/>
              </w:rPr>
              <w:t xml:space="preserve"> October</w:t>
            </w:r>
            <w:r w:rsidR="005E6E2C">
              <w:rPr>
                <w:rFonts w:cs="Arial"/>
              </w:rPr>
              <w:t xml:space="preserve"> 2013</w:t>
            </w:r>
          </w:p>
        </w:tc>
        <w:tc>
          <w:tcPr>
            <w:tcW w:w="992" w:type="dxa"/>
          </w:tcPr>
          <w:p w14:paraId="0CAE621B" w14:textId="77777777" w:rsidR="00254211" w:rsidRDefault="00254211" w:rsidP="0043245D">
            <w:pPr>
              <w:pStyle w:val="TableText"/>
              <w:jc w:val="left"/>
              <w:rPr>
                <w:rFonts w:cs="Arial"/>
              </w:rPr>
            </w:pPr>
            <w:r>
              <w:rPr>
                <w:rFonts w:cs="Arial"/>
              </w:rPr>
              <w:t>1.10</w:t>
            </w:r>
          </w:p>
        </w:tc>
        <w:tc>
          <w:tcPr>
            <w:tcW w:w="1560" w:type="dxa"/>
          </w:tcPr>
          <w:p w14:paraId="0CAE621C" w14:textId="77777777" w:rsidR="00254211" w:rsidRDefault="00254211" w:rsidP="0043245D">
            <w:pPr>
              <w:pStyle w:val="TableText"/>
              <w:jc w:val="left"/>
              <w:rPr>
                <w:rFonts w:cs="Arial"/>
              </w:rPr>
            </w:pPr>
            <w:r>
              <w:rPr>
                <w:rFonts w:cs="Arial"/>
              </w:rPr>
              <w:t>Phil Weighill-Smith</w:t>
            </w:r>
          </w:p>
        </w:tc>
        <w:tc>
          <w:tcPr>
            <w:tcW w:w="5055" w:type="dxa"/>
          </w:tcPr>
          <w:p w14:paraId="0CAE621D" w14:textId="77777777" w:rsidR="00254211" w:rsidRDefault="00254211" w:rsidP="00D11A6C">
            <w:pPr>
              <w:pStyle w:val="TableText"/>
              <w:jc w:val="left"/>
              <w:rPr>
                <w:rFonts w:cs="Arial"/>
              </w:rPr>
            </w:pPr>
            <w:r>
              <w:rPr>
                <w:rFonts w:cs="Arial"/>
              </w:rPr>
              <w:t xml:space="preserve">Site language preference default </w:t>
            </w:r>
            <w:r w:rsidR="00D11A6C">
              <w:rPr>
                <w:rFonts w:cs="Arial"/>
              </w:rPr>
              <w:t>removed</w:t>
            </w:r>
            <w:r>
              <w:rPr>
                <w:rFonts w:cs="Arial"/>
              </w:rPr>
              <w:t>.</w:t>
            </w:r>
            <w:r w:rsidR="00D11A6C">
              <w:rPr>
                <w:rFonts w:cs="Arial"/>
              </w:rPr>
              <w:t xml:space="preserve"> Resource </w:t>
            </w:r>
            <w:r w:rsidR="00D11A6C" w:rsidRPr="00692F9B">
              <w:rPr>
                <w:rFonts w:cs="Arial"/>
                <w:szCs w:val="21"/>
              </w:rPr>
              <w:t>MobileWebClientSet</w:t>
            </w:r>
            <w:r w:rsidR="00D11A6C">
              <w:rPr>
                <w:rFonts w:cs="Arial"/>
                <w:szCs w:val="21"/>
              </w:rPr>
              <w:t>t</w:t>
            </w:r>
            <w:r w:rsidR="00D11A6C" w:rsidRPr="00692F9B">
              <w:rPr>
                <w:rFonts w:cs="Arial"/>
                <w:szCs w:val="21"/>
              </w:rPr>
              <w:t>ings</w:t>
            </w:r>
            <w:r w:rsidR="00D11A6C">
              <w:rPr>
                <w:rFonts w:cs="Arial"/>
                <w:szCs w:val="21"/>
              </w:rPr>
              <w:t xml:space="preserve"> default removed.</w:t>
            </w:r>
            <w:r w:rsidR="00815CB3">
              <w:rPr>
                <w:rFonts w:cs="Arial"/>
                <w:szCs w:val="21"/>
              </w:rPr>
              <w:t xml:space="preserve"> NA type list aligned with GE specification.</w:t>
            </w:r>
          </w:p>
        </w:tc>
      </w:tr>
      <w:tr w:rsidR="005E6E2C" w:rsidRPr="003E65B4" w14:paraId="0CAE6223" w14:textId="77777777" w:rsidTr="00AE4A38">
        <w:tc>
          <w:tcPr>
            <w:tcW w:w="1843" w:type="dxa"/>
          </w:tcPr>
          <w:p w14:paraId="0CAE621F" w14:textId="77777777" w:rsidR="005E6E2C" w:rsidRDefault="005E6E2C" w:rsidP="009763D4">
            <w:pPr>
              <w:pStyle w:val="TableText"/>
              <w:jc w:val="left"/>
              <w:rPr>
                <w:rFonts w:cs="Arial"/>
              </w:rPr>
            </w:pPr>
            <w:r>
              <w:rPr>
                <w:rFonts w:cs="Arial"/>
              </w:rPr>
              <w:t>1</w:t>
            </w:r>
            <w:r w:rsidRPr="005E6E2C">
              <w:rPr>
                <w:rFonts w:cs="Arial"/>
                <w:vertAlign w:val="superscript"/>
              </w:rPr>
              <w:t>st</w:t>
            </w:r>
            <w:r>
              <w:rPr>
                <w:rFonts w:cs="Arial"/>
              </w:rPr>
              <w:t xml:space="preserve"> November </w:t>
            </w:r>
            <w:r>
              <w:rPr>
                <w:rFonts w:cs="Arial"/>
              </w:rPr>
              <w:lastRenderedPageBreak/>
              <w:t>2013</w:t>
            </w:r>
          </w:p>
        </w:tc>
        <w:tc>
          <w:tcPr>
            <w:tcW w:w="992" w:type="dxa"/>
          </w:tcPr>
          <w:p w14:paraId="0CAE6220" w14:textId="77777777" w:rsidR="005E6E2C" w:rsidRDefault="005E6E2C" w:rsidP="0043245D">
            <w:pPr>
              <w:pStyle w:val="TableText"/>
              <w:jc w:val="left"/>
              <w:rPr>
                <w:rFonts w:cs="Arial"/>
              </w:rPr>
            </w:pPr>
            <w:r>
              <w:rPr>
                <w:rFonts w:cs="Arial"/>
              </w:rPr>
              <w:lastRenderedPageBreak/>
              <w:t>1.11</w:t>
            </w:r>
          </w:p>
        </w:tc>
        <w:tc>
          <w:tcPr>
            <w:tcW w:w="1560" w:type="dxa"/>
          </w:tcPr>
          <w:p w14:paraId="0CAE6221" w14:textId="77777777" w:rsidR="005E6E2C" w:rsidRDefault="005E6E2C" w:rsidP="0043245D">
            <w:pPr>
              <w:pStyle w:val="TableText"/>
              <w:jc w:val="left"/>
              <w:rPr>
                <w:rFonts w:cs="Arial"/>
              </w:rPr>
            </w:pPr>
            <w:r>
              <w:rPr>
                <w:rFonts w:cs="Arial"/>
              </w:rPr>
              <w:t>Phil Weighill-</w:t>
            </w:r>
            <w:r>
              <w:rPr>
                <w:rFonts w:cs="Arial"/>
              </w:rPr>
              <w:lastRenderedPageBreak/>
              <w:t>Smith</w:t>
            </w:r>
          </w:p>
        </w:tc>
        <w:tc>
          <w:tcPr>
            <w:tcW w:w="5055" w:type="dxa"/>
          </w:tcPr>
          <w:p w14:paraId="0CAE6222" w14:textId="77777777" w:rsidR="005E6E2C" w:rsidRDefault="005E6E2C" w:rsidP="00D11A6C">
            <w:pPr>
              <w:pStyle w:val="TableText"/>
              <w:jc w:val="left"/>
              <w:rPr>
                <w:rFonts w:cs="Arial"/>
              </w:rPr>
            </w:pPr>
            <w:r>
              <w:rPr>
                <w:rFonts w:cs="Arial"/>
              </w:rPr>
              <w:lastRenderedPageBreak/>
              <w:t xml:space="preserve">Updates in response to GE review comments, including </w:t>
            </w:r>
            <w:r>
              <w:rPr>
                <w:rFonts w:cs="Arial"/>
              </w:rPr>
              <w:lastRenderedPageBreak/>
              <w:t>Due Date handling change, Trainee FSE changes for task, part pickup tasks not necessarily being on the same day as the task itself, changes in the ClickMobile form content and order</w:t>
            </w:r>
            <w:r w:rsidR="00647DF5">
              <w:rPr>
                <w:rFonts w:cs="Arial"/>
              </w:rPr>
              <w:t xml:space="preserve"> plus minor clarifications.</w:t>
            </w:r>
          </w:p>
        </w:tc>
      </w:tr>
      <w:tr w:rsidR="002D5E89" w:rsidRPr="003E65B4" w14:paraId="0CAE6228" w14:textId="77777777" w:rsidTr="00AE4A38">
        <w:tc>
          <w:tcPr>
            <w:tcW w:w="1843" w:type="dxa"/>
          </w:tcPr>
          <w:p w14:paraId="0CAE6224" w14:textId="77777777" w:rsidR="002D5E89" w:rsidRDefault="002D5E89" w:rsidP="009763D4">
            <w:pPr>
              <w:pStyle w:val="TableText"/>
              <w:jc w:val="left"/>
              <w:rPr>
                <w:rFonts w:cs="Arial"/>
              </w:rPr>
            </w:pPr>
            <w:r>
              <w:rPr>
                <w:rFonts w:cs="Arial"/>
              </w:rPr>
              <w:lastRenderedPageBreak/>
              <w:t>4</w:t>
            </w:r>
            <w:r w:rsidRPr="002D5E89">
              <w:rPr>
                <w:rFonts w:cs="Arial"/>
                <w:vertAlign w:val="superscript"/>
              </w:rPr>
              <w:t>th</w:t>
            </w:r>
            <w:r>
              <w:rPr>
                <w:rFonts w:cs="Arial"/>
              </w:rPr>
              <w:t xml:space="preserve"> November 2013</w:t>
            </w:r>
          </w:p>
        </w:tc>
        <w:tc>
          <w:tcPr>
            <w:tcW w:w="992" w:type="dxa"/>
          </w:tcPr>
          <w:p w14:paraId="0CAE6225" w14:textId="77777777" w:rsidR="002D5E89" w:rsidRDefault="002D5E89" w:rsidP="0043245D">
            <w:pPr>
              <w:pStyle w:val="TableText"/>
              <w:jc w:val="left"/>
              <w:rPr>
                <w:rFonts w:cs="Arial"/>
              </w:rPr>
            </w:pPr>
            <w:r>
              <w:rPr>
                <w:rFonts w:cs="Arial"/>
              </w:rPr>
              <w:t>1.12</w:t>
            </w:r>
          </w:p>
        </w:tc>
        <w:tc>
          <w:tcPr>
            <w:tcW w:w="1560" w:type="dxa"/>
          </w:tcPr>
          <w:p w14:paraId="0CAE6226" w14:textId="77777777" w:rsidR="002D5E89" w:rsidRDefault="002D5E89" w:rsidP="0043245D">
            <w:pPr>
              <w:pStyle w:val="TableText"/>
              <w:jc w:val="left"/>
              <w:rPr>
                <w:rFonts w:cs="Arial"/>
              </w:rPr>
            </w:pPr>
            <w:r>
              <w:rPr>
                <w:rFonts w:cs="Arial"/>
              </w:rPr>
              <w:t>Anthony Bryan</w:t>
            </w:r>
          </w:p>
        </w:tc>
        <w:tc>
          <w:tcPr>
            <w:tcW w:w="5055" w:type="dxa"/>
          </w:tcPr>
          <w:p w14:paraId="0CAE6227" w14:textId="77777777" w:rsidR="002D5E89" w:rsidRDefault="002D5E89" w:rsidP="00FE1370">
            <w:pPr>
              <w:pStyle w:val="TableText"/>
              <w:jc w:val="left"/>
              <w:rPr>
                <w:rFonts w:cs="Arial"/>
              </w:rPr>
            </w:pPr>
            <w:r>
              <w:rPr>
                <w:rFonts w:cs="Arial"/>
              </w:rPr>
              <w:t>Updated</w:t>
            </w:r>
            <w:r w:rsidR="00FE1370">
              <w:rPr>
                <w:rFonts w:cs="Arial"/>
              </w:rPr>
              <w:t xml:space="preserve"> Task/</w:t>
            </w:r>
            <w:r>
              <w:rPr>
                <w:rFonts w:cs="Arial"/>
              </w:rPr>
              <w:t>Engineer Property Requirements</w:t>
            </w:r>
            <w:r w:rsidR="00FE1370">
              <w:rPr>
                <w:rFonts w:cs="Arial"/>
              </w:rPr>
              <w:t xml:space="preserve"> as per QA comments.</w:t>
            </w:r>
            <w:r w:rsidR="004F3815">
              <w:rPr>
                <w:rFonts w:cs="Arial"/>
              </w:rPr>
              <w:t xml:space="preserve"> Added “District” to Site Property Requirements.</w:t>
            </w:r>
          </w:p>
        </w:tc>
      </w:tr>
      <w:tr w:rsidR="00273B5E" w:rsidRPr="003E65B4" w14:paraId="0CAE622D" w14:textId="77777777" w:rsidTr="00AE4A38">
        <w:tc>
          <w:tcPr>
            <w:tcW w:w="1843" w:type="dxa"/>
          </w:tcPr>
          <w:p w14:paraId="0CAE6229" w14:textId="77777777" w:rsidR="00273B5E" w:rsidRDefault="00273B5E" w:rsidP="009763D4">
            <w:pPr>
              <w:pStyle w:val="TableText"/>
              <w:jc w:val="left"/>
              <w:rPr>
                <w:rFonts w:cs="Arial"/>
              </w:rPr>
            </w:pPr>
            <w:r>
              <w:rPr>
                <w:rFonts w:cs="Arial"/>
              </w:rPr>
              <w:t>11</w:t>
            </w:r>
            <w:r w:rsidRPr="00273B5E">
              <w:rPr>
                <w:rFonts w:cs="Arial"/>
                <w:vertAlign w:val="superscript"/>
              </w:rPr>
              <w:t>th</w:t>
            </w:r>
            <w:r>
              <w:rPr>
                <w:rFonts w:cs="Arial"/>
              </w:rPr>
              <w:t xml:space="preserve"> November 2013</w:t>
            </w:r>
          </w:p>
        </w:tc>
        <w:tc>
          <w:tcPr>
            <w:tcW w:w="992" w:type="dxa"/>
          </w:tcPr>
          <w:p w14:paraId="0CAE622A" w14:textId="77777777" w:rsidR="00273B5E" w:rsidRDefault="00273B5E" w:rsidP="0043245D">
            <w:pPr>
              <w:pStyle w:val="TableText"/>
              <w:jc w:val="left"/>
              <w:rPr>
                <w:rFonts w:cs="Arial"/>
              </w:rPr>
            </w:pPr>
            <w:r>
              <w:rPr>
                <w:rFonts w:cs="Arial"/>
              </w:rPr>
              <w:t>1.13</w:t>
            </w:r>
          </w:p>
        </w:tc>
        <w:tc>
          <w:tcPr>
            <w:tcW w:w="1560" w:type="dxa"/>
          </w:tcPr>
          <w:p w14:paraId="0CAE622B" w14:textId="77777777" w:rsidR="00273B5E" w:rsidRDefault="00273B5E" w:rsidP="0043245D">
            <w:pPr>
              <w:pStyle w:val="TableText"/>
              <w:jc w:val="left"/>
              <w:rPr>
                <w:rFonts w:cs="Arial"/>
              </w:rPr>
            </w:pPr>
            <w:r>
              <w:rPr>
                <w:rFonts w:cs="Arial"/>
              </w:rPr>
              <w:t>Phil Weighill-Smith</w:t>
            </w:r>
          </w:p>
        </w:tc>
        <w:tc>
          <w:tcPr>
            <w:tcW w:w="5055" w:type="dxa"/>
          </w:tcPr>
          <w:p w14:paraId="0CAE622C" w14:textId="77777777" w:rsidR="00273B5E" w:rsidRDefault="00273B5E" w:rsidP="00FE1370">
            <w:pPr>
              <w:pStyle w:val="TableText"/>
              <w:jc w:val="left"/>
              <w:rPr>
                <w:rFonts w:cs="Arial"/>
              </w:rPr>
            </w:pPr>
            <w:r>
              <w:rPr>
                <w:rFonts w:cs="Arial"/>
              </w:rPr>
              <w:t xml:space="preserve">Aligned resource LoginName property with OOTB configuration. </w:t>
            </w:r>
            <w:r w:rsidR="007C5DBC">
              <w:rPr>
                <w:rFonts w:cs="Arial"/>
              </w:rPr>
              <w:t>Clarified pickup task numberings were examples. Clarified that site addresses may be geocoded when inherited by a task. Removed template BSS example values for high and low task priorities as these do not align with the GE solution.</w:t>
            </w:r>
          </w:p>
        </w:tc>
      </w:tr>
      <w:tr w:rsidR="00370872" w:rsidRPr="003E65B4" w14:paraId="0CAE6234" w14:textId="77777777" w:rsidTr="00AE4A38">
        <w:tc>
          <w:tcPr>
            <w:tcW w:w="1843" w:type="dxa"/>
          </w:tcPr>
          <w:p w14:paraId="0CAE622E" w14:textId="77777777" w:rsidR="00370872" w:rsidRDefault="00B54717" w:rsidP="009763D4">
            <w:pPr>
              <w:pStyle w:val="TableText"/>
              <w:jc w:val="left"/>
              <w:rPr>
                <w:rFonts w:cs="Arial"/>
              </w:rPr>
            </w:pPr>
            <w:r>
              <w:rPr>
                <w:rFonts w:cs="Arial"/>
              </w:rPr>
              <w:t>15</w:t>
            </w:r>
            <w:r w:rsidR="00370872" w:rsidRPr="00370872">
              <w:rPr>
                <w:rFonts w:cs="Arial"/>
                <w:vertAlign w:val="superscript"/>
              </w:rPr>
              <w:t>th</w:t>
            </w:r>
            <w:r w:rsidR="00370872">
              <w:rPr>
                <w:rFonts w:cs="Arial"/>
              </w:rPr>
              <w:t xml:space="preserve"> November</w:t>
            </w:r>
            <w:r w:rsidR="00C90F95">
              <w:rPr>
                <w:rFonts w:cs="Arial"/>
              </w:rPr>
              <w:t xml:space="preserve"> 2013</w:t>
            </w:r>
          </w:p>
        </w:tc>
        <w:tc>
          <w:tcPr>
            <w:tcW w:w="992" w:type="dxa"/>
          </w:tcPr>
          <w:p w14:paraId="0CAE622F" w14:textId="77777777" w:rsidR="00370872" w:rsidRDefault="00370872" w:rsidP="0043245D">
            <w:pPr>
              <w:pStyle w:val="TableText"/>
              <w:jc w:val="left"/>
              <w:rPr>
                <w:rFonts w:cs="Arial"/>
              </w:rPr>
            </w:pPr>
            <w:r>
              <w:rPr>
                <w:rFonts w:cs="Arial"/>
              </w:rPr>
              <w:t>1.14</w:t>
            </w:r>
          </w:p>
        </w:tc>
        <w:tc>
          <w:tcPr>
            <w:tcW w:w="1560" w:type="dxa"/>
          </w:tcPr>
          <w:p w14:paraId="0CAE6230" w14:textId="77777777" w:rsidR="00370872" w:rsidRDefault="00370872" w:rsidP="0043245D">
            <w:pPr>
              <w:pStyle w:val="TableText"/>
              <w:jc w:val="left"/>
              <w:rPr>
                <w:rFonts w:cs="Arial"/>
              </w:rPr>
            </w:pPr>
            <w:r>
              <w:rPr>
                <w:rFonts w:cs="Arial"/>
              </w:rPr>
              <w:t>Anthony Bryan</w:t>
            </w:r>
          </w:p>
        </w:tc>
        <w:tc>
          <w:tcPr>
            <w:tcW w:w="5055" w:type="dxa"/>
          </w:tcPr>
          <w:p w14:paraId="0CAE6231" w14:textId="77777777" w:rsidR="00FB6208" w:rsidRDefault="00370872" w:rsidP="00FE1370">
            <w:pPr>
              <w:pStyle w:val="TableText"/>
              <w:jc w:val="left"/>
              <w:rPr>
                <w:rFonts w:cs="Arial"/>
              </w:rPr>
            </w:pPr>
            <w:r>
              <w:rPr>
                <w:rFonts w:cs="Arial"/>
              </w:rPr>
              <w:t>Rewording of Schedule Monitor colour coding section to match OOTB configuration.</w:t>
            </w:r>
            <w:r w:rsidR="006B1C40">
              <w:rPr>
                <w:rFonts w:cs="Arial"/>
              </w:rPr>
              <w:t xml:space="preserve"> Updated NA tooltip description.</w:t>
            </w:r>
            <w:r w:rsidR="00816BAE">
              <w:rPr>
                <w:rFonts w:cs="Arial"/>
              </w:rPr>
              <w:t xml:space="preserve"> </w:t>
            </w:r>
          </w:p>
          <w:p w14:paraId="0CAE6232" w14:textId="77777777" w:rsidR="00181055" w:rsidRDefault="00181055" w:rsidP="00FE1370">
            <w:pPr>
              <w:pStyle w:val="TableText"/>
              <w:jc w:val="left"/>
              <w:rPr>
                <w:rFonts w:cs="Arial"/>
              </w:rPr>
            </w:pPr>
            <w:r>
              <w:rPr>
                <w:rFonts w:cs="Arial"/>
              </w:rPr>
              <w:t>Updated Task Filters section with new filters and rewording.</w:t>
            </w:r>
          </w:p>
          <w:p w14:paraId="0CAE6233" w14:textId="00240237" w:rsidR="00370872" w:rsidRDefault="00FB6208" w:rsidP="00181055">
            <w:pPr>
              <w:pStyle w:val="TableText"/>
              <w:jc w:val="left"/>
              <w:rPr>
                <w:rFonts w:cs="Arial"/>
              </w:rPr>
            </w:pPr>
            <w:r>
              <w:rPr>
                <w:rFonts w:cs="Arial"/>
              </w:rPr>
              <w:t>For Task</w:t>
            </w:r>
            <w:r w:rsidR="00181055">
              <w:rPr>
                <w:rFonts w:cs="Arial"/>
              </w:rPr>
              <w:t xml:space="preserve"> Required</w:t>
            </w:r>
            <w:r>
              <w:rPr>
                <w:rFonts w:cs="Arial"/>
              </w:rPr>
              <w:t xml:space="preserve"> Field</w:t>
            </w:r>
            <w:r w:rsidR="00181055">
              <w:rPr>
                <w:rFonts w:cs="Arial"/>
              </w:rPr>
              <w:t>s</w:t>
            </w:r>
            <w:r>
              <w:rPr>
                <w:rFonts w:cs="Arial"/>
              </w:rPr>
              <w:t xml:space="preserve"> </w:t>
            </w:r>
            <w:r w:rsidR="00B80C61">
              <w:rPr>
                <w:rFonts w:cs="Arial"/>
              </w:rPr>
              <w:t>–</w:t>
            </w:r>
            <w:r>
              <w:rPr>
                <w:rFonts w:cs="Arial"/>
              </w:rPr>
              <w:t xml:space="preserve"> </w:t>
            </w:r>
            <w:r w:rsidR="00816BAE">
              <w:rPr>
                <w:rFonts w:cs="Arial"/>
              </w:rPr>
              <w:t xml:space="preserve">Set </w:t>
            </w:r>
            <w:r>
              <w:rPr>
                <w:rFonts w:cs="Arial"/>
              </w:rPr>
              <w:t>SkillLevel to hidden, JobSubType property renamed to TaskSubType, Site renamed to SiteID and correct referenced property</w:t>
            </w:r>
            <w:r w:rsidR="00C1200E">
              <w:rPr>
                <w:rFonts w:cs="Arial"/>
              </w:rPr>
              <w:t xml:space="preserve"> DisplayID</w:t>
            </w:r>
            <w:r>
              <w:rPr>
                <w:rFonts w:cs="Arial"/>
              </w:rPr>
              <w:t>.</w:t>
            </w:r>
          </w:p>
        </w:tc>
      </w:tr>
      <w:tr w:rsidR="00C90F95" w:rsidRPr="003E65B4" w14:paraId="0CAE6239" w14:textId="77777777" w:rsidTr="00AE4A38">
        <w:tc>
          <w:tcPr>
            <w:tcW w:w="1843" w:type="dxa"/>
          </w:tcPr>
          <w:p w14:paraId="0CAE6235" w14:textId="77777777" w:rsidR="00C90F95" w:rsidRDefault="00C90F95" w:rsidP="009763D4">
            <w:pPr>
              <w:pStyle w:val="TableText"/>
              <w:jc w:val="left"/>
              <w:rPr>
                <w:rFonts w:cs="Arial"/>
              </w:rPr>
            </w:pPr>
            <w:r>
              <w:rPr>
                <w:rFonts w:cs="Arial"/>
              </w:rPr>
              <w:t>15</w:t>
            </w:r>
            <w:r w:rsidRPr="00C90F95">
              <w:rPr>
                <w:rFonts w:cs="Arial"/>
                <w:vertAlign w:val="superscript"/>
              </w:rPr>
              <w:t>th</w:t>
            </w:r>
            <w:r>
              <w:rPr>
                <w:rFonts w:cs="Arial"/>
              </w:rPr>
              <w:t xml:space="preserve"> November 2013</w:t>
            </w:r>
          </w:p>
        </w:tc>
        <w:tc>
          <w:tcPr>
            <w:tcW w:w="992" w:type="dxa"/>
          </w:tcPr>
          <w:p w14:paraId="0CAE6236" w14:textId="77777777" w:rsidR="00C90F95" w:rsidRDefault="00C90F95" w:rsidP="0043245D">
            <w:pPr>
              <w:pStyle w:val="TableText"/>
              <w:jc w:val="left"/>
              <w:rPr>
                <w:rFonts w:cs="Arial"/>
              </w:rPr>
            </w:pPr>
            <w:r>
              <w:rPr>
                <w:rFonts w:cs="Arial"/>
              </w:rPr>
              <w:t>1.15</w:t>
            </w:r>
          </w:p>
        </w:tc>
        <w:tc>
          <w:tcPr>
            <w:tcW w:w="1560" w:type="dxa"/>
          </w:tcPr>
          <w:p w14:paraId="0CAE6237" w14:textId="77777777" w:rsidR="00C90F95" w:rsidRDefault="00C90F95" w:rsidP="0043245D">
            <w:pPr>
              <w:pStyle w:val="TableText"/>
              <w:jc w:val="left"/>
              <w:rPr>
                <w:rFonts w:cs="Arial"/>
              </w:rPr>
            </w:pPr>
            <w:r>
              <w:rPr>
                <w:rFonts w:cs="Arial"/>
              </w:rPr>
              <w:t>Phil Weighill-Smith</w:t>
            </w:r>
          </w:p>
        </w:tc>
        <w:tc>
          <w:tcPr>
            <w:tcW w:w="5055" w:type="dxa"/>
          </w:tcPr>
          <w:p w14:paraId="0CAE6238" w14:textId="0075A491" w:rsidR="00C90F95" w:rsidRDefault="00C90F95" w:rsidP="009F743C">
            <w:pPr>
              <w:pStyle w:val="TableText"/>
              <w:jc w:val="left"/>
              <w:rPr>
                <w:rFonts w:cs="Arial"/>
              </w:rPr>
            </w:pPr>
            <w:r>
              <w:rPr>
                <w:rFonts w:cs="Arial"/>
              </w:rPr>
              <w:t xml:space="preserve">Updated the geocoding section to mention support for GEHC providing pre-geocoded addresses. Removed defaulting of the resource Active </w:t>
            </w:r>
            <w:r w:rsidR="009F743C">
              <w:rPr>
                <w:rFonts w:cs="Arial"/>
              </w:rPr>
              <w:t xml:space="preserve">property and change the resource </w:t>
            </w:r>
            <w:r>
              <w:rPr>
                <w:rFonts w:cs="Arial"/>
              </w:rPr>
              <w:t xml:space="preserve">MobileClient </w:t>
            </w:r>
            <w:r w:rsidR="009F743C">
              <w:rPr>
                <w:rFonts w:cs="Arial"/>
              </w:rPr>
              <w:t xml:space="preserve">property default to reflect the product’s default for </w:t>
            </w:r>
            <w:r w:rsidR="00B80C61">
              <w:rPr>
                <w:rFonts w:cs="Arial"/>
              </w:rPr>
              <w:pgNum/>
            </w:r>
            <w:r w:rsidR="00B80C61">
              <w:rPr>
                <w:rFonts w:cs="Arial"/>
              </w:rPr>
              <w:t>ooleans</w:t>
            </w:r>
            <w:r>
              <w:rPr>
                <w:rFonts w:cs="Arial"/>
              </w:rPr>
              <w:t>.</w:t>
            </w:r>
            <w:r w:rsidR="00C311D9">
              <w:rPr>
                <w:rFonts w:cs="Arial"/>
              </w:rPr>
              <w:t xml:space="preserve"> Updated the description of “training scenario B” to indicate that this has been excluded from the solution due to GE’s concerns.</w:t>
            </w:r>
          </w:p>
        </w:tc>
      </w:tr>
      <w:tr w:rsidR="009B4304" w:rsidRPr="003E65B4" w14:paraId="0CAE623E" w14:textId="77777777" w:rsidTr="00AE4A38">
        <w:tc>
          <w:tcPr>
            <w:tcW w:w="1843" w:type="dxa"/>
          </w:tcPr>
          <w:p w14:paraId="0CAE623A" w14:textId="77777777" w:rsidR="009B4304" w:rsidRDefault="009B4304" w:rsidP="009763D4">
            <w:pPr>
              <w:pStyle w:val="TableText"/>
              <w:jc w:val="left"/>
              <w:rPr>
                <w:rFonts w:cs="Arial"/>
              </w:rPr>
            </w:pPr>
            <w:r>
              <w:rPr>
                <w:rFonts w:cs="Arial"/>
              </w:rPr>
              <w:t>18</w:t>
            </w:r>
            <w:r w:rsidRPr="009B4304">
              <w:rPr>
                <w:rFonts w:cs="Arial"/>
                <w:vertAlign w:val="superscript"/>
              </w:rPr>
              <w:t>th</w:t>
            </w:r>
            <w:r>
              <w:rPr>
                <w:rFonts w:cs="Arial"/>
              </w:rPr>
              <w:t xml:space="preserve"> November 2013</w:t>
            </w:r>
          </w:p>
        </w:tc>
        <w:tc>
          <w:tcPr>
            <w:tcW w:w="992" w:type="dxa"/>
          </w:tcPr>
          <w:p w14:paraId="0CAE623B" w14:textId="77777777" w:rsidR="009B4304" w:rsidRDefault="009B4304" w:rsidP="0043245D">
            <w:pPr>
              <w:pStyle w:val="TableText"/>
              <w:jc w:val="left"/>
              <w:rPr>
                <w:rFonts w:cs="Arial"/>
              </w:rPr>
            </w:pPr>
            <w:r>
              <w:rPr>
                <w:rFonts w:cs="Arial"/>
              </w:rPr>
              <w:t>1.16</w:t>
            </w:r>
          </w:p>
        </w:tc>
        <w:tc>
          <w:tcPr>
            <w:tcW w:w="1560" w:type="dxa"/>
          </w:tcPr>
          <w:p w14:paraId="0CAE623C" w14:textId="77777777" w:rsidR="009B4304" w:rsidRDefault="009B4304" w:rsidP="0043245D">
            <w:pPr>
              <w:pStyle w:val="TableText"/>
              <w:jc w:val="left"/>
              <w:rPr>
                <w:rFonts w:cs="Arial"/>
              </w:rPr>
            </w:pPr>
            <w:r>
              <w:rPr>
                <w:rFonts w:cs="Arial"/>
              </w:rPr>
              <w:t>Phil Weighill-Smith</w:t>
            </w:r>
          </w:p>
        </w:tc>
        <w:tc>
          <w:tcPr>
            <w:tcW w:w="5055" w:type="dxa"/>
          </w:tcPr>
          <w:p w14:paraId="0CAE623D" w14:textId="77777777" w:rsidR="009B4304" w:rsidRDefault="009B4304" w:rsidP="009F743C">
            <w:pPr>
              <w:pStyle w:val="TableText"/>
              <w:jc w:val="left"/>
              <w:rPr>
                <w:rFonts w:cs="Arial"/>
              </w:rPr>
            </w:pPr>
            <w:r>
              <w:rPr>
                <w:rFonts w:cs="Arial"/>
              </w:rPr>
              <w:t>Change to how AllowedTaskTypes is addressed.</w:t>
            </w:r>
          </w:p>
        </w:tc>
      </w:tr>
      <w:tr w:rsidR="000A6DD3" w:rsidRPr="003E65B4" w14:paraId="0CAE6246" w14:textId="77777777" w:rsidTr="00AE4A38">
        <w:tc>
          <w:tcPr>
            <w:tcW w:w="1843" w:type="dxa"/>
          </w:tcPr>
          <w:p w14:paraId="0CAE623F" w14:textId="77777777" w:rsidR="000A6DD3" w:rsidRDefault="000A6DD3" w:rsidP="000A6DD3">
            <w:pPr>
              <w:pStyle w:val="TableText"/>
              <w:jc w:val="left"/>
              <w:rPr>
                <w:rFonts w:cs="Arial"/>
              </w:rPr>
            </w:pPr>
            <w:r>
              <w:rPr>
                <w:rFonts w:cs="Arial"/>
              </w:rPr>
              <w:t>1</w:t>
            </w:r>
            <w:r w:rsidR="00B87F07">
              <w:rPr>
                <w:rFonts w:cs="Arial"/>
              </w:rPr>
              <w:t>2</w:t>
            </w:r>
            <w:r w:rsidRPr="009B4304">
              <w:rPr>
                <w:rFonts w:cs="Arial"/>
                <w:vertAlign w:val="superscript"/>
              </w:rPr>
              <w:t>th</w:t>
            </w:r>
            <w:r>
              <w:rPr>
                <w:rFonts w:cs="Arial"/>
              </w:rPr>
              <w:t xml:space="preserve"> December 2013</w:t>
            </w:r>
          </w:p>
        </w:tc>
        <w:tc>
          <w:tcPr>
            <w:tcW w:w="992" w:type="dxa"/>
          </w:tcPr>
          <w:p w14:paraId="0CAE6240" w14:textId="77777777" w:rsidR="000A6DD3" w:rsidRDefault="000A6DD3" w:rsidP="0043245D">
            <w:pPr>
              <w:pStyle w:val="TableText"/>
              <w:jc w:val="left"/>
              <w:rPr>
                <w:rFonts w:cs="Arial"/>
              </w:rPr>
            </w:pPr>
            <w:r>
              <w:rPr>
                <w:rFonts w:cs="Arial"/>
              </w:rPr>
              <w:t>1.17</w:t>
            </w:r>
          </w:p>
        </w:tc>
        <w:tc>
          <w:tcPr>
            <w:tcW w:w="1560" w:type="dxa"/>
          </w:tcPr>
          <w:p w14:paraId="0CAE6241" w14:textId="77777777" w:rsidR="000A6DD3" w:rsidRDefault="000A6DD3" w:rsidP="0043245D">
            <w:pPr>
              <w:pStyle w:val="TableText"/>
              <w:jc w:val="left"/>
              <w:rPr>
                <w:rFonts w:cs="Arial"/>
              </w:rPr>
            </w:pPr>
            <w:r>
              <w:rPr>
                <w:rFonts w:cs="Arial"/>
              </w:rPr>
              <w:t>Shai Nahari</w:t>
            </w:r>
          </w:p>
        </w:tc>
        <w:tc>
          <w:tcPr>
            <w:tcW w:w="5055" w:type="dxa"/>
          </w:tcPr>
          <w:p w14:paraId="0CAE6242" w14:textId="77777777" w:rsidR="000A6DD3" w:rsidRDefault="000A6DD3" w:rsidP="009F743C">
            <w:pPr>
              <w:pStyle w:val="TableText"/>
              <w:jc w:val="left"/>
              <w:rPr>
                <w:rFonts w:cs="Arial"/>
              </w:rPr>
            </w:pPr>
            <w:r>
              <w:rPr>
                <w:rFonts w:cs="Arial"/>
              </w:rPr>
              <w:t>Replace Mobile My View with Engineer View</w:t>
            </w:r>
          </w:p>
          <w:p w14:paraId="0CAE6243" w14:textId="77777777" w:rsidR="000A6DD3" w:rsidRDefault="000A6DD3" w:rsidP="000A6DD3">
            <w:pPr>
              <w:pStyle w:val="TableText"/>
              <w:jc w:val="left"/>
              <w:rPr>
                <w:rFonts w:cs="Arial"/>
              </w:rPr>
            </w:pPr>
            <w:r>
              <w:rPr>
                <w:rFonts w:cs="Arial"/>
              </w:rPr>
              <w:t>Adding N/A form description</w:t>
            </w:r>
          </w:p>
          <w:p w14:paraId="0CAE6244" w14:textId="77777777" w:rsidR="000A6DD3" w:rsidRDefault="000A6DD3" w:rsidP="000A6DD3">
            <w:pPr>
              <w:pStyle w:val="TableText"/>
              <w:jc w:val="left"/>
              <w:rPr>
                <w:rFonts w:cs="Arial"/>
              </w:rPr>
            </w:pPr>
            <w:r>
              <w:rPr>
                <w:rFonts w:cs="Arial"/>
              </w:rPr>
              <w:t>Adding Country to N/A form</w:t>
            </w:r>
          </w:p>
          <w:p w14:paraId="0CAE6245" w14:textId="77777777" w:rsidR="00B87F07" w:rsidRDefault="00B87F07" w:rsidP="000A6DD3">
            <w:pPr>
              <w:pStyle w:val="TableText"/>
              <w:jc w:val="left"/>
              <w:rPr>
                <w:rFonts w:cs="Arial"/>
              </w:rPr>
            </w:pPr>
            <w:r>
              <w:rPr>
                <w:rFonts w:cs="Arial"/>
              </w:rPr>
              <w:t>Setting the mobile purge horizon to 7 days</w:t>
            </w:r>
          </w:p>
        </w:tc>
      </w:tr>
      <w:tr w:rsidR="00BB173D" w:rsidRPr="003E65B4" w14:paraId="0CAE624B" w14:textId="77777777" w:rsidTr="00AE4A38">
        <w:tc>
          <w:tcPr>
            <w:tcW w:w="1843" w:type="dxa"/>
          </w:tcPr>
          <w:p w14:paraId="0CAE6247" w14:textId="77777777" w:rsidR="00BB173D" w:rsidRDefault="00BB173D" w:rsidP="000A6DD3">
            <w:pPr>
              <w:pStyle w:val="TableText"/>
              <w:jc w:val="left"/>
              <w:rPr>
                <w:rFonts w:cs="Arial"/>
              </w:rPr>
            </w:pPr>
            <w:r>
              <w:rPr>
                <w:rFonts w:cs="Arial"/>
              </w:rPr>
              <w:t>16</w:t>
            </w:r>
            <w:r w:rsidRPr="00BB173D">
              <w:rPr>
                <w:rFonts w:cs="Arial"/>
                <w:vertAlign w:val="superscript"/>
              </w:rPr>
              <w:t>th</w:t>
            </w:r>
            <w:r>
              <w:rPr>
                <w:rFonts w:cs="Arial"/>
              </w:rPr>
              <w:t xml:space="preserve"> December 2013</w:t>
            </w:r>
          </w:p>
        </w:tc>
        <w:tc>
          <w:tcPr>
            <w:tcW w:w="992" w:type="dxa"/>
          </w:tcPr>
          <w:p w14:paraId="0CAE6248" w14:textId="77777777" w:rsidR="00BB173D" w:rsidRDefault="00BB173D" w:rsidP="0043245D">
            <w:pPr>
              <w:pStyle w:val="TableText"/>
              <w:jc w:val="left"/>
              <w:rPr>
                <w:rFonts w:cs="Arial"/>
              </w:rPr>
            </w:pPr>
            <w:r>
              <w:rPr>
                <w:rFonts w:cs="Arial"/>
              </w:rPr>
              <w:t>1.18</w:t>
            </w:r>
          </w:p>
        </w:tc>
        <w:tc>
          <w:tcPr>
            <w:tcW w:w="1560" w:type="dxa"/>
          </w:tcPr>
          <w:p w14:paraId="0CAE6249" w14:textId="77777777" w:rsidR="00BB173D" w:rsidRDefault="00BB173D" w:rsidP="0043245D">
            <w:pPr>
              <w:pStyle w:val="TableText"/>
              <w:jc w:val="left"/>
              <w:rPr>
                <w:rFonts w:cs="Arial"/>
              </w:rPr>
            </w:pPr>
            <w:r>
              <w:rPr>
                <w:rFonts w:cs="Arial"/>
              </w:rPr>
              <w:t>Phil Weighill-Smith</w:t>
            </w:r>
          </w:p>
        </w:tc>
        <w:tc>
          <w:tcPr>
            <w:tcW w:w="5055" w:type="dxa"/>
          </w:tcPr>
          <w:p w14:paraId="0CAE624A" w14:textId="77777777" w:rsidR="00BB173D" w:rsidRDefault="00BB173D" w:rsidP="009F743C">
            <w:pPr>
              <w:pStyle w:val="TableText"/>
              <w:jc w:val="left"/>
              <w:rPr>
                <w:rFonts w:cs="Arial"/>
              </w:rPr>
            </w:pPr>
            <w:r>
              <w:rPr>
                <w:rFonts w:cs="Arial"/>
              </w:rPr>
              <w:t>Add Site ID to ClickMobile Assignment General form.</w:t>
            </w:r>
          </w:p>
        </w:tc>
      </w:tr>
      <w:tr w:rsidR="0009569B" w:rsidRPr="003E65B4" w14:paraId="0CAE6251" w14:textId="77777777" w:rsidTr="00AE4A38">
        <w:tc>
          <w:tcPr>
            <w:tcW w:w="1843" w:type="dxa"/>
          </w:tcPr>
          <w:p w14:paraId="0CAE624C" w14:textId="77777777" w:rsidR="0009569B" w:rsidRDefault="0009569B" w:rsidP="0009569B">
            <w:pPr>
              <w:pStyle w:val="TableText"/>
              <w:jc w:val="left"/>
              <w:rPr>
                <w:rFonts w:cs="Arial"/>
              </w:rPr>
            </w:pPr>
            <w:r>
              <w:rPr>
                <w:rFonts w:cs="Arial"/>
              </w:rPr>
              <w:t>10</w:t>
            </w:r>
            <w:r w:rsidRPr="00BB173D">
              <w:rPr>
                <w:rFonts w:cs="Arial"/>
                <w:vertAlign w:val="superscript"/>
              </w:rPr>
              <w:t>th</w:t>
            </w:r>
            <w:r>
              <w:rPr>
                <w:rFonts w:cs="Arial"/>
              </w:rPr>
              <w:t xml:space="preserve"> February 2014</w:t>
            </w:r>
          </w:p>
        </w:tc>
        <w:tc>
          <w:tcPr>
            <w:tcW w:w="992" w:type="dxa"/>
          </w:tcPr>
          <w:p w14:paraId="0CAE624D" w14:textId="77777777" w:rsidR="0009569B" w:rsidRDefault="0009569B" w:rsidP="006B774E">
            <w:pPr>
              <w:pStyle w:val="TableText"/>
              <w:jc w:val="left"/>
              <w:rPr>
                <w:rFonts w:cs="Arial"/>
              </w:rPr>
            </w:pPr>
            <w:r>
              <w:rPr>
                <w:rFonts w:cs="Arial"/>
              </w:rPr>
              <w:t>1.19</w:t>
            </w:r>
          </w:p>
        </w:tc>
        <w:tc>
          <w:tcPr>
            <w:tcW w:w="1560" w:type="dxa"/>
          </w:tcPr>
          <w:p w14:paraId="0CAE624E" w14:textId="77777777" w:rsidR="0009569B" w:rsidRDefault="0009569B" w:rsidP="006B774E">
            <w:pPr>
              <w:pStyle w:val="TableText"/>
              <w:jc w:val="left"/>
              <w:rPr>
                <w:rFonts w:cs="Arial"/>
              </w:rPr>
            </w:pPr>
            <w:r>
              <w:rPr>
                <w:rFonts w:cs="Arial"/>
              </w:rPr>
              <w:t>Shai Nahari</w:t>
            </w:r>
          </w:p>
        </w:tc>
        <w:tc>
          <w:tcPr>
            <w:tcW w:w="5055" w:type="dxa"/>
          </w:tcPr>
          <w:p w14:paraId="0CAE624F" w14:textId="77777777" w:rsidR="0009569B" w:rsidRDefault="0009569B" w:rsidP="0009569B">
            <w:pPr>
              <w:pStyle w:val="TableText"/>
              <w:jc w:val="left"/>
              <w:rPr>
                <w:rFonts w:cs="Arial"/>
              </w:rPr>
            </w:pPr>
            <w:r>
              <w:rPr>
                <w:rFonts w:cs="Arial"/>
              </w:rPr>
              <w:t>Mobile Map view removed (avoiding GoogleMaps fee)</w:t>
            </w:r>
          </w:p>
          <w:p w14:paraId="0CAE6250" w14:textId="77777777" w:rsidR="0009569B" w:rsidRDefault="00C905D3" w:rsidP="00C905D3">
            <w:pPr>
              <w:pStyle w:val="TableText"/>
              <w:jc w:val="left"/>
              <w:rPr>
                <w:rFonts w:cs="Arial"/>
              </w:rPr>
            </w:pPr>
            <w:r>
              <w:rPr>
                <w:rFonts w:cs="Arial"/>
              </w:rPr>
              <w:t>Aligned mobile NA form to GE requirements</w:t>
            </w:r>
          </w:p>
        </w:tc>
      </w:tr>
      <w:tr w:rsidR="006B774E" w:rsidRPr="003E65B4" w14:paraId="0CAE6256" w14:textId="77777777" w:rsidTr="00AE4A38">
        <w:tc>
          <w:tcPr>
            <w:tcW w:w="1843" w:type="dxa"/>
          </w:tcPr>
          <w:p w14:paraId="0CAE6252" w14:textId="77777777" w:rsidR="006B774E" w:rsidRDefault="006B774E" w:rsidP="0009569B">
            <w:pPr>
              <w:pStyle w:val="TableText"/>
              <w:jc w:val="left"/>
              <w:rPr>
                <w:rFonts w:cs="Arial"/>
              </w:rPr>
            </w:pPr>
            <w:r>
              <w:rPr>
                <w:rFonts w:cs="Arial"/>
              </w:rPr>
              <w:t>25</w:t>
            </w:r>
            <w:r w:rsidRPr="006B774E">
              <w:rPr>
                <w:rFonts w:cs="Arial"/>
                <w:vertAlign w:val="superscript"/>
              </w:rPr>
              <w:t>th</w:t>
            </w:r>
            <w:r>
              <w:rPr>
                <w:rFonts w:cs="Arial"/>
              </w:rPr>
              <w:t xml:space="preserve"> February 2014</w:t>
            </w:r>
          </w:p>
        </w:tc>
        <w:tc>
          <w:tcPr>
            <w:tcW w:w="992" w:type="dxa"/>
          </w:tcPr>
          <w:p w14:paraId="0CAE6253" w14:textId="77777777" w:rsidR="006B774E" w:rsidRDefault="006B774E" w:rsidP="006B774E">
            <w:pPr>
              <w:pStyle w:val="TableText"/>
              <w:jc w:val="left"/>
              <w:rPr>
                <w:rFonts w:cs="Arial"/>
              </w:rPr>
            </w:pPr>
            <w:r>
              <w:rPr>
                <w:rFonts w:cs="Arial"/>
              </w:rPr>
              <w:t>1.20</w:t>
            </w:r>
          </w:p>
        </w:tc>
        <w:tc>
          <w:tcPr>
            <w:tcW w:w="1560" w:type="dxa"/>
          </w:tcPr>
          <w:p w14:paraId="0CAE6254" w14:textId="77777777" w:rsidR="006B774E" w:rsidRDefault="006B774E" w:rsidP="006B774E">
            <w:pPr>
              <w:pStyle w:val="TableText"/>
              <w:jc w:val="left"/>
              <w:rPr>
                <w:rFonts w:cs="Arial"/>
              </w:rPr>
            </w:pPr>
            <w:r>
              <w:rPr>
                <w:rFonts w:cs="Arial"/>
              </w:rPr>
              <w:t>Phil Weighill-Smith</w:t>
            </w:r>
          </w:p>
        </w:tc>
        <w:tc>
          <w:tcPr>
            <w:tcW w:w="5055" w:type="dxa"/>
          </w:tcPr>
          <w:p w14:paraId="0CAE6255" w14:textId="77777777" w:rsidR="006B774E" w:rsidRDefault="006B774E" w:rsidP="006B774E">
            <w:pPr>
              <w:pStyle w:val="TableText"/>
              <w:jc w:val="left"/>
              <w:rPr>
                <w:rFonts w:cs="Arial"/>
              </w:rPr>
            </w:pPr>
            <w:r>
              <w:rPr>
                <w:rFonts w:cs="Arial"/>
              </w:rPr>
              <w:t>Complete removal of Map View reference from the mobile device. Alignment of the name for the engineer details view on the mobile device.</w:t>
            </w:r>
          </w:p>
        </w:tc>
      </w:tr>
      <w:tr w:rsidR="00B80C61" w:rsidRPr="003E65B4" w14:paraId="0CAE625B" w14:textId="77777777" w:rsidTr="00AE4A38">
        <w:tc>
          <w:tcPr>
            <w:tcW w:w="1843" w:type="dxa"/>
          </w:tcPr>
          <w:p w14:paraId="0CAE6257" w14:textId="77777777" w:rsidR="00B80C61" w:rsidRDefault="00B80C61" w:rsidP="00523E4C">
            <w:pPr>
              <w:pStyle w:val="TableText"/>
              <w:jc w:val="left"/>
              <w:rPr>
                <w:rFonts w:cs="Arial"/>
              </w:rPr>
            </w:pPr>
            <w:r>
              <w:rPr>
                <w:rFonts w:cs="Arial"/>
              </w:rPr>
              <w:t>26</w:t>
            </w:r>
            <w:r w:rsidRPr="00B80C61">
              <w:rPr>
                <w:rFonts w:cs="Arial"/>
                <w:vertAlign w:val="superscript"/>
              </w:rPr>
              <w:t>th</w:t>
            </w:r>
            <w:r>
              <w:rPr>
                <w:rFonts w:cs="Arial"/>
              </w:rPr>
              <w:t xml:space="preserve"> February 201</w:t>
            </w:r>
            <w:r w:rsidR="00523E4C">
              <w:rPr>
                <w:rFonts w:cs="Arial"/>
              </w:rPr>
              <w:t>4</w:t>
            </w:r>
          </w:p>
        </w:tc>
        <w:tc>
          <w:tcPr>
            <w:tcW w:w="992" w:type="dxa"/>
          </w:tcPr>
          <w:p w14:paraId="0CAE6258" w14:textId="77777777" w:rsidR="00B80C61" w:rsidRDefault="00B80C61" w:rsidP="006B774E">
            <w:pPr>
              <w:pStyle w:val="TableText"/>
              <w:jc w:val="left"/>
              <w:rPr>
                <w:rFonts w:cs="Arial"/>
              </w:rPr>
            </w:pPr>
            <w:r>
              <w:rPr>
                <w:rFonts w:cs="Arial"/>
              </w:rPr>
              <w:t>1.21</w:t>
            </w:r>
          </w:p>
        </w:tc>
        <w:tc>
          <w:tcPr>
            <w:tcW w:w="1560" w:type="dxa"/>
          </w:tcPr>
          <w:p w14:paraId="0CAE6259" w14:textId="77777777" w:rsidR="00B80C61" w:rsidRDefault="00B80C61" w:rsidP="006B774E">
            <w:pPr>
              <w:pStyle w:val="TableText"/>
              <w:jc w:val="left"/>
              <w:rPr>
                <w:rFonts w:cs="Arial"/>
              </w:rPr>
            </w:pPr>
            <w:r>
              <w:rPr>
                <w:rFonts w:cs="Arial"/>
              </w:rPr>
              <w:t>Anthony Bryan</w:t>
            </w:r>
          </w:p>
        </w:tc>
        <w:tc>
          <w:tcPr>
            <w:tcW w:w="5055" w:type="dxa"/>
          </w:tcPr>
          <w:p w14:paraId="0CAE625A" w14:textId="77777777" w:rsidR="00B80C61" w:rsidRDefault="00B80C61" w:rsidP="00B80C61">
            <w:pPr>
              <w:pStyle w:val="TableText"/>
              <w:jc w:val="left"/>
              <w:rPr>
                <w:rFonts w:cs="Arial"/>
              </w:rPr>
            </w:pPr>
            <w:r>
              <w:rPr>
                <w:rFonts w:cs="Arial"/>
              </w:rPr>
              <w:t>Rewording of Schedule Update section to include switching to other FSEs.</w:t>
            </w:r>
          </w:p>
        </w:tc>
      </w:tr>
      <w:tr w:rsidR="00523E4C" w:rsidRPr="003E65B4" w14:paraId="0CAE6260" w14:textId="77777777" w:rsidTr="00AE4A38">
        <w:tc>
          <w:tcPr>
            <w:tcW w:w="1843" w:type="dxa"/>
          </w:tcPr>
          <w:p w14:paraId="0CAE625C" w14:textId="77777777" w:rsidR="00523E4C" w:rsidRDefault="00523E4C" w:rsidP="0009569B">
            <w:pPr>
              <w:pStyle w:val="TableText"/>
              <w:jc w:val="left"/>
              <w:rPr>
                <w:rFonts w:cs="Arial"/>
              </w:rPr>
            </w:pPr>
            <w:r>
              <w:rPr>
                <w:rFonts w:cs="Arial"/>
              </w:rPr>
              <w:lastRenderedPageBreak/>
              <w:t>28</w:t>
            </w:r>
            <w:r w:rsidRPr="00523E4C">
              <w:rPr>
                <w:rFonts w:cs="Arial"/>
                <w:vertAlign w:val="superscript"/>
              </w:rPr>
              <w:t>th</w:t>
            </w:r>
            <w:r>
              <w:rPr>
                <w:rFonts w:cs="Arial"/>
              </w:rPr>
              <w:t xml:space="preserve"> February 2014</w:t>
            </w:r>
          </w:p>
        </w:tc>
        <w:tc>
          <w:tcPr>
            <w:tcW w:w="992" w:type="dxa"/>
          </w:tcPr>
          <w:p w14:paraId="0CAE625D" w14:textId="77777777" w:rsidR="00523E4C" w:rsidRDefault="00523E4C" w:rsidP="006B774E">
            <w:pPr>
              <w:pStyle w:val="TableText"/>
              <w:jc w:val="left"/>
              <w:rPr>
                <w:rFonts w:cs="Arial"/>
              </w:rPr>
            </w:pPr>
            <w:r>
              <w:rPr>
                <w:rFonts w:cs="Arial"/>
              </w:rPr>
              <w:t>1.22</w:t>
            </w:r>
          </w:p>
        </w:tc>
        <w:tc>
          <w:tcPr>
            <w:tcW w:w="1560" w:type="dxa"/>
          </w:tcPr>
          <w:p w14:paraId="0CAE625E" w14:textId="77777777" w:rsidR="00523E4C" w:rsidRDefault="00523E4C" w:rsidP="006B774E">
            <w:pPr>
              <w:pStyle w:val="TableText"/>
              <w:jc w:val="left"/>
              <w:rPr>
                <w:rFonts w:cs="Arial"/>
              </w:rPr>
            </w:pPr>
            <w:r>
              <w:rPr>
                <w:rFonts w:cs="Arial"/>
              </w:rPr>
              <w:t>Anthony Bryan</w:t>
            </w:r>
          </w:p>
        </w:tc>
        <w:tc>
          <w:tcPr>
            <w:tcW w:w="5055" w:type="dxa"/>
          </w:tcPr>
          <w:p w14:paraId="0CAE625F" w14:textId="77777777" w:rsidR="00523E4C" w:rsidRDefault="00523E4C" w:rsidP="00B80C61">
            <w:pPr>
              <w:pStyle w:val="TableText"/>
              <w:jc w:val="left"/>
              <w:rPr>
                <w:rFonts w:cs="Arial"/>
              </w:rPr>
            </w:pPr>
            <w:r>
              <w:rPr>
                <w:rFonts w:cs="Arial"/>
              </w:rPr>
              <w:t>Update to Dispatch Policy time</w:t>
            </w:r>
          </w:p>
        </w:tc>
      </w:tr>
      <w:tr w:rsidR="00B530CC" w:rsidRPr="003E65B4" w14:paraId="778F947B" w14:textId="77777777" w:rsidTr="00AE4A38">
        <w:tc>
          <w:tcPr>
            <w:tcW w:w="1843" w:type="dxa"/>
          </w:tcPr>
          <w:p w14:paraId="64C40AD2" w14:textId="1DEE1844" w:rsidR="00B530CC" w:rsidRDefault="00D21083" w:rsidP="0009569B">
            <w:pPr>
              <w:pStyle w:val="TableText"/>
              <w:jc w:val="left"/>
              <w:rPr>
                <w:rFonts w:cs="Arial"/>
              </w:rPr>
            </w:pPr>
            <w:r>
              <w:rPr>
                <w:rFonts w:cs="Arial"/>
              </w:rPr>
              <w:t>3</w:t>
            </w:r>
            <w:r w:rsidRPr="00D21083">
              <w:rPr>
                <w:rFonts w:cs="Arial"/>
                <w:vertAlign w:val="superscript"/>
              </w:rPr>
              <w:t>rd</w:t>
            </w:r>
            <w:r>
              <w:rPr>
                <w:rFonts w:cs="Arial"/>
              </w:rPr>
              <w:t xml:space="preserve"> June</w:t>
            </w:r>
            <w:r w:rsidR="00B530CC">
              <w:rPr>
                <w:rFonts w:cs="Arial"/>
              </w:rPr>
              <w:t xml:space="preserve"> 2015</w:t>
            </w:r>
          </w:p>
        </w:tc>
        <w:tc>
          <w:tcPr>
            <w:tcW w:w="992" w:type="dxa"/>
          </w:tcPr>
          <w:p w14:paraId="4FE0104D" w14:textId="4A1BB91B" w:rsidR="00B530CC" w:rsidRDefault="00B530CC" w:rsidP="006B774E">
            <w:pPr>
              <w:pStyle w:val="TableText"/>
              <w:jc w:val="left"/>
              <w:rPr>
                <w:rFonts w:cs="Arial"/>
              </w:rPr>
            </w:pPr>
            <w:r>
              <w:rPr>
                <w:rFonts w:cs="Arial"/>
              </w:rPr>
              <w:t>2.0</w:t>
            </w:r>
          </w:p>
        </w:tc>
        <w:tc>
          <w:tcPr>
            <w:tcW w:w="1560" w:type="dxa"/>
          </w:tcPr>
          <w:p w14:paraId="61DE3708" w14:textId="24991EB2" w:rsidR="00B530CC" w:rsidRDefault="00B530CC" w:rsidP="006B774E">
            <w:pPr>
              <w:pStyle w:val="TableText"/>
              <w:jc w:val="left"/>
              <w:rPr>
                <w:rFonts w:cs="Arial"/>
              </w:rPr>
            </w:pPr>
            <w:r>
              <w:rPr>
                <w:rFonts w:cs="Arial"/>
              </w:rPr>
              <w:t>Phil Weighill-Smith</w:t>
            </w:r>
          </w:p>
        </w:tc>
        <w:tc>
          <w:tcPr>
            <w:tcW w:w="5055" w:type="dxa"/>
          </w:tcPr>
          <w:p w14:paraId="24F21EAD" w14:textId="52259C7A" w:rsidR="00B530CC" w:rsidRDefault="00B530CC" w:rsidP="00B80C61">
            <w:pPr>
              <w:pStyle w:val="TableText"/>
              <w:jc w:val="left"/>
              <w:rPr>
                <w:rFonts w:cs="Arial"/>
              </w:rPr>
            </w:pPr>
            <w:r>
              <w:rPr>
                <w:rFonts w:cs="Arial"/>
              </w:rPr>
              <w:t>Inclusion of the Build 2 and Build 3 Change Requests</w:t>
            </w:r>
            <w:r w:rsidR="00D21083">
              <w:rPr>
                <w:rFonts w:cs="Arial"/>
              </w:rPr>
              <w:t xml:space="preserve"> and some changes applied by GE Healthcare themselves.</w:t>
            </w:r>
          </w:p>
        </w:tc>
      </w:tr>
      <w:tr w:rsidR="001B1891" w:rsidRPr="003E65B4" w14:paraId="6B6077E1" w14:textId="77777777" w:rsidTr="00AE4A38">
        <w:trPr>
          <w:ins w:id="1" w:author="Mahesh Venumbaka" w:date="2015-07-24T11:21:00Z"/>
        </w:trPr>
        <w:tc>
          <w:tcPr>
            <w:tcW w:w="1843" w:type="dxa"/>
          </w:tcPr>
          <w:p w14:paraId="54FD0356" w14:textId="384B0C20" w:rsidR="001B1891" w:rsidRDefault="001B1891" w:rsidP="0009569B">
            <w:pPr>
              <w:pStyle w:val="TableText"/>
              <w:jc w:val="left"/>
              <w:rPr>
                <w:ins w:id="2" w:author="Mahesh Venumbaka" w:date="2015-07-24T11:21:00Z"/>
                <w:rFonts w:cs="Arial"/>
              </w:rPr>
            </w:pPr>
            <w:ins w:id="3" w:author="Mahesh Venumbaka" w:date="2015-07-24T11:21:00Z">
              <w:r>
                <w:rPr>
                  <w:rFonts w:cs="Arial"/>
                </w:rPr>
                <w:t>24</w:t>
              </w:r>
              <w:r w:rsidRPr="001B1891">
                <w:rPr>
                  <w:rFonts w:cs="Arial"/>
                  <w:vertAlign w:val="superscript"/>
                </w:rPr>
                <w:t>th</w:t>
              </w:r>
              <w:r>
                <w:rPr>
                  <w:rFonts w:cs="Arial"/>
                </w:rPr>
                <w:t xml:space="preserve"> July 2015</w:t>
              </w:r>
            </w:ins>
          </w:p>
        </w:tc>
        <w:tc>
          <w:tcPr>
            <w:tcW w:w="992" w:type="dxa"/>
          </w:tcPr>
          <w:p w14:paraId="0975EBB0" w14:textId="321CFEC5" w:rsidR="001B1891" w:rsidRDefault="001B1891" w:rsidP="006B774E">
            <w:pPr>
              <w:pStyle w:val="TableText"/>
              <w:jc w:val="left"/>
              <w:rPr>
                <w:ins w:id="4" w:author="Mahesh Venumbaka" w:date="2015-07-24T11:21:00Z"/>
                <w:rFonts w:cs="Arial"/>
              </w:rPr>
            </w:pPr>
            <w:ins w:id="5" w:author="Mahesh Venumbaka" w:date="2015-07-24T11:21:00Z">
              <w:r>
                <w:rPr>
                  <w:rFonts w:cs="Arial"/>
                </w:rPr>
                <w:t>2.3.2</w:t>
              </w:r>
            </w:ins>
          </w:p>
        </w:tc>
        <w:tc>
          <w:tcPr>
            <w:tcW w:w="1560" w:type="dxa"/>
          </w:tcPr>
          <w:p w14:paraId="0BDF7291" w14:textId="0F3D2435" w:rsidR="001B1891" w:rsidRDefault="007B4E08" w:rsidP="006B774E">
            <w:pPr>
              <w:pStyle w:val="TableText"/>
              <w:jc w:val="left"/>
              <w:rPr>
                <w:ins w:id="6" w:author="Mahesh Venumbaka" w:date="2015-07-24T11:21:00Z"/>
                <w:rFonts w:cs="Arial"/>
              </w:rPr>
            </w:pPr>
            <w:ins w:id="7" w:author="Mahesh Venumbaka" w:date="2015-07-24T11:21:00Z">
              <w:r>
                <w:rPr>
                  <w:rFonts w:cs="Arial"/>
                </w:rPr>
                <w:t>GE</w:t>
              </w:r>
              <w:r w:rsidR="001B1891">
                <w:rPr>
                  <w:rFonts w:cs="Arial"/>
                </w:rPr>
                <w:t xml:space="preserve"> Team</w:t>
              </w:r>
            </w:ins>
          </w:p>
        </w:tc>
        <w:tc>
          <w:tcPr>
            <w:tcW w:w="5055" w:type="dxa"/>
          </w:tcPr>
          <w:p w14:paraId="163ADDED" w14:textId="38D9D3EF" w:rsidR="001B1891" w:rsidRDefault="001B1891" w:rsidP="007B4E08">
            <w:pPr>
              <w:pStyle w:val="TableText"/>
              <w:jc w:val="left"/>
              <w:rPr>
                <w:ins w:id="8" w:author="Mahesh Venumbaka" w:date="2015-07-24T11:21:00Z"/>
                <w:rFonts w:cs="Arial"/>
              </w:rPr>
            </w:pPr>
            <w:ins w:id="9" w:author="Mahesh Venumbaka" w:date="2015-07-24T11:21:00Z">
              <w:r>
                <w:rPr>
                  <w:rFonts w:cs="Arial"/>
                </w:rPr>
                <w:t xml:space="preserve">Updates </w:t>
              </w:r>
            </w:ins>
            <w:ins w:id="10" w:author="Mahesh Venumbaka" w:date="2015-07-24T11:22:00Z">
              <w:r w:rsidR="00BF4CA6">
                <w:rPr>
                  <w:rFonts w:cs="Arial"/>
                </w:rPr>
                <w:t xml:space="preserve">as per the inputs received </w:t>
              </w:r>
            </w:ins>
            <w:ins w:id="11" w:author="Mahesh Venumbaka" w:date="2015-07-24T15:31:00Z">
              <w:r w:rsidR="007B4E08">
                <w:rPr>
                  <w:rFonts w:cs="Arial"/>
                </w:rPr>
                <w:t xml:space="preserve">during </w:t>
              </w:r>
            </w:ins>
            <w:ins w:id="12" w:author="Mahesh Venumbaka" w:date="2015-07-24T11:21:00Z">
              <w:r w:rsidR="007B4E08">
                <w:rPr>
                  <w:rFonts w:cs="Arial"/>
                </w:rPr>
                <w:t>the Workshop</w:t>
              </w:r>
              <w:r>
                <w:rPr>
                  <w:rFonts w:cs="Arial"/>
                </w:rPr>
                <w:t xml:space="preserve"> for APAC region</w:t>
              </w:r>
            </w:ins>
            <w:ins w:id="13" w:author="Mahesh Venumbaka" w:date="2015-07-24T15:32:00Z">
              <w:r w:rsidR="007B4E08">
                <w:rPr>
                  <w:rFonts w:cs="Arial"/>
                </w:rPr>
                <w:t xml:space="preserve"> between 13 – 15 July 2015.</w:t>
              </w:r>
            </w:ins>
          </w:p>
        </w:tc>
      </w:tr>
    </w:tbl>
    <w:p w14:paraId="0CAE6261" w14:textId="77777777" w:rsidR="00DC7AD4" w:rsidRDefault="00F5266E" w:rsidP="0043245D">
      <w:pPr>
        <w:jc w:val="left"/>
        <w:rPr>
          <w:b/>
          <w:sz w:val="32"/>
          <w:szCs w:val="32"/>
        </w:rPr>
      </w:pPr>
      <w:r w:rsidRPr="00426DF2">
        <w:rPr>
          <w:b/>
        </w:rPr>
        <w:br w:type="page"/>
      </w:r>
      <w:r w:rsidR="003E0A61" w:rsidRPr="0035061B">
        <w:rPr>
          <w:b/>
          <w:sz w:val="32"/>
          <w:szCs w:val="32"/>
        </w:rPr>
        <w:lastRenderedPageBreak/>
        <w:t>Table of Contents</w:t>
      </w:r>
    </w:p>
    <w:sdt>
      <w:sdtPr>
        <w:rPr>
          <w:rFonts w:asciiTheme="minorHAnsi" w:eastAsia="Times New Roman" w:hAnsiTheme="minorHAnsi" w:cs="Times New Roman"/>
          <w:b w:val="0"/>
          <w:bCs w:val="0"/>
          <w:color w:val="404040" w:themeColor="text1" w:themeTint="BF"/>
          <w:sz w:val="21"/>
          <w:szCs w:val="20"/>
          <w:lang w:val="en-GB" w:eastAsia="en-US"/>
        </w:rPr>
        <w:id w:val="467404265"/>
        <w:docPartObj>
          <w:docPartGallery w:val="Table of Contents"/>
          <w:docPartUnique/>
        </w:docPartObj>
      </w:sdtPr>
      <w:sdtEndPr>
        <w:rPr>
          <w:noProof/>
        </w:rPr>
      </w:sdtEndPr>
      <w:sdtContent>
        <w:p w14:paraId="0CAE6262" w14:textId="77777777" w:rsidR="00496D71" w:rsidRDefault="00496D71">
          <w:pPr>
            <w:pStyle w:val="TOCHeading"/>
          </w:pPr>
          <w:r>
            <w:t>Contents</w:t>
          </w:r>
        </w:p>
        <w:p w14:paraId="64AA0DAB" w14:textId="77777777" w:rsidR="00BF4CA6" w:rsidRDefault="00496D71">
          <w:pPr>
            <w:pStyle w:val="TOC1"/>
            <w:tabs>
              <w:tab w:val="left" w:pos="440"/>
            </w:tabs>
            <w:rPr>
              <w:ins w:id="14" w:author="Mahesh Venumbaka" w:date="2015-07-24T11:22:00Z"/>
              <w:rFonts w:eastAsiaTheme="minorEastAsia" w:cstheme="minorBidi"/>
              <w:b w:val="0"/>
              <w:caps w:val="0"/>
              <w:noProof/>
              <w:color w:val="auto"/>
              <w:sz w:val="22"/>
              <w:szCs w:val="22"/>
              <w:lang w:val="en-US"/>
            </w:rPr>
          </w:pPr>
          <w:r>
            <w:fldChar w:fldCharType="begin"/>
          </w:r>
          <w:r>
            <w:instrText xml:space="preserve"> TOC \o "1-3" \h \z \u </w:instrText>
          </w:r>
          <w:r>
            <w:fldChar w:fldCharType="separate"/>
          </w:r>
          <w:ins w:id="15" w:author="Mahesh Venumbaka" w:date="2015-07-24T11:22:00Z">
            <w:r w:rsidR="00BF4CA6" w:rsidRPr="00B25847">
              <w:rPr>
                <w:rStyle w:val="Hyperlink"/>
                <w:noProof/>
              </w:rPr>
              <w:fldChar w:fldCharType="begin"/>
            </w:r>
            <w:r w:rsidR="00BF4CA6" w:rsidRPr="00B25847">
              <w:rPr>
                <w:rStyle w:val="Hyperlink"/>
                <w:noProof/>
              </w:rPr>
              <w:instrText xml:space="preserve"> </w:instrText>
            </w:r>
            <w:r w:rsidR="00BF4CA6">
              <w:rPr>
                <w:noProof/>
              </w:rPr>
              <w:instrText>HYPERLINK \l "_Toc425500284"</w:instrText>
            </w:r>
            <w:r w:rsidR="00BF4CA6" w:rsidRPr="00B25847">
              <w:rPr>
                <w:rStyle w:val="Hyperlink"/>
                <w:noProof/>
              </w:rPr>
              <w:instrText xml:space="preserve"> </w:instrText>
            </w:r>
            <w:r w:rsidR="00BF4CA6" w:rsidRPr="00B25847">
              <w:rPr>
                <w:rStyle w:val="Hyperlink"/>
                <w:noProof/>
              </w:rPr>
              <w:fldChar w:fldCharType="separate"/>
            </w:r>
            <w:r w:rsidR="00BF4CA6" w:rsidRPr="00B25847">
              <w:rPr>
                <w:rStyle w:val="Hyperlink"/>
                <w:noProof/>
              </w:rPr>
              <w:t>1</w:t>
            </w:r>
            <w:r w:rsidR="00BF4CA6">
              <w:rPr>
                <w:rFonts w:eastAsiaTheme="minorEastAsia" w:cstheme="minorBidi"/>
                <w:b w:val="0"/>
                <w:caps w:val="0"/>
                <w:noProof/>
                <w:color w:val="auto"/>
                <w:sz w:val="22"/>
                <w:szCs w:val="22"/>
                <w:lang w:val="en-US"/>
              </w:rPr>
              <w:tab/>
            </w:r>
            <w:r w:rsidR="00BF4CA6" w:rsidRPr="00B25847">
              <w:rPr>
                <w:rStyle w:val="Hyperlink"/>
                <w:noProof/>
              </w:rPr>
              <w:t>Introduction</w:t>
            </w:r>
            <w:r w:rsidR="00BF4CA6">
              <w:rPr>
                <w:noProof/>
                <w:webHidden/>
              </w:rPr>
              <w:tab/>
            </w:r>
            <w:r w:rsidR="00BF4CA6">
              <w:rPr>
                <w:noProof/>
                <w:webHidden/>
              </w:rPr>
              <w:fldChar w:fldCharType="begin"/>
            </w:r>
            <w:r w:rsidR="00BF4CA6">
              <w:rPr>
                <w:noProof/>
                <w:webHidden/>
              </w:rPr>
              <w:instrText xml:space="preserve"> PAGEREF _Toc425500284 \h </w:instrText>
            </w:r>
          </w:ins>
          <w:r w:rsidR="00BF4CA6">
            <w:rPr>
              <w:noProof/>
              <w:webHidden/>
            </w:rPr>
          </w:r>
          <w:r w:rsidR="00BF4CA6">
            <w:rPr>
              <w:noProof/>
              <w:webHidden/>
            </w:rPr>
            <w:fldChar w:fldCharType="separate"/>
          </w:r>
          <w:ins w:id="16" w:author="Mahesh Venumbaka" w:date="2015-07-24T11:22:00Z">
            <w:r w:rsidR="00BF4CA6">
              <w:rPr>
                <w:noProof/>
                <w:webHidden/>
              </w:rPr>
              <w:t>11</w:t>
            </w:r>
            <w:r w:rsidR="00BF4CA6">
              <w:rPr>
                <w:noProof/>
                <w:webHidden/>
              </w:rPr>
              <w:fldChar w:fldCharType="end"/>
            </w:r>
            <w:r w:rsidR="00BF4CA6" w:rsidRPr="00B25847">
              <w:rPr>
                <w:rStyle w:val="Hyperlink"/>
                <w:noProof/>
              </w:rPr>
              <w:fldChar w:fldCharType="end"/>
            </w:r>
          </w:ins>
        </w:p>
        <w:p w14:paraId="6ADB3668" w14:textId="77777777" w:rsidR="00BF4CA6" w:rsidRDefault="00BF4CA6">
          <w:pPr>
            <w:pStyle w:val="TOC2"/>
            <w:tabs>
              <w:tab w:val="left" w:pos="880"/>
            </w:tabs>
            <w:rPr>
              <w:ins w:id="17" w:author="Mahesh Venumbaka" w:date="2015-07-24T11:22:00Z"/>
              <w:rFonts w:eastAsiaTheme="minorEastAsia" w:cstheme="minorBidi"/>
              <w:smallCaps w:val="0"/>
              <w:noProof/>
              <w:color w:val="auto"/>
              <w:sz w:val="22"/>
              <w:szCs w:val="22"/>
              <w:lang w:val="en-US"/>
            </w:rPr>
          </w:pPr>
          <w:ins w:id="1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"_Toc425500285"</w:instrText>
            </w:r>
            <w:r w:rsidRPr="00B25847">
              <w:rPr>
                <w:rStyle w:val="Hyperlink"/>
                <w:noProof/>
              </w:rPr>
              <w:instrText xml:space="preserve"> </w:instrText>
            </w:r>
            <w:r w:rsidRPr="00B25847">
              <w:rPr>
                <w:rStyle w:val="Hyperlink"/>
                <w:noProof/>
              </w:rPr>
              <w:fldChar w:fldCharType="separate"/>
            </w:r>
            <w:r w:rsidRPr="00B25847">
              <w:rPr>
                <w:rStyle w:val="Hyperlink"/>
                <w:noProof/>
              </w:rPr>
              <w:t>1.1</w:t>
            </w:r>
            <w:r>
              <w:rPr>
                <w:rFonts w:eastAsiaTheme="minorEastAsia" w:cstheme="minorBidi"/>
                <w:smallCaps w:val="0"/>
                <w:noProof/>
                <w:color w:val="auto"/>
                <w:sz w:val="22"/>
                <w:szCs w:val="22"/>
                <w:lang w:val="en-US"/>
              </w:rPr>
              <w:tab/>
            </w:r>
            <w:r w:rsidRPr="00B25847">
              <w:rPr>
                <w:rStyle w:val="Hyperlink"/>
                <w:noProof/>
              </w:rPr>
              <w:t>About this Document</w:t>
            </w:r>
            <w:r>
              <w:rPr>
                <w:noProof/>
                <w:webHidden/>
              </w:rPr>
              <w:tab/>
            </w:r>
            <w:r>
              <w:rPr>
                <w:noProof/>
                <w:webHidden/>
              </w:rPr>
              <w:fldChar w:fldCharType="begin"/>
            </w:r>
            <w:r>
              <w:rPr>
                <w:noProof/>
                <w:webHidden/>
              </w:rPr>
              <w:instrText xml:space="preserve"> PAGEREF _Toc425500285 \h </w:instrText>
            </w:r>
          </w:ins>
          <w:r>
            <w:rPr>
              <w:noProof/>
              <w:webHidden/>
            </w:rPr>
          </w:r>
          <w:r>
            <w:rPr>
              <w:noProof/>
              <w:webHidden/>
            </w:rPr>
            <w:fldChar w:fldCharType="separate"/>
          </w:r>
          <w:ins w:id="19" w:author="Mahesh Venumbaka" w:date="2015-07-24T11:22:00Z">
            <w:r>
              <w:rPr>
                <w:noProof/>
                <w:webHidden/>
              </w:rPr>
              <w:t>11</w:t>
            </w:r>
            <w:r>
              <w:rPr>
                <w:noProof/>
                <w:webHidden/>
              </w:rPr>
              <w:fldChar w:fldCharType="end"/>
            </w:r>
            <w:r w:rsidRPr="00B25847">
              <w:rPr>
                <w:rStyle w:val="Hyperlink"/>
                <w:noProof/>
              </w:rPr>
              <w:fldChar w:fldCharType="end"/>
            </w:r>
          </w:ins>
        </w:p>
        <w:p w14:paraId="76C31316" w14:textId="77777777" w:rsidR="00BF4CA6" w:rsidRDefault="00BF4CA6">
          <w:pPr>
            <w:pStyle w:val="TOC2"/>
            <w:tabs>
              <w:tab w:val="left" w:pos="880"/>
            </w:tabs>
            <w:rPr>
              <w:ins w:id="20" w:author="Mahesh Venumbaka" w:date="2015-07-24T11:22:00Z"/>
              <w:rFonts w:eastAsiaTheme="minorEastAsia" w:cstheme="minorBidi"/>
              <w:smallCaps w:val="0"/>
              <w:noProof/>
              <w:color w:val="auto"/>
              <w:sz w:val="22"/>
              <w:szCs w:val="22"/>
              <w:lang w:val="en-US"/>
            </w:rPr>
          </w:pPr>
          <w:ins w:id="2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"_Toc425500286"</w:instrText>
            </w:r>
            <w:r w:rsidRPr="00B25847">
              <w:rPr>
                <w:rStyle w:val="Hyperlink"/>
                <w:noProof/>
              </w:rPr>
              <w:instrText xml:space="preserve"> </w:instrText>
            </w:r>
            <w:r w:rsidRPr="00B25847">
              <w:rPr>
                <w:rStyle w:val="Hyperlink"/>
                <w:noProof/>
              </w:rPr>
              <w:fldChar w:fldCharType="separate"/>
            </w:r>
            <w:r w:rsidRPr="00B25847">
              <w:rPr>
                <w:rStyle w:val="Hyperlink"/>
                <w:noProof/>
              </w:rPr>
              <w:t>1.2</w:t>
            </w:r>
            <w:r>
              <w:rPr>
                <w:rFonts w:eastAsiaTheme="minorEastAsia" w:cstheme="minorBidi"/>
                <w:smallCaps w:val="0"/>
                <w:noProof/>
                <w:color w:val="auto"/>
                <w:sz w:val="22"/>
                <w:szCs w:val="22"/>
                <w:lang w:val="en-US"/>
              </w:rPr>
              <w:tab/>
            </w:r>
            <w:r w:rsidRPr="00B25847">
              <w:rPr>
                <w:rStyle w:val="Hyperlink"/>
                <w:noProof/>
              </w:rPr>
              <w:t>Related Documents</w:t>
            </w:r>
            <w:r>
              <w:rPr>
                <w:noProof/>
                <w:webHidden/>
              </w:rPr>
              <w:tab/>
            </w:r>
            <w:r>
              <w:rPr>
                <w:noProof/>
                <w:webHidden/>
              </w:rPr>
              <w:fldChar w:fldCharType="begin"/>
            </w:r>
            <w:r>
              <w:rPr>
                <w:noProof/>
                <w:webHidden/>
              </w:rPr>
              <w:instrText xml:space="preserve"> PAGEREF _Toc425500286 \h </w:instrText>
            </w:r>
          </w:ins>
          <w:r>
            <w:rPr>
              <w:noProof/>
              <w:webHidden/>
            </w:rPr>
          </w:r>
          <w:r>
            <w:rPr>
              <w:noProof/>
              <w:webHidden/>
            </w:rPr>
            <w:fldChar w:fldCharType="separate"/>
          </w:r>
          <w:ins w:id="22" w:author="Mahesh Venumbaka" w:date="2015-07-24T11:22:00Z">
            <w:r>
              <w:rPr>
                <w:noProof/>
                <w:webHidden/>
              </w:rPr>
              <w:t>11</w:t>
            </w:r>
            <w:r>
              <w:rPr>
                <w:noProof/>
                <w:webHidden/>
              </w:rPr>
              <w:fldChar w:fldCharType="end"/>
            </w:r>
            <w:r w:rsidRPr="00B25847">
              <w:rPr>
                <w:rStyle w:val="Hyperlink"/>
                <w:noProof/>
              </w:rPr>
              <w:fldChar w:fldCharType="end"/>
            </w:r>
          </w:ins>
        </w:p>
        <w:p w14:paraId="34C034FE" w14:textId="77777777" w:rsidR="00BF4CA6" w:rsidRDefault="00BF4CA6">
          <w:pPr>
            <w:pStyle w:val="TOC2"/>
            <w:tabs>
              <w:tab w:val="left" w:pos="880"/>
            </w:tabs>
            <w:rPr>
              <w:ins w:id="23" w:author="Mahesh Venumbaka" w:date="2015-07-24T11:22:00Z"/>
              <w:rFonts w:eastAsiaTheme="minorEastAsia" w:cstheme="minorBidi"/>
              <w:smallCaps w:val="0"/>
              <w:noProof/>
              <w:color w:val="auto"/>
              <w:sz w:val="22"/>
              <w:szCs w:val="22"/>
              <w:lang w:val="en-US"/>
            </w:rPr>
          </w:pPr>
          <w:ins w:id="2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"_Toc425500287"</w:instrText>
            </w:r>
            <w:r w:rsidRPr="00B25847">
              <w:rPr>
                <w:rStyle w:val="Hyperlink"/>
                <w:noProof/>
              </w:rPr>
              <w:instrText xml:space="preserve"> </w:instrText>
            </w:r>
            <w:r w:rsidRPr="00B25847">
              <w:rPr>
                <w:rStyle w:val="Hyperlink"/>
                <w:noProof/>
              </w:rPr>
              <w:fldChar w:fldCharType="separate"/>
            </w:r>
            <w:r w:rsidRPr="00B25847">
              <w:rPr>
                <w:rStyle w:val="Hyperlink"/>
                <w:noProof/>
              </w:rPr>
              <w:t>1.3</w:t>
            </w:r>
            <w:r>
              <w:rPr>
                <w:rFonts w:eastAsiaTheme="minorEastAsia" w:cstheme="minorBidi"/>
                <w:smallCaps w:val="0"/>
                <w:noProof/>
                <w:color w:val="auto"/>
                <w:sz w:val="22"/>
                <w:szCs w:val="22"/>
                <w:lang w:val="en-US"/>
              </w:rPr>
              <w:tab/>
            </w:r>
            <w:r w:rsidRPr="00B25847">
              <w:rPr>
                <w:rStyle w:val="Hyperlink"/>
                <w:noProof/>
              </w:rPr>
              <w:t>Introduction to ClickSchedule</w:t>
            </w:r>
            <w:r>
              <w:rPr>
                <w:noProof/>
                <w:webHidden/>
              </w:rPr>
              <w:tab/>
            </w:r>
            <w:r>
              <w:rPr>
                <w:noProof/>
                <w:webHidden/>
              </w:rPr>
              <w:fldChar w:fldCharType="begin"/>
            </w:r>
            <w:r>
              <w:rPr>
                <w:noProof/>
                <w:webHidden/>
              </w:rPr>
              <w:instrText xml:space="preserve"> PAGEREF _Toc425500287 \h </w:instrText>
            </w:r>
          </w:ins>
          <w:r>
            <w:rPr>
              <w:noProof/>
              <w:webHidden/>
            </w:rPr>
          </w:r>
          <w:r>
            <w:rPr>
              <w:noProof/>
              <w:webHidden/>
            </w:rPr>
            <w:fldChar w:fldCharType="separate"/>
          </w:r>
          <w:ins w:id="25" w:author="Mahesh Venumbaka" w:date="2015-07-24T11:22:00Z">
            <w:r>
              <w:rPr>
                <w:noProof/>
                <w:webHidden/>
              </w:rPr>
              <w:t>11</w:t>
            </w:r>
            <w:r>
              <w:rPr>
                <w:noProof/>
                <w:webHidden/>
              </w:rPr>
              <w:fldChar w:fldCharType="end"/>
            </w:r>
            <w:r w:rsidRPr="00B25847">
              <w:rPr>
                <w:rStyle w:val="Hyperlink"/>
                <w:noProof/>
              </w:rPr>
              <w:fldChar w:fldCharType="end"/>
            </w:r>
          </w:ins>
        </w:p>
        <w:p w14:paraId="4CBDD3CE" w14:textId="77777777" w:rsidR="00BF4CA6" w:rsidRDefault="00BF4CA6">
          <w:pPr>
            <w:pStyle w:val="TOC2"/>
            <w:tabs>
              <w:tab w:val="left" w:pos="880"/>
            </w:tabs>
            <w:rPr>
              <w:ins w:id="26" w:author="Mahesh Venumbaka" w:date="2015-07-24T11:22:00Z"/>
              <w:rFonts w:eastAsiaTheme="minorEastAsia" w:cstheme="minorBidi"/>
              <w:smallCaps w:val="0"/>
              <w:noProof/>
              <w:color w:val="auto"/>
              <w:sz w:val="22"/>
              <w:szCs w:val="22"/>
              <w:lang w:val="en-US"/>
            </w:rPr>
          </w:pPr>
          <w:ins w:id="2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"_Toc425500288"</w:instrText>
            </w:r>
            <w:r w:rsidRPr="00B25847">
              <w:rPr>
                <w:rStyle w:val="Hyperlink"/>
                <w:noProof/>
              </w:rPr>
              <w:instrText xml:space="preserve"> </w:instrText>
            </w:r>
            <w:r w:rsidRPr="00B25847">
              <w:rPr>
                <w:rStyle w:val="Hyperlink"/>
                <w:noProof/>
              </w:rPr>
              <w:fldChar w:fldCharType="separate"/>
            </w:r>
            <w:r w:rsidRPr="00B25847">
              <w:rPr>
                <w:rStyle w:val="Hyperlink"/>
                <w:noProof/>
              </w:rPr>
              <w:t>1.4</w:t>
            </w:r>
            <w:r>
              <w:rPr>
                <w:rFonts w:eastAsiaTheme="minorEastAsia" w:cstheme="minorBidi"/>
                <w:smallCaps w:val="0"/>
                <w:noProof/>
                <w:color w:val="auto"/>
                <w:sz w:val="22"/>
                <w:szCs w:val="22"/>
                <w:lang w:val="en-US"/>
              </w:rPr>
              <w:tab/>
            </w:r>
            <w:r w:rsidRPr="00B25847">
              <w:rPr>
                <w:rStyle w:val="Hyperlink"/>
                <w:noProof/>
              </w:rPr>
              <w:t>Terms and Abbreviations</w:t>
            </w:r>
            <w:r>
              <w:rPr>
                <w:noProof/>
                <w:webHidden/>
              </w:rPr>
              <w:tab/>
            </w:r>
            <w:r>
              <w:rPr>
                <w:noProof/>
                <w:webHidden/>
              </w:rPr>
              <w:fldChar w:fldCharType="begin"/>
            </w:r>
            <w:r>
              <w:rPr>
                <w:noProof/>
                <w:webHidden/>
              </w:rPr>
              <w:instrText xml:space="preserve"> PAGEREF _Toc425500288 \h </w:instrText>
            </w:r>
          </w:ins>
          <w:r>
            <w:rPr>
              <w:noProof/>
              <w:webHidden/>
            </w:rPr>
          </w:r>
          <w:r>
            <w:rPr>
              <w:noProof/>
              <w:webHidden/>
            </w:rPr>
            <w:fldChar w:fldCharType="separate"/>
          </w:r>
          <w:ins w:id="28" w:author="Mahesh Venumbaka" w:date="2015-07-24T11:22:00Z">
            <w:r>
              <w:rPr>
                <w:noProof/>
                <w:webHidden/>
              </w:rPr>
              <w:t>13</w:t>
            </w:r>
            <w:r>
              <w:rPr>
                <w:noProof/>
                <w:webHidden/>
              </w:rPr>
              <w:fldChar w:fldCharType="end"/>
            </w:r>
            <w:r w:rsidRPr="00B25847">
              <w:rPr>
                <w:rStyle w:val="Hyperlink"/>
                <w:noProof/>
              </w:rPr>
              <w:fldChar w:fldCharType="end"/>
            </w:r>
          </w:ins>
        </w:p>
        <w:p w14:paraId="29737661" w14:textId="77777777" w:rsidR="00BF4CA6" w:rsidRDefault="00BF4CA6">
          <w:pPr>
            <w:pStyle w:val="TOC1"/>
            <w:tabs>
              <w:tab w:val="left" w:pos="440"/>
            </w:tabs>
            <w:rPr>
              <w:ins w:id="29" w:author="Mahesh Venumbaka" w:date="2015-07-24T11:22:00Z"/>
              <w:rFonts w:eastAsiaTheme="minorEastAsia" w:cstheme="minorBidi"/>
              <w:b w:val="0"/>
              <w:caps w:val="0"/>
              <w:noProof/>
              <w:color w:val="auto"/>
              <w:sz w:val="22"/>
              <w:szCs w:val="22"/>
              <w:lang w:val="en-US"/>
            </w:rPr>
          </w:pPr>
          <w:ins w:id="3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"_Toc425500289"</w:instrText>
            </w:r>
            <w:r w:rsidRPr="00B25847">
              <w:rPr>
                <w:rStyle w:val="Hyperlink"/>
                <w:noProof/>
              </w:rPr>
              <w:instrText xml:space="preserve"> </w:instrText>
            </w:r>
            <w:r w:rsidRPr="00B25847">
              <w:rPr>
                <w:rStyle w:val="Hyperlink"/>
                <w:noProof/>
              </w:rPr>
              <w:fldChar w:fldCharType="separate"/>
            </w:r>
            <w:r w:rsidRPr="00B25847">
              <w:rPr>
                <w:rStyle w:val="Hyperlink"/>
                <w:noProof/>
              </w:rPr>
              <w:t>2</w:t>
            </w:r>
            <w:r>
              <w:rPr>
                <w:rFonts w:eastAsiaTheme="minorEastAsia" w:cstheme="minorBidi"/>
                <w:b w:val="0"/>
                <w:caps w:val="0"/>
                <w:noProof/>
                <w:color w:val="auto"/>
                <w:sz w:val="22"/>
                <w:szCs w:val="22"/>
                <w:lang w:val="en-US"/>
              </w:rPr>
              <w:tab/>
            </w:r>
            <w:r w:rsidRPr="00B25847">
              <w:rPr>
                <w:rStyle w:val="Hyperlink"/>
                <w:noProof/>
              </w:rPr>
              <w:t>Project Definition</w:t>
            </w:r>
            <w:r>
              <w:rPr>
                <w:noProof/>
                <w:webHidden/>
              </w:rPr>
              <w:tab/>
            </w:r>
            <w:r>
              <w:rPr>
                <w:noProof/>
                <w:webHidden/>
              </w:rPr>
              <w:fldChar w:fldCharType="begin"/>
            </w:r>
            <w:r>
              <w:rPr>
                <w:noProof/>
                <w:webHidden/>
              </w:rPr>
              <w:instrText xml:space="preserve"> PAGEREF _Toc425500289 \h </w:instrText>
            </w:r>
          </w:ins>
          <w:r>
            <w:rPr>
              <w:noProof/>
              <w:webHidden/>
            </w:rPr>
          </w:r>
          <w:r>
            <w:rPr>
              <w:noProof/>
              <w:webHidden/>
            </w:rPr>
            <w:fldChar w:fldCharType="separate"/>
          </w:r>
          <w:ins w:id="31" w:author="Mahesh Venumbaka" w:date="2015-07-24T11:22:00Z">
            <w:r>
              <w:rPr>
                <w:noProof/>
                <w:webHidden/>
              </w:rPr>
              <w:t>16</w:t>
            </w:r>
            <w:r>
              <w:rPr>
                <w:noProof/>
                <w:webHidden/>
              </w:rPr>
              <w:fldChar w:fldCharType="end"/>
            </w:r>
            <w:r w:rsidRPr="00B25847">
              <w:rPr>
                <w:rStyle w:val="Hyperlink"/>
                <w:noProof/>
              </w:rPr>
              <w:fldChar w:fldCharType="end"/>
            </w:r>
          </w:ins>
        </w:p>
        <w:p w14:paraId="4D913A55" w14:textId="77777777" w:rsidR="00BF4CA6" w:rsidRDefault="00BF4CA6">
          <w:pPr>
            <w:pStyle w:val="TOC2"/>
            <w:tabs>
              <w:tab w:val="left" w:pos="880"/>
            </w:tabs>
            <w:rPr>
              <w:ins w:id="32" w:author="Mahesh Venumbaka" w:date="2015-07-24T11:22:00Z"/>
              <w:rFonts w:eastAsiaTheme="minorEastAsia" w:cstheme="minorBidi"/>
              <w:smallCaps w:val="0"/>
              <w:noProof/>
              <w:color w:val="auto"/>
              <w:sz w:val="22"/>
              <w:szCs w:val="22"/>
              <w:lang w:val="en-US"/>
            </w:rPr>
          </w:pPr>
          <w:ins w:id="3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"_Toc425500290"</w:instrText>
            </w:r>
            <w:r w:rsidRPr="00B25847">
              <w:rPr>
                <w:rStyle w:val="Hyperlink"/>
                <w:noProof/>
              </w:rPr>
              <w:instrText xml:space="preserve"> </w:instrText>
            </w:r>
            <w:r w:rsidRPr="00B25847">
              <w:rPr>
                <w:rStyle w:val="Hyperlink"/>
                <w:noProof/>
              </w:rPr>
              <w:fldChar w:fldCharType="separate"/>
            </w:r>
            <w:r w:rsidRPr="00B25847">
              <w:rPr>
                <w:rStyle w:val="Hyperlink"/>
                <w:noProof/>
              </w:rPr>
              <w:t>2.1</w:t>
            </w:r>
            <w:r>
              <w:rPr>
                <w:rFonts w:eastAsiaTheme="minorEastAsia" w:cstheme="minorBidi"/>
                <w:smallCaps w:val="0"/>
                <w:noProof/>
                <w:color w:val="auto"/>
                <w:sz w:val="22"/>
                <w:szCs w:val="22"/>
                <w:lang w:val="en-US"/>
              </w:rPr>
              <w:tab/>
            </w:r>
            <w:r w:rsidRPr="00B25847">
              <w:rPr>
                <w:rStyle w:val="Hyperlink"/>
                <w:noProof/>
              </w:rPr>
              <w:t>Project Scope</w:t>
            </w:r>
            <w:r>
              <w:rPr>
                <w:noProof/>
                <w:webHidden/>
              </w:rPr>
              <w:tab/>
            </w:r>
            <w:r>
              <w:rPr>
                <w:noProof/>
                <w:webHidden/>
              </w:rPr>
              <w:fldChar w:fldCharType="begin"/>
            </w:r>
            <w:r>
              <w:rPr>
                <w:noProof/>
                <w:webHidden/>
              </w:rPr>
              <w:instrText xml:space="preserve"> PAGEREF _Toc425500290 \h </w:instrText>
            </w:r>
          </w:ins>
          <w:r>
            <w:rPr>
              <w:noProof/>
              <w:webHidden/>
            </w:rPr>
          </w:r>
          <w:r>
            <w:rPr>
              <w:noProof/>
              <w:webHidden/>
            </w:rPr>
            <w:fldChar w:fldCharType="separate"/>
          </w:r>
          <w:ins w:id="34" w:author="Mahesh Venumbaka" w:date="2015-07-24T11:22:00Z">
            <w:r>
              <w:rPr>
                <w:noProof/>
                <w:webHidden/>
              </w:rPr>
              <w:t>16</w:t>
            </w:r>
            <w:r>
              <w:rPr>
                <w:noProof/>
                <w:webHidden/>
              </w:rPr>
              <w:fldChar w:fldCharType="end"/>
            </w:r>
            <w:r w:rsidRPr="00B25847">
              <w:rPr>
                <w:rStyle w:val="Hyperlink"/>
                <w:noProof/>
              </w:rPr>
              <w:fldChar w:fldCharType="end"/>
            </w:r>
          </w:ins>
        </w:p>
        <w:p w14:paraId="5777B993" w14:textId="77777777" w:rsidR="00BF4CA6" w:rsidRDefault="00BF4CA6">
          <w:pPr>
            <w:pStyle w:val="TOC3"/>
            <w:tabs>
              <w:tab w:val="left" w:pos="1100"/>
            </w:tabs>
            <w:rPr>
              <w:ins w:id="35" w:author="Mahesh Venumbaka" w:date="2015-07-24T11:22:00Z"/>
              <w:rFonts w:eastAsiaTheme="minorEastAsia" w:cstheme="minorBidi"/>
              <w:i w:val="0"/>
              <w:noProof/>
              <w:color w:val="auto"/>
              <w:sz w:val="22"/>
              <w:szCs w:val="22"/>
              <w:lang w:val="en-US"/>
            </w:rPr>
          </w:pPr>
          <w:ins w:id="3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"_Toc425500291"</w:instrText>
            </w:r>
            <w:r w:rsidRPr="00B25847">
              <w:rPr>
                <w:rStyle w:val="Hyperlink"/>
                <w:noProof/>
              </w:rPr>
              <w:instrText xml:space="preserve"> </w:instrText>
            </w:r>
            <w:r w:rsidRPr="00B25847">
              <w:rPr>
                <w:rStyle w:val="Hyperlink"/>
                <w:noProof/>
              </w:rPr>
              <w:fldChar w:fldCharType="separate"/>
            </w:r>
            <w:r w:rsidRPr="00B25847">
              <w:rPr>
                <w:rStyle w:val="Hyperlink"/>
                <w:noProof/>
              </w:rPr>
              <w:t>2.1.1</w:t>
            </w:r>
            <w:r>
              <w:rPr>
                <w:rFonts w:eastAsiaTheme="minorEastAsia" w:cstheme="minorBidi"/>
                <w:i w:val="0"/>
                <w:noProof/>
                <w:color w:val="auto"/>
                <w:sz w:val="22"/>
                <w:szCs w:val="22"/>
                <w:lang w:val="en-US"/>
              </w:rPr>
              <w:tab/>
            </w:r>
            <w:r w:rsidRPr="00B25847">
              <w:rPr>
                <w:rStyle w:val="Hyperlink"/>
                <w:noProof/>
              </w:rPr>
              <w:t>Project Background</w:t>
            </w:r>
            <w:r>
              <w:rPr>
                <w:noProof/>
                <w:webHidden/>
              </w:rPr>
              <w:tab/>
            </w:r>
            <w:r>
              <w:rPr>
                <w:noProof/>
                <w:webHidden/>
              </w:rPr>
              <w:fldChar w:fldCharType="begin"/>
            </w:r>
            <w:r>
              <w:rPr>
                <w:noProof/>
                <w:webHidden/>
              </w:rPr>
              <w:instrText xml:space="preserve"> PAGEREF _Toc425500291 \h </w:instrText>
            </w:r>
          </w:ins>
          <w:r>
            <w:rPr>
              <w:noProof/>
              <w:webHidden/>
            </w:rPr>
          </w:r>
          <w:r>
            <w:rPr>
              <w:noProof/>
              <w:webHidden/>
            </w:rPr>
            <w:fldChar w:fldCharType="separate"/>
          </w:r>
          <w:ins w:id="37" w:author="Mahesh Venumbaka" w:date="2015-07-24T11:22:00Z">
            <w:r>
              <w:rPr>
                <w:noProof/>
                <w:webHidden/>
              </w:rPr>
              <w:t>16</w:t>
            </w:r>
            <w:r>
              <w:rPr>
                <w:noProof/>
                <w:webHidden/>
              </w:rPr>
              <w:fldChar w:fldCharType="end"/>
            </w:r>
            <w:r w:rsidRPr="00B25847">
              <w:rPr>
                <w:rStyle w:val="Hyperlink"/>
                <w:noProof/>
              </w:rPr>
              <w:fldChar w:fldCharType="end"/>
            </w:r>
          </w:ins>
        </w:p>
        <w:p w14:paraId="27172F6B" w14:textId="77777777" w:rsidR="00BF4CA6" w:rsidRDefault="00BF4CA6">
          <w:pPr>
            <w:pStyle w:val="TOC3"/>
            <w:tabs>
              <w:tab w:val="left" w:pos="1100"/>
            </w:tabs>
            <w:rPr>
              <w:ins w:id="38" w:author="Mahesh Venumbaka" w:date="2015-07-24T11:22:00Z"/>
              <w:rFonts w:eastAsiaTheme="minorEastAsia" w:cstheme="minorBidi"/>
              <w:i w:val="0"/>
              <w:noProof/>
              <w:color w:val="auto"/>
              <w:sz w:val="22"/>
              <w:szCs w:val="22"/>
              <w:lang w:val="en-US"/>
            </w:rPr>
          </w:pPr>
          <w:ins w:id="3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"_Toc425500292"</w:instrText>
            </w:r>
            <w:r w:rsidRPr="00B25847">
              <w:rPr>
                <w:rStyle w:val="Hyperlink"/>
                <w:noProof/>
              </w:rPr>
              <w:instrText xml:space="preserve"> </w:instrText>
            </w:r>
            <w:r w:rsidRPr="00B25847">
              <w:rPr>
                <w:rStyle w:val="Hyperlink"/>
                <w:noProof/>
              </w:rPr>
              <w:fldChar w:fldCharType="separate"/>
            </w:r>
            <w:r w:rsidRPr="00B25847">
              <w:rPr>
                <w:rStyle w:val="Hyperlink"/>
                <w:noProof/>
              </w:rPr>
              <w:t>2.1.2</w:t>
            </w:r>
            <w:r>
              <w:rPr>
                <w:rFonts w:eastAsiaTheme="minorEastAsia" w:cstheme="minorBidi"/>
                <w:i w:val="0"/>
                <w:noProof/>
                <w:color w:val="auto"/>
                <w:sz w:val="22"/>
                <w:szCs w:val="22"/>
                <w:lang w:val="en-US"/>
              </w:rPr>
              <w:tab/>
            </w:r>
            <w:r w:rsidRPr="00B25847">
              <w:rPr>
                <w:rStyle w:val="Hyperlink"/>
                <w:noProof/>
              </w:rPr>
              <w:t>In Scope</w:t>
            </w:r>
            <w:r>
              <w:rPr>
                <w:noProof/>
                <w:webHidden/>
              </w:rPr>
              <w:tab/>
            </w:r>
            <w:r>
              <w:rPr>
                <w:noProof/>
                <w:webHidden/>
              </w:rPr>
              <w:fldChar w:fldCharType="begin"/>
            </w:r>
            <w:r>
              <w:rPr>
                <w:noProof/>
                <w:webHidden/>
              </w:rPr>
              <w:instrText xml:space="preserve"> PAGEREF _Toc425500292 \h </w:instrText>
            </w:r>
          </w:ins>
          <w:r>
            <w:rPr>
              <w:noProof/>
              <w:webHidden/>
            </w:rPr>
          </w:r>
          <w:r>
            <w:rPr>
              <w:noProof/>
              <w:webHidden/>
            </w:rPr>
            <w:fldChar w:fldCharType="separate"/>
          </w:r>
          <w:ins w:id="40" w:author="Mahesh Venumbaka" w:date="2015-07-24T11:22:00Z">
            <w:r>
              <w:rPr>
                <w:noProof/>
                <w:webHidden/>
              </w:rPr>
              <w:t>16</w:t>
            </w:r>
            <w:r>
              <w:rPr>
                <w:noProof/>
                <w:webHidden/>
              </w:rPr>
              <w:fldChar w:fldCharType="end"/>
            </w:r>
            <w:r w:rsidRPr="00B25847">
              <w:rPr>
                <w:rStyle w:val="Hyperlink"/>
                <w:noProof/>
              </w:rPr>
              <w:fldChar w:fldCharType="end"/>
            </w:r>
          </w:ins>
        </w:p>
        <w:p w14:paraId="3F82EEBE" w14:textId="77777777" w:rsidR="00BF4CA6" w:rsidRDefault="00BF4CA6">
          <w:pPr>
            <w:pStyle w:val="TOC2"/>
            <w:tabs>
              <w:tab w:val="left" w:pos="880"/>
            </w:tabs>
            <w:rPr>
              <w:ins w:id="41" w:author="Mahesh Venumbaka" w:date="2015-07-24T11:22:00Z"/>
              <w:rFonts w:eastAsiaTheme="minorEastAsia" w:cstheme="minorBidi"/>
              <w:smallCaps w:val="0"/>
              <w:noProof/>
              <w:color w:val="auto"/>
              <w:sz w:val="22"/>
              <w:szCs w:val="22"/>
              <w:lang w:val="en-US"/>
            </w:rPr>
          </w:pPr>
          <w:ins w:id="4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"_Toc425500293"</w:instrText>
            </w:r>
            <w:r w:rsidRPr="00B25847">
              <w:rPr>
                <w:rStyle w:val="Hyperlink"/>
                <w:noProof/>
              </w:rPr>
              <w:instrText xml:space="preserve"> </w:instrText>
            </w:r>
            <w:r w:rsidRPr="00B25847">
              <w:rPr>
                <w:rStyle w:val="Hyperlink"/>
                <w:noProof/>
              </w:rPr>
              <w:fldChar w:fldCharType="separate"/>
            </w:r>
            <w:r w:rsidRPr="00B25847">
              <w:rPr>
                <w:rStyle w:val="Hyperlink"/>
                <w:noProof/>
              </w:rPr>
              <w:t>2.2</w:t>
            </w:r>
            <w:r>
              <w:rPr>
                <w:rFonts w:eastAsiaTheme="minorEastAsia" w:cstheme="minorBidi"/>
                <w:smallCaps w:val="0"/>
                <w:noProof/>
                <w:color w:val="auto"/>
                <w:sz w:val="22"/>
                <w:szCs w:val="22"/>
                <w:lang w:val="en-US"/>
              </w:rPr>
              <w:tab/>
            </w:r>
            <w:r w:rsidRPr="00B25847">
              <w:rPr>
                <w:rStyle w:val="Hyperlink"/>
                <w:noProof/>
              </w:rPr>
              <w:t xml:space="preserve">High Level Business Goals </w:t>
            </w:r>
            <w:r>
              <w:rPr>
                <w:noProof/>
                <w:webHidden/>
              </w:rPr>
              <w:tab/>
            </w:r>
            <w:r>
              <w:rPr>
                <w:noProof/>
                <w:webHidden/>
              </w:rPr>
              <w:fldChar w:fldCharType="begin"/>
            </w:r>
            <w:r>
              <w:rPr>
                <w:noProof/>
                <w:webHidden/>
              </w:rPr>
              <w:instrText xml:space="preserve"> PAGEREF _Toc425500293 \h </w:instrText>
            </w:r>
          </w:ins>
          <w:r>
            <w:rPr>
              <w:noProof/>
              <w:webHidden/>
            </w:rPr>
          </w:r>
          <w:r>
            <w:rPr>
              <w:noProof/>
              <w:webHidden/>
            </w:rPr>
            <w:fldChar w:fldCharType="separate"/>
          </w:r>
          <w:ins w:id="43" w:author="Mahesh Venumbaka" w:date="2015-07-24T11:22:00Z">
            <w:r>
              <w:rPr>
                <w:noProof/>
                <w:webHidden/>
              </w:rPr>
              <w:t>17</w:t>
            </w:r>
            <w:r>
              <w:rPr>
                <w:noProof/>
                <w:webHidden/>
              </w:rPr>
              <w:fldChar w:fldCharType="end"/>
            </w:r>
            <w:r w:rsidRPr="00B25847">
              <w:rPr>
                <w:rStyle w:val="Hyperlink"/>
                <w:noProof/>
              </w:rPr>
              <w:fldChar w:fldCharType="end"/>
            </w:r>
          </w:ins>
        </w:p>
        <w:p w14:paraId="1D0DC4D2" w14:textId="77777777" w:rsidR="00BF4CA6" w:rsidRDefault="00BF4CA6">
          <w:pPr>
            <w:pStyle w:val="TOC1"/>
            <w:tabs>
              <w:tab w:val="left" w:pos="440"/>
            </w:tabs>
            <w:rPr>
              <w:ins w:id="44" w:author="Mahesh Venumbaka" w:date="2015-07-24T11:22:00Z"/>
              <w:rFonts w:eastAsiaTheme="minorEastAsia" w:cstheme="minorBidi"/>
              <w:b w:val="0"/>
              <w:caps w:val="0"/>
              <w:noProof/>
              <w:color w:val="auto"/>
              <w:sz w:val="22"/>
              <w:szCs w:val="22"/>
              <w:lang w:val="en-US"/>
            </w:rPr>
          </w:pPr>
          <w:ins w:id="4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"_Toc425500294"</w:instrText>
            </w:r>
            <w:r w:rsidRPr="00B25847">
              <w:rPr>
                <w:rStyle w:val="Hyperlink"/>
                <w:noProof/>
              </w:rPr>
              <w:instrText xml:space="preserve"> </w:instrText>
            </w:r>
            <w:r w:rsidRPr="00B25847">
              <w:rPr>
                <w:rStyle w:val="Hyperlink"/>
                <w:noProof/>
              </w:rPr>
              <w:fldChar w:fldCharType="separate"/>
            </w:r>
            <w:r w:rsidRPr="00B25847">
              <w:rPr>
                <w:rStyle w:val="Hyperlink"/>
                <w:noProof/>
              </w:rPr>
              <w:t>3</w:t>
            </w:r>
            <w:r>
              <w:rPr>
                <w:rFonts w:eastAsiaTheme="minorEastAsia" w:cstheme="minorBidi"/>
                <w:b w:val="0"/>
                <w:caps w:val="0"/>
                <w:noProof/>
                <w:color w:val="auto"/>
                <w:sz w:val="22"/>
                <w:szCs w:val="22"/>
                <w:lang w:val="en-US"/>
              </w:rPr>
              <w:tab/>
            </w:r>
            <w:r w:rsidRPr="00B25847">
              <w:rPr>
                <w:rStyle w:val="Hyperlink"/>
                <w:noProof/>
              </w:rPr>
              <w:t>The Service Operation</w:t>
            </w:r>
            <w:r>
              <w:rPr>
                <w:noProof/>
                <w:webHidden/>
              </w:rPr>
              <w:tab/>
            </w:r>
            <w:r>
              <w:rPr>
                <w:noProof/>
                <w:webHidden/>
              </w:rPr>
              <w:fldChar w:fldCharType="begin"/>
            </w:r>
            <w:r>
              <w:rPr>
                <w:noProof/>
                <w:webHidden/>
              </w:rPr>
              <w:instrText xml:space="preserve"> PAGEREF _Toc425500294 \h </w:instrText>
            </w:r>
          </w:ins>
          <w:r>
            <w:rPr>
              <w:noProof/>
              <w:webHidden/>
            </w:rPr>
          </w:r>
          <w:r>
            <w:rPr>
              <w:noProof/>
              <w:webHidden/>
            </w:rPr>
            <w:fldChar w:fldCharType="separate"/>
          </w:r>
          <w:ins w:id="46" w:author="Mahesh Venumbaka" w:date="2015-07-24T11:22:00Z">
            <w:r>
              <w:rPr>
                <w:noProof/>
                <w:webHidden/>
              </w:rPr>
              <w:t>18</w:t>
            </w:r>
            <w:r>
              <w:rPr>
                <w:noProof/>
                <w:webHidden/>
              </w:rPr>
              <w:fldChar w:fldCharType="end"/>
            </w:r>
            <w:r w:rsidRPr="00B25847">
              <w:rPr>
                <w:rStyle w:val="Hyperlink"/>
                <w:noProof/>
              </w:rPr>
              <w:fldChar w:fldCharType="end"/>
            </w:r>
          </w:ins>
        </w:p>
        <w:p w14:paraId="34445EF1" w14:textId="77777777" w:rsidR="00BF4CA6" w:rsidRDefault="00BF4CA6">
          <w:pPr>
            <w:pStyle w:val="TOC2"/>
            <w:tabs>
              <w:tab w:val="left" w:pos="880"/>
            </w:tabs>
            <w:rPr>
              <w:ins w:id="47" w:author="Mahesh Venumbaka" w:date="2015-07-24T11:22:00Z"/>
              <w:rFonts w:eastAsiaTheme="minorEastAsia" w:cstheme="minorBidi"/>
              <w:smallCaps w:val="0"/>
              <w:noProof/>
              <w:color w:val="auto"/>
              <w:sz w:val="22"/>
              <w:szCs w:val="22"/>
              <w:lang w:val="en-US"/>
            </w:rPr>
          </w:pPr>
          <w:ins w:id="4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"_Toc425500295"</w:instrText>
            </w:r>
            <w:r w:rsidRPr="00B25847">
              <w:rPr>
                <w:rStyle w:val="Hyperlink"/>
                <w:noProof/>
              </w:rPr>
              <w:instrText xml:space="preserve"> </w:instrText>
            </w:r>
            <w:r w:rsidRPr="00B25847">
              <w:rPr>
                <w:rStyle w:val="Hyperlink"/>
                <w:noProof/>
              </w:rPr>
              <w:fldChar w:fldCharType="separate"/>
            </w:r>
            <w:r w:rsidRPr="00B25847">
              <w:rPr>
                <w:rStyle w:val="Hyperlink"/>
                <w:noProof/>
              </w:rPr>
              <w:t>3.1</w:t>
            </w:r>
            <w:r>
              <w:rPr>
                <w:rFonts w:eastAsiaTheme="minorEastAsia" w:cstheme="minorBidi"/>
                <w:smallCaps w:val="0"/>
                <w:noProof/>
                <w:color w:val="auto"/>
                <w:sz w:val="22"/>
                <w:szCs w:val="22"/>
                <w:lang w:val="en-US"/>
              </w:rPr>
              <w:tab/>
            </w:r>
            <w:r w:rsidRPr="00B25847">
              <w:rPr>
                <w:rStyle w:val="Hyperlink"/>
                <w:noProof/>
              </w:rPr>
              <w:t>GEHC Services Overview</w:t>
            </w:r>
            <w:r>
              <w:rPr>
                <w:noProof/>
                <w:webHidden/>
              </w:rPr>
              <w:tab/>
            </w:r>
            <w:r>
              <w:rPr>
                <w:noProof/>
                <w:webHidden/>
              </w:rPr>
              <w:fldChar w:fldCharType="begin"/>
            </w:r>
            <w:r>
              <w:rPr>
                <w:noProof/>
                <w:webHidden/>
              </w:rPr>
              <w:instrText xml:space="preserve"> PAGEREF _Toc425500295 \h </w:instrText>
            </w:r>
          </w:ins>
          <w:r>
            <w:rPr>
              <w:noProof/>
              <w:webHidden/>
            </w:rPr>
          </w:r>
          <w:r>
            <w:rPr>
              <w:noProof/>
              <w:webHidden/>
            </w:rPr>
            <w:fldChar w:fldCharType="separate"/>
          </w:r>
          <w:ins w:id="49" w:author="Mahesh Venumbaka" w:date="2015-07-24T11:22:00Z">
            <w:r>
              <w:rPr>
                <w:noProof/>
                <w:webHidden/>
              </w:rPr>
              <w:t>18</w:t>
            </w:r>
            <w:r>
              <w:rPr>
                <w:noProof/>
                <w:webHidden/>
              </w:rPr>
              <w:fldChar w:fldCharType="end"/>
            </w:r>
            <w:r w:rsidRPr="00B25847">
              <w:rPr>
                <w:rStyle w:val="Hyperlink"/>
                <w:noProof/>
              </w:rPr>
              <w:fldChar w:fldCharType="end"/>
            </w:r>
          </w:ins>
        </w:p>
        <w:p w14:paraId="3DFB154C" w14:textId="77777777" w:rsidR="00BF4CA6" w:rsidRDefault="00BF4CA6">
          <w:pPr>
            <w:pStyle w:val="TOC2"/>
            <w:tabs>
              <w:tab w:val="left" w:pos="880"/>
            </w:tabs>
            <w:rPr>
              <w:ins w:id="50" w:author="Mahesh Venumbaka" w:date="2015-07-24T11:22:00Z"/>
              <w:rFonts w:eastAsiaTheme="minorEastAsia" w:cstheme="minorBidi"/>
              <w:smallCaps w:val="0"/>
              <w:noProof/>
              <w:color w:val="auto"/>
              <w:sz w:val="22"/>
              <w:szCs w:val="22"/>
              <w:lang w:val="en-US"/>
            </w:rPr>
          </w:pPr>
          <w:ins w:id="5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"_Toc425500296"</w:instrText>
            </w:r>
            <w:r w:rsidRPr="00B25847">
              <w:rPr>
                <w:rStyle w:val="Hyperlink"/>
                <w:noProof/>
              </w:rPr>
              <w:instrText xml:space="preserve"> </w:instrText>
            </w:r>
            <w:r w:rsidRPr="00B25847">
              <w:rPr>
                <w:rStyle w:val="Hyperlink"/>
                <w:noProof/>
              </w:rPr>
              <w:fldChar w:fldCharType="separate"/>
            </w:r>
            <w:r w:rsidRPr="00B25847">
              <w:rPr>
                <w:rStyle w:val="Hyperlink"/>
                <w:noProof/>
              </w:rPr>
              <w:t>3.2</w:t>
            </w:r>
            <w:r>
              <w:rPr>
                <w:rFonts w:eastAsiaTheme="minorEastAsia" w:cstheme="minorBidi"/>
                <w:smallCaps w:val="0"/>
                <w:noProof/>
                <w:color w:val="auto"/>
                <w:sz w:val="22"/>
                <w:szCs w:val="22"/>
                <w:lang w:val="en-US"/>
              </w:rPr>
              <w:tab/>
            </w:r>
            <w:r w:rsidRPr="00B25847">
              <w:rPr>
                <w:rStyle w:val="Hyperlink"/>
                <w:noProof/>
              </w:rPr>
              <w:t>Work Types</w:t>
            </w:r>
            <w:r>
              <w:rPr>
                <w:noProof/>
                <w:webHidden/>
              </w:rPr>
              <w:tab/>
            </w:r>
            <w:r>
              <w:rPr>
                <w:noProof/>
                <w:webHidden/>
              </w:rPr>
              <w:fldChar w:fldCharType="begin"/>
            </w:r>
            <w:r>
              <w:rPr>
                <w:noProof/>
                <w:webHidden/>
              </w:rPr>
              <w:instrText xml:space="preserve"> PAGEREF _Toc425500296 \h </w:instrText>
            </w:r>
          </w:ins>
          <w:r>
            <w:rPr>
              <w:noProof/>
              <w:webHidden/>
            </w:rPr>
          </w:r>
          <w:r>
            <w:rPr>
              <w:noProof/>
              <w:webHidden/>
            </w:rPr>
            <w:fldChar w:fldCharType="separate"/>
          </w:r>
          <w:ins w:id="52" w:author="Mahesh Venumbaka" w:date="2015-07-24T11:22:00Z">
            <w:r>
              <w:rPr>
                <w:noProof/>
                <w:webHidden/>
              </w:rPr>
              <w:t>18</w:t>
            </w:r>
            <w:r>
              <w:rPr>
                <w:noProof/>
                <w:webHidden/>
              </w:rPr>
              <w:fldChar w:fldCharType="end"/>
            </w:r>
            <w:r w:rsidRPr="00B25847">
              <w:rPr>
                <w:rStyle w:val="Hyperlink"/>
                <w:noProof/>
              </w:rPr>
              <w:fldChar w:fldCharType="end"/>
            </w:r>
          </w:ins>
        </w:p>
        <w:p w14:paraId="646CE4F7" w14:textId="77777777" w:rsidR="00BF4CA6" w:rsidRDefault="00BF4CA6">
          <w:pPr>
            <w:pStyle w:val="TOC3"/>
            <w:tabs>
              <w:tab w:val="left" w:pos="1100"/>
            </w:tabs>
            <w:rPr>
              <w:ins w:id="53" w:author="Mahesh Venumbaka" w:date="2015-07-24T11:22:00Z"/>
              <w:rFonts w:eastAsiaTheme="minorEastAsia" w:cstheme="minorBidi"/>
              <w:i w:val="0"/>
              <w:noProof/>
              <w:color w:val="auto"/>
              <w:sz w:val="22"/>
              <w:szCs w:val="22"/>
              <w:lang w:val="en-US"/>
            </w:rPr>
          </w:pPr>
          <w:ins w:id="5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"_Toc425500297"</w:instrText>
            </w:r>
            <w:r w:rsidRPr="00B25847">
              <w:rPr>
                <w:rStyle w:val="Hyperlink"/>
                <w:noProof/>
              </w:rPr>
              <w:instrText xml:space="preserve"> </w:instrText>
            </w:r>
            <w:r w:rsidRPr="00B25847">
              <w:rPr>
                <w:rStyle w:val="Hyperlink"/>
                <w:noProof/>
              </w:rPr>
              <w:fldChar w:fldCharType="separate"/>
            </w:r>
            <w:r w:rsidRPr="00B25847">
              <w:rPr>
                <w:rStyle w:val="Hyperlink"/>
                <w:noProof/>
              </w:rPr>
              <w:t>3.2.1</w:t>
            </w:r>
            <w:r>
              <w:rPr>
                <w:rFonts w:eastAsiaTheme="minorEastAsia" w:cstheme="minorBidi"/>
                <w:i w:val="0"/>
                <w:noProof/>
                <w:color w:val="auto"/>
                <w:sz w:val="22"/>
                <w:szCs w:val="22"/>
                <w:lang w:val="en-US"/>
              </w:rPr>
              <w:tab/>
            </w:r>
            <w:r w:rsidRPr="00B25847">
              <w:rPr>
                <w:rStyle w:val="Hyperlink"/>
                <w:noProof/>
              </w:rPr>
              <w:t>Work Types Summary –Duration</w:t>
            </w:r>
            <w:r>
              <w:rPr>
                <w:noProof/>
                <w:webHidden/>
              </w:rPr>
              <w:tab/>
            </w:r>
            <w:r>
              <w:rPr>
                <w:noProof/>
                <w:webHidden/>
              </w:rPr>
              <w:fldChar w:fldCharType="begin"/>
            </w:r>
            <w:r>
              <w:rPr>
                <w:noProof/>
                <w:webHidden/>
              </w:rPr>
              <w:instrText xml:space="preserve"> PAGEREF _Toc425500297 \h </w:instrText>
            </w:r>
          </w:ins>
          <w:r>
            <w:rPr>
              <w:noProof/>
              <w:webHidden/>
            </w:rPr>
          </w:r>
          <w:r>
            <w:rPr>
              <w:noProof/>
              <w:webHidden/>
            </w:rPr>
            <w:fldChar w:fldCharType="separate"/>
          </w:r>
          <w:ins w:id="55" w:author="Mahesh Venumbaka" w:date="2015-07-24T11:22:00Z">
            <w:r>
              <w:rPr>
                <w:noProof/>
                <w:webHidden/>
              </w:rPr>
              <w:t>18</w:t>
            </w:r>
            <w:r>
              <w:rPr>
                <w:noProof/>
                <w:webHidden/>
              </w:rPr>
              <w:fldChar w:fldCharType="end"/>
            </w:r>
            <w:r w:rsidRPr="00B25847">
              <w:rPr>
                <w:rStyle w:val="Hyperlink"/>
                <w:noProof/>
              </w:rPr>
              <w:fldChar w:fldCharType="end"/>
            </w:r>
          </w:ins>
        </w:p>
        <w:p w14:paraId="4098C833" w14:textId="77777777" w:rsidR="00BF4CA6" w:rsidRDefault="00BF4CA6">
          <w:pPr>
            <w:pStyle w:val="TOC3"/>
            <w:tabs>
              <w:tab w:val="left" w:pos="1100"/>
            </w:tabs>
            <w:rPr>
              <w:ins w:id="56" w:author="Mahesh Venumbaka" w:date="2015-07-24T11:22:00Z"/>
              <w:rFonts w:eastAsiaTheme="minorEastAsia" w:cstheme="minorBidi"/>
              <w:i w:val="0"/>
              <w:noProof/>
              <w:color w:val="auto"/>
              <w:sz w:val="22"/>
              <w:szCs w:val="22"/>
              <w:lang w:val="en-US"/>
            </w:rPr>
          </w:pPr>
          <w:ins w:id="5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"_Toc425500298"</w:instrText>
            </w:r>
            <w:r w:rsidRPr="00B25847">
              <w:rPr>
                <w:rStyle w:val="Hyperlink"/>
                <w:noProof/>
              </w:rPr>
              <w:instrText xml:space="preserve"> </w:instrText>
            </w:r>
            <w:r w:rsidRPr="00B25847">
              <w:rPr>
                <w:rStyle w:val="Hyperlink"/>
                <w:noProof/>
              </w:rPr>
              <w:fldChar w:fldCharType="separate"/>
            </w:r>
            <w:r w:rsidRPr="00B25847">
              <w:rPr>
                <w:rStyle w:val="Hyperlink"/>
                <w:noProof/>
              </w:rPr>
              <w:t>3.2.2</w:t>
            </w:r>
            <w:r>
              <w:rPr>
                <w:rFonts w:eastAsiaTheme="minorEastAsia" w:cstheme="minorBidi"/>
                <w:i w:val="0"/>
                <w:noProof/>
                <w:color w:val="auto"/>
                <w:sz w:val="22"/>
                <w:szCs w:val="22"/>
                <w:lang w:val="en-US"/>
              </w:rPr>
              <w:tab/>
            </w:r>
            <w:r w:rsidRPr="00B25847">
              <w:rPr>
                <w:rStyle w:val="Hyperlink"/>
                <w:noProof/>
              </w:rPr>
              <w:t>Work Type Details</w:t>
            </w:r>
            <w:r>
              <w:rPr>
                <w:noProof/>
                <w:webHidden/>
              </w:rPr>
              <w:tab/>
            </w:r>
            <w:r>
              <w:rPr>
                <w:noProof/>
                <w:webHidden/>
              </w:rPr>
              <w:fldChar w:fldCharType="begin"/>
            </w:r>
            <w:r>
              <w:rPr>
                <w:noProof/>
                <w:webHidden/>
              </w:rPr>
              <w:instrText xml:space="preserve"> PAGEREF _Toc425500298 \h </w:instrText>
            </w:r>
          </w:ins>
          <w:r>
            <w:rPr>
              <w:noProof/>
              <w:webHidden/>
            </w:rPr>
          </w:r>
          <w:r>
            <w:rPr>
              <w:noProof/>
              <w:webHidden/>
            </w:rPr>
            <w:fldChar w:fldCharType="separate"/>
          </w:r>
          <w:ins w:id="58" w:author="Mahesh Venumbaka" w:date="2015-07-24T11:22:00Z">
            <w:r>
              <w:rPr>
                <w:noProof/>
                <w:webHidden/>
              </w:rPr>
              <w:t>18</w:t>
            </w:r>
            <w:r>
              <w:rPr>
                <w:noProof/>
                <w:webHidden/>
              </w:rPr>
              <w:fldChar w:fldCharType="end"/>
            </w:r>
            <w:r w:rsidRPr="00B25847">
              <w:rPr>
                <w:rStyle w:val="Hyperlink"/>
                <w:noProof/>
              </w:rPr>
              <w:fldChar w:fldCharType="end"/>
            </w:r>
          </w:ins>
        </w:p>
        <w:p w14:paraId="404518A8" w14:textId="77777777" w:rsidR="00BF4CA6" w:rsidRDefault="00BF4CA6">
          <w:pPr>
            <w:pStyle w:val="TOC3"/>
            <w:tabs>
              <w:tab w:val="left" w:pos="1100"/>
            </w:tabs>
            <w:rPr>
              <w:ins w:id="59" w:author="Mahesh Venumbaka" w:date="2015-07-24T11:22:00Z"/>
              <w:rFonts w:eastAsiaTheme="minorEastAsia" w:cstheme="minorBidi"/>
              <w:i w:val="0"/>
              <w:noProof/>
              <w:color w:val="auto"/>
              <w:sz w:val="22"/>
              <w:szCs w:val="22"/>
              <w:lang w:val="en-US"/>
            </w:rPr>
          </w:pPr>
          <w:ins w:id="6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"_Toc425500299"</w:instrText>
            </w:r>
            <w:r w:rsidRPr="00B25847">
              <w:rPr>
                <w:rStyle w:val="Hyperlink"/>
                <w:noProof/>
              </w:rPr>
              <w:instrText xml:space="preserve"> </w:instrText>
            </w:r>
            <w:r w:rsidRPr="00B25847">
              <w:rPr>
                <w:rStyle w:val="Hyperlink"/>
                <w:noProof/>
              </w:rPr>
              <w:fldChar w:fldCharType="separate"/>
            </w:r>
            <w:r w:rsidRPr="00B25847">
              <w:rPr>
                <w:rStyle w:val="Hyperlink"/>
                <w:noProof/>
              </w:rPr>
              <w:t>3.2.3</w:t>
            </w:r>
            <w:r>
              <w:rPr>
                <w:rFonts w:eastAsiaTheme="minorEastAsia" w:cstheme="minorBidi"/>
                <w:i w:val="0"/>
                <w:noProof/>
                <w:color w:val="auto"/>
                <w:sz w:val="22"/>
                <w:szCs w:val="22"/>
                <w:lang w:val="en-US"/>
              </w:rPr>
              <w:tab/>
            </w:r>
            <w:r w:rsidRPr="00B25847">
              <w:rPr>
                <w:rStyle w:val="Hyperlink"/>
                <w:noProof/>
              </w:rPr>
              <w:t>Activity Type</w:t>
            </w:r>
            <w:r>
              <w:rPr>
                <w:noProof/>
                <w:webHidden/>
              </w:rPr>
              <w:tab/>
            </w:r>
            <w:r>
              <w:rPr>
                <w:noProof/>
                <w:webHidden/>
              </w:rPr>
              <w:fldChar w:fldCharType="begin"/>
            </w:r>
            <w:r>
              <w:rPr>
                <w:noProof/>
                <w:webHidden/>
              </w:rPr>
              <w:instrText xml:space="preserve"> PAGEREF _Toc425500299 \h </w:instrText>
            </w:r>
          </w:ins>
          <w:r>
            <w:rPr>
              <w:noProof/>
              <w:webHidden/>
            </w:rPr>
          </w:r>
          <w:r>
            <w:rPr>
              <w:noProof/>
              <w:webHidden/>
            </w:rPr>
            <w:fldChar w:fldCharType="separate"/>
          </w:r>
          <w:ins w:id="61" w:author="Mahesh Venumbaka" w:date="2015-07-24T11:22:00Z">
            <w:r>
              <w:rPr>
                <w:noProof/>
                <w:webHidden/>
              </w:rPr>
              <w:t>20</w:t>
            </w:r>
            <w:r>
              <w:rPr>
                <w:noProof/>
                <w:webHidden/>
              </w:rPr>
              <w:fldChar w:fldCharType="end"/>
            </w:r>
            <w:r w:rsidRPr="00B25847">
              <w:rPr>
                <w:rStyle w:val="Hyperlink"/>
                <w:noProof/>
              </w:rPr>
              <w:fldChar w:fldCharType="end"/>
            </w:r>
          </w:ins>
        </w:p>
        <w:p w14:paraId="35CFAD7D" w14:textId="77777777" w:rsidR="00BF4CA6" w:rsidRDefault="00BF4CA6">
          <w:pPr>
            <w:pStyle w:val="TOC2"/>
            <w:tabs>
              <w:tab w:val="left" w:pos="880"/>
            </w:tabs>
            <w:rPr>
              <w:ins w:id="62" w:author="Mahesh Venumbaka" w:date="2015-07-24T11:22:00Z"/>
              <w:rFonts w:eastAsiaTheme="minorEastAsia" w:cstheme="minorBidi"/>
              <w:smallCaps w:val="0"/>
              <w:noProof/>
              <w:color w:val="auto"/>
              <w:sz w:val="22"/>
              <w:szCs w:val="22"/>
              <w:lang w:val="en-US"/>
            </w:rPr>
          </w:pPr>
          <w:ins w:id="6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"_Toc425500300"</w:instrText>
            </w:r>
            <w:r w:rsidRPr="00B25847">
              <w:rPr>
                <w:rStyle w:val="Hyperlink"/>
                <w:noProof/>
              </w:rPr>
              <w:instrText xml:space="preserve"> </w:instrText>
            </w:r>
            <w:r w:rsidRPr="00B25847">
              <w:rPr>
                <w:rStyle w:val="Hyperlink"/>
                <w:noProof/>
              </w:rPr>
              <w:fldChar w:fldCharType="separate"/>
            </w:r>
            <w:r w:rsidRPr="00B25847">
              <w:rPr>
                <w:rStyle w:val="Hyperlink"/>
                <w:noProof/>
              </w:rPr>
              <w:t>3.3</w:t>
            </w:r>
            <w:r>
              <w:rPr>
                <w:rFonts w:eastAsiaTheme="minorEastAsia" w:cstheme="minorBidi"/>
                <w:smallCaps w:val="0"/>
                <w:noProof/>
                <w:color w:val="auto"/>
                <w:sz w:val="22"/>
                <w:szCs w:val="22"/>
                <w:lang w:val="en-US"/>
              </w:rPr>
              <w:tab/>
            </w:r>
            <w:r w:rsidRPr="00B25847">
              <w:rPr>
                <w:rStyle w:val="Hyperlink"/>
                <w:noProof/>
              </w:rPr>
              <w:t>Organizational Structure</w:t>
            </w:r>
            <w:r>
              <w:rPr>
                <w:noProof/>
                <w:webHidden/>
              </w:rPr>
              <w:tab/>
            </w:r>
            <w:r>
              <w:rPr>
                <w:noProof/>
                <w:webHidden/>
              </w:rPr>
              <w:fldChar w:fldCharType="begin"/>
            </w:r>
            <w:r>
              <w:rPr>
                <w:noProof/>
                <w:webHidden/>
              </w:rPr>
              <w:instrText xml:space="preserve"> PAGEREF _Toc425500300 \h </w:instrText>
            </w:r>
          </w:ins>
          <w:r>
            <w:rPr>
              <w:noProof/>
              <w:webHidden/>
            </w:rPr>
          </w:r>
          <w:r>
            <w:rPr>
              <w:noProof/>
              <w:webHidden/>
            </w:rPr>
            <w:fldChar w:fldCharType="separate"/>
          </w:r>
          <w:ins w:id="64" w:author="Mahesh Venumbaka" w:date="2015-07-24T11:22:00Z">
            <w:r>
              <w:rPr>
                <w:noProof/>
                <w:webHidden/>
              </w:rPr>
              <w:t>21</w:t>
            </w:r>
            <w:r>
              <w:rPr>
                <w:noProof/>
                <w:webHidden/>
              </w:rPr>
              <w:fldChar w:fldCharType="end"/>
            </w:r>
            <w:r w:rsidRPr="00B25847">
              <w:rPr>
                <w:rStyle w:val="Hyperlink"/>
                <w:noProof/>
              </w:rPr>
              <w:fldChar w:fldCharType="end"/>
            </w:r>
          </w:ins>
        </w:p>
        <w:p w14:paraId="7B3F60AF" w14:textId="77777777" w:rsidR="00BF4CA6" w:rsidRDefault="00BF4CA6">
          <w:pPr>
            <w:pStyle w:val="TOC3"/>
            <w:tabs>
              <w:tab w:val="left" w:pos="1100"/>
            </w:tabs>
            <w:rPr>
              <w:ins w:id="65" w:author="Mahesh Venumbaka" w:date="2015-07-24T11:22:00Z"/>
              <w:rFonts w:eastAsiaTheme="minorEastAsia" w:cstheme="minorBidi"/>
              <w:i w:val="0"/>
              <w:noProof/>
              <w:color w:val="auto"/>
              <w:sz w:val="22"/>
              <w:szCs w:val="22"/>
              <w:lang w:val="en-US"/>
            </w:rPr>
          </w:pPr>
          <w:ins w:id="6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"_Toc425500301"</w:instrText>
            </w:r>
            <w:r w:rsidRPr="00B25847">
              <w:rPr>
                <w:rStyle w:val="Hyperlink"/>
                <w:noProof/>
              </w:rPr>
              <w:instrText xml:space="preserve"> </w:instrText>
            </w:r>
            <w:r w:rsidRPr="00B25847">
              <w:rPr>
                <w:rStyle w:val="Hyperlink"/>
                <w:noProof/>
              </w:rPr>
              <w:fldChar w:fldCharType="separate"/>
            </w:r>
            <w:r w:rsidRPr="00B25847">
              <w:rPr>
                <w:rStyle w:val="Hyperlink"/>
                <w:noProof/>
              </w:rPr>
              <w:t>3.3.1</w:t>
            </w:r>
            <w:r>
              <w:rPr>
                <w:rFonts w:eastAsiaTheme="minorEastAsia" w:cstheme="minorBidi"/>
                <w:i w:val="0"/>
                <w:noProof/>
                <w:color w:val="auto"/>
                <w:sz w:val="22"/>
                <w:szCs w:val="22"/>
                <w:lang w:val="en-US"/>
              </w:rPr>
              <w:tab/>
            </w:r>
            <w:r w:rsidRPr="00B25847">
              <w:rPr>
                <w:rStyle w:val="Hyperlink"/>
                <w:noProof/>
              </w:rPr>
              <w:t>GEHC Field Navigation Tree</w:t>
            </w:r>
            <w:r>
              <w:rPr>
                <w:noProof/>
                <w:webHidden/>
              </w:rPr>
              <w:tab/>
            </w:r>
            <w:r>
              <w:rPr>
                <w:noProof/>
                <w:webHidden/>
              </w:rPr>
              <w:fldChar w:fldCharType="begin"/>
            </w:r>
            <w:r>
              <w:rPr>
                <w:noProof/>
                <w:webHidden/>
              </w:rPr>
              <w:instrText xml:space="preserve"> PAGEREF _Toc425500301 \h </w:instrText>
            </w:r>
          </w:ins>
          <w:r>
            <w:rPr>
              <w:noProof/>
              <w:webHidden/>
            </w:rPr>
          </w:r>
          <w:r>
            <w:rPr>
              <w:noProof/>
              <w:webHidden/>
            </w:rPr>
            <w:fldChar w:fldCharType="separate"/>
          </w:r>
          <w:ins w:id="67" w:author="Mahesh Venumbaka" w:date="2015-07-24T11:22:00Z">
            <w:r>
              <w:rPr>
                <w:noProof/>
                <w:webHidden/>
              </w:rPr>
              <w:t>21</w:t>
            </w:r>
            <w:r>
              <w:rPr>
                <w:noProof/>
                <w:webHidden/>
              </w:rPr>
              <w:fldChar w:fldCharType="end"/>
            </w:r>
            <w:r w:rsidRPr="00B25847">
              <w:rPr>
                <w:rStyle w:val="Hyperlink"/>
                <w:noProof/>
              </w:rPr>
              <w:fldChar w:fldCharType="end"/>
            </w:r>
          </w:ins>
        </w:p>
        <w:p w14:paraId="496D1654" w14:textId="77777777" w:rsidR="00BF4CA6" w:rsidRDefault="00BF4CA6">
          <w:pPr>
            <w:pStyle w:val="TOC3"/>
            <w:tabs>
              <w:tab w:val="left" w:pos="1100"/>
            </w:tabs>
            <w:rPr>
              <w:ins w:id="68" w:author="Mahesh Venumbaka" w:date="2015-07-24T11:22:00Z"/>
              <w:rFonts w:eastAsiaTheme="minorEastAsia" w:cstheme="minorBidi"/>
              <w:i w:val="0"/>
              <w:noProof/>
              <w:color w:val="auto"/>
              <w:sz w:val="22"/>
              <w:szCs w:val="22"/>
              <w:lang w:val="en-US"/>
            </w:rPr>
          </w:pPr>
          <w:ins w:id="6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"_Toc425500302"</w:instrText>
            </w:r>
            <w:r w:rsidRPr="00B25847">
              <w:rPr>
                <w:rStyle w:val="Hyperlink"/>
                <w:noProof/>
              </w:rPr>
              <w:instrText xml:space="preserve"> </w:instrText>
            </w:r>
            <w:r w:rsidRPr="00B25847">
              <w:rPr>
                <w:rStyle w:val="Hyperlink"/>
                <w:noProof/>
              </w:rPr>
              <w:fldChar w:fldCharType="separate"/>
            </w:r>
            <w:r w:rsidRPr="00B25847">
              <w:rPr>
                <w:rStyle w:val="Hyperlink"/>
                <w:noProof/>
              </w:rPr>
              <w:t>3.3.2</w:t>
            </w:r>
            <w:r>
              <w:rPr>
                <w:rFonts w:eastAsiaTheme="minorEastAsia" w:cstheme="minorBidi"/>
                <w:i w:val="0"/>
                <w:noProof/>
                <w:color w:val="auto"/>
                <w:sz w:val="22"/>
                <w:szCs w:val="22"/>
                <w:lang w:val="en-US"/>
              </w:rPr>
              <w:tab/>
            </w:r>
            <w:r w:rsidRPr="00B25847">
              <w:rPr>
                <w:rStyle w:val="Hyperlink"/>
                <w:noProof/>
              </w:rPr>
              <w:t>Maintaining the Organizational Structure</w:t>
            </w:r>
            <w:r>
              <w:rPr>
                <w:noProof/>
                <w:webHidden/>
              </w:rPr>
              <w:tab/>
            </w:r>
            <w:r>
              <w:rPr>
                <w:noProof/>
                <w:webHidden/>
              </w:rPr>
              <w:fldChar w:fldCharType="begin"/>
            </w:r>
            <w:r>
              <w:rPr>
                <w:noProof/>
                <w:webHidden/>
              </w:rPr>
              <w:instrText xml:space="preserve"> PAGEREF _Toc425500302 \h </w:instrText>
            </w:r>
          </w:ins>
          <w:r>
            <w:rPr>
              <w:noProof/>
              <w:webHidden/>
            </w:rPr>
          </w:r>
          <w:r>
            <w:rPr>
              <w:noProof/>
              <w:webHidden/>
            </w:rPr>
            <w:fldChar w:fldCharType="separate"/>
          </w:r>
          <w:ins w:id="70" w:author="Mahesh Venumbaka" w:date="2015-07-24T11:22:00Z">
            <w:r>
              <w:rPr>
                <w:noProof/>
                <w:webHidden/>
              </w:rPr>
              <w:t>23</w:t>
            </w:r>
            <w:r>
              <w:rPr>
                <w:noProof/>
                <w:webHidden/>
              </w:rPr>
              <w:fldChar w:fldCharType="end"/>
            </w:r>
            <w:r w:rsidRPr="00B25847">
              <w:rPr>
                <w:rStyle w:val="Hyperlink"/>
                <w:noProof/>
              </w:rPr>
              <w:fldChar w:fldCharType="end"/>
            </w:r>
          </w:ins>
        </w:p>
        <w:p w14:paraId="78FE7EFC" w14:textId="77777777" w:rsidR="00BF4CA6" w:rsidRDefault="00BF4CA6">
          <w:pPr>
            <w:pStyle w:val="TOC2"/>
            <w:tabs>
              <w:tab w:val="left" w:pos="880"/>
            </w:tabs>
            <w:rPr>
              <w:ins w:id="71" w:author="Mahesh Venumbaka" w:date="2015-07-24T11:22:00Z"/>
              <w:rFonts w:eastAsiaTheme="minorEastAsia" w:cstheme="minorBidi"/>
              <w:smallCaps w:val="0"/>
              <w:noProof/>
              <w:color w:val="auto"/>
              <w:sz w:val="22"/>
              <w:szCs w:val="22"/>
              <w:lang w:val="en-US"/>
            </w:rPr>
          </w:pPr>
          <w:ins w:id="7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"_Toc425500303"</w:instrText>
            </w:r>
            <w:r w:rsidRPr="00B25847">
              <w:rPr>
                <w:rStyle w:val="Hyperlink"/>
                <w:noProof/>
              </w:rPr>
              <w:instrText xml:space="preserve"> </w:instrText>
            </w:r>
            <w:r w:rsidRPr="00B25847">
              <w:rPr>
                <w:rStyle w:val="Hyperlink"/>
                <w:noProof/>
              </w:rPr>
              <w:fldChar w:fldCharType="separate"/>
            </w:r>
            <w:r w:rsidRPr="00B25847">
              <w:rPr>
                <w:rStyle w:val="Hyperlink"/>
                <w:noProof/>
              </w:rPr>
              <w:t>3.4</w:t>
            </w:r>
            <w:r>
              <w:rPr>
                <w:rFonts w:eastAsiaTheme="minorEastAsia" w:cstheme="minorBidi"/>
                <w:smallCaps w:val="0"/>
                <w:noProof/>
                <w:color w:val="auto"/>
                <w:sz w:val="22"/>
                <w:szCs w:val="22"/>
                <w:lang w:val="en-US"/>
              </w:rPr>
              <w:tab/>
            </w:r>
            <w:r w:rsidRPr="00B25847">
              <w:rPr>
                <w:rStyle w:val="Hyperlink"/>
                <w:noProof/>
              </w:rPr>
              <w:t>Time Zones</w:t>
            </w:r>
            <w:r>
              <w:rPr>
                <w:noProof/>
                <w:webHidden/>
              </w:rPr>
              <w:tab/>
            </w:r>
            <w:r>
              <w:rPr>
                <w:noProof/>
                <w:webHidden/>
              </w:rPr>
              <w:fldChar w:fldCharType="begin"/>
            </w:r>
            <w:r>
              <w:rPr>
                <w:noProof/>
                <w:webHidden/>
              </w:rPr>
              <w:instrText xml:space="preserve"> PAGEREF _Toc425500303 \h </w:instrText>
            </w:r>
          </w:ins>
          <w:r>
            <w:rPr>
              <w:noProof/>
              <w:webHidden/>
            </w:rPr>
          </w:r>
          <w:r>
            <w:rPr>
              <w:noProof/>
              <w:webHidden/>
            </w:rPr>
            <w:fldChar w:fldCharType="separate"/>
          </w:r>
          <w:ins w:id="73" w:author="Mahesh Venumbaka" w:date="2015-07-24T11:22:00Z">
            <w:r>
              <w:rPr>
                <w:noProof/>
                <w:webHidden/>
              </w:rPr>
              <w:t>23</w:t>
            </w:r>
            <w:r>
              <w:rPr>
                <w:noProof/>
                <w:webHidden/>
              </w:rPr>
              <w:fldChar w:fldCharType="end"/>
            </w:r>
            <w:r w:rsidRPr="00B25847">
              <w:rPr>
                <w:rStyle w:val="Hyperlink"/>
                <w:noProof/>
              </w:rPr>
              <w:fldChar w:fldCharType="end"/>
            </w:r>
          </w:ins>
        </w:p>
        <w:p w14:paraId="565A8E05" w14:textId="77777777" w:rsidR="00BF4CA6" w:rsidRDefault="00BF4CA6">
          <w:pPr>
            <w:pStyle w:val="TOC2"/>
            <w:tabs>
              <w:tab w:val="left" w:pos="880"/>
            </w:tabs>
            <w:rPr>
              <w:ins w:id="74" w:author="Mahesh Venumbaka" w:date="2015-07-24T11:22:00Z"/>
              <w:rFonts w:eastAsiaTheme="minorEastAsia" w:cstheme="minorBidi"/>
              <w:smallCaps w:val="0"/>
              <w:noProof/>
              <w:color w:val="auto"/>
              <w:sz w:val="22"/>
              <w:szCs w:val="22"/>
              <w:lang w:val="en-US"/>
            </w:rPr>
          </w:pPr>
          <w:ins w:id="7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"_Toc425500304"</w:instrText>
            </w:r>
            <w:r w:rsidRPr="00B25847">
              <w:rPr>
                <w:rStyle w:val="Hyperlink"/>
                <w:noProof/>
              </w:rPr>
              <w:instrText xml:space="preserve"> </w:instrText>
            </w:r>
            <w:r w:rsidRPr="00B25847">
              <w:rPr>
                <w:rStyle w:val="Hyperlink"/>
                <w:noProof/>
              </w:rPr>
              <w:fldChar w:fldCharType="separate"/>
            </w:r>
            <w:r w:rsidRPr="00B25847">
              <w:rPr>
                <w:rStyle w:val="Hyperlink"/>
                <w:noProof/>
              </w:rPr>
              <w:t>3.5</w:t>
            </w:r>
            <w:r>
              <w:rPr>
                <w:rFonts w:eastAsiaTheme="minorEastAsia" w:cstheme="minorBidi"/>
                <w:smallCaps w:val="0"/>
                <w:noProof/>
                <w:color w:val="auto"/>
                <w:sz w:val="22"/>
                <w:szCs w:val="22"/>
                <w:lang w:val="en-US"/>
              </w:rPr>
              <w:tab/>
            </w:r>
            <w:r w:rsidRPr="00B25847">
              <w:rPr>
                <w:rStyle w:val="Hyperlink"/>
                <w:noProof/>
              </w:rPr>
              <w:t>Key Roles in the Service Operation</w:t>
            </w:r>
            <w:r>
              <w:rPr>
                <w:noProof/>
                <w:webHidden/>
              </w:rPr>
              <w:tab/>
            </w:r>
            <w:r>
              <w:rPr>
                <w:noProof/>
                <w:webHidden/>
              </w:rPr>
              <w:fldChar w:fldCharType="begin"/>
            </w:r>
            <w:r>
              <w:rPr>
                <w:noProof/>
                <w:webHidden/>
              </w:rPr>
              <w:instrText xml:space="preserve"> PAGEREF _Toc425500304 \h </w:instrText>
            </w:r>
          </w:ins>
          <w:r>
            <w:rPr>
              <w:noProof/>
              <w:webHidden/>
            </w:rPr>
          </w:r>
          <w:r>
            <w:rPr>
              <w:noProof/>
              <w:webHidden/>
            </w:rPr>
            <w:fldChar w:fldCharType="separate"/>
          </w:r>
          <w:ins w:id="76" w:author="Mahesh Venumbaka" w:date="2015-07-24T11:22:00Z">
            <w:r>
              <w:rPr>
                <w:noProof/>
                <w:webHidden/>
              </w:rPr>
              <w:t>23</w:t>
            </w:r>
            <w:r>
              <w:rPr>
                <w:noProof/>
                <w:webHidden/>
              </w:rPr>
              <w:fldChar w:fldCharType="end"/>
            </w:r>
            <w:r w:rsidRPr="00B25847">
              <w:rPr>
                <w:rStyle w:val="Hyperlink"/>
                <w:noProof/>
              </w:rPr>
              <w:fldChar w:fldCharType="end"/>
            </w:r>
          </w:ins>
        </w:p>
        <w:p w14:paraId="6B07350C" w14:textId="77777777" w:rsidR="00BF4CA6" w:rsidRDefault="00BF4CA6">
          <w:pPr>
            <w:pStyle w:val="TOC1"/>
            <w:tabs>
              <w:tab w:val="left" w:pos="440"/>
            </w:tabs>
            <w:rPr>
              <w:ins w:id="77" w:author="Mahesh Venumbaka" w:date="2015-07-24T11:22:00Z"/>
              <w:rFonts w:eastAsiaTheme="minorEastAsia" w:cstheme="minorBidi"/>
              <w:b w:val="0"/>
              <w:caps w:val="0"/>
              <w:noProof/>
              <w:color w:val="auto"/>
              <w:sz w:val="22"/>
              <w:szCs w:val="22"/>
              <w:lang w:val="en-US"/>
            </w:rPr>
          </w:pPr>
          <w:ins w:id="7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"_Toc425500305"</w:instrText>
            </w:r>
            <w:r w:rsidRPr="00B25847">
              <w:rPr>
                <w:rStyle w:val="Hyperlink"/>
                <w:noProof/>
              </w:rPr>
              <w:instrText xml:space="preserve"> </w:instrText>
            </w:r>
            <w:r w:rsidRPr="00B25847">
              <w:rPr>
                <w:rStyle w:val="Hyperlink"/>
                <w:noProof/>
              </w:rPr>
              <w:fldChar w:fldCharType="separate"/>
            </w:r>
            <w:r w:rsidRPr="00B25847">
              <w:rPr>
                <w:rStyle w:val="Hyperlink"/>
                <w:noProof/>
              </w:rPr>
              <w:t>4</w:t>
            </w:r>
            <w:r>
              <w:rPr>
                <w:rFonts w:eastAsiaTheme="minorEastAsia" w:cstheme="minorBidi"/>
                <w:b w:val="0"/>
                <w:caps w:val="0"/>
                <w:noProof/>
                <w:color w:val="auto"/>
                <w:sz w:val="22"/>
                <w:szCs w:val="22"/>
                <w:lang w:val="en-US"/>
              </w:rPr>
              <w:tab/>
            </w:r>
            <w:r w:rsidRPr="00B25847">
              <w:rPr>
                <w:rStyle w:val="Hyperlink"/>
                <w:noProof/>
              </w:rPr>
              <w:t>Service Delivery Processes</w:t>
            </w:r>
            <w:r>
              <w:rPr>
                <w:noProof/>
                <w:webHidden/>
              </w:rPr>
              <w:tab/>
            </w:r>
            <w:r>
              <w:rPr>
                <w:noProof/>
                <w:webHidden/>
              </w:rPr>
              <w:fldChar w:fldCharType="begin"/>
            </w:r>
            <w:r>
              <w:rPr>
                <w:noProof/>
                <w:webHidden/>
              </w:rPr>
              <w:instrText xml:space="preserve"> PAGEREF _Toc425500305 \h </w:instrText>
            </w:r>
          </w:ins>
          <w:r>
            <w:rPr>
              <w:noProof/>
              <w:webHidden/>
            </w:rPr>
          </w:r>
          <w:r>
            <w:rPr>
              <w:noProof/>
              <w:webHidden/>
            </w:rPr>
            <w:fldChar w:fldCharType="separate"/>
          </w:r>
          <w:ins w:id="79" w:author="Mahesh Venumbaka" w:date="2015-07-24T11:22:00Z">
            <w:r>
              <w:rPr>
                <w:noProof/>
                <w:webHidden/>
              </w:rPr>
              <w:t>25</w:t>
            </w:r>
            <w:r>
              <w:rPr>
                <w:noProof/>
                <w:webHidden/>
              </w:rPr>
              <w:fldChar w:fldCharType="end"/>
            </w:r>
            <w:r w:rsidRPr="00B25847">
              <w:rPr>
                <w:rStyle w:val="Hyperlink"/>
                <w:noProof/>
              </w:rPr>
              <w:fldChar w:fldCharType="end"/>
            </w:r>
          </w:ins>
        </w:p>
        <w:p w14:paraId="0E8B0865" w14:textId="77777777" w:rsidR="00BF4CA6" w:rsidRDefault="00BF4CA6">
          <w:pPr>
            <w:pStyle w:val="TOC2"/>
            <w:tabs>
              <w:tab w:val="left" w:pos="880"/>
            </w:tabs>
            <w:rPr>
              <w:ins w:id="80" w:author="Mahesh Venumbaka" w:date="2015-07-24T11:22:00Z"/>
              <w:rFonts w:eastAsiaTheme="minorEastAsia" w:cstheme="minorBidi"/>
              <w:smallCaps w:val="0"/>
              <w:noProof/>
              <w:color w:val="auto"/>
              <w:sz w:val="22"/>
              <w:szCs w:val="22"/>
              <w:lang w:val="en-US"/>
            </w:rPr>
          </w:pPr>
          <w:ins w:id="8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"_Toc425500306"</w:instrText>
            </w:r>
            <w:r w:rsidRPr="00B25847">
              <w:rPr>
                <w:rStyle w:val="Hyperlink"/>
                <w:noProof/>
              </w:rPr>
              <w:instrText xml:space="preserve"> </w:instrText>
            </w:r>
            <w:r w:rsidRPr="00B25847">
              <w:rPr>
                <w:rStyle w:val="Hyperlink"/>
                <w:noProof/>
              </w:rPr>
              <w:fldChar w:fldCharType="separate"/>
            </w:r>
            <w:r w:rsidRPr="00B25847">
              <w:rPr>
                <w:rStyle w:val="Hyperlink"/>
                <w:noProof/>
              </w:rPr>
              <w:t>4.1</w:t>
            </w:r>
            <w:r>
              <w:rPr>
                <w:rFonts w:eastAsiaTheme="minorEastAsia" w:cstheme="minorBidi"/>
                <w:smallCaps w:val="0"/>
                <w:noProof/>
                <w:color w:val="auto"/>
                <w:sz w:val="22"/>
                <w:szCs w:val="22"/>
                <w:lang w:val="en-US"/>
              </w:rPr>
              <w:tab/>
            </w:r>
            <w:r w:rsidRPr="00B25847">
              <w:rPr>
                <w:rStyle w:val="Hyperlink"/>
                <w:noProof/>
              </w:rPr>
              <w:t>Processes High Level Overview</w:t>
            </w:r>
            <w:r>
              <w:rPr>
                <w:noProof/>
                <w:webHidden/>
              </w:rPr>
              <w:tab/>
            </w:r>
            <w:r>
              <w:rPr>
                <w:noProof/>
                <w:webHidden/>
              </w:rPr>
              <w:fldChar w:fldCharType="begin"/>
            </w:r>
            <w:r>
              <w:rPr>
                <w:noProof/>
                <w:webHidden/>
              </w:rPr>
              <w:instrText xml:space="preserve"> PAGEREF _Toc425500306 \h </w:instrText>
            </w:r>
          </w:ins>
          <w:r>
            <w:rPr>
              <w:noProof/>
              <w:webHidden/>
            </w:rPr>
          </w:r>
          <w:r>
            <w:rPr>
              <w:noProof/>
              <w:webHidden/>
            </w:rPr>
            <w:fldChar w:fldCharType="separate"/>
          </w:r>
          <w:ins w:id="82" w:author="Mahesh Venumbaka" w:date="2015-07-24T11:22:00Z">
            <w:r>
              <w:rPr>
                <w:noProof/>
                <w:webHidden/>
              </w:rPr>
              <w:t>25</w:t>
            </w:r>
            <w:r>
              <w:rPr>
                <w:noProof/>
                <w:webHidden/>
              </w:rPr>
              <w:fldChar w:fldCharType="end"/>
            </w:r>
            <w:r w:rsidRPr="00B25847">
              <w:rPr>
                <w:rStyle w:val="Hyperlink"/>
                <w:noProof/>
              </w:rPr>
              <w:fldChar w:fldCharType="end"/>
            </w:r>
          </w:ins>
        </w:p>
        <w:p w14:paraId="06CDC810" w14:textId="77777777" w:rsidR="00BF4CA6" w:rsidRDefault="00BF4CA6">
          <w:pPr>
            <w:pStyle w:val="TOC2"/>
            <w:tabs>
              <w:tab w:val="left" w:pos="880"/>
            </w:tabs>
            <w:rPr>
              <w:ins w:id="83" w:author="Mahesh Venumbaka" w:date="2015-07-24T11:22:00Z"/>
              <w:rFonts w:eastAsiaTheme="minorEastAsia" w:cstheme="minorBidi"/>
              <w:smallCaps w:val="0"/>
              <w:noProof/>
              <w:color w:val="auto"/>
              <w:sz w:val="22"/>
              <w:szCs w:val="22"/>
              <w:lang w:val="en-US"/>
            </w:rPr>
          </w:pPr>
          <w:ins w:id="8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"_Toc425500307"</w:instrText>
            </w:r>
            <w:r w:rsidRPr="00B25847">
              <w:rPr>
                <w:rStyle w:val="Hyperlink"/>
                <w:noProof/>
              </w:rPr>
              <w:instrText xml:space="preserve"> </w:instrText>
            </w:r>
            <w:r w:rsidRPr="00B25847">
              <w:rPr>
                <w:rStyle w:val="Hyperlink"/>
                <w:noProof/>
              </w:rPr>
              <w:fldChar w:fldCharType="separate"/>
            </w:r>
            <w:r w:rsidRPr="00B25847">
              <w:rPr>
                <w:rStyle w:val="Hyperlink"/>
                <w:noProof/>
              </w:rPr>
              <w:t>4.2</w:t>
            </w:r>
            <w:r>
              <w:rPr>
                <w:rFonts w:eastAsiaTheme="minorEastAsia" w:cstheme="minorBidi"/>
                <w:smallCaps w:val="0"/>
                <w:noProof/>
                <w:color w:val="auto"/>
                <w:sz w:val="22"/>
                <w:szCs w:val="22"/>
                <w:lang w:val="en-US"/>
              </w:rPr>
              <w:tab/>
            </w:r>
            <w:r w:rsidRPr="00B25847">
              <w:rPr>
                <w:rStyle w:val="Hyperlink"/>
                <w:noProof/>
              </w:rPr>
              <w:t>Work Status Flow</w:t>
            </w:r>
            <w:r>
              <w:rPr>
                <w:noProof/>
                <w:webHidden/>
              </w:rPr>
              <w:tab/>
            </w:r>
            <w:r>
              <w:rPr>
                <w:noProof/>
                <w:webHidden/>
              </w:rPr>
              <w:fldChar w:fldCharType="begin"/>
            </w:r>
            <w:r>
              <w:rPr>
                <w:noProof/>
                <w:webHidden/>
              </w:rPr>
              <w:instrText xml:space="preserve"> PAGEREF _Toc425500307 \h </w:instrText>
            </w:r>
          </w:ins>
          <w:r>
            <w:rPr>
              <w:noProof/>
              <w:webHidden/>
            </w:rPr>
          </w:r>
          <w:r>
            <w:rPr>
              <w:noProof/>
              <w:webHidden/>
            </w:rPr>
            <w:fldChar w:fldCharType="separate"/>
          </w:r>
          <w:ins w:id="85" w:author="Mahesh Venumbaka" w:date="2015-07-24T11:22:00Z">
            <w:r>
              <w:rPr>
                <w:noProof/>
                <w:webHidden/>
              </w:rPr>
              <w:t>25</w:t>
            </w:r>
            <w:r>
              <w:rPr>
                <w:noProof/>
                <w:webHidden/>
              </w:rPr>
              <w:fldChar w:fldCharType="end"/>
            </w:r>
            <w:r w:rsidRPr="00B25847">
              <w:rPr>
                <w:rStyle w:val="Hyperlink"/>
                <w:noProof/>
              </w:rPr>
              <w:fldChar w:fldCharType="end"/>
            </w:r>
          </w:ins>
        </w:p>
        <w:p w14:paraId="1F80B839" w14:textId="77777777" w:rsidR="00BF4CA6" w:rsidRDefault="00BF4CA6">
          <w:pPr>
            <w:pStyle w:val="TOC3"/>
            <w:tabs>
              <w:tab w:val="left" w:pos="1100"/>
            </w:tabs>
            <w:rPr>
              <w:ins w:id="86" w:author="Mahesh Venumbaka" w:date="2015-07-24T11:22:00Z"/>
              <w:rFonts w:eastAsiaTheme="minorEastAsia" w:cstheme="minorBidi"/>
              <w:i w:val="0"/>
              <w:noProof/>
              <w:color w:val="auto"/>
              <w:sz w:val="22"/>
              <w:szCs w:val="22"/>
              <w:lang w:val="en-US"/>
            </w:rPr>
          </w:pPr>
          <w:ins w:id="8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"_Toc425500308"</w:instrText>
            </w:r>
            <w:r w:rsidRPr="00B25847">
              <w:rPr>
                <w:rStyle w:val="Hyperlink"/>
                <w:noProof/>
              </w:rPr>
              <w:instrText xml:space="preserve"> </w:instrText>
            </w:r>
            <w:r w:rsidRPr="00B25847">
              <w:rPr>
                <w:rStyle w:val="Hyperlink"/>
                <w:noProof/>
              </w:rPr>
              <w:fldChar w:fldCharType="separate"/>
            </w:r>
            <w:r w:rsidRPr="00B25847">
              <w:rPr>
                <w:rStyle w:val="Hyperlink"/>
                <w:noProof/>
              </w:rPr>
              <w:t>4.2.1</w:t>
            </w:r>
            <w:r>
              <w:rPr>
                <w:rFonts w:eastAsiaTheme="minorEastAsia" w:cstheme="minorBidi"/>
                <w:i w:val="0"/>
                <w:noProof/>
                <w:color w:val="auto"/>
                <w:sz w:val="22"/>
                <w:szCs w:val="22"/>
                <w:lang w:val="en-US"/>
              </w:rPr>
              <w:tab/>
            </w:r>
            <w:r w:rsidRPr="00B25847">
              <w:rPr>
                <w:rStyle w:val="Hyperlink"/>
                <w:noProof/>
              </w:rPr>
              <w:t>New</w:t>
            </w:r>
            <w:r>
              <w:rPr>
                <w:noProof/>
                <w:webHidden/>
              </w:rPr>
              <w:tab/>
            </w:r>
            <w:r>
              <w:rPr>
                <w:noProof/>
                <w:webHidden/>
              </w:rPr>
              <w:fldChar w:fldCharType="begin"/>
            </w:r>
            <w:r>
              <w:rPr>
                <w:noProof/>
                <w:webHidden/>
              </w:rPr>
              <w:instrText xml:space="preserve"> PAGEREF _Toc425500308 \h </w:instrText>
            </w:r>
          </w:ins>
          <w:r>
            <w:rPr>
              <w:noProof/>
              <w:webHidden/>
            </w:rPr>
          </w:r>
          <w:r>
            <w:rPr>
              <w:noProof/>
              <w:webHidden/>
            </w:rPr>
            <w:fldChar w:fldCharType="separate"/>
          </w:r>
          <w:ins w:id="88" w:author="Mahesh Venumbaka" w:date="2015-07-24T11:22:00Z">
            <w:r>
              <w:rPr>
                <w:noProof/>
                <w:webHidden/>
              </w:rPr>
              <w:t>26</w:t>
            </w:r>
            <w:r>
              <w:rPr>
                <w:noProof/>
                <w:webHidden/>
              </w:rPr>
              <w:fldChar w:fldCharType="end"/>
            </w:r>
            <w:r w:rsidRPr="00B25847">
              <w:rPr>
                <w:rStyle w:val="Hyperlink"/>
                <w:noProof/>
              </w:rPr>
              <w:fldChar w:fldCharType="end"/>
            </w:r>
          </w:ins>
        </w:p>
        <w:p w14:paraId="28283534" w14:textId="77777777" w:rsidR="00BF4CA6" w:rsidRDefault="00BF4CA6">
          <w:pPr>
            <w:pStyle w:val="TOC3"/>
            <w:tabs>
              <w:tab w:val="left" w:pos="1100"/>
            </w:tabs>
            <w:rPr>
              <w:ins w:id="89" w:author="Mahesh Venumbaka" w:date="2015-07-24T11:22:00Z"/>
              <w:rFonts w:eastAsiaTheme="minorEastAsia" w:cstheme="minorBidi"/>
              <w:i w:val="0"/>
              <w:noProof/>
              <w:color w:val="auto"/>
              <w:sz w:val="22"/>
              <w:szCs w:val="22"/>
              <w:lang w:val="en-US"/>
            </w:rPr>
          </w:pPr>
          <w:ins w:id="9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"_Toc425500309"</w:instrText>
            </w:r>
            <w:r w:rsidRPr="00B25847">
              <w:rPr>
                <w:rStyle w:val="Hyperlink"/>
                <w:noProof/>
              </w:rPr>
              <w:instrText xml:space="preserve"> </w:instrText>
            </w:r>
            <w:r w:rsidRPr="00B25847">
              <w:rPr>
                <w:rStyle w:val="Hyperlink"/>
                <w:noProof/>
              </w:rPr>
              <w:fldChar w:fldCharType="separate"/>
            </w:r>
            <w:r w:rsidRPr="00B25847">
              <w:rPr>
                <w:rStyle w:val="Hyperlink"/>
                <w:noProof/>
              </w:rPr>
              <w:t>4.2.2</w:t>
            </w:r>
            <w:r>
              <w:rPr>
                <w:rFonts w:eastAsiaTheme="minorEastAsia" w:cstheme="minorBidi"/>
                <w:i w:val="0"/>
                <w:noProof/>
                <w:color w:val="auto"/>
                <w:sz w:val="22"/>
                <w:szCs w:val="22"/>
                <w:lang w:val="en-US"/>
              </w:rPr>
              <w:tab/>
            </w:r>
            <w:r w:rsidRPr="00B25847">
              <w:rPr>
                <w:rStyle w:val="Hyperlink"/>
                <w:noProof/>
              </w:rPr>
              <w:t>Tentative</w:t>
            </w:r>
            <w:r>
              <w:rPr>
                <w:noProof/>
                <w:webHidden/>
              </w:rPr>
              <w:tab/>
            </w:r>
            <w:r>
              <w:rPr>
                <w:noProof/>
                <w:webHidden/>
              </w:rPr>
              <w:fldChar w:fldCharType="begin"/>
            </w:r>
            <w:r>
              <w:rPr>
                <w:noProof/>
                <w:webHidden/>
              </w:rPr>
              <w:instrText xml:space="preserve"> PAGEREF _Toc425500309 \h </w:instrText>
            </w:r>
          </w:ins>
          <w:r>
            <w:rPr>
              <w:noProof/>
              <w:webHidden/>
            </w:rPr>
          </w:r>
          <w:r>
            <w:rPr>
              <w:noProof/>
              <w:webHidden/>
            </w:rPr>
            <w:fldChar w:fldCharType="separate"/>
          </w:r>
          <w:ins w:id="91" w:author="Mahesh Venumbaka" w:date="2015-07-24T11:22:00Z">
            <w:r>
              <w:rPr>
                <w:noProof/>
                <w:webHidden/>
              </w:rPr>
              <w:t>27</w:t>
            </w:r>
            <w:r>
              <w:rPr>
                <w:noProof/>
                <w:webHidden/>
              </w:rPr>
              <w:fldChar w:fldCharType="end"/>
            </w:r>
            <w:r w:rsidRPr="00B25847">
              <w:rPr>
                <w:rStyle w:val="Hyperlink"/>
                <w:noProof/>
              </w:rPr>
              <w:fldChar w:fldCharType="end"/>
            </w:r>
          </w:ins>
        </w:p>
        <w:p w14:paraId="298DE535" w14:textId="77777777" w:rsidR="00BF4CA6" w:rsidRDefault="00BF4CA6">
          <w:pPr>
            <w:pStyle w:val="TOC3"/>
            <w:tabs>
              <w:tab w:val="left" w:pos="1100"/>
            </w:tabs>
            <w:rPr>
              <w:ins w:id="92" w:author="Mahesh Venumbaka" w:date="2015-07-24T11:22:00Z"/>
              <w:rFonts w:eastAsiaTheme="minorEastAsia" w:cstheme="minorBidi"/>
              <w:i w:val="0"/>
              <w:noProof/>
              <w:color w:val="auto"/>
              <w:sz w:val="22"/>
              <w:szCs w:val="22"/>
              <w:lang w:val="en-US"/>
            </w:rPr>
          </w:pPr>
          <w:ins w:id="9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"_Toc425500310"</w:instrText>
            </w:r>
            <w:r w:rsidRPr="00B25847">
              <w:rPr>
                <w:rStyle w:val="Hyperlink"/>
                <w:noProof/>
              </w:rPr>
              <w:instrText xml:space="preserve"> </w:instrText>
            </w:r>
            <w:r w:rsidRPr="00B25847">
              <w:rPr>
                <w:rStyle w:val="Hyperlink"/>
                <w:noProof/>
              </w:rPr>
              <w:fldChar w:fldCharType="separate"/>
            </w:r>
            <w:r w:rsidRPr="00B25847">
              <w:rPr>
                <w:rStyle w:val="Hyperlink"/>
                <w:noProof/>
              </w:rPr>
              <w:t>4.2.3</w:t>
            </w:r>
            <w:r>
              <w:rPr>
                <w:rFonts w:eastAsiaTheme="minorEastAsia" w:cstheme="minorBidi"/>
                <w:i w:val="0"/>
                <w:noProof/>
                <w:color w:val="auto"/>
                <w:sz w:val="22"/>
                <w:szCs w:val="22"/>
                <w:lang w:val="en-US"/>
              </w:rPr>
              <w:tab/>
            </w:r>
            <w:r w:rsidRPr="00B25847">
              <w:rPr>
                <w:rStyle w:val="Hyperlink"/>
                <w:noProof/>
              </w:rPr>
              <w:t>Assigned</w:t>
            </w:r>
            <w:r>
              <w:rPr>
                <w:noProof/>
                <w:webHidden/>
              </w:rPr>
              <w:tab/>
            </w:r>
            <w:r>
              <w:rPr>
                <w:noProof/>
                <w:webHidden/>
              </w:rPr>
              <w:fldChar w:fldCharType="begin"/>
            </w:r>
            <w:r>
              <w:rPr>
                <w:noProof/>
                <w:webHidden/>
              </w:rPr>
              <w:instrText xml:space="preserve"> PAGEREF _Toc425500310 \h </w:instrText>
            </w:r>
          </w:ins>
          <w:r>
            <w:rPr>
              <w:noProof/>
              <w:webHidden/>
            </w:rPr>
          </w:r>
          <w:r>
            <w:rPr>
              <w:noProof/>
              <w:webHidden/>
            </w:rPr>
            <w:fldChar w:fldCharType="separate"/>
          </w:r>
          <w:ins w:id="94" w:author="Mahesh Venumbaka" w:date="2015-07-24T11:22:00Z">
            <w:r>
              <w:rPr>
                <w:noProof/>
                <w:webHidden/>
              </w:rPr>
              <w:t>27</w:t>
            </w:r>
            <w:r>
              <w:rPr>
                <w:noProof/>
                <w:webHidden/>
              </w:rPr>
              <w:fldChar w:fldCharType="end"/>
            </w:r>
            <w:r w:rsidRPr="00B25847">
              <w:rPr>
                <w:rStyle w:val="Hyperlink"/>
                <w:noProof/>
              </w:rPr>
              <w:fldChar w:fldCharType="end"/>
            </w:r>
          </w:ins>
        </w:p>
        <w:p w14:paraId="439EE983" w14:textId="77777777" w:rsidR="00BF4CA6" w:rsidRDefault="00BF4CA6">
          <w:pPr>
            <w:pStyle w:val="TOC3"/>
            <w:tabs>
              <w:tab w:val="left" w:pos="1100"/>
            </w:tabs>
            <w:rPr>
              <w:ins w:id="95" w:author="Mahesh Venumbaka" w:date="2015-07-24T11:22:00Z"/>
              <w:rFonts w:eastAsiaTheme="minorEastAsia" w:cstheme="minorBidi"/>
              <w:i w:val="0"/>
              <w:noProof/>
              <w:color w:val="auto"/>
              <w:sz w:val="22"/>
              <w:szCs w:val="22"/>
              <w:lang w:val="en-US"/>
            </w:rPr>
          </w:pPr>
          <w:ins w:id="9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"_Toc425500311"</w:instrText>
            </w:r>
            <w:r w:rsidRPr="00B25847">
              <w:rPr>
                <w:rStyle w:val="Hyperlink"/>
                <w:noProof/>
              </w:rPr>
              <w:instrText xml:space="preserve"> </w:instrText>
            </w:r>
            <w:r w:rsidRPr="00B25847">
              <w:rPr>
                <w:rStyle w:val="Hyperlink"/>
                <w:noProof/>
              </w:rPr>
              <w:fldChar w:fldCharType="separate"/>
            </w:r>
            <w:r w:rsidRPr="00B25847">
              <w:rPr>
                <w:rStyle w:val="Hyperlink"/>
                <w:noProof/>
              </w:rPr>
              <w:t>4.2.4</w:t>
            </w:r>
            <w:r>
              <w:rPr>
                <w:rFonts w:eastAsiaTheme="minorEastAsia" w:cstheme="minorBidi"/>
                <w:i w:val="0"/>
                <w:noProof/>
                <w:color w:val="auto"/>
                <w:sz w:val="22"/>
                <w:szCs w:val="22"/>
                <w:lang w:val="en-US"/>
              </w:rPr>
              <w:tab/>
            </w:r>
            <w:r w:rsidRPr="00B25847">
              <w:rPr>
                <w:rStyle w:val="Hyperlink"/>
                <w:noProof/>
              </w:rPr>
              <w:t>Acknowledged</w:t>
            </w:r>
            <w:r>
              <w:rPr>
                <w:noProof/>
                <w:webHidden/>
              </w:rPr>
              <w:tab/>
            </w:r>
            <w:r>
              <w:rPr>
                <w:noProof/>
                <w:webHidden/>
              </w:rPr>
              <w:fldChar w:fldCharType="begin"/>
            </w:r>
            <w:r>
              <w:rPr>
                <w:noProof/>
                <w:webHidden/>
              </w:rPr>
              <w:instrText xml:space="preserve"> PAGEREF _Toc425500311 \h </w:instrText>
            </w:r>
          </w:ins>
          <w:r>
            <w:rPr>
              <w:noProof/>
              <w:webHidden/>
            </w:rPr>
          </w:r>
          <w:r>
            <w:rPr>
              <w:noProof/>
              <w:webHidden/>
            </w:rPr>
            <w:fldChar w:fldCharType="separate"/>
          </w:r>
          <w:ins w:id="97" w:author="Mahesh Venumbaka" w:date="2015-07-24T11:22:00Z">
            <w:r>
              <w:rPr>
                <w:noProof/>
                <w:webHidden/>
              </w:rPr>
              <w:t>27</w:t>
            </w:r>
            <w:r>
              <w:rPr>
                <w:noProof/>
                <w:webHidden/>
              </w:rPr>
              <w:fldChar w:fldCharType="end"/>
            </w:r>
            <w:r w:rsidRPr="00B25847">
              <w:rPr>
                <w:rStyle w:val="Hyperlink"/>
                <w:noProof/>
              </w:rPr>
              <w:fldChar w:fldCharType="end"/>
            </w:r>
          </w:ins>
        </w:p>
        <w:p w14:paraId="42711677" w14:textId="77777777" w:rsidR="00BF4CA6" w:rsidRDefault="00BF4CA6">
          <w:pPr>
            <w:pStyle w:val="TOC3"/>
            <w:tabs>
              <w:tab w:val="left" w:pos="1100"/>
            </w:tabs>
            <w:rPr>
              <w:ins w:id="98" w:author="Mahesh Venumbaka" w:date="2015-07-24T11:22:00Z"/>
              <w:rFonts w:eastAsiaTheme="minorEastAsia" w:cstheme="minorBidi"/>
              <w:i w:val="0"/>
              <w:noProof/>
              <w:color w:val="auto"/>
              <w:sz w:val="22"/>
              <w:szCs w:val="22"/>
              <w:lang w:val="en-US"/>
            </w:rPr>
          </w:pPr>
          <w:ins w:id="9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"_Toc425500312"</w:instrText>
            </w:r>
            <w:r w:rsidRPr="00B25847">
              <w:rPr>
                <w:rStyle w:val="Hyperlink"/>
                <w:noProof/>
              </w:rPr>
              <w:instrText xml:space="preserve"> </w:instrText>
            </w:r>
            <w:r w:rsidRPr="00B25847">
              <w:rPr>
                <w:rStyle w:val="Hyperlink"/>
                <w:noProof/>
              </w:rPr>
              <w:fldChar w:fldCharType="separate"/>
            </w:r>
            <w:r w:rsidRPr="00B25847">
              <w:rPr>
                <w:rStyle w:val="Hyperlink"/>
                <w:rFonts w:cs="Arial"/>
                <w:noProof/>
              </w:rPr>
              <w:t>4.2.5</w:t>
            </w:r>
            <w:r>
              <w:rPr>
                <w:rFonts w:eastAsiaTheme="minorEastAsia" w:cstheme="minorBidi"/>
                <w:i w:val="0"/>
                <w:noProof/>
                <w:color w:val="auto"/>
                <w:sz w:val="22"/>
                <w:szCs w:val="22"/>
                <w:lang w:val="en-US"/>
              </w:rPr>
              <w:tab/>
            </w:r>
            <w:r w:rsidRPr="00B25847">
              <w:rPr>
                <w:rStyle w:val="Hyperlink"/>
                <w:noProof/>
              </w:rPr>
              <w:t>Rejected</w:t>
            </w:r>
            <w:r>
              <w:rPr>
                <w:noProof/>
                <w:webHidden/>
              </w:rPr>
              <w:tab/>
            </w:r>
            <w:r>
              <w:rPr>
                <w:noProof/>
                <w:webHidden/>
              </w:rPr>
              <w:fldChar w:fldCharType="begin"/>
            </w:r>
            <w:r>
              <w:rPr>
                <w:noProof/>
                <w:webHidden/>
              </w:rPr>
              <w:instrText xml:space="preserve"> PAGEREF _Toc425500312 \h </w:instrText>
            </w:r>
          </w:ins>
          <w:r>
            <w:rPr>
              <w:noProof/>
              <w:webHidden/>
            </w:rPr>
          </w:r>
          <w:r>
            <w:rPr>
              <w:noProof/>
              <w:webHidden/>
            </w:rPr>
            <w:fldChar w:fldCharType="separate"/>
          </w:r>
          <w:ins w:id="100" w:author="Mahesh Venumbaka" w:date="2015-07-24T11:22:00Z">
            <w:r>
              <w:rPr>
                <w:noProof/>
                <w:webHidden/>
              </w:rPr>
              <w:t>27</w:t>
            </w:r>
            <w:r>
              <w:rPr>
                <w:noProof/>
                <w:webHidden/>
              </w:rPr>
              <w:fldChar w:fldCharType="end"/>
            </w:r>
            <w:r w:rsidRPr="00B25847">
              <w:rPr>
                <w:rStyle w:val="Hyperlink"/>
                <w:noProof/>
              </w:rPr>
              <w:fldChar w:fldCharType="end"/>
            </w:r>
          </w:ins>
        </w:p>
        <w:p w14:paraId="07779ED6" w14:textId="77777777" w:rsidR="00BF4CA6" w:rsidRDefault="00BF4CA6">
          <w:pPr>
            <w:pStyle w:val="TOC3"/>
            <w:tabs>
              <w:tab w:val="left" w:pos="1100"/>
            </w:tabs>
            <w:rPr>
              <w:ins w:id="101" w:author="Mahesh Venumbaka" w:date="2015-07-24T11:22:00Z"/>
              <w:rFonts w:eastAsiaTheme="minorEastAsia" w:cstheme="minorBidi"/>
              <w:i w:val="0"/>
              <w:noProof/>
              <w:color w:val="auto"/>
              <w:sz w:val="22"/>
              <w:szCs w:val="22"/>
              <w:lang w:val="en-US"/>
            </w:rPr>
          </w:pPr>
          <w:ins w:id="10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"_Toc425500313"</w:instrText>
            </w:r>
            <w:r w:rsidRPr="00B25847">
              <w:rPr>
                <w:rStyle w:val="Hyperlink"/>
                <w:noProof/>
              </w:rPr>
              <w:instrText xml:space="preserve"> </w:instrText>
            </w:r>
            <w:r w:rsidRPr="00B25847">
              <w:rPr>
                <w:rStyle w:val="Hyperlink"/>
                <w:noProof/>
              </w:rPr>
              <w:fldChar w:fldCharType="separate"/>
            </w:r>
            <w:r w:rsidRPr="00B25847">
              <w:rPr>
                <w:rStyle w:val="Hyperlink"/>
                <w:noProof/>
              </w:rPr>
              <w:t>4.2.6</w:t>
            </w:r>
            <w:r>
              <w:rPr>
                <w:rFonts w:eastAsiaTheme="minorEastAsia" w:cstheme="minorBidi"/>
                <w:i w:val="0"/>
                <w:noProof/>
                <w:color w:val="auto"/>
                <w:sz w:val="22"/>
                <w:szCs w:val="22"/>
                <w:lang w:val="en-US"/>
              </w:rPr>
              <w:tab/>
            </w:r>
            <w:r w:rsidRPr="00B25847">
              <w:rPr>
                <w:rStyle w:val="Hyperlink"/>
                <w:noProof/>
              </w:rPr>
              <w:t>Rejected by FSE</w:t>
            </w:r>
            <w:r>
              <w:rPr>
                <w:noProof/>
                <w:webHidden/>
              </w:rPr>
              <w:tab/>
            </w:r>
            <w:r>
              <w:rPr>
                <w:noProof/>
                <w:webHidden/>
              </w:rPr>
              <w:fldChar w:fldCharType="begin"/>
            </w:r>
            <w:r>
              <w:rPr>
                <w:noProof/>
                <w:webHidden/>
              </w:rPr>
              <w:instrText xml:space="preserve"> PAGEREF _Toc425500313 \h </w:instrText>
            </w:r>
          </w:ins>
          <w:r>
            <w:rPr>
              <w:noProof/>
              <w:webHidden/>
            </w:rPr>
          </w:r>
          <w:r>
            <w:rPr>
              <w:noProof/>
              <w:webHidden/>
            </w:rPr>
            <w:fldChar w:fldCharType="separate"/>
          </w:r>
          <w:ins w:id="103" w:author="Mahesh Venumbaka" w:date="2015-07-24T11:22:00Z">
            <w:r>
              <w:rPr>
                <w:noProof/>
                <w:webHidden/>
              </w:rPr>
              <w:t>27</w:t>
            </w:r>
            <w:r>
              <w:rPr>
                <w:noProof/>
                <w:webHidden/>
              </w:rPr>
              <w:fldChar w:fldCharType="end"/>
            </w:r>
            <w:r w:rsidRPr="00B25847">
              <w:rPr>
                <w:rStyle w:val="Hyperlink"/>
                <w:noProof/>
              </w:rPr>
              <w:fldChar w:fldCharType="end"/>
            </w:r>
          </w:ins>
        </w:p>
        <w:p w14:paraId="131535C9" w14:textId="77777777" w:rsidR="00BF4CA6" w:rsidRDefault="00BF4CA6">
          <w:pPr>
            <w:pStyle w:val="TOC3"/>
            <w:tabs>
              <w:tab w:val="left" w:pos="1100"/>
            </w:tabs>
            <w:rPr>
              <w:ins w:id="104" w:author="Mahesh Venumbaka" w:date="2015-07-24T11:22:00Z"/>
              <w:rFonts w:eastAsiaTheme="minorEastAsia" w:cstheme="minorBidi"/>
              <w:i w:val="0"/>
              <w:noProof/>
              <w:color w:val="auto"/>
              <w:sz w:val="22"/>
              <w:szCs w:val="22"/>
              <w:lang w:val="en-US"/>
            </w:rPr>
          </w:pPr>
          <w:ins w:id="10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"_Toc425500314"</w:instrText>
            </w:r>
            <w:r w:rsidRPr="00B25847">
              <w:rPr>
                <w:rStyle w:val="Hyperlink"/>
                <w:noProof/>
              </w:rPr>
              <w:instrText xml:space="preserve"> </w:instrText>
            </w:r>
            <w:r w:rsidRPr="00B25847">
              <w:rPr>
                <w:rStyle w:val="Hyperlink"/>
                <w:noProof/>
              </w:rPr>
              <w:fldChar w:fldCharType="separate"/>
            </w:r>
            <w:r w:rsidRPr="00B25847">
              <w:rPr>
                <w:rStyle w:val="Hyperlink"/>
                <w:noProof/>
              </w:rPr>
              <w:t>4.2.7</w:t>
            </w:r>
            <w:r>
              <w:rPr>
                <w:rFonts w:eastAsiaTheme="minorEastAsia" w:cstheme="minorBidi"/>
                <w:i w:val="0"/>
                <w:noProof/>
                <w:color w:val="auto"/>
                <w:sz w:val="22"/>
                <w:szCs w:val="22"/>
                <w:lang w:val="en-US"/>
              </w:rPr>
              <w:tab/>
            </w:r>
            <w:r w:rsidRPr="00B25847">
              <w:rPr>
                <w:rStyle w:val="Hyperlink"/>
                <w:noProof/>
              </w:rPr>
              <w:t>En Route</w:t>
            </w:r>
            <w:r>
              <w:rPr>
                <w:noProof/>
                <w:webHidden/>
              </w:rPr>
              <w:tab/>
            </w:r>
            <w:r>
              <w:rPr>
                <w:noProof/>
                <w:webHidden/>
              </w:rPr>
              <w:fldChar w:fldCharType="begin"/>
            </w:r>
            <w:r>
              <w:rPr>
                <w:noProof/>
                <w:webHidden/>
              </w:rPr>
              <w:instrText xml:space="preserve"> PAGEREF _Toc425500314 \h </w:instrText>
            </w:r>
          </w:ins>
          <w:r>
            <w:rPr>
              <w:noProof/>
              <w:webHidden/>
            </w:rPr>
          </w:r>
          <w:r>
            <w:rPr>
              <w:noProof/>
              <w:webHidden/>
            </w:rPr>
            <w:fldChar w:fldCharType="separate"/>
          </w:r>
          <w:ins w:id="106" w:author="Mahesh Venumbaka" w:date="2015-07-24T11:22:00Z">
            <w:r>
              <w:rPr>
                <w:noProof/>
                <w:webHidden/>
              </w:rPr>
              <w:t>28</w:t>
            </w:r>
            <w:r>
              <w:rPr>
                <w:noProof/>
                <w:webHidden/>
              </w:rPr>
              <w:fldChar w:fldCharType="end"/>
            </w:r>
            <w:r w:rsidRPr="00B25847">
              <w:rPr>
                <w:rStyle w:val="Hyperlink"/>
                <w:noProof/>
              </w:rPr>
              <w:fldChar w:fldCharType="end"/>
            </w:r>
          </w:ins>
        </w:p>
        <w:p w14:paraId="2FBD22C8" w14:textId="77777777" w:rsidR="00BF4CA6" w:rsidRDefault="00BF4CA6">
          <w:pPr>
            <w:pStyle w:val="TOC3"/>
            <w:tabs>
              <w:tab w:val="left" w:pos="1100"/>
            </w:tabs>
            <w:rPr>
              <w:ins w:id="107" w:author="Mahesh Venumbaka" w:date="2015-07-24T11:22:00Z"/>
              <w:rFonts w:eastAsiaTheme="minorEastAsia" w:cstheme="minorBidi"/>
              <w:i w:val="0"/>
              <w:noProof/>
              <w:color w:val="auto"/>
              <w:sz w:val="22"/>
              <w:szCs w:val="22"/>
              <w:lang w:val="en-US"/>
            </w:rPr>
          </w:pPr>
          <w:ins w:id="10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"_Toc425500315"</w:instrText>
            </w:r>
            <w:r w:rsidRPr="00B25847">
              <w:rPr>
                <w:rStyle w:val="Hyperlink"/>
                <w:noProof/>
              </w:rPr>
              <w:instrText xml:space="preserve"> </w:instrText>
            </w:r>
            <w:r w:rsidRPr="00B25847">
              <w:rPr>
                <w:rStyle w:val="Hyperlink"/>
                <w:noProof/>
              </w:rPr>
              <w:fldChar w:fldCharType="separate"/>
            </w:r>
            <w:r w:rsidRPr="00B25847">
              <w:rPr>
                <w:rStyle w:val="Hyperlink"/>
                <w:noProof/>
              </w:rPr>
              <w:t>4.2.8</w:t>
            </w:r>
            <w:r>
              <w:rPr>
                <w:rFonts w:eastAsiaTheme="minorEastAsia" w:cstheme="minorBidi"/>
                <w:i w:val="0"/>
                <w:noProof/>
                <w:color w:val="auto"/>
                <w:sz w:val="22"/>
                <w:szCs w:val="22"/>
                <w:lang w:val="en-US"/>
              </w:rPr>
              <w:tab/>
            </w:r>
            <w:r w:rsidRPr="00B25847">
              <w:rPr>
                <w:rStyle w:val="Hyperlink"/>
                <w:noProof/>
              </w:rPr>
              <w:t>On Site</w:t>
            </w:r>
            <w:r>
              <w:rPr>
                <w:noProof/>
                <w:webHidden/>
              </w:rPr>
              <w:tab/>
            </w:r>
            <w:r>
              <w:rPr>
                <w:noProof/>
                <w:webHidden/>
              </w:rPr>
              <w:fldChar w:fldCharType="begin"/>
            </w:r>
            <w:r>
              <w:rPr>
                <w:noProof/>
                <w:webHidden/>
              </w:rPr>
              <w:instrText xml:space="preserve"> PAGEREF _Toc425500315 \h </w:instrText>
            </w:r>
          </w:ins>
          <w:r>
            <w:rPr>
              <w:noProof/>
              <w:webHidden/>
            </w:rPr>
          </w:r>
          <w:r>
            <w:rPr>
              <w:noProof/>
              <w:webHidden/>
            </w:rPr>
            <w:fldChar w:fldCharType="separate"/>
          </w:r>
          <w:ins w:id="109" w:author="Mahesh Venumbaka" w:date="2015-07-24T11:22:00Z">
            <w:r>
              <w:rPr>
                <w:noProof/>
                <w:webHidden/>
              </w:rPr>
              <w:t>28</w:t>
            </w:r>
            <w:r>
              <w:rPr>
                <w:noProof/>
                <w:webHidden/>
              </w:rPr>
              <w:fldChar w:fldCharType="end"/>
            </w:r>
            <w:r w:rsidRPr="00B25847">
              <w:rPr>
                <w:rStyle w:val="Hyperlink"/>
                <w:noProof/>
              </w:rPr>
              <w:fldChar w:fldCharType="end"/>
            </w:r>
          </w:ins>
        </w:p>
        <w:p w14:paraId="05EC266E" w14:textId="77777777" w:rsidR="00BF4CA6" w:rsidRDefault="00BF4CA6">
          <w:pPr>
            <w:pStyle w:val="TOC3"/>
            <w:tabs>
              <w:tab w:val="left" w:pos="1100"/>
            </w:tabs>
            <w:rPr>
              <w:ins w:id="110" w:author="Mahesh Venumbaka" w:date="2015-07-24T11:22:00Z"/>
              <w:rFonts w:eastAsiaTheme="minorEastAsia" w:cstheme="minorBidi"/>
              <w:i w:val="0"/>
              <w:noProof/>
              <w:color w:val="auto"/>
              <w:sz w:val="22"/>
              <w:szCs w:val="22"/>
              <w:lang w:val="en-US"/>
            </w:rPr>
          </w:pPr>
          <w:ins w:id="11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"_Toc425500316"</w:instrText>
            </w:r>
            <w:r w:rsidRPr="00B25847">
              <w:rPr>
                <w:rStyle w:val="Hyperlink"/>
                <w:noProof/>
              </w:rPr>
              <w:instrText xml:space="preserve"> </w:instrText>
            </w:r>
            <w:r w:rsidRPr="00B25847">
              <w:rPr>
                <w:rStyle w:val="Hyperlink"/>
                <w:noProof/>
              </w:rPr>
              <w:fldChar w:fldCharType="separate"/>
            </w:r>
            <w:r w:rsidRPr="00B25847">
              <w:rPr>
                <w:rStyle w:val="Hyperlink"/>
                <w:rFonts w:cs="Arial"/>
                <w:noProof/>
              </w:rPr>
              <w:t>4.2.9</w:t>
            </w:r>
            <w:r>
              <w:rPr>
                <w:rFonts w:eastAsiaTheme="minorEastAsia" w:cstheme="minorBidi"/>
                <w:i w:val="0"/>
                <w:noProof/>
                <w:color w:val="auto"/>
                <w:sz w:val="22"/>
                <w:szCs w:val="22"/>
                <w:lang w:val="en-US"/>
              </w:rPr>
              <w:tab/>
            </w:r>
            <w:r w:rsidRPr="00B25847">
              <w:rPr>
                <w:rStyle w:val="Hyperlink"/>
                <w:noProof/>
              </w:rPr>
              <w:t>Completed</w:t>
            </w:r>
            <w:r>
              <w:rPr>
                <w:noProof/>
                <w:webHidden/>
              </w:rPr>
              <w:tab/>
            </w:r>
            <w:r>
              <w:rPr>
                <w:noProof/>
                <w:webHidden/>
              </w:rPr>
              <w:fldChar w:fldCharType="begin"/>
            </w:r>
            <w:r>
              <w:rPr>
                <w:noProof/>
                <w:webHidden/>
              </w:rPr>
              <w:instrText xml:space="preserve"> PAGEREF _Toc425500316 \h </w:instrText>
            </w:r>
          </w:ins>
          <w:r>
            <w:rPr>
              <w:noProof/>
              <w:webHidden/>
            </w:rPr>
          </w:r>
          <w:r>
            <w:rPr>
              <w:noProof/>
              <w:webHidden/>
            </w:rPr>
            <w:fldChar w:fldCharType="separate"/>
          </w:r>
          <w:ins w:id="112" w:author="Mahesh Venumbaka" w:date="2015-07-24T11:22:00Z">
            <w:r>
              <w:rPr>
                <w:noProof/>
                <w:webHidden/>
              </w:rPr>
              <w:t>28</w:t>
            </w:r>
            <w:r>
              <w:rPr>
                <w:noProof/>
                <w:webHidden/>
              </w:rPr>
              <w:fldChar w:fldCharType="end"/>
            </w:r>
            <w:r w:rsidRPr="00B25847">
              <w:rPr>
                <w:rStyle w:val="Hyperlink"/>
                <w:noProof/>
              </w:rPr>
              <w:fldChar w:fldCharType="end"/>
            </w:r>
          </w:ins>
        </w:p>
        <w:p w14:paraId="4F8B0049" w14:textId="77777777" w:rsidR="00BF4CA6" w:rsidRDefault="00BF4CA6">
          <w:pPr>
            <w:pStyle w:val="TOC3"/>
            <w:tabs>
              <w:tab w:val="left" w:pos="1320"/>
            </w:tabs>
            <w:rPr>
              <w:ins w:id="113" w:author="Mahesh Venumbaka" w:date="2015-07-24T11:22:00Z"/>
              <w:rFonts w:eastAsiaTheme="minorEastAsia" w:cstheme="minorBidi"/>
              <w:i w:val="0"/>
              <w:noProof/>
              <w:color w:val="auto"/>
              <w:sz w:val="22"/>
              <w:szCs w:val="22"/>
              <w:lang w:val="en-US"/>
            </w:rPr>
          </w:pPr>
          <w:ins w:id="114" w:author="Mahesh Venumbaka" w:date="2015-07-24T11:22:00Z">
            <w:r w:rsidRPr="00B25847">
              <w:rPr>
                <w:rStyle w:val="Hyperlink"/>
                <w:noProof/>
              </w:rPr>
              <w:lastRenderedPageBreak/>
              <w:fldChar w:fldCharType="begin"/>
            </w:r>
            <w:r w:rsidRPr="00B25847">
              <w:rPr>
                <w:rStyle w:val="Hyperlink"/>
                <w:noProof/>
              </w:rPr>
              <w:instrText xml:space="preserve"> </w:instrText>
            </w:r>
            <w:r>
              <w:rPr>
                <w:noProof/>
              </w:rPr>
              <w:instrText>HYPERLINK \l "_Toc425500317"</w:instrText>
            </w:r>
            <w:r w:rsidRPr="00B25847">
              <w:rPr>
                <w:rStyle w:val="Hyperlink"/>
                <w:noProof/>
              </w:rPr>
              <w:instrText xml:space="preserve"> </w:instrText>
            </w:r>
            <w:r w:rsidRPr="00B25847">
              <w:rPr>
                <w:rStyle w:val="Hyperlink"/>
                <w:noProof/>
              </w:rPr>
              <w:fldChar w:fldCharType="separate"/>
            </w:r>
            <w:r w:rsidRPr="00B25847">
              <w:rPr>
                <w:rStyle w:val="Hyperlink"/>
                <w:rFonts w:cs="Arial"/>
                <w:noProof/>
              </w:rPr>
              <w:t>4.2.10</w:t>
            </w:r>
            <w:r>
              <w:rPr>
                <w:rFonts w:eastAsiaTheme="minorEastAsia" w:cstheme="minorBidi"/>
                <w:i w:val="0"/>
                <w:noProof/>
                <w:color w:val="auto"/>
                <w:sz w:val="22"/>
                <w:szCs w:val="22"/>
                <w:lang w:val="en-US"/>
              </w:rPr>
              <w:tab/>
            </w:r>
            <w:r w:rsidRPr="00B25847">
              <w:rPr>
                <w:rStyle w:val="Hyperlink"/>
                <w:noProof/>
              </w:rPr>
              <w:t>Incomplete</w:t>
            </w:r>
            <w:r>
              <w:rPr>
                <w:noProof/>
                <w:webHidden/>
              </w:rPr>
              <w:tab/>
            </w:r>
            <w:r>
              <w:rPr>
                <w:noProof/>
                <w:webHidden/>
              </w:rPr>
              <w:fldChar w:fldCharType="begin"/>
            </w:r>
            <w:r>
              <w:rPr>
                <w:noProof/>
                <w:webHidden/>
              </w:rPr>
              <w:instrText xml:space="preserve"> PAGEREF _Toc425500317 \h </w:instrText>
            </w:r>
          </w:ins>
          <w:r>
            <w:rPr>
              <w:noProof/>
              <w:webHidden/>
            </w:rPr>
          </w:r>
          <w:r>
            <w:rPr>
              <w:noProof/>
              <w:webHidden/>
            </w:rPr>
            <w:fldChar w:fldCharType="separate"/>
          </w:r>
          <w:ins w:id="115" w:author="Mahesh Venumbaka" w:date="2015-07-24T11:22:00Z">
            <w:r>
              <w:rPr>
                <w:noProof/>
                <w:webHidden/>
              </w:rPr>
              <w:t>28</w:t>
            </w:r>
            <w:r>
              <w:rPr>
                <w:noProof/>
                <w:webHidden/>
              </w:rPr>
              <w:fldChar w:fldCharType="end"/>
            </w:r>
            <w:r w:rsidRPr="00B25847">
              <w:rPr>
                <w:rStyle w:val="Hyperlink"/>
                <w:noProof/>
              </w:rPr>
              <w:fldChar w:fldCharType="end"/>
            </w:r>
          </w:ins>
        </w:p>
        <w:p w14:paraId="2296BE72" w14:textId="77777777" w:rsidR="00BF4CA6" w:rsidRDefault="00BF4CA6">
          <w:pPr>
            <w:pStyle w:val="TOC3"/>
            <w:tabs>
              <w:tab w:val="left" w:pos="1320"/>
            </w:tabs>
            <w:rPr>
              <w:ins w:id="116" w:author="Mahesh Venumbaka" w:date="2015-07-24T11:22:00Z"/>
              <w:rFonts w:eastAsiaTheme="minorEastAsia" w:cstheme="minorBidi"/>
              <w:i w:val="0"/>
              <w:noProof/>
              <w:color w:val="auto"/>
              <w:sz w:val="22"/>
              <w:szCs w:val="22"/>
              <w:lang w:val="en-US"/>
            </w:rPr>
          </w:pPr>
          <w:ins w:id="11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"_Toc425500318"</w:instrText>
            </w:r>
            <w:r w:rsidRPr="00B25847">
              <w:rPr>
                <w:rStyle w:val="Hyperlink"/>
                <w:noProof/>
              </w:rPr>
              <w:instrText xml:space="preserve"> </w:instrText>
            </w:r>
            <w:r w:rsidRPr="00B25847">
              <w:rPr>
                <w:rStyle w:val="Hyperlink"/>
                <w:noProof/>
              </w:rPr>
              <w:fldChar w:fldCharType="separate"/>
            </w:r>
            <w:r w:rsidRPr="00B25847">
              <w:rPr>
                <w:rStyle w:val="Hyperlink"/>
                <w:noProof/>
              </w:rPr>
              <w:t>4.2.11</w:t>
            </w:r>
            <w:r>
              <w:rPr>
                <w:rFonts w:eastAsiaTheme="minorEastAsia" w:cstheme="minorBidi"/>
                <w:i w:val="0"/>
                <w:noProof/>
                <w:color w:val="auto"/>
                <w:sz w:val="22"/>
                <w:szCs w:val="22"/>
                <w:lang w:val="en-US"/>
              </w:rPr>
              <w:tab/>
            </w:r>
            <w:r w:rsidRPr="00B25847">
              <w:rPr>
                <w:rStyle w:val="Hyperlink"/>
                <w:noProof/>
              </w:rPr>
              <w:t>Cancelled</w:t>
            </w:r>
            <w:r>
              <w:rPr>
                <w:noProof/>
                <w:webHidden/>
              </w:rPr>
              <w:tab/>
            </w:r>
            <w:r>
              <w:rPr>
                <w:noProof/>
                <w:webHidden/>
              </w:rPr>
              <w:fldChar w:fldCharType="begin"/>
            </w:r>
            <w:r>
              <w:rPr>
                <w:noProof/>
                <w:webHidden/>
              </w:rPr>
              <w:instrText xml:space="preserve"> PAGEREF _Toc425500318 \h </w:instrText>
            </w:r>
          </w:ins>
          <w:r>
            <w:rPr>
              <w:noProof/>
              <w:webHidden/>
            </w:rPr>
          </w:r>
          <w:r>
            <w:rPr>
              <w:noProof/>
              <w:webHidden/>
            </w:rPr>
            <w:fldChar w:fldCharType="separate"/>
          </w:r>
          <w:ins w:id="118" w:author="Mahesh Venumbaka" w:date="2015-07-24T11:22:00Z">
            <w:r>
              <w:rPr>
                <w:noProof/>
                <w:webHidden/>
              </w:rPr>
              <w:t>29</w:t>
            </w:r>
            <w:r>
              <w:rPr>
                <w:noProof/>
                <w:webHidden/>
              </w:rPr>
              <w:fldChar w:fldCharType="end"/>
            </w:r>
            <w:r w:rsidRPr="00B25847">
              <w:rPr>
                <w:rStyle w:val="Hyperlink"/>
                <w:noProof/>
              </w:rPr>
              <w:fldChar w:fldCharType="end"/>
            </w:r>
          </w:ins>
        </w:p>
        <w:p w14:paraId="0C14F1A9" w14:textId="77777777" w:rsidR="00BF4CA6" w:rsidRDefault="00BF4CA6">
          <w:pPr>
            <w:pStyle w:val="TOC3"/>
            <w:tabs>
              <w:tab w:val="left" w:pos="1320"/>
            </w:tabs>
            <w:rPr>
              <w:ins w:id="119" w:author="Mahesh Venumbaka" w:date="2015-07-24T11:22:00Z"/>
              <w:rFonts w:eastAsiaTheme="minorEastAsia" w:cstheme="minorBidi"/>
              <w:i w:val="0"/>
              <w:noProof/>
              <w:color w:val="auto"/>
              <w:sz w:val="22"/>
              <w:szCs w:val="22"/>
              <w:lang w:val="en-US"/>
            </w:rPr>
          </w:pPr>
          <w:ins w:id="12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"_Toc425500319"</w:instrText>
            </w:r>
            <w:r w:rsidRPr="00B25847">
              <w:rPr>
                <w:rStyle w:val="Hyperlink"/>
                <w:noProof/>
              </w:rPr>
              <w:instrText xml:space="preserve"> </w:instrText>
            </w:r>
            <w:r w:rsidRPr="00B25847">
              <w:rPr>
                <w:rStyle w:val="Hyperlink"/>
                <w:noProof/>
              </w:rPr>
              <w:fldChar w:fldCharType="separate"/>
            </w:r>
            <w:r w:rsidRPr="00B25847">
              <w:rPr>
                <w:rStyle w:val="Hyperlink"/>
                <w:noProof/>
              </w:rPr>
              <w:t>4.2.12</w:t>
            </w:r>
            <w:r>
              <w:rPr>
                <w:rFonts w:eastAsiaTheme="minorEastAsia" w:cstheme="minorBidi"/>
                <w:i w:val="0"/>
                <w:noProof/>
                <w:color w:val="auto"/>
                <w:sz w:val="22"/>
                <w:szCs w:val="22"/>
                <w:lang w:val="en-US"/>
              </w:rPr>
              <w:tab/>
            </w:r>
            <w:r w:rsidRPr="00B25847">
              <w:rPr>
                <w:rStyle w:val="Hyperlink"/>
                <w:noProof/>
              </w:rPr>
              <w:t>Suspended</w:t>
            </w:r>
            <w:r>
              <w:rPr>
                <w:noProof/>
                <w:webHidden/>
              </w:rPr>
              <w:tab/>
            </w:r>
            <w:r>
              <w:rPr>
                <w:noProof/>
                <w:webHidden/>
              </w:rPr>
              <w:fldChar w:fldCharType="begin"/>
            </w:r>
            <w:r>
              <w:rPr>
                <w:noProof/>
                <w:webHidden/>
              </w:rPr>
              <w:instrText xml:space="preserve"> PAGEREF _Toc425500319 \h </w:instrText>
            </w:r>
          </w:ins>
          <w:r>
            <w:rPr>
              <w:noProof/>
              <w:webHidden/>
            </w:rPr>
          </w:r>
          <w:r>
            <w:rPr>
              <w:noProof/>
              <w:webHidden/>
            </w:rPr>
            <w:fldChar w:fldCharType="separate"/>
          </w:r>
          <w:ins w:id="121" w:author="Mahesh Venumbaka" w:date="2015-07-24T11:22:00Z">
            <w:r>
              <w:rPr>
                <w:noProof/>
                <w:webHidden/>
              </w:rPr>
              <w:t>29</w:t>
            </w:r>
            <w:r>
              <w:rPr>
                <w:noProof/>
                <w:webHidden/>
              </w:rPr>
              <w:fldChar w:fldCharType="end"/>
            </w:r>
            <w:r w:rsidRPr="00B25847">
              <w:rPr>
                <w:rStyle w:val="Hyperlink"/>
                <w:noProof/>
              </w:rPr>
              <w:fldChar w:fldCharType="end"/>
            </w:r>
          </w:ins>
        </w:p>
        <w:p w14:paraId="1A87967F" w14:textId="77777777" w:rsidR="00BF4CA6" w:rsidRDefault="00BF4CA6">
          <w:pPr>
            <w:pStyle w:val="TOC2"/>
            <w:tabs>
              <w:tab w:val="left" w:pos="880"/>
            </w:tabs>
            <w:rPr>
              <w:ins w:id="122" w:author="Mahesh Venumbaka" w:date="2015-07-24T11:22:00Z"/>
              <w:rFonts w:eastAsiaTheme="minorEastAsia" w:cstheme="minorBidi"/>
              <w:smallCaps w:val="0"/>
              <w:noProof/>
              <w:color w:val="auto"/>
              <w:sz w:val="22"/>
              <w:szCs w:val="22"/>
              <w:lang w:val="en-US"/>
            </w:rPr>
          </w:pPr>
          <w:ins w:id="12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"_Toc425500320"</w:instrText>
            </w:r>
            <w:r w:rsidRPr="00B25847">
              <w:rPr>
                <w:rStyle w:val="Hyperlink"/>
                <w:noProof/>
              </w:rPr>
              <w:instrText xml:space="preserve"> </w:instrText>
            </w:r>
            <w:r w:rsidRPr="00B25847">
              <w:rPr>
                <w:rStyle w:val="Hyperlink"/>
                <w:noProof/>
              </w:rPr>
              <w:fldChar w:fldCharType="separate"/>
            </w:r>
            <w:r w:rsidRPr="00B25847">
              <w:rPr>
                <w:rStyle w:val="Hyperlink"/>
                <w:noProof/>
              </w:rPr>
              <w:t>4.3</w:t>
            </w:r>
            <w:r>
              <w:rPr>
                <w:rFonts w:eastAsiaTheme="minorEastAsia" w:cstheme="minorBidi"/>
                <w:smallCaps w:val="0"/>
                <w:noProof/>
                <w:color w:val="auto"/>
                <w:sz w:val="22"/>
                <w:szCs w:val="22"/>
                <w:lang w:val="en-US"/>
              </w:rPr>
              <w:tab/>
            </w:r>
            <w:r w:rsidRPr="00B25847">
              <w:rPr>
                <w:rStyle w:val="Hyperlink"/>
                <w:noProof/>
              </w:rPr>
              <w:t>GEHC’s Business Scenarios</w:t>
            </w:r>
            <w:r>
              <w:rPr>
                <w:noProof/>
                <w:webHidden/>
              </w:rPr>
              <w:tab/>
            </w:r>
            <w:r>
              <w:rPr>
                <w:noProof/>
                <w:webHidden/>
              </w:rPr>
              <w:fldChar w:fldCharType="begin"/>
            </w:r>
            <w:r>
              <w:rPr>
                <w:noProof/>
                <w:webHidden/>
              </w:rPr>
              <w:instrText xml:space="preserve"> PAGEREF _Toc425500320 \h </w:instrText>
            </w:r>
          </w:ins>
          <w:r>
            <w:rPr>
              <w:noProof/>
              <w:webHidden/>
            </w:rPr>
          </w:r>
          <w:r>
            <w:rPr>
              <w:noProof/>
              <w:webHidden/>
            </w:rPr>
            <w:fldChar w:fldCharType="separate"/>
          </w:r>
          <w:ins w:id="124" w:author="Mahesh Venumbaka" w:date="2015-07-24T11:22:00Z">
            <w:r>
              <w:rPr>
                <w:noProof/>
                <w:webHidden/>
              </w:rPr>
              <w:t>30</w:t>
            </w:r>
            <w:r>
              <w:rPr>
                <w:noProof/>
                <w:webHidden/>
              </w:rPr>
              <w:fldChar w:fldCharType="end"/>
            </w:r>
            <w:r w:rsidRPr="00B25847">
              <w:rPr>
                <w:rStyle w:val="Hyperlink"/>
                <w:noProof/>
              </w:rPr>
              <w:fldChar w:fldCharType="end"/>
            </w:r>
          </w:ins>
        </w:p>
        <w:p w14:paraId="5EA53F28" w14:textId="77777777" w:rsidR="00BF4CA6" w:rsidRDefault="00BF4CA6">
          <w:pPr>
            <w:pStyle w:val="TOC3"/>
            <w:tabs>
              <w:tab w:val="left" w:pos="1100"/>
            </w:tabs>
            <w:rPr>
              <w:ins w:id="125" w:author="Mahesh Venumbaka" w:date="2015-07-24T11:22:00Z"/>
              <w:rFonts w:eastAsiaTheme="minorEastAsia" w:cstheme="minorBidi"/>
              <w:i w:val="0"/>
              <w:noProof/>
              <w:color w:val="auto"/>
              <w:sz w:val="22"/>
              <w:szCs w:val="22"/>
              <w:lang w:val="en-US"/>
            </w:rPr>
          </w:pPr>
          <w:ins w:id="12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"_Toc425500321"</w:instrText>
            </w:r>
            <w:r w:rsidRPr="00B25847">
              <w:rPr>
                <w:rStyle w:val="Hyperlink"/>
                <w:noProof/>
              </w:rPr>
              <w:instrText xml:space="preserve"> </w:instrText>
            </w:r>
            <w:r w:rsidRPr="00B25847">
              <w:rPr>
                <w:rStyle w:val="Hyperlink"/>
                <w:noProof/>
              </w:rPr>
              <w:fldChar w:fldCharType="separate"/>
            </w:r>
            <w:r w:rsidRPr="00B25847">
              <w:rPr>
                <w:rStyle w:val="Hyperlink"/>
                <w:noProof/>
              </w:rPr>
              <w:t>4.3.1</w:t>
            </w:r>
            <w:r>
              <w:rPr>
                <w:rFonts w:eastAsiaTheme="minorEastAsia" w:cstheme="minorBidi"/>
                <w:i w:val="0"/>
                <w:noProof/>
                <w:color w:val="auto"/>
                <w:sz w:val="22"/>
                <w:szCs w:val="22"/>
                <w:lang w:val="en-US"/>
              </w:rPr>
              <w:tab/>
            </w:r>
            <w:r w:rsidRPr="00B25847">
              <w:rPr>
                <w:rStyle w:val="Hyperlink"/>
                <w:noProof/>
              </w:rPr>
              <w:t>Business Scenario 1: Schedule a Corrective job</w:t>
            </w:r>
            <w:r>
              <w:rPr>
                <w:noProof/>
                <w:webHidden/>
              </w:rPr>
              <w:tab/>
            </w:r>
            <w:r>
              <w:rPr>
                <w:noProof/>
                <w:webHidden/>
              </w:rPr>
              <w:fldChar w:fldCharType="begin"/>
            </w:r>
            <w:r>
              <w:rPr>
                <w:noProof/>
                <w:webHidden/>
              </w:rPr>
              <w:instrText xml:space="preserve"> PAGEREF _Toc425500321 \h </w:instrText>
            </w:r>
          </w:ins>
          <w:r>
            <w:rPr>
              <w:noProof/>
              <w:webHidden/>
            </w:rPr>
          </w:r>
          <w:r>
            <w:rPr>
              <w:noProof/>
              <w:webHidden/>
            </w:rPr>
            <w:fldChar w:fldCharType="separate"/>
          </w:r>
          <w:ins w:id="127" w:author="Mahesh Venumbaka" w:date="2015-07-24T11:22:00Z">
            <w:r>
              <w:rPr>
                <w:noProof/>
                <w:webHidden/>
              </w:rPr>
              <w:t>30</w:t>
            </w:r>
            <w:r>
              <w:rPr>
                <w:noProof/>
                <w:webHidden/>
              </w:rPr>
              <w:fldChar w:fldCharType="end"/>
            </w:r>
            <w:r w:rsidRPr="00B25847">
              <w:rPr>
                <w:rStyle w:val="Hyperlink"/>
                <w:noProof/>
              </w:rPr>
              <w:fldChar w:fldCharType="end"/>
            </w:r>
          </w:ins>
        </w:p>
        <w:p w14:paraId="0474C424" w14:textId="77777777" w:rsidR="00BF4CA6" w:rsidRDefault="00BF4CA6">
          <w:pPr>
            <w:pStyle w:val="TOC3"/>
            <w:tabs>
              <w:tab w:val="left" w:pos="1100"/>
            </w:tabs>
            <w:rPr>
              <w:ins w:id="128" w:author="Mahesh Venumbaka" w:date="2015-07-24T11:22:00Z"/>
              <w:rFonts w:eastAsiaTheme="minorEastAsia" w:cstheme="minorBidi"/>
              <w:i w:val="0"/>
              <w:noProof/>
              <w:color w:val="auto"/>
              <w:sz w:val="22"/>
              <w:szCs w:val="22"/>
              <w:lang w:val="en-US"/>
            </w:rPr>
          </w:pPr>
          <w:ins w:id="12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"_Toc425500322"</w:instrText>
            </w:r>
            <w:r w:rsidRPr="00B25847">
              <w:rPr>
                <w:rStyle w:val="Hyperlink"/>
                <w:noProof/>
              </w:rPr>
              <w:instrText xml:space="preserve"> </w:instrText>
            </w:r>
            <w:r w:rsidRPr="00B25847">
              <w:rPr>
                <w:rStyle w:val="Hyperlink"/>
                <w:noProof/>
              </w:rPr>
              <w:fldChar w:fldCharType="separate"/>
            </w:r>
            <w:r w:rsidRPr="00B25847">
              <w:rPr>
                <w:rStyle w:val="Hyperlink"/>
                <w:noProof/>
              </w:rPr>
              <w:t>4.3.2</w:t>
            </w:r>
            <w:r>
              <w:rPr>
                <w:rFonts w:eastAsiaTheme="minorEastAsia" w:cstheme="minorBidi"/>
                <w:i w:val="0"/>
                <w:noProof/>
                <w:color w:val="auto"/>
                <w:sz w:val="22"/>
                <w:szCs w:val="22"/>
                <w:lang w:val="en-US"/>
              </w:rPr>
              <w:tab/>
            </w:r>
            <w:r w:rsidRPr="00B25847">
              <w:rPr>
                <w:rStyle w:val="Hyperlink"/>
                <w:noProof/>
              </w:rPr>
              <w:t xml:space="preserve">Business Scenario 1A: Appointment Booking    </w:t>
            </w:r>
            <w:r w:rsidRPr="00B25847">
              <w:rPr>
                <w:rStyle w:val="Hyperlink"/>
                <w:rPrChange w:id="130">
                  <w:rPr>
                    <w:noProof/>
                    <w:lang w:val="en-US"/>
                  </w:rPr>
                </w:rPrChange>
              </w:rPr>
              <w:drawing>
                <wp:inline distT="0" distB="0" distL="0" distR="0" wp14:anchorId="0CAE7695" wp14:editId="0CAE7696">
                  <wp:extent cx="705644" cy="533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344" cy="534685"/>
                          </a:xfrm>
                          <a:prstGeom prst="rect">
                            <a:avLst/>
                          </a:prstGeom>
                          <a:noFill/>
                        </pic:spPr>
                      </pic:pic>
                    </a:graphicData>
                  </a:graphic>
                </wp:inline>
              </w:drawing>
            </w:r>
            <w:r>
              <w:rPr>
                <w:noProof/>
                <w:webHidden/>
              </w:rPr>
              <w:tab/>
            </w:r>
            <w:r>
              <w:rPr>
                <w:noProof/>
                <w:webHidden/>
              </w:rPr>
              <w:fldChar w:fldCharType="begin"/>
            </w:r>
            <w:r>
              <w:rPr>
                <w:noProof/>
                <w:webHidden/>
              </w:rPr>
              <w:instrText xml:space="preserve"> PAGEREF _Toc425500322 \h </w:instrText>
            </w:r>
          </w:ins>
          <w:r>
            <w:rPr>
              <w:noProof/>
              <w:webHidden/>
            </w:rPr>
          </w:r>
          <w:r>
            <w:rPr>
              <w:noProof/>
              <w:webHidden/>
            </w:rPr>
            <w:fldChar w:fldCharType="separate"/>
          </w:r>
          <w:ins w:id="131" w:author="Mahesh Venumbaka" w:date="2015-07-24T11:22:00Z">
            <w:r>
              <w:rPr>
                <w:noProof/>
                <w:webHidden/>
              </w:rPr>
              <w:t>37</w:t>
            </w:r>
            <w:r>
              <w:rPr>
                <w:noProof/>
                <w:webHidden/>
              </w:rPr>
              <w:fldChar w:fldCharType="end"/>
            </w:r>
            <w:r w:rsidRPr="00B25847">
              <w:rPr>
                <w:rStyle w:val="Hyperlink"/>
                <w:noProof/>
              </w:rPr>
              <w:fldChar w:fldCharType="end"/>
            </w:r>
          </w:ins>
        </w:p>
        <w:p w14:paraId="0E954E0E" w14:textId="77777777" w:rsidR="00BF4CA6" w:rsidRDefault="00BF4CA6">
          <w:pPr>
            <w:pStyle w:val="TOC3"/>
            <w:tabs>
              <w:tab w:val="left" w:pos="1100"/>
            </w:tabs>
            <w:rPr>
              <w:ins w:id="132" w:author="Mahesh Venumbaka" w:date="2015-07-24T11:22:00Z"/>
              <w:rFonts w:eastAsiaTheme="minorEastAsia" w:cstheme="minorBidi"/>
              <w:i w:val="0"/>
              <w:noProof/>
              <w:color w:val="auto"/>
              <w:sz w:val="22"/>
              <w:szCs w:val="22"/>
              <w:lang w:val="en-US"/>
            </w:rPr>
          </w:pPr>
          <w:ins w:id="13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"_Toc425500323"</w:instrText>
            </w:r>
            <w:r w:rsidRPr="00B25847">
              <w:rPr>
                <w:rStyle w:val="Hyperlink"/>
                <w:noProof/>
              </w:rPr>
              <w:instrText xml:space="preserve"> </w:instrText>
            </w:r>
            <w:r w:rsidRPr="00B25847">
              <w:rPr>
                <w:rStyle w:val="Hyperlink"/>
                <w:noProof/>
              </w:rPr>
              <w:fldChar w:fldCharType="separate"/>
            </w:r>
            <w:r w:rsidRPr="00B25847">
              <w:rPr>
                <w:rStyle w:val="Hyperlink"/>
                <w:noProof/>
              </w:rPr>
              <w:t>4.3.3</w:t>
            </w:r>
            <w:r>
              <w:rPr>
                <w:rFonts w:eastAsiaTheme="minorEastAsia" w:cstheme="minorBidi"/>
                <w:i w:val="0"/>
                <w:noProof/>
                <w:color w:val="auto"/>
                <w:sz w:val="22"/>
                <w:szCs w:val="22"/>
                <w:lang w:val="en-US"/>
              </w:rPr>
              <w:tab/>
            </w:r>
            <w:r w:rsidRPr="00B25847">
              <w:rPr>
                <w:rStyle w:val="Hyperlink"/>
                <w:noProof/>
              </w:rPr>
              <w:t xml:space="preserve">Business Scenario 1B: Dispatch Work    </w:t>
            </w:r>
            <w:r w:rsidRPr="00B25847">
              <w:rPr>
                <w:rStyle w:val="Hyperlink"/>
                <w:rPrChange w:id="134">
                  <w:rPr>
                    <w:noProof/>
                    <w:lang w:val="en-US"/>
                  </w:rPr>
                </w:rPrChange>
              </w:rPr>
              <w:drawing>
                <wp:inline distT="0" distB="0" distL="0" distR="0" wp14:anchorId="0CAE7699" wp14:editId="0CAE769A">
                  <wp:extent cx="828675" cy="589585"/>
                  <wp:effectExtent l="0" t="0" r="0"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0672" cy="591006"/>
                          </a:xfrm>
                          <a:prstGeom prst="rect">
                            <a:avLst/>
                          </a:prstGeom>
                          <a:noFill/>
                        </pic:spPr>
                      </pic:pic>
                    </a:graphicData>
                  </a:graphic>
                </wp:inline>
              </w:drawing>
            </w:r>
            <w:r>
              <w:rPr>
                <w:noProof/>
                <w:webHidden/>
              </w:rPr>
              <w:tab/>
            </w:r>
            <w:r>
              <w:rPr>
                <w:noProof/>
                <w:webHidden/>
              </w:rPr>
              <w:fldChar w:fldCharType="begin"/>
            </w:r>
            <w:r>
              <w:rPr>
                <w:noProof/>
                <w:webHidden/>
              </w:rPr>
              <w:instrText xml:space="preserve"> PAGEREF _Toc425500323 \h </w:instrText>
            </w:r>
          </w:ins>
          <w:r>
            <w:rPr>
              <w:noProof/>
              <w:webHidden/>
            </w:rPr>
          </w:r>
          <w:r>
            <w:rPr>
              <w:noProof/>
              <w:webHidden/>
            </w:rPr>
            <w:fldChar w:fldCharType="separate"/>
          </w:r>
          <w:ins w:id="135" w:author="Mahesh Venumbaka" w:date="2015-07-24T11:22:00Z">
            <w:r>
              <w:rPr>
                <w:noProof/>
                <w:webHidden/>
              </w:rPr>
              <w:t>44</w:t>
            </w:r>
            <w:r>
              <w:rPr>
                <w:noProof/>
                <w:webHidden/>
              </w:rPr>
              <w:fldChar w:fldCharType="end"/>
            </w:r>
            <w:r w:rsidRPr="00B25847">
              <w:rPr>
                <w:rStyle w:val="Hyperlink"/>
                <w:noProof/>
              </w:rPr>
              <w:fldChar w:fldCharType="end"/>
            </w:r>
          </w:ins>
        </w:p>
        <w:p w14:paraId="10E032AD" w14:textId="77777777" w:rsidR="00BF4CA6" w:rsidRDefault="00BF4CA6">
          <w:pPr>
            <w:pStyle w:val="TOC3"/>
            <w:tabs>
              <w:tab w:val="left" w:pos="1100"/>
            </w:tabs>
            <w:rPr>
              <w:ins w:id="136" w:author="Mahesh Venumbaka" w:date="2015-07-24T11:22:00Z"/>
              <w:rFonts w:eastAsiaTheme="minorEastAsia" w:cstheme="minorBidi"/>
              <w:i w:val="0"/>
              <w:noProof/>
              <w:color w:val="auto"/>
              <w:sz w:val="22"/>
              <w:szCs w:val="22"/>
              <w:lang w:val="en-US"/>
            </w:rPr>
          </w:pPr>
          <w:ins w:id="13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"_Toc425500324"</w:instrText>
            </w:r>
            <w:r w:rsidRPr="00B25847">
              <w:rPr>
                <w:rStyle w:val="Hyperlink"/>
                <w:noProof/>
              </w:rPr>
              <w:instrText xml:space="preserve"> </w:instrText>
            </w:r>
            <w:r w:rsidRPr="00B25847">
              <w:rPr>
                <w:rStyle w:val="Hyperlink"/>
                <w:noProof/>
              </w:rPr>
              <w:fldChar w:fldCharType="separate"/>
            </w:r>
            <w:r w:rsidRPr="00B25847">
              <w:rPr>
                <w:rStyle w:val="Hyperlink"/>
                <w:noProof/>
              </w:rPr>
              <w:t>4.3.4</w:t>
            </w:r>
            <w:r>
              <w:rPr>
                <w:rFonts w:eastAsiaTheme="minorEastAsia" w:cstheme="minorBidi"/>
                <w:i w:val="0"/>
                <w:noProof/>
                <w:color w:val="auto"/>
                <w:sz w:val="22"/>
                <w:szCs w:val="22"/>
                <w:lang w:val="en-US"/>
              </w:rPr>
              <w:tab/>
            </w:r>
            <w:r w:rsidRPr="00B25847">
              <w:rPr>
                <w:rStyle w:val="Hyperlink"/>
                <w:noProof/>
              </w:rPr>
              <w:t xml:space="preserve">Business Scenario 1C: Job Closures -    </w:t>
            </w:r>
            <w:r w:rsidRPr="00B25847">
              <w:rPr>
                <w:rStyle w:val="Hyperlink"/>
                <w:rPrChange w:id="138">
                  <w:rPr>
                    <w:noProof/>
                    <w:lang w:val="en-US"/>
                  </w:rPr>
                </w:rPrChange>
              </w:rPr>
              <w:drawing>
                <wp:inline distT="0" distB="0" distL="0" distR="0" wp14:anchorId="0CAE769F" wp14:editId="0CAE76A0">
                  <wp:extent cx="761129" cy="247650"/>
                  <wp:effectExtent l="0" t="0" r="127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140" cy="251883"/>
                          </a:xfrm>
                          <a:prstGeom prst="rect">
                            <a:avLst/>
                          </a:prstGeom>
                          <a:noFill/>
                        </pic:spPr>
                      </pic:pic>
                    </a:graphicData>
                  </a:graphic>
                </wp:inline>
              </w:drawing>
            </w:r>
            <w:r w:rsidRPr="00B25847">
              <w:rPr>
                <w:rStyle w:val="Hyperlink"/>
                <w:noProof/>
              </w:rPr>
              <w:t xml:space="preserve"> &amp; </w:t>
            </w:r>
            <w:r w:rsidRPr="00B25847">
              <w:rPr>
                <w:rStyle w:val="Hyperlink"/>
                <w:rPrChange w:id="139">
                  <w:rPr>
                    <w:noProof/>
                    <w:lang w:val="en-US"/>
                  </w:rPr>
                </w:rPrChange>
              </w:rPr>
              <w:drawing>
                <wp:inline distT="0" distB="0" distL="0" distR="0" wp14:anchorId="0CAE76A1" wp14:editId="0CAE76A2">
                  <wp:extent cx="789319" cy="2381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812" cy="242196"/>
                          </a:xfrm>
                          <a:prstGeom prst="rect">
                            <a:avLst/>
                          </a:prstGeom>
                          <a:noFill/>
                        </pic:spPr>
                      </pic:pic>
                    </a:graphicData>
                  </a:graphic>
                </wp:inline>
              </w:drawing>
            </w:r>
            <w:r>
              <w:rPr>
                <w:noProof/>
                <w:webHidden/>
              </w:rPr>
              <w:tab/>
            </w:r>
            <w:r>
              <w:rPr>
                <w:noProof/>
                <w:webHidden/>
              </w:rPr>
              <w:fldChar w:fldCharType="begin"/>
            </w:r>
            <w:r>
              <w:rPr>
                <w:noProof/>
                <w:webHidden/>
              </w:rPr>
              <w:instrText xml:space="preserve"> PAGEREF _Toc425500324 \h </w:instrText>
            </w:r>
          </w:ins>
          <w:r>
            <w:rPr>
              <w:noProof/>
              <w:webHidden/>
            </w:rPr>
          </w:r>
          <w:r>
            <w:rPr>
              <w:noProof/>
              <w:webHidden/>
            </w:rPr>
            <w:fldChar w:fldCharType="separate"/>
          </w:r>
          <w:ins w:id="140" w:author="Mahesh Venumbaka" w:date="2015-07-24T11:22:00Z">
            <w:r>
              <w:rPr>
                <w:noProof/>
                <w:webHidden/>
              </w:rPr>
              <w:t>49</w:t>
            </w:r>
            <w:r>
              <w:rPr>
                <w:noProof/>
                <w:webHidden/>
              </w:rPr>
              <w:fldChar w:fldCharType="end"/>
            </w:r>
            <w:r w:rsidRPr="00B25847">
              <w:rPr>
                <w:rStyle w:val="Hyperlink"/>
                <w:noProof/>
              </w:rPr>
              <w:fldChar w:fldCharType="end"/>
            </w:r>
          </w:ins>
        </w:p>
        <w:p w14:paraId="0404C42F" w14:textId="77777777" w:rsidR="00BF4CA6" w:rsidRDefault="00BF4CA6">
          <w:pPr>
            <w:pStyle w:val="TOC3"/>
            <w:tabs>
              <w:tab w:val="left" w:pos="1100"/>
            </w:tabs>
            <w:rPr>
              <w:ins w:id="141" w:author="Mahesh Venumbaka" w:date="2015-07-24T11:22:00Z"/>
              <w:rFonts w:eastAsiaTheme="minorEastAsia" w:cstheme="minorBidi"/>
              <w:i w:val="0"/>
              <w:noProof/>
              <w:color w:val="auto"/>
              <w:sz w:val="22"/>
              <w:szCs w:val="22"/>
              <w:lang w:val="en-US"/>
            </w:rPr>
          </w:pPr>
          <w:ins w:id="14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"_Toc425500325"</w:instrText>
            </w:r>
            <w:r w:rsidRPr="00B25847">
              <w:rPr>
                <w:rStyle w:val="Hyperlink"/>
                <w:noProof/>
              </w:rPr>
              <w:instrText xml:space="preserve"> </w:instrText>
            </w:r>
            <w:r w:rsidRPr="00B25847">
              <w:rPr>
                <w:rStyle w:val="Hyperlink"/>
                <w:noProof/>
              </w:rPr>
              <w:fldChar w:fldCharType="separate"/>
            </w:r>
            <w:r w:rsidRPr="00B25847">
              <w:rPr>
                <w:rStyle w:val="Hyperlink"/>
                <w:noProof/>
              </w:rPr>
              <w:t>4.3.5</w:t>
            </w:r>
            <w:r>
              <w:rPr>
                <w:rFonts w:eastAsiaTheme="minorEastAsia" w:cstheme="minorBidi"/>
                <w:i w:val="0"/>
                <w:noProof/>
                <w:color w:val="auto"/>
                <w:sz w:val="22"/>
                <w:szCs w:val="22"/>
                <w:lang w:val="en-US"/>
              </w:rPr>
              <w:tab/>
            </w:r>
            <w:r w:rsidRPr="00B25847">
              <w:rPr>
                <w:rStyle w:val="Hyperlink"/>
                <w:noProof/>
              </w:rPr>
              <w:t>Business Scenario 2.0 – Schedule a Preventive Maintenance job</w:t>
            </w:r>
            <w:r>
              <w:rPr>
                <w:noProof/>
                <w:webHidden/>
              </w:rPr>
              <w:tab/>
            </w:r>
            <w:r>
              <w:rPr>
                <w:noProof/>
                <w:webHidden/>
              </w:rPr>
              <w:fldChar w:fldCharType="begin"/>
            </w:r>
            <w:r>
              <w:rPr>
                <w:noProof/>
                <w:webHidden/>
              </w:rPr>
              <w:instrText xml:space="preserve"> PAGEREF _Toc425500325 \h </w:instrText>
            </w:r>
          </w:ins>
          <w:r>
            <w:rPr>
              <w:noProof/>
              <w:webHidden/>
            </w:rPr>
          </w:r>
          <w:r>
            <w:rPr>
              <w:noProof/>
              <w:webHidden/>
            </w:rPr>
            <w:fldChar w:fldCharType="separate"/>
          </w:r>
          <w:ins w:id="143" w:author="Mahesh Venumbaka" w:date="2015-07-24T11:22:00Z">
            <w:r>
              <w:rPr>
                <w:noProof/>
                <w:webHidden/>
              </w:rPr>
              <w:t>52</w:t>
            </w:r>
            <w:r>
              <w:rPr>
                <w:noProof/>
                <w:webHidden/>
              </w:rPr>
              <w:fldChar w:fldCharType="end"/>
            </w:r>
            <w:r w:rsidRPr="00B25847">
              <w:rPr>
                <w:rStyle w:val="Hyperlink"/>
                <w:noProof/>
              </w:rPr>
              <w:fldChar w:fldCharType="end"/>
            </w:r>
          </w:ins>
        </w:p>
        <w:p w14:paraId="45E6EE6E" w14:textId="77777777" w:rsidR="00BF4CA6" w:rsidRDefault="00BF4CA6">
          <w:pPr>
            <w:pStyle w:val="TOC3"/>
            <w:tabs>
              <w:tab w:val="left" w:pos="1100"/>
            </w:tabs>
            <w:rPr>
              <w:ins w:id="144" w:author="Mahesh Venumbaka" w:date="2015-07-24T11:22:00Z"/>
              <w:rFonts w:eastAsiaTheme="minorEastAsia" w:cstheme="minorBidi"/>
              <w:i w:val="0"/>
              <w:noProof/>
              <w:color w:val="auto"/>
              <w:sz w:val="22"/>
              <w:szCs w:val="22"/>
              <w:lang w:val="en-US"/>
            </w:rPr>
          </w:pPr>
          <w:ins w:id="14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"_Toc425500326"</w:instrText>
            </w:r>
            <w:r w:rsidRPr="00B25847">
              <w:rPr>
                <w:rStyle w:val="Hyperlink"/>
                <w:noProof/>
              </w:rPr>
              <w:instrText xml:space="preserve"> </w:instrText>
            </w:r>
            <w:r w:rsidRPr="00B25847">
              <w:rPr>
                <w:rStyle w:val="Hyperlink"/>
                <w:noProof/>
              </w:rPr>
              <w:fldChar w:fldCharType="separate"/>
            </w:r>
            <w:r w:rsidRPr="00B25847">
              <w:rPr>
                <w:rStyle w:val="Hyperlink"/>
                <w:noProof/>
              </w:rPr>
              <w:t>4.3.6</w:t>
            </w:r>
            <w:r>
              <w:rPr>
                <w:rFonts w:eastAsiaTheme="minorEastAsia" w:cstheme="minorBidi"/>
                <w:i w:val="0"/>
                <w:noProof/>
                <w:color w:val="auto"/>
                <w:sz w:val="22"/>
                <w:szCs w:val="22"/>
                <w:lang w:val="en-US"/>
              </w:rPr>
              <w:tab/>
            </w:r>
            <w:r w:rsidRPr="00B25847">
              <w:rPr>
                <w:rStyle w:val="Hyperlink"/>
                <w:noProof/>
              </w:rPr>
              <w:t>Business Scenario 3.0 – Schedule an FMI job</w:t>
            </w:r>
            <w:r>
              <w:rPr>
                <w:noProof/>
                <w:webHidden/>
              </w:rPr>
              <w:tab/>
            </w:r>
            <w:r>
              <w:rPr>
                <w:noProof/>
                <w:webHidden/>
              </w:rPr>
              <w:fldChar w:fldCharType="begin"/>
            </w:r>
            <w:r>
              <w:rPr>
                <w:noProof/>
                <w:webHidden/>
              </w:rPr>
              <w:instrText xml:space="preserve"> PAGEREF _Toc425500326 \h </w:instrText>
            </w:r>
          </w:ins>
          <w:r>
            <w:rPr>
              <w:noProof/>
              <w:webHidden/>
            </w:rPr>
          </w:r>
          <w:r>
            <w:rPr>
              <w:noProof/>
              <w:webHidden/>
            </w:rPr>
            <w:fldChar w:fldCharType="separate"/>
          </w:r>
          <w:ins w:id="146" w:author="Mahesh Venumbaka" w:date="2015-07-24T11:22:00Z">
            <w:r>
              <w:rPr>
                <w:noProof/>
                <w:webHidden/>
              </w:rPr>
              <w:t>54</w:t>
            </w:r>
            <w:r>
              <w:rPr>
                <w:noProof/>
                <w:webHidden/>
              </w:rPr>
              <w:fldChar w:fldCharType="end"/>
            </w:r>
            <w:r w:rsidRPr="00B25847">
              <w:rPr>
                <w:rStyle w:val="Hyperlink"/>
                <w:noProof/>
              </w:rPr>
              <w:fldChar w:fldCharType="end"/>
            </w:r>
          </w:ins>
        </w:p>
        <w:p w14:paraId="4755C402" w14:textId="77777777" w:rsidR="00BF4CA6" w:rsidRDefault="00BF4CA6">
          <w:pPr>
            <w:pStyle w:val="TOC3"/>
            <w:tabs>
              <w:tab w:val="left" w:pos="1100"/>
            </w:tabs>
            <w:rPr>
              <w:ins w:id="147" w:author="Mahesh Venumbaka" w:date="2015-07-24T11:22:00Z"/>
              <w:rFonts w:eastAsiaTheme="minorEastAsia" w:cstheme="minorBidi"/>
              <w:i w:val="0"/>
              <w:noProof/>
              <w:color w:val="auto"/>
              <w:sz w:val="22"/>
              <w:szCs w:val="22"/>
              <w:lang w:val="en-US"/>
            </w:rPr>
          </w:pPr>
          <w:ins w:id="14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"_Toc425500327"</w:instrText>
            </w:r>
            <w:r w:rsidRPr="00B25847">
              <w:rPr>
                <w:rStyle w:val="Hyperlink"/>
                <w:noProof/>
              </w:rPr>
              <w:instrText xml:space="preserve"> </w:instrText>
            </w:r>
            <w:r w:rsidRPr="00B25847">
              <w:rPr>
                <w:rStyle w:val="Hyperlink"/>
                <w:noProof/>
              </w:rPr>
              <w:fldChar w:fldCharType="separate"/>
            </w:r>
            <w:r w:rsidRPr="00B25847">
              <w:rPr>
                <w:rStyle w:val="Hyperlink"/>
                <w:noProof/>
              </w:rPr>
              <w:t>4.3.7</w:t>
            </w:r>
            <w:r>
              <w:rPr>
                <w:rFonts w:eastAsiaTheme="minorEastAsia" w:cstheme="minorBidi"/>
                <w:i w:val="0"/>
                <w:noProof/>
                <w:color w:val="auto"/>
                <w:sz w:val="22"/>
                <w:szCs w:val="22"/>
                <w:lang w:val="en-US"/>
              </w:rPr>
              <w:tab/>
            </w:r>
            <w:r w:rsidRPr="00B25847">
              <w:rPr>
                <w:rStyle w:val="Hyperlink"/>
                <w:noProof/>
              </w:rPr>
              <w:t>Business Scenario 4.0 – Schedule an Installation job</w:t>
            </w:r>
            <w:r>
              <w:rPr>
                <w:noProof/>
                <w:webHidden/>
              </w:rPr>
              <w:tab/>
            </w:r>
            <w:r>
              <w:rPr>
                <w:noProof/>
                <w:webHidden/>
              </w:rPr>
              <w:fldChar w:fldCharType="begin"/>
            </w:r>
            <w:r>
              <w:rPr>
                <w:noProof/>
                <w:webHidden/>
              </w:rPr>
              <w:instrText xml:space="preserve"> PAGEREF _Toc425500327 \h </w:instrText>
            </w:r>
          </w:ins>
          <w:r>
            <w:rPr>
              <w:noProof/>
              <w:webHidden/>
            </w:rPr>
          </w:r>
          <w:r>
            <w:rPr>
              <w:noProof/>
              <w:webHidden/>
            </w:rPr>
            <w:fldChar w:fldCharType="separate"/>
          </w:r>
          <w:ins w:id="149" w:author="Mahesh Venumbaka" w:date="2015-07-24T11:22:00Z">
            <w:r>
              <w:rPr>
                <w:noProof/>
                <w:webHidden/>
              </w:rPr>
              <w:t>57</w:t>
            </w:r>
            <w:r>
              <w:rPr>
                <w:noProof/>
                <w:webHidden/>
              </w:rPr>
              <w:fldChar w:fldCharType="end"/>
            </w:r>
            <w:r w:rsidRPr="00B25847">
              <w:rPr>
                <w:rStyle w:val="Hyperlink"/>
                <w:noProof/>
              </w:rPr>
              <w:fldChar w:fldCharType="end"/>
            </w:r>
          </w:ins>
        </w:p>
        <w:p w14:paraId="404D5698" w14:textId="77777777" w:rsidR="00BF4CA6" w:rsidRDefault="00BF4CA6">
          <w:pPr>
            <w:pStyle w:val="TOC3"/>
            <w:tabs>
              <w:tab w:val="left" w:pos="1100"/>
            </w:tabs>
            <w:rPr>
              <w:ins w:id="150" w:author="Mahesh Venumbaka" w:date="2015-07-24T11:22:00Z"/>
              <w:rFonts w:eastAsiaTheme="minorEastAsia" w:cstheme="minorBidi"/>
              <w:i w:val="0"/>
              <w:noProof/>
              <w:color w:val="auto"/>
              <w:sz w:val="22"/>
              <w:szCs w:val="22"/>
              <w:lang w:val="en-US"/>
            </w:rPr>
          </w:pPr>
          <w:ins w:id="15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"_Toc425500328"</w:instrText>
            </w:r>
            <w:r w:rsidRPr="00B25847">
              <w:rPr>
                <w:rStyle w:val="Hyperlink"/>
                <w:noProof/>
              </w:rPr>
              <w:instrText xml:space="preserve"> </w:instrText>
            </w:r>
            <w:r w:rsidRPr="00B25847">
              <w:rPr>
                <w:rStyle w:val="Hyperlink"/>
                <w:noProof/>
              </w:rPr>
              <w:fldChar w:fldCharType="separate"/>
            </w:r>
            <w:r w:rsidRPr="00B25847">
              <w:rPr>
                <w:rStyle w:val="Hyperlink"/>
                <w:noProof/>
              </w:rPr>
              <w:t>4.3.8</w:t>
            </w:r>
            <w:r>
              <w:rPr>
                <w:rFonts w:eastAsiaTheme="minorEastAsia" w:cstheme="minorBidi"/>
                <w:i w:val="0"/>
                <w:noProof/>
                <w:color w:val="auto"/>
                <w:sz w:val="22"/>
                <w:szCs w:val="22"/>
                <w:lang w:val="en-US"/>
              </w:rPr>
              <w:tab/>
            </w:r>
            <w:r w:rsidRPr="00B25847">
              <w:rPr>
                <w:rStyle w:val="Hyperlink"/>
                <w:noProof/>
              </w:rPr>
              <w:t>Business Scenario 5.0 – Schedule a Training job on a C/P/? job</w:t>
            </w:r>
            <w:r>
              <w:rPr>
                <w:noProof/>
                <w:webHidden/>
              </w:rPr>
              <w:tab/>
            </w:r>
            <w:r>
              <w:rPr>
                <w:noProof/>
                <w:webHidden/>
              </w:rPr>
              <w:fldChar w:fldCharType="begin"/>
            </w:r>
            <w:r>
              <w:rPr>
                <w:noProof/>
                <w:webHidden/>
              </w:rPr>
              <w:instrText xml:space="preserve"> PAGEREF _Toc425500328 \h </w:instrText>
            </w:r>
          </w:ins>
          <w:r>
            <w:rPr>
              <w:noProof/>
              <w:webHidden/>
            </w:rPr>
          </w:r>
          <w:r>
            <w:rPr>
              <w:noProof/>
              <w:webHidden/>
            </w:rPr>
            <w:fldChar w:fldCharType="separate"/>
          </w:r>
          <w:ins w:id="152" w:author="Mahesh Venumbaka" w:date="2015-07-24T11:22:00Z">
            <w:r>
              <w:rPr>
                <w:noProof/>
                <w:webHidden/>
              </w:rPr>
              <w:t>59</w:t>
            </w:r>
            <w:r>
              <w:rPr>
                <w:noProof/>
                <w:webHidden/>
              </w:rPr>
              <w:fldChar w:fldCharType="end"/>
            </w:r>
            <w:r w:rsidRPr="00B25847">
              <w:rPr>
                <w:rStyle w:val="Hyperlink"/>
                <w:noProof/>
              </w:rPr>
              <w:fldChar w:fldCharType="end"/>
            </w:r>
          </w:ins>
        </w:p>
        <w:p w14:paraId="71FFE533" w14:textId="77777777" w:rsidR="00BF4CA6" w:rsidRDefault="00BF4CA6">
          <w:pPr>
            <w:pStyle w:val="TOC3"/>
            <w:tabs>
              <w:tab w:val="left" w:pos="1100"/>
            </w:tabs>
            <w:rPr>
              <w:ins w:id="153" w:author="Mahesh Venumbaka" w:date="2015-07-24T11:22:00Z"/>
              <w:rFonts w:eastAsiaTheme="minorEastAsia" w:cstheme="minorBidi"/>
              <w:i w:val="0"/>
              <w:noProof/>
              <w:color w:val="auto"/>
              <w:sz w:val="22"/>
              <w:szCs w:val="22"/>
              <w:lang w:val="en-US"/>
            </w:rPr>
          </w:pPr>
          <w:ins w:id="15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"_Toc425500329"</w:instrText>
            </w:r>
            <w:r w:rsidRPr="00B25847">
              <w:rPr>
                <w:rStyle w:val="Hyperlink"/>
                <w:noProof/>
              </w:rPr>
              <w:instrText xml:space="preserve"> </w:instrText>
            </w:r>
            <w:r w:rsidRPr="00B25847">
              <w:rPr>
                <w:rStyle w:val="Hyperlink"/>
                <w:noProof/>
              </w:rPr>
              <w:fldChar w:fldCharType="separate"/>
            </w:r>
            <w:r w:rsidRPr="00B25847">
              <w:rPr>
                <w:rStyle w:val="Hyperlink"/>
                <w:noProof/>
              </w:rPr>
              <w:t>4.3.9</w:t>
            </w:r>
            <w:r>
              <w:rPr>
                <w:rFonts w:eastAsiaTheme="minorEastAsia" w:cstheme="minorBidi"/>
                <w:i w:val="0"/>
                <w:noProof/>
                <w:color w:val="auto"/>
                <w:sz w:val="22"/>
                <w:szCs w:val="22"/>
                <w:lang w:val="en-US"/>
              </w:rPr>
              <w:tab/>
            </w:r>
            <w:r w:rsidRPr="00B25847">
              <w:rPr>
                <w:rStyle w:val="Hyperlink"/>
                <w:noProof/>
              </w:rPr>
              <w:t>Business Scenario 6.0 – Job Interrupted</w:t>
            </w:r>
            <w:r>
              <w:rPr>
                <w:noProof/>
                <w:webHidden/>
              </w:rPr>
              <w:tab/>
            </w:r>
            <w:r>
              <w:rPr>
                <w:noProof/>
                <w:webHidden/>
              </w:rPr>
              <w:fldChar w:fldCharType="begin"/>
            </w:r>
            <w:r>
              <w:rPr>
                <w:noProof/>
                <w:webHidden/>
              </w:rPr>
              <w:instrText xml:space="preserve"> PAGEREF _Toc425500329 \h </w:instrText>
            </w:r>
          </w:ins>
          <w:r>
            <w:rPr>
              <w:noProof/>
              <w:webHidden/>
            </w:rPr>
          </w:r>
          <w:r>
            <w:rPr>
              <w:noProof/>
              <w:webHidden/>
            </w:rPr>
            <w:fldChar w:fldCharType="separate"/>
          </w:r>
          <w:ins w:id="155" w:author="Mahesh Venumbaka" w:date="2015-07-24T11:22:00Z">
            <w:r>
              <w:rPr>
                <w:noProof/>
                <w:webHidden/>
              </w:rPr>
              <w:t>61</w:t>
            </w:r>
            <w:r>
              <w:rPr>
                <w:noProof/>
                <w:webHidden/>
              </w:rPr>
              <w:fldChar w:fldCharType="end"/>
            </w:r>
            <w:r w:rsidRPr="00B25847">
              <w:rPr>
                <w:rStyle w:val="Hyperlink"/>
                <w:noProof/>
              </w:rPr>
              <w:fldChar w:fldCharType="end"/>
            </w:r>
          </w:ins>
        </w:p>
        <w:p w14:paraId="0108C985" w14:textId="77777777" w:rsidR="00BF4CA6" w:rsidRDefault="00BF4CA6">
          <w:pPr>
            <w:pStyle w:val="TOC3"/>
            <w:tabs>
              <w:tab w:val="left" w:pos="1320"/>
            </w:tabs>
            <w:rPr>
              <w:ins w:id="156" w:author="Mahesh Venumbaka" w:date="2015-07-24T11:22:00Z"/>
              <w:rFonts w:eastAsiaTheme="minorEastAsia" w:cstheme="minorBidi"/>
              <w:i w:val="0"/>
              <w:noProof/>
              <w:color w:val="auto"/>
              <w:sz w:val="22"/>
              <w:szCs w:val="22"/>
              <w:lang w:val="en-US"/>
            </w:rPr>
          </w:pPr>
          <w:ins w:id="15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"_Toc425500330"</w:instrText>
            </w:r>
            <w:r w:rsidRPr="00B25847">
              <w:rPr>
                <w:rStyle w:val="Hyperlink"/>
                <w:noProof/>
              </w:rPr>
              <w:instrText xml:space="preserve"> </w:instrText>
            </w:r>
            <w:r w:rsidRPr="00B25847">
              <w:rPr>
                <w:rStyle w:val="Hyperlink"/>
                <w:noProof/>
              </w:rPr>
              <w:fldChar w:fldCharType="separate"/>
            </w:r>
            <w:r w:rsidRPr="00B25847">
              <w:rPr>
                <w:rStyle w:val="Hyperlink"/>
                <w:noProof/>
              </w:rPr>
              <w:t>4.3.10</w:t>
            </w:r>
            <w:r>
              <w:rPr>
                <w:rFonts w:eastAsiaTheme="minorEastAsia" w:cstheme="minorBidi"/>
                <w:i w:val="0"/>
                <w:noProof/>
                <w:color w:val="auto"/>
                <w:sz w:val="22"/>
                <w:szCs w:val="22"/>
                <w:lang w:val="en-US"/>
              </w:rPr>
              <w:tab/>
            </w:r>
            <w:r w:rsidRPr="00B25847">
              <w:rPr>
                <w:rStyle w:val="Hyperlink"/>
                <w:noProof/>
              </w:rPr>
              <w:t>Business Scenario 10 – Update Job Details</w:t>
            </w:r>
            <w:r>
              <w:rPr>
                <w:noProof/>
                <w:webHidden/>
              </w:rPr>
              <w:tab/>
            </w:r>
            <w:r>
              <w:rPr>
                <w:noProof/>
                <w:webHidden/>
              </w:rPr>
              <w:fldChar w:fldCharType="begin"/>
            </w:r>
            <w:r>
              <w:rPr>
                <w:noProof/>
                <w:webHidden/>
              </w:rPr>
              <w:instrText xml:space="preserve"> PAGEREF _Toc425500330 \h </w:instrText>
            </w:r>
          </w:ins>
          <w:r>
            <w:rPr>
              <w:noProof/>
              <w:webHidden/>
            </w:rPr>
          </w:r>
          <w:r>
            <w:rPr>
              <w:noProof/>
              <w:webHidden/>
            </w:rPr>
            <w:fldChar w:fldCharType="separate"/>
          </w:r>
          <w:ins w:id="158" w:author="Mahesh Venumbaka" w:date="2015-07-24T11:22:00Z">
            <w:r>
              <w:rPr>
                <w:noProof/>
                <w:webHidden/>
              </w:rPr>
              <w:t>63</w:t>
            </w:r>
            <w:r>
              <w:rPr>
                <w:noProof/>
                <w:webHidden/>
              </w:rPr>
              <w:fldChar w:fldCharType="end"/>
            </w:r>
            <w:r w:rsidRPr="00B25847">
              <w:rPr>
                <w:rStyle w:val="Hyperlink"/>
                <w:noProof/>
              </w:rPr>
              <w:fldChar w:fldCharType="end"/>
            </w:r>
          </w:ins>
        </w:p>
        <w:p w14:paraId="4927ADAF" w14:textId="77777777" w:rsidR="00BF4CA6" w:rsidRDefault="00BF4CA6">
          <w:pPr>
            <w:pStyle w:val="TOC3"/>
            <w:tabs>
              <w:tab w:val="left" w:pos="1320"/>
            </w:tabs>
            <w:rPr>
              <w:ins w:id="159" w:author="Mahesh Venumbaka" w:date="2015-07-24T11:22:00Z"/>
              <w:rFonts w:eastAsiaTheme="minorEastAsia" w:cstheme="minorBidi"/>
              <w:i w:val="0"/>
              <w:noProof/>
              <w:color w:val="auto"/>
              <w:sz w:val="22"/>
              <w:szCs w:val="22"/>
              <w:lang w:val="en-US"/>
            </w:rPr>
          </w:pPr>
          <w:ins w:id="16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"_Toc425500331"</w:instrText>
            </w:r>
            <w:r w:rsidRPr="00B25847">
              <w:rPr>
                <w:rStyle w:val="Hyperlink"/>
                <w:noProof/>
              </w:rPr>
              <w:instrText xml:space="preserve"> </w:instrText>
            </w:r>
            <w:r w:rsidRPr="00B25847">
              <w:rPr>
                <w:rStyle w:val="Hyperlink"/>
                <w:noProof/>
              </w:rPr>
              <w:fldChar w:fldCharType="separate"/>
            </w:r>
            <w:r w:rsidRPr="00B25847">
              <w:rPr>
                <w:rStyle w:val="Hyperlink"/>
                <w:noProof/>
              </w:rPr>
              <w:t>4.3.11</w:t>
            </w:r>
            <w:r>
              <w:rPr>
                <w:rFonts w:eastAsiaTheme="minorEastAsia" w:cstheme="minorBidi"/>
                <w:i w:val="0"/>
                <w:noProof/>
                <w:color w:val="auto"/>
                <w:sz w:val="22"/>
                <w:szCs w:val="22"/>
                <w:lang w:val="en-US"/>
              </w:rPr>
              <w:tab/>
            </w:r>
            <w:r w:rsidRPr="00B25847">
              <w:rPr>
                <w:rStyle w:val="Hyperlink"/>
                <w:noProof/>
              </w:rPr>
              <w:t>Business Scenario 11.0 – Part Pick Up Scenario</w:t>
            </w:r>
            <w:r>
              <w:rPr>
                <w:noProof/>
                <w:webHidden/>
              </w:rPr>
              <w:tab/>
            </w:r>
            <w:r>
              <w:rPr>
                <w:noProof/>
                <w:webHidden/>
              </w:rPr>
              <w:fldChar w:fldCharType="begin"/>
            </w:r>
            <w:r>
              <w:rPr>
                <w:noProof/>
                <w:webHidden/>
              </w:rPr>
              <w:instrText xml:space="preserve"> PAGEREF _Toc425500331 \h </w:instrText>
            </w:r>
          </w:ins>
          <w:r>
            <w:rPr>
              <w:noProof/>
              <w:webHidden/>
            </w:rPr>
          </w:r>
          <w:r>
            <w:rPr>
              <w:noProof/>
              <w:webHidden/>
            </w:rPr>
            <w:fldChar w:fldCharType="separate"/>
          </w:r>
          <w:ins w:id="161" w:author="Mahesh Venumbaka" w:date="2015-07-24T11:22:00Z">
            <w:r>
              <w:rPr>
                <w:noProof/>
                <w:webHidden/>
              </w:rPr>
              <w:t>65</w:t>
            </w:r>
            <w:r>
              <w:rPr>
                <w:noProof/>
                <w:webHidden/>
              </w:rPr>
              <w:fldChar w:fldCharType="end"/>
            </w:r>
            <w:r w:rsidRPr="00B25847">
              <w:rPr>
                <w:rStyle w:val="Hyperlink"/>
                <w:noProof/>
              </w:rPr>
              <w:fldChar w:fldCharType="end"/>
            </w:r>
          </w:ins>
        </w:p>
        <w:p w14:paraId="123EFF86" w14:textId="77777777" w:rsidR="00BF4CA6" w:rsidRDefault="00BF4CA6">
          <w:pPr>
            <w:pStyle w:val="TOC3"/>
            <w:tabs>
              <w:tab w:val="left" w:pos="1320"/>
            </w:tabs>
            <w:rPr>
              <w:ins w:id="162" w:author="Mahesh Venumbaka" w:date="2015-07-24T11:22:00Z"/>
              <w:rFonts w:eastAsiaTheme="minorEastAsia" w:cstheme="minorBidi"/>
              <w:i w:val="0"/>
              <w:noProof/>
              <w:color w:val="auto"/>
              <w:sz w:val="22"/>
              <w:szCs w:val="22"/>
              <w:lang w:val="en-US"/>
            </w:rPr>
          </w:pPr>
          <w:ins w:id="16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"_Toc425500332"</w:instrText>
            </w:r>
            <w:r w:rsidRPr="00B25847">
              <w:rPr>
                <w:rStyle w:val="Hyperlink"/>
                <w:noProof/>
              </w:rPr>
              <w:instrText xml:space="preserve"> </w:instrText>
            </w:r>
            <w:r w:rsidRPr="00B25847">
              <w:rPr>
                <w:rStyle w:val="Hyperlink"/>
                <w:noProof/>
              </w:rPr>
              <w:fldChar w:fldCharType="separate"/>
            </w:r>
            <w:r w:rsidRPr="00B25847">
              <w:rPr>
                <w:rStyle w:val="Hyperlink"/>
                <w:noProof/>
              </w:rPr>
              <w:t>4.3.12</w:t>
            </w:r>
            <w:r>
              <w:rPr>
                <w:rFonts w:eastAsiaTheme="minorEastAsia" w:cstheme="minorBidi"/>
                <w:i w:val="0"/>
                <w:noProof/>
                <w:color w:val="auto"/>
                <w:sz w:val="22"/>
                <w:szCs w:val="22"/>
                <w:lang w:val="en-US"/>
              </w:rPr>
              <w:tab/>
            </w:r>
            <w:r w:rsidRPr="00B25847">
              <w:rPr>
                <w:rStyle w:val="Hyperlink"/>
                <w:bCs/>
                <w:noProof/>
              </w:rPr>
              <w:t>Business Scenario - Day Tasks</w:t>
            </w:r>
            <w:r>
              <w:rPr>
                <w:noProof/>
                <w:webHidden/>
              </w:rPr>
              <w:tab/>
            </w:r>
            <w:r>
              <w:rPr>
                <w:noProof/>
                <w:webHidden/>
              </w:rPr>
              <w:fldChar w:fldCharType="begin"/>
            </w:r>
            <w:r>
              <w:rPr>
                <w:noProof/>
                <w:webHidden/>
              </w:rPr>
              <w:instrText xml:space="preserve"> PAGEREF _Toc425500332 \h </w:instrText>
            </w:r>
          </w:ins>
          <w:r>
            <w:rPr>
              <w:noProof/>
              <w:webHidden/>
            </w:rPr>
          </w:r>
          <w:r>
            <w:rPr>
              <w:noProof/>
              <w:webHidden/>
            </w:rPr>
            <w:fldChar w:fldCharType="separate"/>
          </w:r>
          <w:ins w:id="164" w:author="Mahesh Venumbaka" w:date="2015-07-24T11:22:00Z">
            <w:r>
              <w:rPr>
                <w:noProof/>
                <w:webHidden/>
              </w:rPr>
              <w:t>65</w:t>
            </w:r>
            <w:r>
              <w:rPr>
                <w:noProof/>
                <w:webHidden/>
              </w:rPr>
              <w:fldChar w:fldCharType="end"/>
            </w:r>
            <w:r w:rsidRPr="00B25847">
              <w:rPr>
                <w:rStyle w:val="Hyperlink"/>
                <w:noProof/>
              </w:rPr>
              <w:fldChar w:fldCharType="end"/>
            </w:r>
          </w:ins>
        </w:p>
        <w:p w14:paraId="15DD7AAB" w14:textId="77777777" w:rsidR="00BF4CA6" w:rsidRDefault="00BF4CA6">
          <w:pPr>
            <w:pStyle w:val="TOC1"/>
            <w:tabs>
              <w:tab w:val="left" w:pos="440"/>
            </w:tabs>
            <w:rPr>
              <w:ins w:id="165" w:author="Mahesh Venumbaka" w:date="2015-07-24T11:22:00Z"/>
              <w:rFonts w:eastAsiaTheme="minorEastAsia" w:cstheme="minorBidi"/>
              <w:b w:val="0"/>
              <w:caps w:val="0"/>
              <w:noProof/>
              <w:color w:val="auto"/>
              <w:sz w:val="22"/>
              <w:szCs w:val="22"/>
              <w:lang w:val="en-US"/>
            </w:rPr>
          </w:pPr>
          <w:ins w:id="16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"_Toc425500333"</w:instrText>
            </w:r>
            <w:r w:rsidRPr="00B25847">
              <w:rPr>
                <w:rStyle w:val="Hyperlink"/>
                <w:noProof/>
              </w:rPr>
              <w:instrText xml:space="preserve"> </w:instrText>
            </w:r>
            <w:r w:rsidRPr="00B25847">
              <w:rPr>
                <w:rStyle w:val="Hyperlink"/>
                <w:noProof/>
              </w:rPr>
              <w:fldChar w:fldCharType="separate"/>
            </w:r>
            <w:r w:rsidRPr="00B25847">
              <w:rPr>
                <w:rStyle w:val="Hyperlink"/>
                <w:noProof/>
              </w:rPr>
              <w:t>5</w:t>
            </w:r>
            <w:r>
              <w:rPr>
                <w:rFonts w:eastAsiaTheme="minorEastAsia" w:cstheme="minorBidi"/>
                <w:b w:val="0"/>
                <w:caps w:val="0"/>
                <w:noProof/>
                <w:color w:val="auto"/>
                <w:sz w:val="22"/>
                <w:szCs w:val="22"/>
                <w:lang w:val="en-US"/>
              </w:rPr>
              <w:tab/>
            </w:r>
            <w:r w:rsidRPr="00B25847">
              <w:rPr>
                <w:rStyle w:val="Hyperlink"/>
                <w:noProof/>
              </w:rPr>
              <w:t>Solution Data Elements</w:t>
            </w:r>
            <w:r>
              <w:rPr>
                <w:noProof/>
                <w:webHidden/>
              </w:rPr>
              <w:tab/>
            </w:r>
            <w:r>
              <w:rPr>
                <w:noProof/>
                <w:webHidden/>
              </w:rPr>
              <w:fldChar w:fldCharType="begin"/>
            </w:r>
            <w:r>
              <w:rPr>
                <w:noProof/>
                <w:webHidden/>
              </w:rPr>
              <w:instrText xml:space="preserve"> PAGEREF _Toc425500333 \h </w:instrText>
            </w:r>
          </w:ins>
          <w:r>
            <w:rPr>
              <w:noProof/>
              <w:webHidden/>
            </w:rPr>
          </w:r>
          <w:r>
            <w:rPr>
              <w:noProof/>
              <w:webHidden/>
            </w:rPr>
            <w:fldChar w:fldCharType="separate"/>
          </w:r>
          <w:ins w:id="167" w:author="Mahesh Venumbaka" w:date="2015-07-24T11:22:00Z">
            <w:r>
              <w:rPr>
                <w:noProof/>
                <w:webHidden/>
              </w:rPr>
              <w:t>69</w:t>
            </w:r>
            <w:r>
              <w:rPr>
                <w:noProof/>
                <w:webHidden/>
              </w:rPr>
              <w:fldChar w:fldCharType="end"/>
            </w:r>
            <w:r w:rsidRPr="00B25847">
              <w:rPr>
                <w:rStyle w:val="Hyperlink"/>
                <w:noProof/>
              </w:rPr>
              <w:fldChar w:fldCharType="end"/>
            </w:r>
          </w:ins>
        </w:p>
        <w:p w14:paraId="6CB7B46E" w14:textId="77777777" w:rsidR="00BF4CA6" w:rsidRDefault="00BF4CA6">
          <w:pPr>
            <w:pStyle w:val="TOC2"/>
            <w:tabs>
              <w:tab w:val="left" w:pos="880"/>
            </w:tabs>
            <w:rPr>
              <w:ins w:id="168" w:author="Mahesh Venumbaka" w:date="2015-07-24T11:22:00Z"/>
              <w:rFonts w:eastAsiaTheme="minorEastAsia" w:cstheme="minorBidi"/>
              <w:smallCaps w:val="0"/>
              <w:noProof/>
              <w:color w:val="auto"/>
              <w:sz w:val="22"/>
              <w:szCs w:val="22"/>
              <w:lang w:val="en-US"/>
            </w:rPr>
          </w:pPr>
          <w:ins w:id="16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"_Toc425500334"</w:instrText>
            </w:r>
            <w:r w:rsidRPr="00B25847">
              <w:rPr>
                <w:rStyle w:val="Hyperlink"/>
                <w:noProof/>
              </w:rPr>
              <w:instrText xml:space="preserve"> </w:instrText>
            </w:r>
            <w:r w:rsidRPr="00B25847">
              <w:rPr>
                <w:rStyle w:val="Hyperlink"/>
                <w:noProof/>
              </w:rPr>
              <w:fldChar w:fldCharType="separate"/>
            </w:r>
            <w:r w:rsidRPr="00B25847">
              <w:rPr>
                <w:rStyle w:val="Hyperlink"/>
                <w:noProof/>
              </w:rPr>
              <w:t>5.1</w:t>
            </w:r>
            <w:r>
              <w:rPr>
                <w:rFonts w:eastAsiaTheme="minorEastAsia" w:cstheme="minorBidi"/>
                <w:smallCaps w:val="0"/>
                <w:noProof/>
                <w:color w:val="auto"/>
                <w:sz w:val="22"/>
                <w:szCs w:val="22"/>
                <w:lang w:val="en-US"/>
              </w:rPr>
              <w:tab/>
            </w:r>
            <w:r w:rsidRPr="00B25847">
              <w:rPr>
                <w:rStyle w:val="Hyperlink"/>
                <w:noProof/>
              </w:rPr>
              <w:t>General Data Considerations</w:t>
            </w:r>
            <w:r>
              <w:rPr>
                <w:noProof/>
                <w:webHidden/>
              </w:rPr>
              <w:tab/>
            </w:r>
            <w:r>
              <w:rPr>
                <w:noProof/>
                <w:webHidden/>
              </w:rPr>
              <w:fldChar w:fldCharType="begin"/>
            </w:r>
            <w:r>
              <w:rPr>
                <w:noProof/>
                <w:webHidden/>
              </w:rPr>
              <w:instrText xml:space="preserve"> PAGEREF _Toc425500334 \h </w:instrText>
            </w:r>
          </w:ins>
          <w:r>
            <w:rPr>
              <w:noProof/>
              <w:webHidden/>
            </w:rPr>
          </w:r>
          <w:r>
            <w:rPr>
              <w:noProof/>
              <w:webHidden/>
            </w:rPr>
            <w:fldChar w:fldCharType="separate"/>
          </w:r>
          <w:ins w:id="170" w:author="Mahesh Venumbaka" w:date="2015-07-24T11:22:00Z">
            <w:r>
              <w:rPr>
                <w:noProof/>
                <w:webHidden/>
              </w:rPr>
              <w:t>69</w:t>
            </w:r>
            <w:r>
              <w:rPr>
                <w:noProof/>
                <w:webHidden/>
              </w:rPr>
              <w:fldChar w:fldCharType="end"/>
            </w:r>
            <w:r w:rsidRPr="00B25847">
              <w:rPr>
                <w:rStyle w:val="Hyperlink"/>
                <w:noProof/>
              </w:rPr>
              <w:fldChar w:fldCharType="end"/>
            </w:r>
          </w:ins>
        </w:p>
        <w:p w14:paraId="5E91D6A5" w14:textId="77777777" w:rsidR="00BF4CA6" w:rsidRDefault="00BF4CA6">
          <w:pPr>
            <w:pStyle w:val="TOC2"/>
            <w:tabs>
              <w:tab w:val="left" w:pos="880"/>
            </w:tabs>
            <w:rPr>
              <w:ins w:id="171" w:author="Mahesh Venumbaka" w:date="2015-07-24T11:22:00Z"/>
              <w:rFonts w:eastAsiaTheme="minorEastAsia" w:cstheme="minorBidi"/>
              <w:smallCaps w:val="0"/>
              <w:noProof/>
              <w:color w:val="auto"/>
              <w:sz w:val="22"/>
              <w:szCs w:val="22"/>
              <w:lang w:val="en-US"/>
            </w:rPr>
          </w:pPr>
          <w:ins w:id="17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"_Toc425500335"</w:instrText>
            </w:r>
            <w:r w:rsidRPr="00B25847">
              <w:rPr>
                <w:rStyle w:val="Hyperlink"/>
                <w:noProof/>
              </w:rPr>
              <w:instrText xml:space="preserve"> </w:instrText>
            </w:r>
            <w:r w:rsidRPr="00B25847">
              <w:rPr>
                <w:rStyle w:val="Hyperlink"/>
                <w:noProof/>
              </w:rPr>
              <w:fldChar w:fldCharType="separate"/>
            </w:r>
            <w:r w:rsidRPr="00B25847">
              <w:rPr>
                <w:rStyle w:val="Hyperlink"/>
                <w:noProof/>
              </w:rPr>
              <w:t>5.2</w:t>
            </w:r>
            <w:r>
              <w:rPr>
                <w:rFonts w:eastAsiaTheme="minorEastAsia" w:cstheme="minorBidi"/>
                <w:smallCaps w:val="0"/>
                <w:noProof/>
                <w:color w:val="auto"/>
                <w:sz w:val="22"/>
                <w:szCs w:val="22"/>
                <w:lang w:val="en-US"/>
              </w:rPr>
              <w:tab/>
            </w:r>
            <w:r w:rsidRPr="00B25847">
              <w:rPr>
                <w:rStyle w:val="Hyperlink"/>
                <w:noProof/>
              </w:rPr>
              <w:t>Time</w:t>
            </w:r>
            <w:r>
              <w:rPr>
                <w:noProof/>
                <w:webHidden/>
              </w:rPr>
              <w:tab/>
            </w:r>
            <w:r>
              <w:rPr>
                <w:noProof/>
                <w:webHidden/>
              </w:rPr>
              <w:fldChar w:fldCharType="begin"/>
            </w:r>
            <w:r>
              <w:rPr>
                <w:noProof/>
                <w:webHidden/>
              </w:rPr>
              <w:instrText xml:space="preserve"> PAGEREF _Toc425500335 \h </w:instrText>
            </w:r>
          </w:ins>
          <w:r>
            <w:rPr>
              <w:noProof/>
              <w:webHidden/>
            </w:rPr>
          </w:r>
          <w:r>
            <w:rPr>
              <w:noProof/>
              <w:webHidden/>
            </w:rPr>
            <w:fldChar w:fldCharType="separate"/>
          </w:r>
          <w:ins w:id="173" w:author="Mahesh Venumbaka" w:date="2015-07-24T11:22:00Z">
            <w:r>
              <w:rPr>
                <w:noProof/>
                <w:webHidden/>
              </w:rPr>
              <w:t>69</w:t>
            </w:r>
            <w:r>
              <w:rPr>
                <w:noProof/>
                <w:webHidden/>
              </w:rPr>
              <w:fldChar w:fldCharType="end"/>
            </w:r>
            <w:r w:rsidRPr="00B25847">
              <w:rPr>
                <w:rStyle w:val="Hyperlink"/>
                <w:noProof/>
              </w:rPr>
              <w:fldChar w:fldCharType="end"/>
            </w:r>
          </w:ins>
        </w:p>
        <w:p w14:paraId="1BE46D5B" w14:textId="77777777" w:rsidR="00BF4CA6" w:rsidRDefault="00BF4CA6">
          <w:pPr>
            <w:pStyle w:val="TOC2"/>
            <w:tabs>
              <w:tab w:val="left" w:pos="880"/>
            </w:tabs>
            <w:rPr>
              <w:ins w:id="174" w:author="Mahesh Venumbaka" w:date="2015-07-24T11:22:00Z"/>
              <w:rFonts w:eastAsiaTheme="minorEastAsia" w:cstheme="minorBidi"/>
              <w:smallCaps w:val="0"/>
              <w:noProof/>
              <w:color w:val="auto"/>
              <w:sz w:val="22"/>
              <w:szCs w:val="22"/>
              <w:lang w:val="en-US"/>
            </w:rPr>
          </w:pPr>
          <w:ins w:id="17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"_Toc425500336"</w:instrText>
            </w:r>
            <w:r w:rsidRPr="00B25847">
              <w:rPr>
                <w:rStyle w:val="Hyperlink"/>
                <w:noProof/>
              </w:rPr>
              <w:instrText xml:space="preserve"> </w:instrText>
            </w:r>
            <w:r w:rsidRPr="00B25847">
              <w:rPr>
                <w:rStyle w:val="Hyperlink"/>
                <w:noProof/>
              </w:rPr>
              <w:fldChar w:fldCharType="separate"/>
            </w:r>
            <w:r w:rsidRPr="00B25847">
              <w:rPr>
                <w:rStyle w:val="Hyperlink"/>
                <w:noProof/>
              </w:rPr>
              <w:t>5.3</w:t>
            </w:r>
            <w:r>
              <w:rPr>
                <w:rFonts w:eastAsiaTheme="minorEastAsia" w:cstheme="minorBidi"/>
                <w:smallCaps w:val="0"/>
                <w:noProof/>
                <w:color w:val="auto"/>
                <w:sz w:val="22"/>
                <w:szCs w:val="22"/>
                <w:lang w:val="en-US"/>
              </w:rPr>
              <w:tab/>
            </w:r>
            <w:r w:rsidRPr="00B25847">
              <w:rPr>
                <w:rStyle w:val="Hyperlink"/>
                <w:noProof/>
              </w:rPr>
              <w:t>Object Model Overview</w:t>
            </w:r>
            <w:r>
              <w:rPr>
                <w:noProof/>
                <w:webHidden/>
              </w:rPr>
              <w:tab/>
            </w:r>
            <w:r>
              <w:rPr>
                <w:noProof/>
                <w:webHidden/>
              </w:rPr>
              <w:fldChar w:fldCharType="begin"/>
            </w:r>
            <w:r>
              <w:rPr>
                <w:noProof/>
                <w:webHidden/>
              </w:rPr>
              <w:instrText xml:space="preserve"> PAGEREF _Toc425500336 \h </w:instrText>
            </w:r>
          </w:ins>
          <w:r>
            <w:rPr>
              <w:noProof/>
              <w:webHidden/>
            </w:rPr>
          </w:r>
          <w:r>
            <w:rPr>
              <w:noProof/>
              <w:webHidden/>
            </w:rPr>
            <w:fldChar w:fldCharType="separate"/>
          </w:r>
          <w:ins w:id="176" w:author="Mahesh Venumbaka" w:date="2015-07-24T11:22:00Z">
            <w:r>
              <w:rPr>
                <w:noProof/>
                <w:webHidden/>
              </w:rPr>
              <w:t>70</w:t>
            </w:r>
            <w:r>
              <w:rPr>
                <w:noProof/>
                <w:webHidden/>
              </w:rPr>
              <w:fldChar w:fldCharType="end"/>
            </w:r>
            <w:r w:rsidRPr="00B25847">
              <w:rPr>
                <w:rStyle w:val="Hyperlink"/>
                <w:noProof/>
              </w:rPr>
              <w:fldChar w:fldCharType="end"/>
            </w:r>
          </w:ins>
        </w:p>
        <w:p w14:paraId="254407BD" w14:textId="77777777" w:rsidR="00BF4CA6" w:rsidRDefault="00BF4CA6">
          <w:pPr>
            <w:pStyle w:val="TOC2"/>
            <w:tabs>
              <w:tab w:val="left" w:pos="880"/>
            </w:tabs>
            <w:rPr>
              <w:ins w:id="177" w:author="Mahesh Venumbaka" w:date="2015-07-24T11:22:00Z"/>
              <w:rFonts w:eastAsiaTheme="minorEastAsia" w:cstheme="minorBidi"/>
              <w:smallCaps w:val="0"/>
              <w:noProof/>
              <w:color w:val="auto"/>
              <w:sz w:val="22"/>
              <w:szCs w:val="22"/>
              <w:lang w:val="en-US"/>
            </w:rPr>
          </w:pPr>
          <w:ins w:id="17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"_Toc425500337"</w:instrText>
            </w:r>
            <w:r w:rsidRPr="00B25847">
              <w:rPr>
                <w:rStyle w:val="Hyperlink"/>
                <w:noProof/>
              </w:rPr>
              <w:instrText xml:space="preserve"> </w:instrText>
            </w:r>
            <w:r w:rsidRPr="00B25847">
              <w:rPr>
                <w:rStyle w:val="Hyperlink"/>
                <w:noProof/>
              </w:rPr>
              <w:fldChar w:fldCharType="separate"/>
            </w:r>
            <w:r w:rsidRPr="00B25847">
              <w:rPr>
                <w:rStyle w:val="Hyperlink"/>
                <w:noProof/>
              </w:rPr>
              <w:t>5.4</w:t>
            </w:r>
            <w:r>
              <w:rPr>
                <w:rFonts w:eastAsiaTheme="minorEastAsia" w:cstheme="minorBidi"/>
                <w:smallCaps w:val="0"/>
                <w:noProof/>
                <w:color w:val="auto"/>
                <w:sz w:val="22"/>
                <w:szCs w:val="22"/>
                <w:lang w:val="en-US"/>
              </w:rPr>
              <w:tab/>
            </w:r>
            <w:r w:rsidRPr="00B25847">
              <w:rPr>
                <w:rStyle w:val="Hyperlink"/>
                <w:noProof/>
              </w:rPr>
              <w:t>Sites</w:t>
            </w:r>
            <w:r>
              <w:rPr>
                <w:noProof/>
                <w:webHidden/>
              </w:rPr>
              <w:tab/>
            </w:r>
            <w:r>
              <w:rPr>
                <w:noProof/>
                <w:webHidden/>
              </w:rPr>
              <w:fldChar w:fldCharType="begin"/>
            </w:r>
            <w:r>
              <w:rPr>
                <w:noProof/>
                <w:webHidden/>
              </w:rPr>
              <w:instrText xml:space="preserve"> PAGEREF _Toc425500337 \h </w:instrText>
            </w:r>
          </w:ins>
          <w:r>
            <w:rPr>
              <w:noProof/>
              <w:webHidden/>
            </w:rPr>
          </w:r>
          <w:r>
            <w:rPr>
              <w:noProof/>
              <w:webHidden/>
            </w:rPr>
            <w:fldChar w:fldCharType="separate"/>
          </w:r>
          <w:ins w:id="179" w:author="Mahesh Venumbaka" w:date="2015-07-24T11:22:00Z">
            <w:r>
              <w:rPr>
                <w:noProof/>
                <w:webHidden/>
              </w:rPr>
              <w:t>71</w:t>
            </w:r>
            <w:r>
              <w:rPr>
                <w:noProof/>
                <w:webHidden/>
              </w:rPr>
              <w:fldChar w:fldCharType="end"/>
            </w:r>
            <w:r w:rsidRPr="00B25847">
              <w:rPr>
                <w:rStyle w:val="Hyperlink"/>
                <w:noProof/>
              </w:rPr>
              <w:fldChar w:fldCharType="end"/>
            </w:r>
          </w:ins>
        </w:p>
        <w:p w14:paraId="3DE9A2AB" w14:textId="77777777" w:rsidR="00BF4CA6" w:rsidRDefault="00BF4CA6">
          <w:pPr>
            <w:pStyle w:val="TOC3"/>
            <w:tabs>
              <w:tab w:val="left" w:pos="1100"/>
            </w:tabs>
            <w:rPr>
              <w:ins w:id="180" w:author="Mahesh Venumbaka" w:date="2015-07-24T11:22:00Z"/>
              <w:rFonts w:eastAsiaTheme="minorEastAsia" w:cstheme="minorBidi"/>
              <w:i w:val="0"/>
              <w:noProof/>
              <w:color w:val="auto"/>
              <w:sz w:val="22"/>
              <w:szCs w:val="22"/>
              <w:lang w:val="en-US"/>
            </w:rPr>
          </w:pPr>
          <w:ins w:id="18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"_Toc425500338"</w:instrText>
            </w:r>
            <w:r w:rsidRPr="00B25847">
              <w:rPr>
                <w:rStyle w:val="Hyperlink"/>
                <w:noProof/>
              </w:rPr>
              <w:instrText xml:space="preserve"> </w:instrText>
            </w:r>
            <w:r w:rsidRPr="00B25847">
              <w:rPr>
                <w:rStyle w:val="Hyperlink"/>
                <w:noProof/>
              </w:rPr>
              <w:fldChar w:fldCharType="separate"/>
            </w:r>
            <w:r w:rsidRPr="00B25847">
              <w:rPr>
                <w:rStyle w:val="Hyperlink"/>
                <w:noProof/>
              </w:rPr>
              <w:t>5.4.1</w:t>
            </w:r>
            <w:r>
              <w:rPr>
                <w:rFonts w:eastAsiaTheme="minorEastAsia" w:cstheme="minorBidi"/>
                <w:i w:val="0"/>
                <w:noProof/>
                <w:color w:val="auto"/>
                <w:sz w:val="22"/>
                <w:szCs w:val="22"/>
                <w:lang w:val="en-US"/>
              </w:rPr>
              <w:tab/>
            </w:r>
            <w:r w:rsidRPr="00B25847">
              <w:rPr>
                <w:rStyle w:val="Hyperlink"/>
                <w:noProof/>
              </w:rPr>
              <w:t>Site Property Requirements</w:t>
            </w:r>
            <w:r>
              <w:rPr>
                <w:noProof/>
                <w:webHidden/>
              </w:rPr>
              <w:tab/>
            </w:r>
            <w:r>
              <w:rPr>
                <w:noProof/>
                <w:webHidden/>
              </w:rPr>
              <w:fldChar w:fldCharType="begin"/>
            </w:r>
            <w:r>
              <w:rPr>
                <w:noProof/>
                <w:webHidden/>
              </w:rPr>
              <w:instrText xml:space="preserve"> PAGEREF _Toc425500338 \h </w:instrText>
            </w:r>
          </w:ins>
          <w:r>
            <w:rPr>
              <w:noProof/>
              <w:webHidden/>
            </w:rPr>
          </w:r>
          <w:r>
            <w:rPr>
              <w:noProof/>
              <w:webHidden/>
            </w:rPr>
            <w:fldChar w:fldCharType="separate"/>
          </w:r>
          <w:ins w:id="182" w:author="Mahesh Venumbaka" w:date="2015-07-24T11:22:00Z">
            <w:r>
              <w:rPr>
                <w:noProof/>
                <w:webHidden/>
              </w:rPr>
              <w:t>71</w:t>
            </w:r>
            <w:r>
              <w:rPr>
                <w:noProof/>
                <w:webHidden/>
              </w:rPr>
              <w:fldChar w:fldCharType="end"/>
            </w:r>
            <w:r w:rsidRPr="00B25847">
              <w:rPr>
                <w:rStyle w:val="Hyperlink"/>
                <w:noProof/>
              </w:rPr>
              <w:fldChar w:fldCharType="end"/>
            </w:r>
          </w:ins>
        </w:p>
        <w:p w14:paraId="47125F20" w14:textId="77777777" w:rsidR="00BF4CA6" w:rsidRDefault="00BF4CA6">
          <w:pPr>
            <w:pStyle w:val="TOC3"/>
            <w:tabs>
              <w:tab w:val="left" w:pos="1100"/>
            </w:tabs>
            <w:rPr>
              <w:ins w:id="183" w:author="Mahesh Venumbaka" w:date="2015-07-24T11:22:00Z"/>
              <w:rFonts w:eastAsiaTheme="minorEastAsia" w:cstheme="minorBidi"/>
              <w:i w:val="0"/>
              <w:noProof/>
              <w:color w:val="auto"/>
              <w:sz w:val="22"/>
              <w:szCs w:val="22"/>
              <w:lang w:val="en-US"/>
            </w:rPr>
          </w:pPr>
          <w:ins w:id="18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"_Toc425500339"</w:instrText>
            </w:r>
            <w:r w:rsidRPr="00B25847">
              <w:rPr>
                <w:rStyle w:val="Hyperlink"/>
                <w:noProof/>
              </w:rPr>
              <w:instrText xml:space="preserve"> </w:instrText>
            </w:r>
            <w:r w:rsidRPr="00B25847">
              <w:rPr>
                <w:rStyle w:val="Hyperlink"/>
                <w:noProof/>
              </w:rPr>
              <w:fldChar w:fldCharType="separate"/>
            </w:r>
            <w:r w:rsidRPr="00B25847">
              <w:rPr>
                <w:rStyle w:val="Hyperlink"/>
                <w:noProof/>
              </w:rPr>
              <w:t>5.4.1</w:t>
            </w:r>
            <w:r>
              <w:rPr>
                <w:rFonts w:eastAsiaTheme="minorEastAsia" w:cstheme="minorBidi"/>
                <w:i w:val="0"/>
                <w:noProof/>
                <w:color w:val="auto"/>
                <w:sz w:val="22"/>
                <w:szCs w:val="22"/>
                <w:lang w:val="en-US"/>
              </w:rPr>
              <w:tab/>
            </w:r>
            <w:r w:rsidRPr="00B25847">
              <w:rPr>
                <w:rStyle w:val="Hyperlink"/>
                <w:bCs/>
                <w:noProof/>
              </w:rPr>
              <w:t>Site Data Derivation</w:t>
            </w:r>
            <w:r>
              <w:rPr>
                <w:noProof/>
                <w:webHidden/>
              </w:rPr>
              <w:tab/>
            </w:r>
            <w:r>
              <w:rPr>
                <w:noProof/>
                <w:webHidden/>
              </w:rPr>
              <w:fldChar w:fldCharType="begin"/>
            </w:r>
            <w:r>
              <w:rPr>
                <w:noProof/>
                <w:webHidden/>
              </w:rPr>
              <w:instrText xml:space="preserve"> PAGEREF _Toc425500339 \h </w:instrText>
            </w:r>
          </w:ins>
          <w:r>
            <w:rPr>
              <w:noProof/>
              <w:webHidden/>
            </w:rPr>
          </w:r>
          <w:r>
            <w:rPr>
              <w:noProof/>
              <w:webHidden/>
            </w:rPr>
            <w:fldChar w:fldCharType="separate"/>
          </w:r>
          <w:ins w:id="185" w:author="Mahesh Venumbaka" w:date="2015-07-24T11:22:00Z">
            <w:r>
              <w:rPr>
                <w:noProof/>
                <w:webHidden/>
              </w:rPr>
              <w:t>73</w:t>
            </w:r>
            <w:r>
              <w:rPr>
                <w:noProof/>
                <w:webHidden/>
              </w:rPr>
              <w:fldChar w:fldCharType="end"/>
            </w:r>
            <w:r w:rsidRPr="00B25847">
              <w:rPr>
                <w:rStyle w:val="Hyperlink"/>
                <w:noProof/>
              </w:rPr>
              <w:fldChar w:fldCharType="end"/>
            </w:r>
          </w:ins>
        </w:p>
        <w:p w14:paraId="26D822C5" w14:textId="77777777" w:rsidR="00BF4CA6" w:rsidRDefault="00BF4CA6">
          <w:pPr>
            <w:pStyle w:val="TOC3"/>
            <w:tabs>
              <w:tab w:val="left" w:pos="1100"/>
            </w:tabs>
            <w:rPr>
              <w:ins w:id="186" w:author="Mahesh Venumbaka" w:date="2015-07-24T11:22:00Z"/>
              <w:rFonts w:eastAsiaTheme="minorEastAsia" w:cstheme="minorBidi"/>
              <w:i w:val="0"/>
              <w:noProof/>
              <w:color w:val="auto"/>
              <w:sz w:val="22"/>
              <w:szCs w:val="22"/>
              <w:lang w:val="en-US"/>
            </w:rPr>
          </w:pPr>
          <w:ins w:id="18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"_Toc425500340"</w:instrText>
            </w:r>
            <w:r w:rsidRPr="00B25847">
              <w:rPr>
                <w:rStyle w:val="Hyperlink"/>
                <w:noProof/>
              </w:rPr>
              <w:instrText xml:space="preserve"> </w:instrText>
            </w:r>
            <w:r w:rsidRPr="00B25847">
              <w:rPr>
                <w:rStyle w:val="Hyperlink"/>
                <w:noProof/>
              </w:rPr>
              <w:fldChar w:fldCharType="separate"/>
            </w:r>
            <w:r w:rsidRPr="00B25847">
              <w:rPr>
                <w:rStyle w:val="Hyperlink"/>
                <w:noProof/>
              </w:rPr>
              <w:t>5.4.2</w:t>
            </w:r>
            <w:r>
              <w:rPr>
                <w:rFonts w:eastAsiaTheme="minorEastAsia" w:cstheme="minorBidi"/>
                <w:i w:val="0"/>
                <w:noProof/>
                <w:color w:val="auto"/>
                <w:sz w:val="22"/>
                <w:szCs w:val="22"/>
                <w:lang w:val="en-US"/>
              </w:rPr>
              <w:tab/>
            </w:r>
            <w:r w:rsidRPr="00B25847">
              <w:rPr>
                <w:rStyle w:val="Hyperlink"/>
                <w:bCs/>
                <w:noProof/>
              </w:rPr>
              <w:t>Site Data Management</w:t>
            </w:r>
            <w:r>
              <w:rPr>
                <w:noProof/>
                <w:webHidden/>
              </w:rPr>
              <w:tab/>
            </w:r>
            <w:r>
              <w:rPr>
                <w:noProof/>
                <w:webHidden/>
              </w:rPr>
              <w:fldChar w:fldCharType="begin"/>
            </w:r>
            <w:r>
              <w:rPr>
                <w:noProof/>
                <w:webHidden/>
              </w:rPr>
              <w:instrText xml:space="preserve"> PAGEREF _Toc425500340 \h </w:instrText>
            </w:r>
          </w:ins>
          <w:r>
            <w:rPr>
              <w:noProof/>
              <w:webHidden/>
            </w:rPr>
          </w:r>
          <w:r>
            <w:rPr>
              <w:noProof/>
              <w:webHidden/>
            </w:rPr>
            <w:fldChar w:fldCharType="separate"/>
          </w:r>
          <w:ins w:id="188" w:author="Mahesh Venumbaka" w:date="2015-07-24T11:22:00Z">
            <w:r>
              <w:rPr>
                <w:noProof/>
                <w:webHidden/>
              </w:rPr>
              <w:t>73</w:t>
            </w:r>
            <w:r>
              <w:rPr>
                <w:noProof/>
                <w:webHidden/>
              </w:rPr>
              <w:fldChar w:fldCharType="end"/>
            </w:r>
            <w:r w:rsidRPr="00B25847">
              <w:rPr>
                <w:rStyle w:val="Hyperlink"/>
                <w:noProof/>
              </w:rPr>
              <w:fldChar w:fldCharType="end"/>
            </w:r>
          </w:ins>
        </w:p>
        <w:p w14:paraId="4CBAB8BB" w14:textId="77777777" w:rsidR="00BF4CA6" w:rsidRDefault="00BF4CA6">
          <w:pPr>
            <w:pStyle w:val="TOC2"/>
            <w:tabs>
              <w:tab w:val="left" w:pos="880"/>
            </w:tabs>
            <w:rPr>
              <w:ins w:id="189" w:author="Mahesh Venumbaka" w:date="2015-07-24T11:22:00Z"/>
              <w:rFonts w:eastAsiaTheme="minorEastAsia" w:cstheme="minorBidi"/>
              <w:smallCaps w:val="0"/>
              <w:noProof/>
              <w:color w:val="auto"/>
              <w:sz w:val="22"/>
              <w:szCs w:val="22"/>
              <w:lang w:val="en-US"/>
            </w:rPr>
          </w:pPr>
          <w:ins w:id="19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"_Toc425500341"</w:instrText>
            </w:r>
            <w:r w:rsidRPr="00B25847">
              <w:rPr>
                <w:rStyle w:val="Hyperlink"/>
                <w:noProof/>
              </w:rPr>
              <w:instrText xml:space="preserve"> </w:instrText>
            </w:r>
            <w:r w:rsidRPr="00B25847">
              <w:rPr>
                <w:rStyle w:val="Hyperlink"/>
                <w:noProof/>
              </w:rPr>
              <w:fldChar w:fldCharType="separate"/>
            </w:r>
            <w:r w:rsidRPr="00B25847">
              <w:rPr>
                <w:rStyle w:val="Hyperlink"/>
                <w:noProof/>
              </w:rPr>
              <w:t>5.5</w:t>
            </w:r>
            <w:r>
              <w:rPr>
                <w:rFonts w:eastAsiaTheme="minorEastAsia" w:cstheme="minorBidi"/>
                <w:smallCaps w:val="0"/>
                <w:noProof/>
                <w:color w:val="auto"/>
                <w:sz w:val="22"/>
                <w:szCs w:val="22"/>
                <w:lang w:val="en-US"/>
              </w:rPr>
              <w:tab/>
            </w:r>
            <w:r w:rsidRPr="00B25847">
              <w:rPr>
                <w:rStyle w:val="Hyperlink"/>
                <w:noProof/>
              </w:rPr>
              <w:t>Systems</w:t>
            </w:r>
            <w:r>
              <w:rPr>
                <w:noProof/>
                <w:webHidden/>
              </w:rPr>
              <w:tab/>
            </w:r>
            <w:r>
              <w:rPr>
                <w:noProof/>
                <w:webHidden/>
              </w:rPr>
              <w:fldChar w:fldCharType="begin"/>
            </w:r>
            <w:r>
              <w:rPr>
                <w:noProof/>
                <w:webHidden/>
              </w:rPr>
              <w:instrText xml:space="preserve"> PAGEREF _Toc425500341 \h </w:instrText>
            </w:r>
          </w:ins>
          <w:r>
            <w:rPr>
              <w:noProof/>
              <w:webHidden/>
            </w:rPr>
          </w:r>
          <w:r>
            <w:rPr>
              <w:noProof/>
              <w:webHidden/>
            </w:rPr>
            <w:fldChar w:fldCharType="separate"/>
          </w:r>
          <w:ins w:id="191" w:author="Mahesh Venumbaka" w:date="2015-07-24T11:22:00Z">
            <w:r>
              <w:rPr>
                <w:noProof/>
                <w:webHidden/>
              </w:rPr>
              <w:t>73</w:t>
            </w:r>
            <w:r>
              <w:rPr>
                <w:noProof/>
                <w:webHidden/>
              </w:rPr>
              <w:fldChar w:fldCharType="end"/>
            </w:r>
            <w:r w:rsidRPr="00B25847">
              <w:rPr>
                <w:rStyle w:val="Hyperlink"/>
                <w:noProof/>
              </w:rPr>
              <w:fldChar w:fldCharType="end"/>
            </w:r>
          </w:ins>
        </w:p>
        <w:p w14:paraId="324DBD9E" w14:textId="77777777" w:rsidR="00BF4CA6" w:rsidRDefault="00BF4CA6">
          <w:pPr>
            <w:pStyle w:val="TOC3"/>
            <w:tabs>
              <w:tab w:val="left" w:pos="1100"/>
            </w:tabs>
            <w:rPr>
              <w:ins w:id="192" w:author="Mahesh Venumbaka" w:date="2015-07-24T11:22:00Z"/>
              <w:rFonts w:eastAsiaTheme="minorEastAsia" w:cstheme="minorBidi"/>
              <w:i w:val="0"/>
              <w:noProof/>
              <w:color w:val="auto"/>
              <w:sz w:val="22"/>
              <w:szCs w:val="22"/>
              <w:lang w:val="en-US"/>
            </w:rPr>
          </w:pPr>
          <w:ins w:id="19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"_Toc425500342"</w:instrText>
            </w:r>
            <w:r w:rsidRPr="00B25847">
              <w:rPr>
                <w:rStyle w:val="Hyperlink"/>
                <w:noProof/>
              </w:rPr>
              <w:instrText xml:space="preserve"> </w:instrText>
            </w:r>
            <w:r w:rsidRPr="00B25847">
              <w:rPr>
                <w:rStyle w:val="Hyperlink"/>
                <w:noProof/>
              </w:rPr>
              <w:fldChar w:fldCharType="separate"/>
            </w:r>
            <w:r w:rsidRPr="00B25847">
              <w:rPr>
                <w:rStyle w:val="Hyperlink"/>
                <w:noProof/>
              </w:rPr>
              <w:t>5.5.1</w:t>
            </w:r>
            <w:r>
              <w:rPr>
                <w:rFonts w:eastAsiaTheme="minorEastAsia" w:cstheme="minorBidi"/>
                <w:i w:val="0"/>
                <w:noProof/>
                <w:color w:val="auto"/>
                <w:sz w:val="22"/>
                <w:szCs w:val="22"/>
                <w:lang w:val="en-US"/>
              </w:rPr>
              <w:tab/>
            </w:r>
            <w:r w:rsidRPr="00B25847">
              <w:rPr>
                <w:rStyle w:val="Hyperlink"/>
                <w:noProof/>
              </w:rPr>
              <w:t>System Property Requirements</w:t>
            </w:r>
            <w:r>
              <w:rPr>
                <w:noProof/>
                <w:webHidden/>
              </w:rPr>
              <w:tab/>
            </w:r>
            <w:r>
              <w:rPr>
                <w:noProof/>
                <w:webHidden/>
              </w:rPr>
              <w:fldChar w:fldCharType="begin"/>
            </w:r>
            <w:r>
              <w:rPr>
                <w:noProof/>
                <w:webHidden/>
              </w:rPr>
              <w:instrText xml:space="preserve"> PAGEREF _Toc425500342 \h </w:instrText>
            </w:r>
          </w:ins>
          <w:r>
            <w:rPr>
              <w:noProof/>
              <w:webHidden/>
            </w:rPr>
          </w:r>
          <w:r>
            <w:rPr>
              <w:noProof/>
              <w:webHidden/>
            </w:rPr>
            <w:fldChar w:fldCharType="separate"/>
          </w:r>
          <w:ins w:id="194" w:author="Mahesh Venumbaka" w:date="2015-07-24T11:22:00Z">
            <w:r>
              <w:rPr>
                <w:noProof/>
                <w:webHidden/>
              </w:rPr>
              <w:t>73</w:t>
            </w:r>
            <w:r>
              <w:rPr>
                <w:noProof/>
                <w:webHidden/>
              </w:rPr>
              <w:fldChar w:fldCharType="end"/>
            </w:r>
            <w:r w:rsidRPr="00B25847">
              <w:rPr>
                <w:rStyle w:val="Hyperlink"/>
                <w:noProof/>
              </w:rPr>
              <w:fldChar w:fldCharType="end"/>
            </w:r>
          </w:ins>
        </w:p>
        <w:p w14:paraId="6B702E83" w14:textId="77777777" w:rsidR="00BF4CA6" w:rsidRDefault="00BF4CA6">
          <w:pPr>
            <w:pStyle w:val="TOC3"/>
            <w:tabs>
              <w:tab w:val="left" w:pos="1100"/>
            </w:tabs>
            <w:rPr>
              <w:ins w:id="195" w:author="Mahesh Venumbaka" w:date="2015-07-24T11:22:00Z"/>
              <w:rFonts w:eastAsiaTheme="minorEastAsia" w:cstheme="minorBidi"/>
              <w:i w:val="0"/>
              <w:noProof/>
              <w:color w:val="auto"/>
              <w:sz w:val="22"/>
              <w:szCs w:val="22"/>
              <w:lang w:val="en-US"/>
            </w:rPr>
          </w:pPr>
          <w:ins w:id="19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"_Toc425500343"</w:instrText>
            </w:r>
            <w:r w:rsidRPr="00B25847">
              <w:rPr>
                <w:rStyle w:val="Hyperlink"/>
                <w:noProof/>
              </w:rPr>
              <w:instrText xml:space="preserve"> </w:instrText>
            </w:r>
            <w:r w:rsidRPr="00B25847">
              <w:rPr>
                <w:rStyle w:val="Hyperlink"/>
                <w:noProof/>
              </w:rPr>
              <w:fldChar w:fldCharType="separate"/>
            </w:r>
            <w:r w:rsidRPr="00B25847">
              <w:rPr>
                <w:rStyle w:val="Hyperlink"/>
                <w:noProof/>
              </w:rPr>
              <w:t>5.5.2</w:t>
            </w:r>
            <w:r>
              <w:rPr>
                <w:rFonts w:eastAsiaTheme="minorEastAsia" w:cstheme="minorBidi"/>
                <w:i w:val="0"/>
                <w:noProof/>
                <w:color w:val="auto"/>
                <w:sz w:val="22"/>
                <w:szCs w:val="22"/>
                <w:lang w:val="en-US"/>
              </w:rPr>
              <w:tab/>
            </w:r>
            <w:r w:rsidRPr="00B25847">
              <w:rPr>
                <w:rStyle w:val="Hyperlink"/>
                <w:bCs/>
                <w:noProof/>
              </w:rPr>
              <w:t>System Data Derivation</w:t>
            </w:r>
            <w:r>
              <w:rPr>
                <w:noProof/>
                <w:webHidden/>
              </w:rPr>
              <w:tab/>
            </w:r>
            <w:r>
              <w:rPr>
                <w:noProof/>
                <w:webHidden/>
              </w:rPr>
              <w:fldChar w:fldCharType="begin"/>
            </w:r>
            <w:r>
              <w:rPr>
                <w:noProof/>
                <w:webHidden/>
              </w:rPr>
              <w:instrText xml:space="preserve"> PAGEREF _Toc425500343 \h </w:instrText>
            </w:r>
          </w:ins>
          <w:r>
            <w:rPr>
              <w:noProof/>
              <w:webHidden/>
            </w:rPr>
          </w:r>
          <w:r>
            <w:rPr>
              <w:noProof/>
              <w:webHidden/>
            </w:rPr>
            <w:fldChar w:fldCharType="separate"/>
          </w:r>
          <w:ins w:id="197" w:author="Mahesh Venumbaka" w:date="2015-07-24T11:22:00Z">
            <w:r>
              <w:rPr>
                <w:noProof/>
                <w:webHidden/>
              </w:rPr>
              <w:t>74</w:t>
            </w:r>
            <w:r>
              <w:rPr>
                <w:noProof/>
                <w:webHidden/>
              </w:rPr>
              <w:fldChar w:fldCharType="end"/>
            </w:r>
            <w:r w:rsidRPr="00B25847">
              <w:rPr>
                <w:rStyle w:val="Hyperlink"/>
                <w:noProof/>
              </w:rPr>
              <w:fldChar w:fldCharType="end"/>
            </w:r>
          </w:ins>
        </w:p>
        <w:p w14:paraId="49B548CE" w14:textId="77777777" w:rsidR="00BF4CA6" w:rsidRDefault="00BF4CA6">
          <w:pPr>
            <w:pStyle w:val="TOC3"/>
            <w:tabs>
              <w:tab w:val="left" w:pos="1100"/>
            </w:tabs>
            <w:rPr>
              <w:ins w:id="198" w:author="Mahesh Venumbaka" w:date="2015-07-24T11:22:00Z"/>
              <w:rFonts w:eastAsiaTheme="minorEastAsia" w:cstheme="minorBidi"/>
              <w:i w:val="0"/>
              <w:noProof/>
              <w:color w:val="auto"/>
              <w:sz w:val="22"/>
              <w:szCs w:val="22"/>
              <w:lang w:val="en-US"/>
            </w:rPr>
          </w:pPr>
          <w:ins w:id="19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"_Toc425500344"</w:instrText>
            </w:r>
            <w:r w:rsidRPr="00B25847">
              <w:rPr>
                <w:rStyle w:val="Hyperlink"/>
                <w:noProof/>
              </w:rPr>
              <w:instrText xml:space="preserve"> </w:instrText>
            </w:r>
            <w:r w:rsidRPr="00B25847">
              <w:rPr>
                <w:rStyle w:val="Hyperlink"/>
                <w:noProof/>
              </w:rPr>
              <w:fldChar w:fldCharType="separate"/>
            </w:r>
            <w:r w:rsidRPr="00B25847">
              <w:rPr>
                <w:rStyle w:val="Hyperlink"/>
                <w:noProof/>
              </w:rPr>
              <w:t>5.5.3</w:t>
            </w:r>
            <w:r>
              <w:rPr>
                <w:rFonts w:eastAsiaTheme="minorEastAsia" w:cstheme="minorBidi"/>
                <w:i w:val="0"/>
                <w:noProof/>
                <w:color w:val="auto"/>
                <w:sz w:val="22"/>
                <w:szCs w:val="22"/>
                <w:lang w:val="en-US"/>
              </w:rPr>
              <w:tab/>
            </w:r>
            <w:r w:rsidRPr="00B25847">
              <w:rPr>
                <w:rStyle w:val="Hyperlink"/>
                <w:bCs/>
                <w:noProof/>
              </w:rPr>
              <w:t>System Data Management</w:t>
            </w:r>
            <w:r>
              <w:rPr>
                <w:noProof/>
                <w:webHidden/>
              </w:rPr>
              <w:tab/>
            </w:r>
            <w:r>
              <w:rPr>
                <w:noProof/>
                <w:webHidden/>
              </w:rPr>
              <w:fldChar w:fldCharType="begin"/>
            </w:r>
            <w:r>
              <w:rPr>
                <w:noProof/>
                <w:webHidden/>
              </w:rPr>
              <w:instrText xml:space="preserve"> PAGEREF _Toc425500344 \h </w:instrText>
            </w:r>
          </w:ins>
          <w:r>
            <w:rPr>
              <w:noProof/>
              <w:webHidden/>
            </w:rPr>
          </w:r>
          <w:r>
            <w:rPr>
              <w:noProof/>
              <w:webHidden/>
            </w:rPr>
            <w:fldChar w:fldCharType="separate"/>
          </w:r>
          <w:ins w:id="200" w:author="Mahesh Venumbaka" w:date="2015-07-24T11:22:00Z">
            <w:r>
              <w:rPr>
                <w:noProof/>
                <w:webHidden/>
              </w:rPr>
              <w:t>75</w:t>
            </w:r>
            <w:r>
              <w:rPr>
                <w:noProof/>
                <w:webHidden/>
              </w:rPr>
              <w:fldChar w:fldCharType="end"/>
            </w:r>
            <w:r w:rsidRPr="00B25847">
              <w:rPr>
                <w:rStyle w:val="Hyperlink"/>
                <w:noProof/>
              </w:rPr>
              <w:fldChar w:fldCharType="end"/>
            </w:r>
          </w:ins>
        </w:p>
        <w:p w14:paraId="4AB6F25C" w14:textId="77777777" w:rsidR="00BF4CA6" w:rsidRDefault="00BF4CA6">
          <w:pPr>
            <w:pStyle w:val="TOC2"/>
            <w:tabs>
              <w:tab w:val="left" w:pos="880"/>
            </w:tabs>
            <w:rPr>
              <w:ins w:id="201" w:author="Mahesh Venumbaka" w:date="2015-07-24T11:22:00Z"/>
              <w:rFonts w:eastAsiaTheme="minorEastAsia" w:cstheme="minorBidi"/>
              <w:smallCaps w:val="0"/>
              <w:noProof/>
              <w:color w:val="auto"/>
              <w:sz w:val="22"/>
              <w:szCs w:val="22"/>
              <w:lang w:val="en-US"/>
            </w:rPr>
          </w:pPr>
          <w:ins w:id="20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"_Toc425500345"</w:instrText>
            </w:r>
            <w:r w:rsidRPr="00B25847">
              <w:rPr>
                <w:rStyle w:val="Hyperlink"/>
                <w:noProof/>
              </w:rPr>
              <w:instrText xml:space="preserve"> </w:instrText>
            </w:r>
            <w:r w:rsidRPr="00B25847">
              <w:rPr>
                <w:rStyle w:val="Hyperlink"/>
                <w:noProof/>
              </w:rPr>
              <w:fldChar w:fldCharType="separate"/>
            </w:r>
            <w:r w:rsidRPr="00B25847">
              <w:rPr>
                <w:rStyle w:val="Hyperlink"/>
                <w:noProof/>
              </w:rPr>
              <w:t>5.6</w:t>
            </w:r>
            <w:r>
              <w:rPr>
                <w:rFonts w:eastAsiaTheme="minorEastAsia" w:cstheme="minorBidi"/>
                <w:smallCaps w:val="0"/>
                <w:noProof/>
                <w:color w:val="auto"/>
                <w:sz w:val="22"/>
                <w:szCs w:val="22"/>
                <w:lang w:val="en-US"/>
              </w:rPr>
              <w:tab/>
            </w:r>
            <w:r w:rsidRPr="00B25847">
              <w:rPr>
                <w:rStyle w:val="Hyperlink"/>
                <w:noProof/>
              </w:rPr>
              <w:t>Contracts</w:t>
            </w:r>
            <w:r>
              <w:rPr>
                <w:noProof/>
                <w:webHidden/>
              </w:rPr>
              <w:tab/>
            </w:r>
            <w:r>
              <w:rPr>
                <w:noProof/>
                <w:webHidden/>
              </w:rPr>
              <w:fldChar w:fldCharType="begin"/>
            </w:r>
            <w:r>
              <w:rPr>
                <w:noProof/>
                <w:webHidden/>
              </w:rPr>
              <w:instrText xml:space="preserve"> PAGEREF _Toc425500345 \h </w:instrText>
            </w:r>
          </w:ins>
          <w:r>
            <w:rPr>
              <w:noProof/>
              <w:webHidden/>
            </w:rPr>
          </w:r>
          <w:r>
            <w:rPr>
              <w:noProof/>
              <w:webHidden/>
            </w:rPr>
            <w:fldChar w:fldCharType="separate"/>
          </w:r>
          <w:ins w:id="203" w:author="Mahesh Venumbaka" w:date="2015-07-24T11:22:00Z">
            <w:r>
              <w:rPr>
                <w:noProof/>
                <w:webHidden/>
              </w:rPr>
              <w:t>75</w:t>
            </w:r>
            <w:r>
              <w:rPr>
                <w:noProof/>
                <w:webHidden/>
              </w:rPr>
              <w:fldChar w:fldCharType="end"/>
            </w:r>
            <w:r w:rsidRPr="00B25847">
              <w:rPr>
                <w:rStyle w:val="Hyperlink"/>
                <w:noProof/>
              </w:rPr>
              <w:fldChar w:fldCharType="end"/>
            </w:r>
          </w:ins>
        </w:p>
        <w:p w14:paraId="677C7FFF" w14:textId="77777777" w:rsidR="00BF4CA6" w:rsidRDefault="00BF4CA6">
          <w:pPr>
            <w:pStyle w:val="TOC3"/>
            <w:tabs>
              <w:tab w:val="left" w:pos="1100"/>
            </w:tabs>
            <w:rPr>
              <w:ins w:id="204" w:author="Mahesh Venumbaka" w:date="2015-07-24T11:22:00Z"/>
              <w:rFonts w:eastAsiaTheme="minorEastAsia" w:cstheme="minorBidi"/>
              <w:i w:val="0"/>
              <w:noProof/>
              <w:color w:val="auto"/>
              <w:sz w:val="22"/>
              <w:szCs w:val="22"/>
              <w:lang w:val="en-US"/>
            </w:rPr>
          </w:pPr>
          <w:ins w:id="20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"_Toc425500346"</w:instrText>
            </w:r>
            <w:r w:rsidRPr="00B25847">
              <w:rPr>
                <w:rStyle w:val="Hyperlink"/>
                <w:noProof/>
              </w:rPr>
              <w:instrText xml:space="preserve"> </w:instrText>
            </w:r>
            <w:r w:rsidRPr="00B25847">
              <w:rPr>
                <w:rStyle w:val="Hyperlink"/>
                <w:noProof/>
              </w:rPr>
              <w:fldChar w:fldCharType="separate"/>
            </w:r>
            <w:r w:rsidRPr="00B25847">
              <w:rPr>
                <w:rStyle w:val="Hyperlink"/>
                <w:noProof/>
              </w:rPr>
              <w:t>5.6.1</w:t>
            </w:r>
            <w:r>
              <w:rPr>
                <w:rFonts w:eastAsiaTheme="minorEastAsia" w:cstheme="minorBidi"/>
                <w:i w:val="0"/>
                <w:noProof/>
                <w:color w:val="auto"/>
                <w:sz w:val="22"/>
                <w:szCs w:val="22"/>
                <w:lang w:val="en-US"/>
              </w:rPr>
              <w:tab/>
            </w:r>
            <w:r w:rsidRPr="00B25847">
              <w:rPr>
                <w:rStyle w:val="Hyperlink"/>
                <w:noProof/>
              </w:rPr>
              <w:t>Coverage</w:t>
            </w:r>
            <w:r>
              <w:rPr>
                <w:noProof/>
                <w:webHidden/>
              </w:rPr>
              <w:tab/>
            </w:r>
            <w:r>
              <w:rPr>
                <w:noProof/>
                <w:webHidden/>
              </w:rPr>
              <w:fldChar w:fldCharType="begin"/>
            </w:r>
            <w:r>
              <w:rPr>
                <w:noProof/>
                <w:webHidden/>
              </w:rPr>
              <w:instrText xml:space="preserve"> PAGEREF _Toc425500346 \h </w:instrText>
            </w:r>
          </w:ins>
          <w:r>
            <w:rPr>
              <w:noProof/>
              <w:webHidden/>
            </w:rPr>
          </w:r>
          <w:r>
            <w:rPr>
              <w:noProof/>
              <w:webHidden/>
            </w:rPr>
            <w:fldChar w:fldCharType="separate"/>
          </w:r>
          <w:ins w:id="206" w:author="Mahesh Venumbaka" w:date="2015-07-24T11:22:00Z">
            <w:r>
              <w:rPr>
                <w:noProof/>
                <w:webHidden/>
              </w:rPr>
              <w:t>75</w:t>
            </w:r>
            <w:r>
              <w:rPr>
                <w:noProof/>
                <w:webHidden/>
              </w:rPr>
              <w:fldChar w:fldCharType="end"/>
            </w:r>
            <w:r w:rsidRPr="00B25847">
              <w:rPr>
                <w:rStyle w:val="Hyperlink"/>
                <w:noProof/>
              </w:rPr>
              <w:fldChar w:fldCharType="end"/>
            </w:r>
          </w:ins>
        </w:p>
        <w:p w14:paraId="2E474BE7" w14:textId="77777777" w:rsidR="00BF4CA6" w:rsidRDefault="00BF4CA6">
          <w:pPr>
            <w:pStyle w:val="TOC3"/>
            <w:tabs>
              <w:tab w:val="left" w:pos="1100"/>
            </w:tabs>
            <w:rPr>
              <w:ins w:id="207" w:author="Mahesh Venumbaka" w:date="2015-07-24T11:22:00Z"/>
              <w:rFonts w:eastAsiaTheme="minorEastAsia" w:cstheme="minorBidi"/>
              <w:i w:val="0"/>
              <w:noProof/>
              <w:color w:val="auto"/>
              <w:sz w:val="22"/>
              <w:szCs w:val="22"/>
              <w:lang w:val="en-US"/>
            </w:rPr>
          </w:pPr>
          <w:ins w:id="20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"_Toc425500347"</w:instrText>
            </w:r>
            <w:r w:rsidRPr="00B25847">
              <w:rPr>
                <w:rStyle w:val="Hyperlink"/>
                <w:noProof/>
              </w:rPr>
              <w:instrText xml:space="preserve"> </w:instrText>
            </w:r>
            <w:r w:rsidRPr="00B25847">
              <w:rPr>
                <w:rStyle w:val="Hyperlink"/>
                <w:noProof/>
              </w:rPr>
              <w:fldChar w:fldCharType="separate"/>
            </w:r>
            <w:r w:rsidRPr="00B25847">
              <w:rPr>
                <w:rStyle w:val="Hyperlink"/>
                <w:noProof/>
              </w:rPr>
              <w:t>5.6.2</w:t>
            </w:r>
            <w:r>
              <w:rPr>
                <w:rFonts w:eastAsiaTheme="minorEastAsia" w:cstheme="minorBidi"/>
                <w:i w:val="0"/>
                <w:noProof/>
                <w:color w:val="auto"/>
                <w:sz w:val="22"/>
                <w:szCs w:val="22"/>
                <w:lang w:val="en-US"/>
              </w:rPr>
              <w:tab/>
            </w:r>
            <w:r w:rsidRPr="00B25847">
              <w:rPr>
                <w:rStyle w:val="Hyperlink"/>
                <w:noProof/>
              </w:rPr>
              <w:t>Contract Property Requirements</w:t>
            </w:r>
            <w:r>
              <w:rPr>
                <w:noProof/>
                <w:webHidden/>
              </w:rPr>
              <w:tab/>
            </w:r>
            <w:r>
              <w:rPr>
                <w:noProof/>
                <w:webHidden/>
              </w:rPr>
              <w:fldChar w:fldCharType="begin"/>
            </w:r>
            <w:r>
              <w:rPr>
                <w:noProof/>
                <w:webHidden/>
              </w:rPr>
              <w:instrText xml:space="preserve"> PAGEREF _Toc425500347 \h </w:instrText>
            </w:r>
          </w:ins>
          <w:r>
            <w:rPr>
              <w:noProof/>
              <w:webHidden/>
            </w:rPr>
          </w:r>
          <w:r>
            <w:rPr>
              <w:noProof/>
              <w:webHidden/>
            </w:rPr>
            <w:fldChar w:fldCharType="separate"/>
          </w:r>
          <w:ins w:id="209" w:author="Mahesh Venumbaka" w:date="2015-07-24T11:22:00Z">
            <w:r>
              <w:rPr>
                <w:noProof/>
                <w:webHidden/>
              </w:rPr>
              <w:t>75</w:t>
            </w:r>
            <w:r>
              <w:rPr>
                <w:noProof/>
                <w:webHidden/>
              </w:rPr>
              <w:fldChar w:fldCharType="end"/>
            </w:r>
            <w:r w:rsidRPr="00B25847">
              <w:rPr>
                <w:rStyle w:val="Hyperlink"/>
                <w:noProof/>
              </w:rPr>
              <w:fldChar w:fldCharType="end"/>
            </w:r>
          </w:ins>
        </w:p>
        <w:p w14:paraId="0037B6D6" w14:textId="77777777" w:rsidR="00BF4CA6" w:rsidRDefault="00BF4CA6">
          <w:pPr>
            <w:pStyle w:val="TOC3"/>
            <w:tabs>
              <w:tab w:val="left" w:pos="1100"/>
            </w:tabs>
            <w:rPr>
              <w:ins w:id="210" w:author="Mahesh Venumbaka" w:date="2015-07-24T11:22:00Z"/>
              <w:rFonts w:eastAsiaTheme="minorEastAsia" w:cstheme="minorBidi"/>
              <w:i w:val="0"/>
              <w:noProof/>
              <w:color w:val="auto"/>
              <w:sz w:val="22"/>
              <w:szCs w:val="22"/>
              <w:lang w:val="en-US"/>
            </w:rPr>
          </w:pPr>
          <w:ins w:id="21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"_Toc425500348"</w:instrText>
            </w:r>
            <w:r w:rsidRPr="00B25847">
              <w:rPr>
                <w:rStyle w:val="Hyperlink"/>
                <w:noProof/>
              </w:rPr>
              <w:instrText xml:space="preserve"> </w:instrText>
            </w:r>
            <w:r w:rsidRPr="00B25847">
              <w:rPr>
                <w:rStyle w:val="Hyperlink"/>
                <w:noProof/>
              </w:rPr>
              <w:fldChar w:fldCharType="separate"/>
            </w:r>
            <w:r w:rsidRPr="00B25847">
              <w:rPr>
                <w:rStyle w:val="Hyperlink"/>
                <w:noProof/>
              </w:rPr>
              <w:t>5.6.3</w:t>
            </w:r>
            <w:r>
              <w:rPr>
                <w:rFonts w:eastAsiaTheme="minorEastAsia" w:cstheme="minorBidi"/>
                <w:i w:val="0"/>
                <w:noProof/>
                <w:color w:val="auto"/>
                <w:sz w:val="22"/>
                <w:szCs w:val="22"/>
                <w:lang w:val="en-US"/>
              </w:rPr>
              <w:tab/>
            </w:r>
            <w:r w:rsidRPr="00B25847">
              <w:rPr>
                <w:rStyle w:val="Hyperlink"/>
                <w:bCs/>
                <w:noProof/>
              </w:rPr>
              <w:t>Contract Data Management</w:t>
            </w:r>
            <w:r>
              <w:rPr>
                <w:noProof/>
                <w:webHidden/>
              </w:rPr>
              <w:tab/>
            </w:r>
            <w:r>
              <w:rPr>
                <w:noProof/>
                <w:webHidden/>
              </w:rPr>
              <w:fldChar w:fldCharType="begin"/>
            </w:r>
            <w:r>
              <w:rPr>
                <w:noProof/>
                <w:webHidden/>
              </w:rPr>
              <w:instrText xml:space="preserve"> PAGEREF _Toc425500348 \h </w:instrText>
            </w:r>
          </w:ins>
          <w:r>
            <w:rPr>
              <w:noProof/>
              <w:webHidden/>
            </w:rPr>
          </w:r>
          <w:r>
            <w:rPr>
              <w:noProof/>
              <w:webHidden/>
            </w:rPr>
            <w:fldChar w:fldCharType="separate"/>
          </w:r>
          <w:ins w:id="212" w:author="Mahesh Venumbaka" w:date="2015-07-24T11:22:00Z">
            <w:r>
              <w:rPr>
                <w:noProof/>
                <w:webHidden/>
              </w:rPr>
              <w:t>76</w:t>
            </w:r>
            <w:r>
              <w:rPr>
                <w:noProof/>
                <w:webHidden/>
              </w:rPr>
              <w:fldChar w:fldCharType="end"/>
            </w:r>
            <w:r w:rsidRPr="00B25847">
              <w:rPr>
                <w:rStyle w:val="Hyperlink"/>
                <w:noProof/>
              </w:rPr>
              <w:fldChar w:fldCharType="end"/>
            </w:r>
          </w:ins>
        </w:p>
        <w:p w14:paraId="746DE204" w14:textId="77777777" w:rsidR="00BF4CA6" w:rsidRDefault="00BF4CA6">
          <w:pPr>
            <w:pStyle w:val="TOC2"/>
            <w:tabs>
              <w:tab w:val="left" w:pos="880"/>
            </w:tabs>
            <w:rPr>
              <w:ins w:id="213" w:author="Mahesh Venumbaka" w:date="2015-07-24T11:22:00Z"/>
              <w:rFonts w:eastAsiaTheme="minorEastAsia" w:cstheme="minorBidi"/>
              <w:smallCaps w:val="0"/>
              <w:noProof/>
              <w:color w:val="auto"/>
              <w:sz w:val="22"/>
              <w:szCs w:val="22"/>
              <w:lang w:val="en-US"/>
            </w:rPr>
          </w:pPr>
          <w:ins w:id="214" w:author="Mahesh Venumbaka" w:date="2015-07-24T11:22:00Z">
            <w:r w:rsidRPr="00B25847">
              <w:rPr>
                <w:rStyle w:val="Hyperlink"/>
                <w:noProof/>
              </w:rPr>
              <w:lastRenderedPageBreak/>
              <w:fldChar w:fldCharType="begin"/>
            </w:r>
            <w:r w:rsidRPr="00B25847">
              <w:rPr>
                <w:rStyle w:val="Hyperlink"/>
                <w:noProof/>
              </w:rPr>
              <w:instrText xml:space="preserve"> </w:instrText>
            </w:r>
            <w:r>
              <w:rPr>
                <w:noProof/>
              </w:rPr>
              <w:instrText>HYPERLINK \l "_Toc425500349"</w:instrText>
            </w:r>
            <w:r w:rsidRPr="00B25847">
              <w:rPr>
                <w:rStyle w:val="Hyperlink"/>
                <w:noProof/>
              </w:rPr>
              <w:instrText xml:space="preserve"> </w:instrText>
            </w:r>
            <w:r w:rsidRPr="00B25847">
              <w:rPr>
                <w:rStyle w:val="Hyperlink"/>
                <w:noProof/>
              </w:rPr>
              <w:fldChar w:fldCharType="separate"/>
            </w:r>
            <w:r w:rsidRPr="00B25847">
              <w:rPr>
                <w:rStyle w:val="Hyperlink"/>
                <w:noProof/>
              </w:rPr>
              <w:t>5.7</w:t>
            </w:r>
            <w:r>
              <w:rPr>
                <w:rFonts w:eastAsiaTheme="minorEastAsia" w:cstheme="minorBidi"/>
                <w:smallCaps w:val="0"/>
                <w:noProof/>
                <w:color w:val="auto"/>
                <w:sz w:val="22"/>
                <w:szCs w:val="22"/>
                <w:lang w:val="en-US"/>
              </w:rPr>
              <w:tab/>
            </w:r>
            <w:r w:rsidRPr="00B25847">
              <w:rPr>
                <w:rStyle w:val="Hyperlink"/>
                <w:noProof/>
              </w:rPr>
              <w:t>Resources</w:t>
            </w:r>
            <w:r>
              <w:rPr>
                <w:noProof/>
                <w:webHidden/>
              </w:rPr>
              <w:tab/>
            </w:r>
            <w:r>
              <w:rPr>
                <w:noProof/>
                <w:webHidden/>
              </w:rPr>
              <w:fldChar w:fldCharType="begin"/>
            </w:r>
            <w:r>
              <w:rPr>
                <w:noProof/>
                <w:webHidden/>
              </w:rPr>
              <w:instrText xml:space="preserve"> PAGEREF _Toc425500349 \h </w:instrText>
            </w:r>
          </w:ins>
          <w:r>
            <w:rPr>
              <w:noProof/>
              <w:webHidden/>
            </w:rPr>
          </w:r>
          <w:r>
            <w:rPr>
              <w:noProof/>
              <w:webHidden/>
            </w:rPr>
            <w:fldChar w:fldCharType="separate"/>
          </w:r>
          <w:ins w:id="215" w:author="Mahesh Venumbaka" w:date="2015-07-24T11:22:00Z">
            <w:r>
              <w:rPr>
                <w:noProof/>
                <w:webHidden/>
              </w:rPr>
              <w:t>76</w:t>
            </w:r>
            <w:r>
              <w:rPr>
                <w:noProof/>
                <w:webHidden/>
              </w:rPr>
              <w:fldChar w:fldCharType="end"/>
            </w:r>
            <w:r w:rsidRPr="00B25847">
              <w:rPr>
                <w:rStyle w:val="Hyperlink"/>
                <w:noProof/>
              </w:rPr>
              <w:fldChar w:fldCharType="end"/>
            </w:r>
          </w:ins>
        </w:p>
        <w:p w14:paraId="3684AF16" w14:textId="77777777" w:rsidR="00BF4CA6" w:rsidRDefault="00BF4CA6">
          <w:pPr>
            <w:pStyle w:val="TOC3"/>
            <w:tabs>
              <w:tab w:val="left" w:pos="1100"/>
            </w:tabs>
            <w:rPr>
              <w:ins w:id="216" w:author="Mahesh Venumbaka" w:date="2015-07-24T11:22:00Z"/>
              <w:rFonts w:eastAsiaTheme="minorEastAsia" w:cstheme="minorBidi"/>
              <w:i w:val="0"/>
              <w:noProof/>
              <w:color w:val="auto"/>
              <w:sz w:val="22"/>
              <w:szCs w:val="22"/>
              <w:lang w:val="en-US"/>
            </w:rPr>
          </w:pPr>
          <w:ins w:id="21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"_Toc425500350"</w:instrText>
            </w:r>
            <w:r w:rsidRPr="00B25847">
              <w:rPr>
                <w:rStyle w:val="Hyperlink"/>
                <w:noProof/>
              </w:rPr>
              <w:instrText xml:space="preserve"> </w:instrText>
            </w:r>
            <w:r w:rsidRPr="00B25847">
              <w:rPr>
                <w:rStyle w:val="Hyperlink"/>
                <w:noProof/>
              </w:rPr>
              <w:fldChar w:fldCharType="separate"/>
            </w:r>
            <w:r w:rsidRPr="00B25847">
              <w:rPr>
                <w:rStyle w:val="Hyperlink"/>
                <w:noProof/>
              </w:rPr>
              <w:t>5.7.1</w:t>
            </w:r>
            <w:r>
              <w:rPr>
                <w:rFonts w:eastAsiaTheme="minorEastAsia" w:cstheme="minorBidi"/>
                <w:i w:val="0"/>
                <w:noProof/>
                <w:color w:val="auto"/>
                <w:sz w:val="22"/>
                <w:szCs w:val="22"/>
                <w:lang w:val="en-US"/>
              </w:rPr>
              <w:tab/>
            </w:r>
            <w:r w:rsidRPr="00B25847">
              <w:rPr>
                <w:rStyle w:val="Hyperlink"/>
                <w:noProof/>
              </w:rPr>
              <w:t>Districts</w:t>
            </w:r>
            <w:r>
              <w:rPr>
                <w:noProof/>
                <w:webHidden/>
              </w:rPr>
              <w:tab/>
            </w:r>
            <w:r>
              <w:rPr>
                <w:noProof/>
                <w:webHidden/>
              </w:rPr>
              <w:fldChar w:fldCharType="begin"/>
            </w:r>
            <w:r>
              <w:rPr>
                <w:noProof/>
                <w:webHidden/>
              </w:rPr>
              <w:instrText xml:space="preserve"> PAGEREF _Toc425500350 \h </w:instrText>
            </w:r>
          </w:ins>
          <w:r>
            <w:rPr>
              <w:noProof/>
              <w:webHidden/>
            </w:rPr>
          </w:r>
          <w:r>
            <w:rPr>
              <w:noProof/>
              <w:webHidden/>
            </w:rPr>
            <w:fldChar w:fldCharType="separate"/>
          </w:r>
          <w:ins w:id="218" w:author="Mahesh Venumbaka" w:date="2015-07-24T11:22:00Z">
            <w:r>
              <w:rPr>
                <w:noProof/>
                <w:webHidden/>
              </w:rPr>
              <w:t>76</w:t>
            </w:r>
            <w:r>
              <w:rPr>
                <w:noProof/>
                <w:webHidden/>
              </w:rPr>
              <w:fldChar w:fldCharType="end"/>
            </w:r>
            <w:r w:rsidRPr="00B25847">
              <w:rPr>
                <w:rStyle w:val="Hyperlink"/>
                <w:noProof/>
              </w:rPr>
              <w:fldChar w:fldCharType="end"/>
            </w:r>
          </w:ins>
        </w:p>
        <w:p w14:paraId="1B3DBBFB" w14:textId="77777777" w:rsidR="00BF4CA6" w:rsidRDefault="00BF4CA6">
          <w:pPr>
            <w:pStyle w:val="TOC3"/>
            <w:tabs>
              <w:tab w:val="left" w:pos="1100"/>
            </w:tabs>
            <w:rPr>
              <w:ins w:id="219" w:author="Mahesh Venumbaka" w:date="2015-07-24T11:22:00Z"/>
              <w:rFonts w:eastAsiaTheme="minorEastAsia" w:cstheme="minorBidi"/>
              <w:i w:val="0"/>
              <w:noProof/>
              <w:color w:val="auto"/>
              <w:sz w:val="22"/>
              <w:szCs w:val="22"/>
              <w:lang w:val="en-US"/>
            </w:rPr>
          </w:pPr>
          <w:ins w:id="22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"_Toc425500351"</w:instrText>
            </w:r>
            <w:r w:rsidRPr="00B25847">
              <w:rPr>
                <w:rStyle w:val="Hyperlink"/>
                <w:noProof/>
              </w:rPr>
              <w:instrText xml:space="preserve"> </w:instrText>
            </w:r>
            <w:r w:rsidRPr="00B25847">
              <w:rPr>
                <w:rStyle w:val="Hyperlink"/>
                <w:noProof/>
              </w:rPr>
              <w:fldChar w:fldCharType="separate"/>
            </w:r>
            <w:r w:rsidRPr="00B25847">
              <w:rPr>
                <w:rStyle w:val="Hyperlink"/>
                <w:noProof/>
              </w:rPr>
              <w:t>5.7.2</w:t>
            </w:r>
            <w:r>
              <w:rPr>
                <w:rFonts w:eastAsiaTheme="minorEastAsia" w:cstheme="minorBidi"/>
                <w:i w:val="0"/>
                <w:noProof/>
                <w:color w:val="auto"/>
                <w:sz w:val="22"/>
                <w:szCs w:val="22"/>
                <w:lang w:val="en-US"/>
              </w:rPr>
              <w:tab/>
            </w:r>
            <w:r w:rsidRPr="00B25847">
              <w:rPr>
                <w:rStyle w:val="Hyperlink"/>
                <w:noProof/>
              </w:rPr>
              <w:t>Resource Type</w:t>
            </w:r>
            <w:r>
              <w:rPr>
                <w:noProof/>
                <w:webHidden/>
              </w:rPr>
              <w:tab/>
            </w:r>
            <w:r>
              <w:rPr>
                <w:noProof/>
                <w:webHidden/>
              </w:rPr>
              <w:fldChar w:fldCharType="begin"/>
            </w:r>
            <w:r>
              <w:rPr>
                <w:noProof/>
                <w:webHidden/>
              </w:rPr>
              <w:instrText xml:space="preserve"> PAGEREF _Toc425500351 \h </w:instrText>
            </w:r>
          </w:ins>
          <w:r>
            <w:rPr>
              <w:noProof/>
              <w:webHidden/>
            </w:rPr>
          </w:r>
          <w:r>
            <w:rPr>
              <w:noProof/>
              <w:webHidden/>
            </w:rPr>
            <w:fldChar w:fldCharType="separate"/>
          </w:r>
          <w:ins w:id="221" w:author="Mahesh Venumbaka" w:date="2015-07-24T11:22:00Z">
            <w:r>
              <w:rPr>
                <w:noProof/>
                <w:webHidden/>
              </w:rPr>
              <w:t>76</w:t>
            </w:r>
            <w:r>
              <w:rPr>
                <w:noProof/>
                <w:webHidden/>
              </w:rPr>
              <w:fldChar w:fldCharType="end"/>
            </w:r>
            <w:r w:rsidRPr="00B25847">
              <w:rPr>
                <w:rStyle w:val="Hyperlink"/>
                <w:noProof/>
              </w:rPr>
              <w:fldChar w:fldCharType="end"/>
            </w:r>
          </w:ins>
        </w:p>
        <w:p w14:paraId="2A614F9F" w14:textId="77777777" w:rsidR="00BF4CA6" w:rsidRDefault="00BF4CA6">
          <w:pPr>
            <w:pStyle w:val="TOC3"/>
            <w:tabs>
              <w:tab w:val="left" w:pos="1100"/>
            </w:tabs>
            <w:rPr>
              <w:ins w:id="222" w:author="Mahesh Venumbaka" w:date="2015-07-24T11:22:00Z"/>
              <w:rFonts w:eastAsiaTheme="minorEastAsia" w:cstheme="minorBidi"/>
              <w:i w:val="0"/>
              <w:noProof/>
              <w:color w:val="auto"/>
              <w:sz w:val="22"/>
              <w:szCs w:val="22"/>
              <w:lang w:val="en-US"/>
            </w:rPr>
          </w:pPr>
          <w:ins w:id="22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"_Toc425500352"</w:instrText>
            </w:r>
            <w:r w:rsidRPr="00B25847">
              <w:rPr>
                <w:rStyle w:val="Hyperlink"/>
                <w:noProof/>
              </w:rPr>
              <w:instrText xml:space="preserve"> </w:instrText>
            </w:r>
            <w:r w:rsidRPr="00B25847">
              <w:rPr>
                <w:rStyle w:val="Hyperlink"/>
                <w:noProof/>
              </w:rPr>
              <w:fldChar w:fldCharType="separate"/>
            </w:r>
            <w:r w:rsidRPr="00B25847">
              <w:rPr>
                <w:rStyle w:val="Hyperlink"/>
                <w:noProof/>
              </w:rPr>
              <w:t>5.7.3</w:t>
            </w:r>
            <w:r>
              <w:rPr>
                <w:rFonts w:eastAsiaTheme="minorEastAsia" w:cstheme="minorBidi"/>
                <w:i w:val="0"/>
                <w:noProof/>
                <w:color w:val="auto"/>
                <w:sz w:val="22"/>
                <w:szCs w:val="22"/>
                <w:lang w:val="en-US"/>
              </w:rPr>
              <w:tab/>
            </w:r>
            <w:r w:rsidRPr="00B25847">
              <w:rPr>
                <w:rStyle w:val="Hyperlink"/>
                <w:noProof/>
              </w:rPr>
              <w:t>Resource Skills</w:t>
            </w:r>
            <w:r>
              <w:rPr>
                <w:noProof/>
                <w:webHidden/>
              </w:rPr>
              <w:tab/>
            </w:r>
            <w:r>
              <w:rPr>
                <w:noProof/>
                <w:webHidden/>
              </w:rPr>
              <w:fldChar w:fldCharType="begin"/>
            </w:r>
            <w:r>
              <w:rPr>
                <w:noProof/>
                <w:webHidden/>
              </w:rPr>
              <w:instrText xml:space="preserve"> PAGEREF _Toc425500352 \h </w:instrText>
            </w:r>
          </w:ins>
          <w:r>
            <w:rPr>
              <w:noProof/>
              <w:webHidden/>
            </w:rPr>
          </w:r>
          <w:r>
            <w:rPr>
              <w:noProof/>
              <w:webHidden/>
            </w:rPr>
            <w:fldChar w:fldCharType="separate"/>
          </w:r>
          <w:ins w:id="224" w:author="Mahesh Venumbaka" w:date="2015-07-24T11:22:00Z">
            <w:r>
              <w:rPr>
                <w:noProof/>
                <w:webHidden/>
              </w:rPr>
              <w:t>77</w:t>
            </w:r>
            <w:r>
              <w:rPr>
                <w:noProof/>
                <w:webHidden/>
              </w:rPr>
              <w:fldChar w:fldCharType="end"/>
            </w:r>
            <w:r w:rsidRPr="00B25847">
              <w:rPr>
                <w:rStyle w:val="Hyperlink"/>
                <w:noProof/>
              </w:rPr>
              <w:fldChar w:fldCharType="end"/>
            </w:r>
          </w:ins>
        </w:p>
        <w:p w14:paraId="72384C84" w14:textId="77777777" w:rsidR="00BF4CA6" w:rsidRDefault="00BF4CA6">
          <w:pPr>
            <w:pStyle w:val="TOC3"/>
            <w:tabs>
              <w:tab w:val="left" w:pos="1100"/>
            </w:tabs>
            <w:rPr>
              <w:ins w:id="225" w:author="Mahesh Venumbaka" w:date="2015-07-24T11:22:00Z"/>
              <w:rFonts w:eastAsiaTheme="minorEastAsia" w:cstheme="minorBidi"/>
              <w:i w:val="0"/>
              <w:noProof/>
              <w:color w:val="auto"/>
              <w:sz w:val="22"/>
              <w:szCs w:val="22"/>
              <w:lang w:val="en-US"/>
            </w:rPr>
          </w:pPr>
          <w:ins w:id="22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"_Toc425500353"</w:instrText>
            </w:r>
            <w:r w:rsidRPr="00B25847">
              <w:rPr>
                <w:rStyle w:val="Hyperlink"/>
                <w:noProof/>
              </w:rPr>
              <w:instrText xml:space="preserve"> </w:instrText>
            </w:r>
            <w:r w:rsidRPr="00B25847">
              <w:rPr>
                <w:rStyle w:val="Hyperlink"/>
                <w:noProof/>
              </w:rPr>
              <w:fldChar w:fldCharType="separate"/>
            </w:r>
            <w:r w:rsidRPr="00B25847">
              <w:rPr>
                <w:rStyle w:val="Hyperlink"/>
                <w:noProof/>
              </w:rPr>
              <w:t>5.7.4</w:t>
            </w:r>
            <w:r>
              <w:rPr>
                <w:rFonts w:eastAsiaTheme="minorEastAsia" w:cstheme="minorBidi"/>
                <w:i w:val="0"/>
                <w:noProof/>
                <w:color w:val="auto"/>
                <w:sz w:val="22"/>
                <w:szCs w:val="22"/>
                <w:lang w:val="en-US"/>
              </w:rPr>
              <w:tab/>
            </w:r>
            <w:r w:rsidRPr="00B25847">
              <w:rPr>
                <w:rStyle w:val="Hyperlink"/>
                <w:noProof/>
              </w:rPr>
              <w:t>Calendars: Working and Overtime Hours</w:t>
            </w:r>
            <w:r>
              <w:rPr>
                <w:noProof/>
                <w:webHidden/>
              </w:rPr>
              <w:tab/>
            </w:r>
            <w:r>
              <w:rPr>
                <w:noProof/>
                <w:webHidden/>
              </w:rPr>
              <w:fldChar w:fldCharType="begin"/>
            </w:r>
            <w:r>
              <w:rPr>
                <w:noProof/>
                <w:webHidden/>
              </w:rPr>
              <w:instrText xml:space="preserve"> PAGEREF _Toc425500353 \h </w:instrText>
            </w:r>
          </w:ins>
          <w:r>
            <w:rPr>
              <w:noProof/>
              <w:webHidden/>
            </w:rPr>
          </w:r>
          <w:r>
            <w:rPr>
              <w:noProof/>
              <w:webHidden/>
            </w:rPr>
            <w:fldChar w:fldCharType="separate"/>
          </w:r>
          <w:ins w:id="227" w:author="Mahesh Venumbaka" w:date="2015-07-24T11:22:00Z">
            <w:r>
              <w:rPr>
                <w:noProof/>
                <w:webHidden/>
              </w:rPr>
              <w:t>77</w:t>
            </w:r>
            <w:r>
              <w:rPr>
                <w:noProof/>
                <w:webHidden/>
              </w:rPr>
              <w:fldChar w:fldCharType="end"/>
            </w:r>
            <w:r w:rsidRPr="00B25847">
              <w:rPr>
                <w:rStyle w:val="Hyperlink"/>
                <w:noProof/>
              </w:rPr>
              <w:fldChar w:fldCharType="end"/>
            </w:r>
          </w:ins>
        </w:p>
        <w:p w14:paraId="74DC6846" w14:textId="77777777" w:rsidR="00BF4CA6" w:rsidRDefault="00BF4CA6">
          <w:pPr>
            <w:pStyle w:val="TOC3"/>
            <w:tabs>
              <w:tab w:val="left" w:pos="1100"/>
            </w:tabs>
            <w:rPr>
              <w:ins w:id="228" w:author="Mahesh Venumbaka" w:date="2015-07-24T11:22:00Z"/>
              <w:rFonts w:eastAsiaTheme="minorEastAsia" w:cstheme="minorBidi"/>
              <w:i w:val="0"/>
              <w:noProof/>
              <w:color w:val="auto"/>
              <w:sz w:val="22"/>
              <w:szCs w:val="22"/>
              <w:lang w:val="en-US"/>
            </w:rPr>
          </w:pPr>
          <w:ins w:id="22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"_Toc425500354"</w:instrText>
            </w:r>
            <w:r w:rsidRPr="00B25847">
              <w:rPr>
                <w:rStyle w:val="Hyperlink"/>
                <w:noProof/>
              </w:rPr>
              <w:instrText xml:space="preserve"> </w:instrText>
            </w:r>
            <w:r w:rsidRPr="00B25847">
              <w:rPr>
                <w:rStyle w:val="Hyperlink"/>
                <w:noProof/>
              </w:rPr>
              <w:fldChar w:fldCharType="separate"/>
            </w:r>
            <w:r w:rsidRPr="00B25847">
              <w:rPr>
                <w:rStyle w:val="Hyperlink"/>
                <w:noProof/>
              </w:rPr>
              <w:t>5.7.5</w:t>
            </w:r>
            <w:r>
              <w:rPr>
                <w:rFonts w:eastAsiaTheme="minorEastAsia" w:cstheme="minorBidi"/>
                <w:i w:val="0"/>
                <w:noProof/>
                <w:color w:val="auto"/>
                <w:sz w:val="22"/>
                <w:szCs w:val="22"/>
                <w:lang w:val="en-US"/>
              </w:rPr>
              <w:tab/>
            </w:r>
            <w:r w:rsidRPr="00B25847">
              <w:rPr>
                <w:rStyle w:val="Hyperlink"/>
                <w:noProof/>
              </w:rPr>
              <w:t>Lunch Breaks</w:t>
            </w:r>
            <w:r>
              <w:rPr>
                <w:noProof/>
                <w:webHidden/>
              </w:rPr>
              <w:tab/>
            </w:r>
            <w:r>
              <w:rPr>
                <w:noProof/>
                <w:webHidden/>
              </w:rPr>
              <w:fldChar w:fldCharType="begin"/>
            </w:r>
            <w:r>
              <w:rPr>
                <w:noProof/>
                <w:webHidden/>
              </w:rPr>
              <w:instrText xml:space="preserve"> PAGEREF _Toc425500354 \h </w:instrText>
            </w:r>
          </w:ins>
          <w:r>
            <w:rPr>
              <w:noProof/>
              <w:webHidden/>
            </w:rPr>
          </w:r>
          <w:r>
            <w:rPr>
              <w:noProof/>
              <w:webHidden/>
            </w:rPr>
            <w:fldChar w:fldCharType="separate"/>
          </w:r>
          <w:ins w:id="230" w:author="Mahesh Venumbaka" w:date="2015-07-24T11:22:00Z">
            <w:r>
              <w:rPr>
                <w:noProof/>
                <w:webHidden/>
              </w:rPr>
              <w:t>78</w:t>
            </w:r>
            <w:r>
              <w:rPr>
                <w:noProof/>
                <w:webHidden/>
              </w:rPr>
              <w:fldChar w:fldCharType="end"/>
            </w:r>
            <w:r w:rsidRPr="00B25847">
              <w:rPr>
                <w:rStyle w:val="Hyperlink"/>
                <w:noProof/>
              </w:rPr>
              <w:fldChar w:fldCharType="end"/>
            </w:r>
          </w:ins>
        </w:p>
        <w:p w14:paraId="46993D3D" w14:textId="77777777" w:rsidR="00BF4CA6" w:rsidRDefault="00BF4CA6">
          <w:pPr>
            <w:pStyle w:val="TOC3"/>
            <w:tabs>
              <w:tab w:val="left" w:pos="1100"/>
            </w:tabs>
            <w:rPr>
              <w:ins w:id="231" w:author="Mahesh Venumbaka" w:date="2015-07-24T11:22:00Z"/>
              <w:rFonts w:eastAsiaTheme="minorEastAsia" w:cstheme="minorBidi"/>
              <w:i w:val="0"/>
              <w:noProof/>
              <w:color w:val="auto"/>
              <w:sz w:val="22"/>
              <w:szCs w:val="22"/>
              <w:lang w:val="en-US"/>
            </w:rPr>
          </w:pPr>
          <w:ins w:id="23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"_Toc425500355"</w:instrText>
            </w:r>
            <w:r w:rsidRPr="00B25847">
              <w:rPr>
                <w:rStyle w:val="Hyperlink"/>
                <w:noProof/>
              </w:rPr>
              <w:instrText xml:space="preserve"> </w:instrText>
            </w:r>
            <w:r w:rsidRPr="00B25847">
              <w:rPr>
                <w:rStyle w:val="Hyperlink"/>
                <w:noProof/>
              </w:rPr>
              <w:fldChar w:fldCharType="separate"/>
            </w:r>
            <w:r w:rsidRPr="00B25847">
              <w:rPr>
                <w:rStyle w:val="Hyperlink"/>
                <w:noProof/>
              </w:rPr>
              <w:t>5.7.6</w:t>
            </w:r>
            <w:r>
              <w:rPr>
                <w:rFonts w:eastAsiaTheme="minorEastAsia" w:cstheme="minorBidi"/>
                <w:i w:val="0"/>
                <w:noProof/>
                <w:color w:val="auto"/>
                <w:sz w:val="22"/>
                <w:szCs w:val="22"/>
                <w:lang w:val="en-US"/>
              </w:rPr>
              <w:tab/>
            </w:r>
            <w:r w:rsidRPr="00B25847">
              <w:rPr>
                <w:rStyle w:val="Hyperlink"/>
                <w:noProof/>
              </w:rPr>
              <w:t>Resource Non-Availability (Absences)</w:t>
            </w:r>
            <w:r>
              <w:rPr>
                <w:noProof/>
                <w:webHidden/>
              </w:rPr>
              <w:tab/>
            </w:r>
            <w:r>
              <w:rPr>
                <w:noProof/>
                <w:webHidden/>
              </w:rPr>
              <w:fldChar w:fldCharType="begin"/>
            </w:r>
            <w:r>
              <w:rPr>
                <w:noProof/>
                <w:webHidden/>
              </w:rPr>
              <w:instrText xml:space="preserve"> PAGEREF _Toc425500355 \h </w:instrText>
            </w:r>
          </w:ins>
          <w:r>
            <w:rPr>
              <w:noProof/>
              <w:webHidden/>
            </w:rPr>
          </w:r>
          <w:r>
            <w:rPr>
              <w:noProof/>
              <w:webHidden/>
            </w:rPr>
            <w:fldChar w:fldCharType="separate"/>
          </w:r>
          <w:ins w:id="233" w:author="Mahesh Venumbaka" w:date="2015-07-24T11:22:00Z">
            <w:r>
              <w:rPr>
                <w:noProof/>
                <w:webHidden/>
              </w:rPr>
              <w:t>78</w:t>
            </w:r>
            <w:r>
              <w:rPr>
                <w:noProof/>
                <w:webHidden/>
              </w:rPr>
              <w:fldChar w:fldCharType="end"/>
            </w:r>
            <w:r w:rsidRPr="00B25847">
              <w:rPr>
                <w:rStyle w:val="Hyperlink"/>
                <w:noProof/>
              </w:rPr>
              <w:fldChar w:fldCharType="end"/>
            </w:r>
          </w:ins>
        </w:p>
        <w:p w14:paraId="7FCF3814" w14:textId="77777777" w:rsidR="00BF4CA6" w:rsidRDefault="00BF4CA6">
          <w:pPr>
            <w:pStyle w:val="TOC3"/>
            <w:tabs>
              <w:tab w:val="left" w:pos="1100"/>
            </w:tabs>
            <w:rPr>
              <w:ins w:id="234" w:author="Mahesh Venumbaka" w:date="2015-07-24T11:22:00Z"/>
              <w:rFonts w:eastAsiaTheme="minorEastAsia" w:cstheme="minorBidi"/>
              <w:i w:val="0"/>
              <w:noProof/>
              <w:color w:val="auto"/>
              <w:sz w:val="22"/>
              <w:szCs w:val="22"/>
              <w:lang w:val="en-US"/>
            </w:rPr>
          </w:pPr>
          <w:ins w:id="23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"_Toc425500356"</w:instrText>
            </w:r>
            <w:r w:rsidRPr="00B25847">
              <w:rPr>
                <w:rStyle w:val="Hyperlink"/>
                <w:noProof/>
              </w:rPr>
              <w:instrText xml:space="preserve"> </w:instrText>
            </w:r>
            <w:r w:rsidRPr="00B25847">
              <w:rPr>
                <w:rStyle w:val="Hyperlink"/>
                <w:noProof/>
              </w:rPr>
              <w:fldChar w:fldCharType="separate"/>
            </w:r>
            <w:r w:rsidRPr="00B25847">
              <w:rPr>
                <w:rStyle w:val="Hyperlink"/>
                <w:noProof/>
              </w:rPr>
              <w:t>5.7.7</w:t>
            </w:r>
            <w:r>
              <w:rPr>
                <w:rFonts w:eastAsiaTheme="minorEastAsia" w:cstheme="minorBidi"/>
                <w:i w:val="0"/>
                <w:noProof/>
                <w:color w:val="auto"/>
                <w:sz w:val="22"/>
                <w:szCs w:val="22"/>
                <w:lang w:val="en-US"/>
              </w:rPr>
              <w:tab/>
            </w:r>
            <w:r w:rsidRPr="00B25847">
              <w:rPr>
                <w:rStyle w:val="Hyperlink"/>
                <w:noProof/>
              </w:rPr>
              <w:t>Home Base</w:t>
            </w:r>
            <w:r>
              <w:rPr>
                <w:noProof/>
                <w:webHidden/>
              </w:rPr>
              <w:tab/>
            </w:r>
            <w:r>
              <w:rPr>
                <w:noProof/>
                <w:webHidden/>
              </w:rPr>
              <w:fldChar w:fldCharType="begin"/>
            </w:r>
            <w:r>
              <w:rPr>
                <w:noProof/>
                <w:webHidden/>
              </w:rPr>
              <w:instrText xml:space="preserve"> PAGEREF _Toc425500356 \h </w:instrText>
            </w:r>
          </w:ins>
          <w:r>
            <w:rPr>
              <w:noProof/>
              <w:webHidden/>
            </w:rPr>
          </w:r>
          <w:r>
            <w:rPr>
              <w:noProof/>
              <w:webHidden/>
            </w:rPr>
            <w:fldChar w:fldCharType="separate"/>
          </w:r>
          <w:ins w:id="236" w:author="Mahesh Venumbaka" w:date="2015-07-24T11:22:00Z">
            <w:r>
              <w:rPr>
                <w:noProof/>
                <w:webHidden/>
              </w:rPr>
              <w:t>81</w:t>
            </w:r>
            <w:r>
              <w:rPr>
                <w:noProof/>
                <w:webHidden/>
              </w:rPr>
              <w:fldChar w:fldCharType="end"/>
            </w:r>
            <w:r w:rsidRPr="00B25847">
              <w:rPr>
                <w:rStyle w:val="Hyperlink"/>
                <w:noProof/>
              </w:rPr>
              <w:fldChar w:fldCharType="end"/>
            </w:r>
          </w:ins>
        </w:p>
        <w:p w14:paraId="4BA75F2F" w14:textId="77777777" w:rsidR="00BF4CA6" w:rsidRDefault="00BF4CA6">
          <w:pPr>
            <w:pStyle w:val="TOC3"/>
            <w:tabs>
              <w:tab w:val="left" w:pos="1100"/>
            </w:tabs>
            <w:rPr>
              <w:ins w:id="237" w:author="Mahesh Venumbaka" w:date="2015-07-24T11:22:00Z"/>
              <w:rFonts w:eastAsiaTheme="minorEastAsia" w:cstheme="minorBidi"/>
              <w:i w:val="0"/>
              <w:noProof/>
              <w:color w:val="auto"/>
              <w:sz w:val="22"/>
              <w:szCs w:val="22"/>
              <w:lang w:val="en-US"/>
            </w:rPr>
          </w:pPr>
          <w:ins w:id="23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"_Toc425500357"</w:instrText>
            </w:r>
            <w:r w:rsidRPr="00B25847">
              <w:rPr>
                <w:rStyle w:val="Hyperlink"/>
                <w:noProof/>
              </w:rPr>
              <w:instrText xml:space="preserve"> </w:instrText>
            </w:r>
            <w:r w:rsidRPr="00B25847">
              <w:rPr>
                <w:rStyle w:val="Hyperlink"/>
                <w:noProof/>
              </w:rPr>
              <w:fldChar w:fldCharType="separate"/>
            </w:r>
            <w:r w:rsidRPr="00B25847">
              <w:rPr>
                <w:rStyle w:val="Hyperlink"/>
                <w:noProof/>
              </w:rPr>
              <w:t>5.7.8</w:t>
            </w:r>
            <w:r>
              <w:rPr>
                <w:rFonts w:eastAsiaTheme="minorEastAsia" w:cstheme="minorBidi"/>
                <w:i w:val="0"/>
                <w:noProof/>
                <w:color w:val="auto"/>
                <w:sz w:val="22"/>
                <w:szCs w:val="22"/>
                <w:lang w:val="en-US"/>
              </w:rPr>
              <w:tab/>
            </w:r>
            <w:r w:rsidRPr="00B25847">
              <w:rPr>
                <w:rStyle w:val="Hyperlink"/>
                <w:noProof/>
              </w:rPr>
              <w:t>Travel Time Calculations</w:t>
            </w:r>
            <w:r>
              <w:rPr>
                <w:noProof/>
                <w:webHidden/>
              </w:rPr>
              <w:tab/>
            </w:r>
            <w:r>
              <w:rPr>
                <w:noProof/>
                <w:webHidden/>
              </w:rPr>
              <w:fldChar w:fldCharType="begin"/>
            </w:r>
            <w:r>
              <w:rPr>
                <w:noProof/>
                <w:webHidden/>
              </w:rPr>
              <w:instrText xml:space="preserve"> PAGEREF _Toc425500357 \h </w:instrText>
            </w:r>
          </w:ins>
          <w:r>
            <w:rPr>
              <w:noProof/>
              <w:webHidden/>
            </w:rPr>
          </w:r>
          <w:r>
            <w:rPr>
              <w:noProof/>
              <w:webHidden/>
            </w:rPr>
            <w:fldChar w:fldCharType="separate"/>
          </w:r>
          <w:ins w:id="239" w:author="Mahesh Venumbaka" w:date="2015-07-24T11:22:00Z">
            <w:r>
              <w:rPr>
                <w:noProof/>
                <w:webHidden/>
              </w:rPr>
              <w:t>81</w:t>
            </w:r>
            <w:r>
              <w:rPr>
                <w:noProof/>
                <w:webHidden/>
              </w:rPr>
              <w:fldChar w:fldCharType="end"/>
            </w:r>
            <w:r w:rsidRPr="00B25847">
              <w:rPr>
                <w:rStyle w:val="Hyperlink"/>
                <w:noProof/>
              </w:rPr>
              <w:fldChar w:fldCharType="end"/>
            </w:r>
          </w:ins>
        </w:p>
        <w:p w14:paraId="6EFB7B18" w14:textId="77777777" w:rsidR="00BF4CA6" w:rsidRDefault="00BF4CA6">
          <w:pPr>
            <w:pStyle w:val="TOC3"/>
            <w:tabs>
              <w:tab w:val="left" w:pos="1100"/>
            </w:tabs>
            <w:rPr>
              <w:ins w:id="240" w:author="Mahesh Venumbaka" w:date="2015-07-24T11:22:00Z"/>
              <w:rFonts w:eastAsiaTheme="minorEastAsia" w:cstheme="minorBidi"/>
              <w:i w:val="0"/>
              <w:noProof/>
              <w:color w:val="auto"/>
              <w:sz w:val="22"/>
              <w:szCs w:val="22"/>
              <w:lang w:val="en-US"/>
            </w:rPr>
          </w:pPr>
          <w:ins w:id="24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"_Toc425500358"</w:instrText>
            </w:r>
            <w:r w:rsidRPr="00B25847">
              <w:rPr>
                <w:rStyle w:val="Hyperlink"/>
                <w:noProof/>
              </w:rPr>
              <w:instrText xml:space="preserve"> </w:instrText>
            </w:r>
            <w:r w:rsidRPr="00B25847">
              <w:rPr>
                <w:rStyle w:val="Hyperlink"/>
                <w:noProof/>
              </w:rPr>
              <w:fldChar w:fldCharType="separate"/>
            </w:r>
            <w:r w:rsidRPr="00B25847">
              <w:rPr>
                <w:rStyle w:val="Hyperlink"/>
                <w:noProof/>
              </w:rPr>
              <w:t>5.7.9</w:t>
            </w:r>
            <w:r>
              <w:rPr>
                <w:rFonts w:eastAsiaTheme="minorEastAsia" w:cstheme="minorBidi"/>
                <w:i w:val="0"/>
                <w:noProof/>
                <w:color w:val="auto"/>
                <w:sz w:val="22"/>
                <w:szCs w:val="22"/>
                <w:lang w:val="en-US"/>
              </w:rPr>
              <w:tab/>
            </w:r>
            <w:r w:rsidRPr="00B25847">
              <w:rPr>
                <w:rStyle w:val="Hyperlink"/>
                <w:noProof/>
              </w:rPr>
              <w:t>Organizational Hierarchy</w:t>
            </w:r>
            <w:r>
              <w:rPr>
                <w:noProof/>
                <w:webHidden/>
              </w:rPr>
              <w:tab/>
            </w:r>
            <w:r>
              <w:rPr>
                <w:noProof/>
                <w:webHidden/>
              </w:rPr>
              <w:fldChar w:fldCharType="begin"/>
            </w:r>
            <w:r>
              <w:rPr>
                <w:noProof/>
                <w:webHidden/>
              </w:rPr>
              <w:instrText xml:space="preserve"> PAGEREF _Toc425500358 \h </w:instrText>
            </w:r>
          </w:ins>
          <w:r>
            <w:rPr>
              <w:noProof/>
              <w:webHidden/>
            </w:rPr>
          </w:r>
          <w:r>
            <w:rPr>
              <w:noProof/>
              <w:webHidden/>
            </w:rPr>
            <w:fldChar w:fldCharType="separate"/>
          </w:r>
          <w:ins w:id="242" w:author="Mahesh Venumbaka" w:date="2015-07-24T11:22:00Z">
            <w:r>
              <w:rPr>
                <w:noProof/>
                <w:webHidden/>
              </w:rPr>
              <w:t>82</w:t>
            </w:r>
            <w:r>
              <w:rPr>
                <w:noProof/>
                <w:webHidden/>
              </w:rPr>
              <w:fldChar w:fldCharType="end"/>
            </w:r>
            <w:r w:rsidRPr="00B25847">
              <w:rPr>
                <w:rStyle w:val="Hyperlink"/>
                <w:noProof/>
              </w:rPr>
              <w:fldChar w:fldCharType="end"/>
            </w:r>
          </w:ins>
        </w:p>
        <w:p w14:paraId="40AE2C93" w14:textId="77777777" w:rsidR="00BF4CA6" w:rsidRDefault="00BF4CA6">
          <w:pPr>
            <w:pStyle w:val="TOC3"/>
            <w:tabs>
              <w:tab w:val="left" w:pos="1320"/>
            </w:tabs>
            <w:rPr>
              <w:ins w:id="243" w:author="Mahesh Venumbaka" w:date="2015-07-24T11:22:00Z"/>
              <w:rFonts w:eastAsiaTheme="minorEastAsia" w:cstheme="minorBidi"/>
              <w:i w:val="0"/>
              <w:noProof/>
              <w:color w:val="auto"/>
              <w:sz w:val="22"/>
              <w:szCs w:val="22"/>
              <w:lang w:val="en-US"/>
            </w:rPr>
          </w:pPr>
          <w:ins w:id="24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"_Toc425500359"</w:instrText>
            </w:r>
            <w:r w:rsidRPr="00B25847">
              <w:rPr>
                <w:rStyle w:val="Hyperlink"/>
                <w:noProof/>
              </w:rPr>
              <w:instrText xml:space="preserve"> </w:instrText>
            </w:r>
            <w:r w:rsidRPr="00B25847">
              <w:rPr>
                <w:rStyle w:val="Hyperlink"/>
                <w:noProof/>
              </w:rPr>
              <w:fldChar w:fldCharType="separate"/>
            </w:r>
            <w:r w:rsidRPr="00B25847">
              <w:rPr>
                <w:rStyle w:val="Hyperlink"/>
                <w:noProof/>
              </w:rPr>
              <w:t>5.7.10</w:t>
            </w:r>
            <w:r>
              <w:rPr>
                <w:rFonts w:eastAsiaTheme="minorEastAsia" w:cstheme="minorBidi"/>
                <w:i w:val="0"/>
                <w:noProof/>
                <w:color w:val="auto"/>
                <w:sz w:val="22"/>
                <w:szCs w:val="22"/>
                <w:lang w:val="en-US"/>
              </w:rPr>
              <w:tab/>
            </w:r>
            <w:r w:rsidRPr="00B25847">
              <w:rPr>
                <w:rStyle w:val="Hyperlink"/>
                <w:noProof/>
              </w:rPr>
              <w:t>Internal/External indication</w:t>
            </w:r>
            <w:r>
              <w:rPr>
                <w:noProof/>
                <w:webHidden/>
              </w:rPr>
              <w:tab/>
            </w:r>
            <w:r>
              <w:rPr>
                <w:noProof/>
                <w:webHidden/>
              </w:rPr>
              <w:fldChar w:fldCharType="begin"/>
            </w:r>
            <w:r>
              <w:rPr>
                <w:noProof/>
                <w:webHidden/>
              </w:rPr>
              <w:instrText xml:space="preserve"> PAGEREF _Toc425500359 \h </w:instrText>
            </w:r>
          </w:ins>
          <w:r>
            <w:rPr>
              <w:noProof/>
              <w:webHidden/>
            </w:rPr>
          </w:r>
          <w:r>
            <w:rPr>
              <w:noProof/>
              <w:webHidden/>
            </w:rPr>
            <w:fldChar w:fldCharType="separate"/>
          </w:r>
          <w:ins w:id="245" w:author="Mahesh Venumbaka" w:date="2015-07-24T11:22:00Z">
            <w:r>
              <w:rPr>
                <w:noProof/>
                <w:webHidden/>
              </w:rPr>
              <w:t>82</w:t>
            </w:r>
            <w:r>
              <w:rPr>
                <w:noProof/>
                <w:webHidden/>
              </w:rPr>
              <w:fldChar w:fldCharType="end"/>
            </w:r>
            <w:r w:rsidRPr="00B25847">
              <w:rPr>
                <w:rStyle w:val="Hyperlink"/>
                <w:noProof/>
              </w:rPr>
              <w:fldChar w:fldCharType="end"/>
            </w:r>
          </w:ins>
        </w:p>
        <w:p w14:paraId="74F0C9C2" w14:textId="77777777" w:rsidR="00BF4CA6" w:rsidRDefault="00BF4CA6">
          <w:pPr>
            <w:pStyle w:val="TOC3"/>
            <w:tabs>
              <w:tab w:val="left" w:pos="1320"/>
            </w:tabs>
            <w:rPr>
              <w:ins w:id="246" w:author="Mahesh Venumbaka" w:date="2015-07-24T11:22:00Z"/>
              <w:rFonts w:eastAsiaTheme="minorEastAsia" w:cstheme="minorBidi"/>
              <w:i w:val="0"/>
              <w:noProof/>
              <w:color w:val="auto"/>
              <w:sz w:val="22"/>
              <w:szCs w:val="22"/>
              <w:lang w:val="en-US"/>
            </w:rPr>
          </w:pPr>
          <w:ins w:id="24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"_Toc425500360"</w:instrText>
            </w:r>
            <w:r w:rsidRPr="00B25847">
              <w:rPr>
                <w:rStyle w:val="Hyperlink"/>
                <w:noProof/>
              </w:rPr>
              <w:instrText xml:space="preserve"> </w:instrText>
            </w:r>
            <w:r w:rsidRPr="00B25847">
              <w:rPr>
                <w:rStyle w:val="Hyperlink"/>
                <w:noProof/>
              </w:rPr>
              <w:fldChar w:fldCharType="separate"/>
            </w:r>
            <w:r w:rsidRPr="00B25847">
              <w:rPr>
                <w:rStyle w:val="Hyperlink"/>
                <w:noProof/>
              </w:rPr>
              <w:t>5.7.11</w:t>
            </w:r>
            <w:r>
              <w:rPr>
                <w:rFonts w:eastAsiaTheme="minorEastAsia" w:cstheme="minorBidi"/>
                <w:i w:val="0"/>
                <w:noProof/>
                <w:color w:val="auto"/>
                <w:sz w:val="22"/>
                <w:szCs w:val="22"/>
                <w:lang w:val="en-US"/>
              </w:rPr>
              <w:tab/>
            </w:r>
            <w:r w:rsidRPr="00B25847">
              <w:rPr>
                <w:rStyle w:val="Hyperlink"/>
                <w:noProof/>
              </w:rPr>
              <w:t>Resource Languages</w:t>
            </w:r>
            <w:r>
              <w:rPr>
                <w:noProof/>
                <w:webHidden/>
              </w:rPr>
              <w:tab/>
            </w:r>
            <w:r>
              <w:rPr>
                <w:noProof/>
                <w:webHidden/>
              </w:rPr>
              <w:fldChar w:fldCharType="begin"/>
            </w:r>
            <w:r>
              <w:rPr>
                <w:noProof/>
                <w:webHidden/>
              </w:rPr>
              <w:instrText xml:space="preserve"> PAGEREF _Toc425500360 \h </w:instrText>
            </w:r>
          </w:ins>
          <w:r>
            <w:rPr>
              <w:noProof/>
              <w:webHidden/>
            </w:rPr>
          </w:r>
          <w:r>
            <w:rPr>
              <w:noProof/>
              <w:webHidden/>
            </w:rPr>
            <w:fldChar w:fldCharType="separate"/>
          </w:r>
          <w:ins w:id="248" w:author="Mahesh Venumbaka" w:date="2015-07-24T11:22:00Z">
            <w:r>
              <w:rPr>
                <w:noProof/>
                <w:webHidden/>
              </w:rPr>
              <w:t>82</w:t>
            </w:r>
            <w:r>
              <w:rPr>
                <w:noProof/>
                <w:webHidden/>
              </w:rPr>
              <w:fldChar w:fldCharType="end"/>
            </w:r>
            <w:r w:rsidRPr="00B25847">
              <w:rPr>
                <w:rStyle w:val="Hyperlink"/>
                <w:noProof/>
              </w:rPr>
              <w:fldChar w:fldCharType="end"/>
            </w:r>
          </w:ins>
        </w:p>
        <w:p w14:paraId="547906D2" w14:textId="77777777" w:rsidR="00BF4CA6" w:rsidRDefault="00BF4CA6">
          <w:pPr>
            <w:pStyle w:val="TOC3"/>
            <w:tabs>
              <w:tab w:val="left" w:pos="1320"/>
            </w:tabs>
            <w:rPr>
              <w:ins w:id="249" w:author="Mahesh Venumbaka" w:date="2015-07-24T11:22:00Z"/>
              <w:rFonts w:eastAsiaTheme="minorEastAsia" w:cstheme="minorBidi"/>
              <w:i w:val="0"/>
              <w:noProof/>
              <w:color w:val="auto"/>
              <w:sz w:val="22"/>
              <w:szCs w:val="22"/>
              <w:lang w:val="en-US"/>
            </w:rPr>
          </w:pPr>
          <w:ins w:id="25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"_Toc425500361"</w:instrText>
            </w:r>
            <w:r w:rsidRPr="00B25847">
              <w:rPr>
                <w:rStyle w:val="Hyperlink"/>
                <w:noProof/>
              </w:rPr>
              <w:instrText xml:space="preserve"> </w:instrText>
            </w:r>
            <w:r w:rsidRPr="00B25847">
              <w:rPr>
                <w:rStyle w:val="Hyperlink"/>
                <w:noProof/>
              </w:rPr>
              <w:fldChar w:fldCharType="separate"/>
            </w:r>
            <w:r w:rsidRPr="00B25847">
              <w:rPr>
                <w:rStyle w:val="Hyperlink"/>
                <w:noProof/>
              </w:rPr>
              <w:t>5.7.12</w:t>
            </w:r>
            <w:r>
              <w:rPr>
                <w:rFonts w:eastAsiaTheme="minorEastAsia" w:cstheme="minorBidi"/>
                <w:i w:val="0"/>
                <w:noProof/>
                <w:color w:val="auto"/>
                <w:sz w:val="22"/>
                <w:szCs w:val="22"/>
                <w:lang w:val="en-US"/>
              </w:rPr>
              <w:tab/>
            </w:r>
            <w:r w:rsidRPr="00B25847">
              <w:rPr>
                <w:rStyle w:val="Hyperlink"/>
                <w:noProof/>
              </w:rPr>
              <w:t>Resource Property Requirements</w:t>
            </w:r>
            <w:r>
              <w:rPr>
                <w:noProof/>
                <w:webHidden/>
              </w:rPr>
              <w:tab/>
            </w:r>
            <w:r>
              <w:rPr>
                <w:noProof/>
                <w:webHidden/>
              </w:rPr>
              <w:fldChar w:fldCharType="begin"/>
            </w:r>
            <w:r>
              <w:rPr>
                <w:noProof/>
                <w:webHidden/>
              </w:rPr>
              <w:instrText xml:space="preserve"> PAGEREF _Toc425500361 \h </w:instrText>
            </w:r>
          </w:ins>
          <w:r>
            <w:rPr>
              <w:noProof/>
              <w:webHidden/>
            </w:rPr>
          </w:r>
          <w:r>
            <w:rPr>
              <w:noProof/>
              <w:webHidden/>
            </w:rPr>
            <w:fldChar w:fldCharType="separate"/>
          </w:r>
          <w:ins w:id="251" w:author="Mahesh Venumbaka" w:date="2015-07-24T11:22:00Z">
            <w:r>
              <w:rPr>
                <w:noProof/>
                <w:webHidden/>
              </w:rPr>
              <w:t>82</w:t>
            </w:r>
            <w:r>
              <w:rPr>
                <w:noProof/>
                <w:webHidden/>
              </w:rPr>
              <w:fldChar w:fldCharType="end"/>
            </w:r>
            <w:r w:rsidRPr="00B25847">
              <w:rPr>
                <w:rStyle w:val="Hyperlink"/>
                <w:noProof/>
              </w:rPr>
              <w:fldChar w:fldCharType="end"/>
            </w:r>
          </w:ins>
        </w:p>
        <w:p w14:paraId="42077D22" w14:textId="77777777" w:rsidR="00BF4CA6" w:rsidRDefault="00BF4CA6">
          <w:pPr>
            <w:pStyle w:val="TOC3"/>
            <w:tabs>
              <w:tab w:val="left" w:pos="1320"/>
            </w:tabs>
            <w:rPr>
              <w:ins w:id="252" w:author="Mahesh Venumbaka" w:date="2015-07-24T11:22:00Z"/>
              <w:rFonts w:eastAsiaTheme="minorEastAsia" w:cstheme="minorBidi"/>
              <w:i w:val="0"/>
              <w:noProof/>
              <w:color w:val="auto"/>
              <w:sz w:val="22"/>
              <w:szCs w:val="22"/>
              <w:lang w:val="en-US"/>
            </w:rPr>
          </w:pPr>
          <w:ins w:id="25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"_Toc425500362"</w:instrText>
            </w:r>
            <w:r w:rsidRPr="00B25847">
              <w:rPr>
                <w:rStyle w:val="Hyperlink"/>
                <w:noProof/>
              </w:rPr>
              <w:instrText xml:space="preserve"> </w:instrText>
            </w:r>
            <w:r w:rsidRPr="00B25847">
              <w:rPr>
                <w:rStyle w:val="Hyperlink"/>
                <w:noProof/>
              </w:rPr>
              <w:fldChar w:fldCharType="separate"/>
            </w:r>
            <w:r w:rsidRPr="00B25847">
              <w:rPr>
                <w:rStyle w:val="Hyperlink"/>
                <w:noProof/>
              </w:rPr>
              <w:t>5.7.13</w:t>
            </w:r>
            <w:r>
              <w:rPr>
                <w:rFonts w:eastAsiaTheme="minorEastAsia" w:cstheme="minorBidi"/>
                <w:i w:val="0"/>
                <w:noProof/>
                <w:color w:val="auto"/>
                <w:sz w:val="22"/>
                <w:szCs w:val="22"/>
                <w:lang w:val="en-US"/>
              </w:rPr>
              <w:tab/>
            </w:r>
            <w:r w:rsidRPr="00B25847">
              <w:rPr>
                <w:rStyle w:val="Hyperlink"/>
                <w:noProof/>
              </w:rPr>
              <w:t>Resource Data Derivation</w:t>
            </w:r>
            <w:r>
              <w:rPr>
                <w:noProof/>
                <w:webHidden/>
              </w:rPr>
              <w:tab/>
            </w:r>
            <w:r>
              <w:rPr>
                <w:noProof/>
                <w:webHidden/>
              </w:rPr>
              <w:fldChar w:fldCharType="begin"/>
            </w:r>
            <w:r>
              <w:rPr>
                <w:noProof/>
                <w:webHidden/>
              </w:rPr>
              <w:instrText xml:space="preserve"> PAGEREF _Toc425500362 \h </w:instrText>
            </w:r>
          </w:ins>
          <w:r>
            <w:rPr>
              <w:noProof/>
              <w:webHidden/>
            </w:rPr>
          </w:r>
          <w:r>
            <w:rPr>
              <w:noProof/>
              <w:webHidden/>
            </w:rPr>
            <w:fldChar w:fldCharType="separate"/>
          </w:r>
          <w:ins w:id="254" w:author="Mahesh Venumbaka" w:date="2015-07-24T11:22:00Z">
            <w:r>
              <w:rPr>
                <w:noProof/>
                <w:webHidden/>
              </w:rPr>
              <w:t>86</w:t>
            </w:r>
            <w:r>
              <w:rPr>
                <w:noProof/>
                <w:webHidden/>
              </w:rPr>
              <w:fldChar w:fldCharType="end"/>
            </w:r>
            <w:r w:rsidRPr="00B25847">
              <w:rPr>
                <w:rStyle w:val="Hyperlink"/>
                <w:noProof/>
              </w:rPr>
              <w:fldChar w:fldCharType="end"/>
            </w:r>
          </w:ins>
        </w:p>
        <w:p w14:paraId="345848D6" w14:textId="77777777" w:rsidR="00BF4CA6" w:rsidRDefault="00BF4CA6">
          <w:pPr>
            <w:pStyle w:val="TOC3"/>
            <w:tabs>
              <w:tab w:val="left" w:pos="1320"/>
            </w:tabs>
            <w:rPr>
              <w:ins w:id="255" w:author="Mahesh Venumbaka" w:date="2015-07-24T11:22:00Z"/>
              <w:rFonts w:eastAsiaTheme="minorEastAsia" w:cstheme="minorBidi"/>
              <w:i w:val="0"/>
              <w:noProof/>
              <w:color w:val="auto"/>
              <w:sz w:val="22"/>
              <w:szCs w:val="22"/>
              <w:lang w:val="en-US"/>
            </w:rPr>
          </w:pPr>
          <w:ins w:id="25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"_Toc425500363"</w:instrText>
            </w:r>
            <w:r w:rsidRPr="00B25847">
              <w:rPr>
                <w:rStyle w:val="Hyperlink"/>
                <w:noProof/>
              </w:rPr>
              <w:instrText xml:space="preserve"> </w:instrText>
            </w:r>
            <w:r w:rsidRPr="00B25847">
              <w:rPr>
                <w:rStyle w:val="Hyperlink"/>
                <w:noProof/>
              </w:rPr>
              <w:fldChar w:fldCharType="separate"/>
            </w:r>
            <w:r w:rsidRPr="00B25847">
              <w:rPr>
                <w:rStyle w:val="Hyperlink"/>
                <w:noProof/>
              </w:rPr>
              <w:t>5.7.14</w:t>
            </w:r>
            <w:r>
              <w:rPr>
                <w:rFonts w:eastAsiaTheme="minorEastAsia" w:cstheme="minorBidi"/>
                <w:i w:val="0"/>
                <w:noProof/>
                <w:color w:val="auto"/>
                <w:sz w:val="22"/>
                <w:szCs w:val="22"/>
                <w:lang w:val="en-US"/>
              </w:rPr>
              <w:tab/>
            </w:r>
            <w:r w:rsidRPr="00B25847">
              <w:rPr>
                <w:rStyle w:val="Hyperlink"/>
                <w:noProof/>
              </w:rPr>
              <w:t>Resource Data Management</w:t>
            </w:r>
            <w:r>
              <w:rPr>
                <w:noProof/>
                <w:webHidden/>
              </w:rPr>
              <w:tab/>
            </w:r>
            <w:r>
              <w:rPr>
                <w:noProof/>
                <w:webHidden/>
              </w:rPr>
              <w:fldChar w:fldCharType="begin"/>
            </w:r>
            <w:r>
              <w:rPr>
                <w:noProof/>
                <w:webHidden/>
              </w:rPr>
              <w:instrText xml:space="preserve"> PAGEREF _Toc425500363 \h </w:instrText>
            </w:r>
          </w:ins>
          <w:r>
            <w:rPr>
              <w:noProof/>
              <w:webHidden/>
            </w:rPr>
          </w:r>
          <w:r>
            <w:rPr>
              <w:noProof/>
              <w:webHidden/>
            </w:rPr>
            <w:fldChar w:fldCharType="separate"/>
          </w:r>
          <w:ins w:id="257" w:author="Mahesh Venumbaka" w:date="2015-07-24T11:22:00Z">
            <w:r>
              <w:rPr>
                <w:noProof/>
                <w:webHidden/>
              </w:rPr>
              <w:t>87</w:t>
            </w:r>
            <w:r>
              <w:rPr>
                <w:noProof/>
                <w:webHidden/>
              </w:rPr>
              <w:fldChar w:fldCharType="end"/>
            </w:r>
            <w:r w:rsidRPr="00B25847">
              <w:rPr>
                <w:rStyle w:val="Hyperlink"/>
                <w:noProof/>
              </w:rPr>
              <w:fldChar w:fldCharType="end"/>
            </w:r>
          </w:ins>
        </w:p>
        <w:p w14:paraId="39EEF828" w14:textId="77777777" w:rsidR="00BF4CA6" w:rsidRDefault="00BF4CA6">
          <w:pPr>
            <w:pStyle w:val="TOC2"/>
            <w:tabs>
              <w:tab w:val="left" w:pos="880"/>
            </w:tabs>
            <w:rPr>
              <w:ins w:id="258" w:author="Mahesh Venumbaka" w:date="2015-07-24T11:22:00Z"/>
              <w:rFonts w:eastAsiaTheme="minorEastAsia" w:cstheme="minorBidi"/>
              <w:smallCaps w:val="0"/>
              <w:noProof/>
              <w:color w:val="auto"/>
              <w:sz w:val="22"/>
              <w:szCs w:val="22"/>
              <w:lang w:val="en-US"/>
            </w:rPr>
          </w:pPr>
          <w:ins w:id="25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"_Toc425500364"</w:instrText>
            </w:r>
            <w:r w:rsidRPr="00B25847">
              <w:rPr>
                <w:rStyle w:val="Hyperlink"/>
                <w:noProof/>
              </w:rPr>
              <w:instrText xml:space="preserve"> </w:instrText>
            </w:r>
            <w:r w:rsidRPr="00B25847">
              <w:rPr>
                <w:rStyle w:val="Hyperlink"/>
                <w:noProof/>
              </w:rPr>
              <w:fldChar w:fldCharType="separate"/>
            </w:r>
            <w:r w:rsidRPr="00B25847">
              <w:rPr>
                <w:rStyle w:val="Hyperlink"/>
                <w:noProof/>
              </w:rPr>
              <w:t>5.8</w:t>
            </w:r>
            <w:r>
              <w:rPr>
                <w:rFonts w:eastAsiaTheme="minorEastAsia" w:cstheme="minorBidi"/>
                <w:smallCaps w:val="0"/>
                <w:noProof/>
                <w:color w:val="auto"/>
                <w:sz w:val="22"/>
                <w:szCs w:val="22"/>
                <w:lang w:val="en-US"/>
              </w:rPr>
              <w:tab/>
            </w:r>
            <w:r w:rsidRPr="00B25847">
              <w:rPr>
                <w:rStyle w:val="Hyperlink"/>
                <w:noProof/>
              </w:rPr>
              <w:t>Tasks</w:t>
            </w:r>
            <w:r>
              <w:rPr>
                <w:noProof/>
                <w:webHidden/>
              </w:rPr>
              <w:tab/>
            </w:r>
            <w:r>
              <w:rPr>
                <w:noProof/>
                <w:webHidden/>
              </w:rPr>
              <w:fldChar w:fldCharType="begin"/>
            </w:r>
            <w:r>
              <w:rPr>
                <w:noProof/>
                <w:webHidden/>
              </w:rPr>
              <w:instrText xml:space="preserve"> PAGEREF _Toc425500364 \h </w:instrText>
            </w:r>
          </w:ins>
          <w:r>
            <w:rPr>
              <w:noProof/>
              <w:webHidden/>
            </w:rPr>
          </w:r>
          <w:r>
            <w:rPr>
              <w:noProof/>
              <w:webHidden/>
            </w:rPr>
            <w:fldChar w:fldCharType="separate"/>
          </w:r>
          <w:ins w:id="260" w:author="Mahesh Venumbaka" w:date="2015-07-24T11:22:00Z">
            <w:r>
              <w:rPr>
                <w:noProof/>
                <w:webHidden/>
              </w:rPr>
              <w:t>87</w:t>
            </w:r>
            <w:r>
              <w:rPr>
                <w:noProof/>
                <w:webHidden/>
              </w:rPr>
              <w:fldChar w:fldCharType="end"/>
            </w:r>
            <w:r w:rsidRPr="00B25847">
              <w:rPr>
                <w:rStyle w:val="Hyperlink"/>
                <w:noProof/>
              </w:rPr>
              <w:fldChar w:fldCharType="end"/>
            </w:r>
          </w:ins>
        </w:p>
        <w:p w14:paraId="1FB2FC23" w14:textId="77777777" w:rsidR="00BF4CA6" w:rsidRDefault="00BF4CA6">
          <w:pPr>
            <w:pStyle w:val="TOC3"/>
            <w:tabs>
              <w:tab w:val="left" w:pos="1100"/>
            </w:tabs>
            <w:rPr>
              <w:ins w:id="261" w:author="Mahesh Venumbaka" w:date="2015-07-24T11:22:00Z"/>
              <w:rFonts w:eastAsiaTheme="minorEastAsia" w:cstheme="minorBidi"/>
              <w:i w:val="0"/>
              <w:noProof/>
              <w:color w:val="auto"/>
              <w:sz w:val="22"/>
              <w:szCs w:val="22"/>
              <w:lang w:val="en-US"/>
            </w:rPr>
          </w:pPr>
          <w:ins w:id="26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"_Toc425500365"</w:instrText>
            </w:r>
            <w:r w:rsidRPr="00B25847">
              <w:rPr>
                <w:rStyle w:val="Hyperlink"/>
                <w:noProof/>
              </w:rPr>
              <w:instrText xml:space="preserve"> </w:instrText>
            </w:r>
            <w:r w:rsidRPr="00B25847">
              <w:rPr>
                <w:rStyle w:val="Hyperlink"/>
                <w:noProof/>
              </w:rPr>
              <w:fldChar w:fldCharType="separate"/>
            </w:r>
            <w:r w:rsidRPr="00B25847">
              <w:rPr>
                <w:rStyle w:val="Hyperlink"/>
                <w:noProof/>
              </w:rPr>
              <w:t>5.8.1</w:t>
            </w:r>
            <w:r>
              <w:rPr>
                <w:rFonts w:eastAsiaTheme="minorEastAsia" w:cstheme="minorBidi"/>
                <w:i w:val="0"/>
                <w:noProof/>
                <w:color w:val="auto"/>
                <w:sz w:val="22"/>
                <w:szCs w:val="22"/>
                <w:lang w:val="en-US"/>
              </w:rPr>
              <w:tab/>
            </w:r>
            <w:r w:rsidRPr="00B25847">
              <w:rPr>
                <w:rStyle w:val="Hyperlink"/>
                <w:bCs/>
                <w:noProof/>
              </w:rPr>
              <w:t>Job Type</w:t>
            </w:r>
            <w:r>
              <w:rPr>
                <w:noProof/>
                <w:webHidden/>
              </w:rPr>
              <w:tab/>
            </w:r>
            <w:r>
              <w:rPr>
                <w:noProof/>
                <w:webHidden/>
              </w:rPr>
              <w:fldChar w:fldCharType="begin"/>
            </w:r>
            <w:r>
              <w:rPr>
                <w:noProof/>
                <w:webHidden/>
              </w:rPr>
              <w:instrText xml:space="preserve"> PAGEREF _Toc425500365 \h </w:instrText>
            </w:r>
          </w:ins>
          <w:r>
            <w:rPr>
              <w:noProof/>
              <w:webHidden/>
            </w:rPr>
          </w:r>
          <w:r>
            <w:rPr>
              <w:noProof/>
              <w:webHidden/>
            </w:rPr>
            <w:fldChar w:fldCharType="separate"/>
          </w:r>
          <w:ins w:id="263" w:author="Mahesh Venumbaka" w:date="2015-07-24T11:22:00Z">
            <w:r>
              <w:rPr>
                <w:noProof/>
                <w:webHidden/>
              </w:rPr>
              <w:t>87</w:t>
            </w:r>
            <w:r>
              <w:rPr>
                <w:noProof/>
                <w:webHidden/>
              </w:rPr>
              <w:fldChar w:fldCharType="end"/>
            </w:r>
            <w:r w:rsidRPr="00B25847">
              <w:rPr>
                <w:rStyle w:val="Hyperlink"/>
                <w:noProof/>
              </w:rPr>
              <w:fldChar w:fldCharType="end"/>
            </w:r>
          </w:ins>
        </w:p>
        <w:p w14:paraId="307F89E1" w14:textId="77777777" w:rsidR="00BF4CA6" w:rsidRDefault="00BF4CA6">
          <w:pPr>
            <w:pStyle w:val="TOC3"/>
            <w:tabs>
              <w:tab w:val="left" w:pos="1100"/>
            </w:tabs>
            <w:rPr>
              <w:ins w:id="264" w:author="Mahesh Venumbaka" w:date="2015-07-24T11:22:00Z"/>
              <w:rFonts w:eastAsiaTheme="minorEastAsia" w:cstheme="minorBidi"/>
              <w:i w:val="0"/>
              <w:noProof/>
              <w:color w:val="auto"/>
              <w:sz w:val="22"/>
              <w:szCs w:val="22"/>
              <w:lang w:val="en-US"/>
            </w:rPr>
          </w:pPr>
          <w:ins w:id="26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"_Toc425500366"</w:instrText>
            </w:r>
            <w:r w:rsidRPr="00B25847">
              <w:rPr>
                <w:rStyle w:val="Hyperlink"/>
                <w:noProof/>
              </w:rPr>
              <w:instrText xml:space="preserve"> </w:instrText>
            </w:r>
            <w:r w:rsidRPr="00B25847">
              <w:rPr>
                <w:rStyle w:val="Hyperlink"/>
                <w:noProof/>
              </w:rPr>
              <w:fldChar w:fldCharType="separate"/>
            </w:r>
            <w:r w:rsidRPr="00B25847">
              <w:rPr>
                <w:rStyle w:val="Hyperlink"/>
                <w:noProof/>
              </w:rPr>
              <w:t>5.8.2</w:t>
            </w:r>
            <w:r>
              <w:rPr>
                <w:rFonts w:eastAsiaTheme="minorEastAsia" w:cstheme="minorBidi"/>
                <w:i w:val="0"/>
                <w:noProof/>
                <w:color w:val="auto"/>
                <w:sz w:val="22"/>
                <w:szCs w:val="22"/>
                <w:lang w:val="en-US"/>
              </w:rPr>
              <w:tab/>
            </w:r>
            <w:r w:rsidRPr="00B25847">
              <w:rPr>
                <w:rStyle w:val="Hyperlink"/>
                <w:bCs/>
                <w:noProof/>
              </w:rPr>
              <w:t>Job Sub-Type</w:t>
            </w:r>
            <w:r>
              <w:rPr>
                <w:noProof/>
                <w:webHidden/>
              </w:rPr>
              <w:tab/>
            </w:r>
            <w:r>
              <w:rPr>
                <w:noProof/>
                <w:webHidden/>
              </w:rPr>
              <w:fldChar w:fldCharType="begin"/>
            </w:r>
            <w:r>
              <w:rPr>
                <w:noProof/>
                <w:webHidden/>
              </w:rPr>
              <w:instrText xml:space="preserve"> PAGEREF _Toc425500366 \h </w:instrText>
            </w:r>
          </w:ins>
          <w:r>
            <w:rPr>
              <w:noProof/>
              <w:webHidden/>
            </w:rPr>
          </w:r>
          <w:r>
            <w:rPr>
              <w:noProof/>
              <w:webHidden/>
            </w:rPr>
            <w:fldChar w:fldCharType="separate"/>
          </w:r>
          <w:ins w:id="266" w:author="Mahesh Venumbaka" w:date="2015-07-24T11:22:00Z">
            <w:r>
              <w:rPr>
                <w:noProof/>
                <w:webHidden/>
              </w:rPr>
              <w:t>87</w:t>
            </w:r>
            <w:r>
              <w:rPr>
                <w:noProof/>
                <w:webHidden/>
              </w:rPr>
              <w:fldChar w:fldCharType="end"/>
            </w:r>
            <w:r w:rsidRPr="00B25847">
              <w:rPr>
                <w:rStyle w:val="Hyperlink"/>
                <w:noProof/>
              </w:rPr>
              <w:fldChar w:fldCharType="end"/>
            </w:r>
          </w:ins>
        </w:p>
        <w:p w14:paraId="27D95B4D" w14:textId="77777777" w:rsidR="00BF4CA6" w:rsidRDefault="00BF4CA6">
          <w:pPr>
            <w:pStyle w:val="TOC3"/>
            <w:tabs>
              <w:tab w:val="left" w:pos="1100"/>
            </w:tabs>
            <w:rPr>
              <w:ins w:id="267" w:author="Mahesh Venumbaka" w:date="2015-07-24T11:22:00Z"/>
              <w:rFonts w:eastAsiaTheme="minorEastAsia" w:cstheme="minorBidi"/>
              <w:i w:val="0"/>
              <w:noProof/>
              <w:color w:val="auto"/>
              <w:sz w:val="22"/>
              <w:szCs w:val="22"/>
              <w:lang w:val="en-US"/>
            </w:rPr>
          </w:pPr>
          <w:ins w:id="26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"_Toc425500367"</w:instrText>
            </w:r>
            <w:r w:rsidRPr="00B25847">
              <w:rPr>
                <w:rStyle w:val="Hyperlink"/>
                <w:noProof/>
              </w:rPr>
              <w:instrText xml:space="preserve"> </w:instrText>
            </w:r>
            <w:r w:rsidRPr="00B25847">
              <w:rPr>
                <w:rStyle w:val="Hyperlink"/>
                <w:noProof/>
              </w:rPr>
              <w:fldChar w:fldCharType="separate"/>
            </w:r>
            <w:r w:rsidRPr="00B25847">
              <w:rPr>
                <w:rStyle w:val="Hyperlink"/>
                <w:noProof/>
              </w:rPr>
              <w:t>5.8.3</w:t>
            </w:r>
            <w:r>
              <w:rPr>
                <w:rFonts w:eastAsiaTheme="minorEastAsia" w:cstheme="minorBidi"/>
                <w:i w:val="0"/>
                <w:noProof/>
                <w:color w:val="auto"/>
                <w:sz w:val="22"/>
                <w:szCs w:val="22"/>
                <w:lang w:val="en-US"/>
              </w:rPr>
              <w:tab/>
            </w:r>
            <w:r w:rsidRPr="00B25847">
              <w:rPr>
                <w:rStyle w:val="Hyperlink"/>
                <w:bCs/>
                <w:noProof/>
              </w:rPr>
              <w:t>Required Skills</w:t>
            </w:r>
            <w:r>
              <w:rPr>
                <w:noProof/>
                <w:webHidden/>
              </w:rPr>
              <w:tab/>
            </w:r>
            <w:r>
              <w:rPr>
                <w:noProof/>
                <w:webHidden/>
              </w:rPr>
              <w:fldChar w:fldCharType="begin"/>
            </w:r>
            <w:r>
              <w:rPr>
                <w:noProof/>
                <w:webHidden/>
              </w:rPr>
              <w:instrText xml:space="preserve"> PAGEREF _Toc425500367 \h </w:instrText>
            </w:r>
          </w:ins>
          <w:r>
            <w:rPr>
              <w:noProof/>
              <w:webHidden/>
            </w:rPr>
          </w:r>
          <w:r>
            <w:rPr>
              <w:noProof/>
              <w:webHidden/>
            </w:rPr>
            <w:fldChar w:fldCharType="separate"/>
          </w:r>
          <w:ins w:id="269" w:author="Mahesh Venumbaka" w:date="2015-07-24T11:22:00Z">
            <w:r>
              <w:rPr>
                <w:noProof/>
                <w:webHidden/>
              </w:rPr>
              <w:t>88</w:t>
            </w:r>
            <w:r>
              <w:rPr>
                <w:noProof/>
                <w:webHidden/>
              </w:rPr>
              <w:fldChar w:fldCharType="end"/>
            </w:r>
            <w:r w:rsidRPr="00B25847">
              <w:rPr>
                <w:rStyle w:val="Hyperlink"/>
                <w:noProof/>
              </w:rPr>
              <w:fldChar w:fldCharType="end"/>
            </w:r>
          </w:ins>
        </w:p>
        <w:p w14:paraId="5890554A" w14:textId="77777777" w:rsidR="00BF4CA6" w:rsidRDefault="00BF4CA6">
          <w:pPr>
            <w:pStyle w:val="TOC3"/>
            <w:tabs>
              <w:tab w:val="left" w:pos="1100"/>
            </w:tabs>
            <w:rPr>
              <w:ins w:id="270" w:author="Mahesh Venumbaka" w:date="2015-07-24T11:22:00Z"/>
              <w:rFonts w:eastAsiaTheme="minorEastAsia" w:cstheme="minorBidi"/>
              <w:i w:val="0"/>
              <w:noProof/>
              <w:color w:val="auto"/>
              <w:sz w:val="22"/>
              <w:szCs w:val="22"/>
              <w:lang w:val="en-US"/>
            </w:rPr>
          </w:pPr>
          <w:ins w:id="27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"_Toc425500368"</w:instrText>
            </w:r>
            <w:r w:rsidRPr="00B25847">
              <w:rPr>
                <w:rStyle w:val="Hyperlink"/>
                <w:noProof/>
              </w:rPr>
              <w:instrText xml:space="preserve"> </w:instrText>
            </w:r>
            <w:r w:rsidRPr="00B25847">
              <w:rPr>
                <w:rStyle w:val="Hyperlink"/>
                <w:noProof/>
              </w:rPr>
              <w:fldChar w:fldCharType="separate"/>
            </w:r>
            <w:r w:rsidRPr="00B25847">
              <w:rPr>
                <w:rStyle w:val="Hyperlink"/>
                <w:noProof/>
              </w:rPr>
              <w:t>5.8.4</w:t>
            </w:r>
            <w:r>
              <w:rPr>
                <w:rFonts w:eastAsiaTheme="minorEastAsia" w:cstheme="minorBidi"/>
                <w:i w:val="0"/>
                <w:noProof/>
                <w:color w:val="auto"/>
                <w:sz w:val="22"/>
                <w:szCs w:val="22"/>
                <w:lang w:val="en-US"/>
              </w:rPr>
              <w:tab/>
            </w:r>
            <w:r w:rsidRPr="00B25847">
              <w:rPr>
                <w:rStyle w:val="Hyperlink"/>
                <w:noProof/>
              </w:rPr>
              <w:t>Required Languages</w:t>
            </w:r>
            <w:r>
              <w:rPr>
                <w:noProof/>
                <w:webHidden/>
              </w:rPr>
              <w:tab/>
            </w:r>
            <w:r>
              <w:rPr>
                <w:noProof/>
                <w:webHidden/>
              </w:rPr>
              <w:fldChar w:fldCharType="begin"/>
            </w:r>
            <w:r>
              <w:rPr>
                <w:noProof/>
                <w:webHidden/>
              </w:rPr>
              <w:instrText xml:space="preserve"> PAGEREF _Toc425500368 \h </w:instrText>
            </w:r>
          </w:ins>
          <w:r>
            <w:rPr>
              <w:noProof/>
              <w:webHidden/>
            </w:rPr>
          </w:r>
          <w:r>
            <w:rPr>
              <w:noProof/>
              <w:webHidden/>
            </w:rPr>
            <w:fldChar w:fldCharType="separate"/>
          </w:r>
          <w:ins w:id="272" w:author="Mahesh Venumbaka" w:date="2015-07-24T11:22:00Z">
            <w:r>
              <w:rPr>
                <w:noProof/>
                <w:webHidden/>
              </w:rPr>
              <w:t>88</w:t>
            </w:r>
            <w:r>
              <w:rPr>
                <w:noProof/>
                <w:webHidden/>
              </w:rPr>
              <w:fldChar w:fldCharType="end"/>
            </w:r>
            <w:r w:rsidRPr="00B25847">
              <w:rPr>
                <w:rStyle w:val="Hyperlink"/>
                <w:noProof/>
              </w:rPr>
              <w:fldChar w:fldCharType="end"/>
            </w:r>
          </w:ins>
        </w:p>
        <w:p w14:paraId="3424DA31" w14:textId="77777777" w:rsidR="00BF4CA6" w:rsidRDefault="00BF4CA6">
          <w:pPr>
            <w:pStyle w:val="TOC3"/>
            <w:tabs>
              <w:tab w:val="left" w:pos="1100"/>
            </w:tabs>
            <w:rPr>
              <w:ins w:id="273" w:author="Mahesh Venumbaka" w:date="2015-07-24T11:22:00Z"/>
              <w:rFonts w:eastAsiaTheme="minorEastAsia" w:cstheme="minorBidi"/>
              <w:i w:val="0"/>
              <w:noProof/>
              <w:color w:val="auto"/>
              <w:sz w:val="22"/>
              <w:szCs w:val="22"/>
              <w:lang w:val="en-US"/>
            </w:rPr>
          </w:pPr>
          <w:ins w:id="27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"_Toc425500369"</w:instrText>
            </w:r>
            <w:r w:rsidRPr="00B25847">
              <w:rPr>
                <w:rStyle w:val="Hyperlink"/>
                <w:noProof/>
              </w:rPr>
              <w:instrText xml:space="preserve"> </w:instrText>
            </w:r>
            <w:r w:rsidRPr="00B25847">
              <w:rPr>
                <w:rStyle w:val="Hyperlink"/>
                <w:noProof/>
              </w:rPr>
              <w:fldChar w:fldCharType="separate"/>
            </w:r>
            <w:r w:rsidRPr="00B25847">
              <w:rPr>
                <w:rStyle w:val="Hyperlink"/>
                <w:noProof/>
              </w:rPr>
              <w:t>5.8.5</w:t>
            </w:r>
            <w:r>
              <w:rPr>
                <w:rFonts w:eastAsiaTheme="minorEastAsia" w:cstheme="minorBidi"/>
                <w:i w:val="0"/>
                <w:noProof/>
                <w:color w:val="auto"/>
                <w:sz w:val="22"/>
                <w:szCs w:val="22"/>
                <w:lang w:val="en-US"/>
              </w:rPr>
              <w:tab/>
            </w:r>
            <w:r w:rsidRPr="00B25847">
              <w:rPr>
                <w:rStyle w:val="Hyperlink"/>
                <w:bCs/>
                <w:noProof/>
              </w:rPr>
              <w:t>Task Organizational Hierarchy</w:t>
            </w:r>
            <w:r>
              <w:rPr>
                <w:noProof/>
                <w:webHidden/>
              </w:rPr>
              <w:tab/>
            </w:r>
            <w:r>
              <w:rPr>
                <w:noProof/>
                <w:webHidden/>
              </w:rPr>
              <w:fldChar w:fldCharType="begin"/>
            </w:r>
            <w:r>
              <w:rPr>
                <w:noProof/>
                <w:webHidden/>
              </w:rPr>
              <w:instrText xml:space="preserve"> PAGEREF _Toc425500369 \h </w:instrText>
            </w:r>
          </w:ins>
          <w:r>
            <w:rPr>
              <w:noProof/>
              <w:webHidden/>
            </w:rPr>
          </w:r>
          <w:r>
            <w:rPr>
              <w:noProof/>
              <w:webHidden/>
            </w:rPr>
            <w:fldChar w:fldCharType="separate"/>
          </w:r>
          <w:ins w:id="275" w:author="Mahesh Venumbaka" w:date="2015-07-24T11:22:00Z">
            <w:r>
              <w:rPr>
                <w:noProof/>
                <w:webHidden/>
              </w:rPr>
              <w:t>88</w:t>
            </w:r>
            <w:r>
              <w:rPr>
                <w:noProof/>
                <w:webHidden/>
              </w:rPr>
              <w:fldChar w:fldCharType="end"/>
            </w:r>
            <w:r w:rsidRPr="00B25847">
              <w:rPr>
                <w:rStyle w:val="Hyperlink"/>
                <w:noProof/>
              </w:rPr>
              <w:fldChar w:fldCharType="end"/>
            </w:r>
          </w:ins>
        </w:p>
        <w:p w14:paraId="04D34945" w14:textId="77777777" w:rsidR="00BF4CA6" w:rsidRDefault="00BF4CA6">
          <w:pPr>
            <w:pStyle w:val="TOC3"/>
            <w:tabs>
              <w:tab w:val="left" w:pos="1100"/>
            </w:tabs>
            <w:rPr>
              <w:ins w:id="276" w:author="Mahesh Venumbaka" w:date="2015-07-24T11:22:00Z"/>
              <w:rFonts w:eastAsiaTheme="minorEastAsia" w:cstheme="minorBidi"/>
              <w:i w:val="0"/>
              <w:noProof/>
              <w:color w:val="auto"/>
              <w:sz w:val="22"/>
              <w:szCs w:val="22"/>
              <w:lang w:val="en-US"/>
            </w:rPr>
          </w:pPr>
          <w:ins w:id="27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"_Toc425500370"</w:instrText>
            </w:r>
            <w:r w:rsidRPr="00B25847">
              <w:rPr>
                <w:rStyle w:val="Hyperlink"/>
                <w:noProof/>
              </w:rPr>
              <w:instrText xml:space="preserve"> </w:instrText>
            </w:r>
            <w:r w:rsidRPr="00B25847">
              <w:rPr>
                <w:rStyle w:val="Hyperlink"/>
                <w:noProof/>
              </w:rPr>
              <w:fldChar w:fldCharType="separate"/>
            </w:r>
            <w:r w:rsidRPr="00B25847">
              <w:rPr>
                <w:rStyle w:val="Hyperlink"/>
                <w:noProof/>
              </w:rPr>
              <w:t>5.8.6</w:t>
            </w:r>
            <w:r>
              <w:rPr>
                <w:rFonts w:eastAsiaTheme="minorEastAsia" w:cstheme="minorBidi"/>
                <w:i w:val="0"/>
                <w:noProof/>
                <w:color w:val="auto"/>
                <w:sz w:val="22"/>
                <w:szCs w:val="22"/>
                <w:lang w:val="en-US"/>
              </w:rPr>
              <w:tab/>
            </w:r>
            <w:r w:rsidRPr="00B25847">
              <w:rPr>
                <w:rStyle w:val="Hyperlink"/>
                <w:bCs/>
                <w:noProof/>
              </w:rPr>
              <w:t>Rejection</w:t>
            </w:r>
            <w:r w:rsidRPr="00B25847">
              <w:rPr>
                <w:rStyle w:val="Hyperlink"/>
                <w:noProof/>
              </w:rPr>
              <w:t xml:space="preserve"> Reasons</w:t>
            </w:r>
            <w:r>
              <w:rPr>
                <w:noProof/>
                <w:webHidden/>
              </w:rPr>
              <w:tab/>
            </w:r>
            <w:r>
              <w:rPr>
                <w:noProof/>
                <w:webHidden/>
              </w:rPr>
              <w:fldChar w:fldCharType="begin"/>
            </w:r>
            <w:r>
              <w:rPr>
                <w:noProof/>
                <w:webHidden/>
              </w:rPr>
              <w:instrText xml:space="preserve"> PAGEREF _Toc425500370 \h </w:instrText>
            </w:r>
          </w:ins>
          <w:r>
            <w:rPr>
              <w:noProof/>
              <w:webHidden/>
            </w:rPr>
          </w:r>
          <w:r>
            <w:rPr>
              <w:noProof/>
              <w:webHidden/>
            </w:rPr>
            <w:fldChar w:fldCharType="separate"/>
          </w:r>
          <w:ins w:id="278" w:author="Mahesh Venumbaka" w:date="2015-07-24T11:22:00Z">
            <w:r>
              <w:rPr>
                <w:noProof/>
                <w:webHidden/>
              </w:rPr>
              <w:t>88</w:t>
            </w:r>
            <w:r>
              <w:rPr>
                <w:noProof/>
                <w:webHidden/>
              </w:rPr>
              <w:fldChar w:fldCharType="end"/>
            </w:r>
            <w:r w:rsidRPr="00B25847">
              <w:rPr>
                <w:rStyle w:val="Hyperlink"/>
                <w:noProof/>
              </w:rPr>
              <w:fldChar w:fldCharType="end"/>
            </w:r>
          </w:ins>
        </w:p>
        <w:p w14:paraId="38AE89C6" w14:textId="77777777" w:rsidR="00BF4CA6" w:rsidRDefault="00BF4CA6">
          <w:pPr>
            <w:pStyle w:val="TOC3"/>
            <w:tabs>
              <w:tab w:val="left" w:pos="1100"/>
            </w:tabs>
            <w:rPr>
              <w:ins w:id="279" w:author="Mahesh Venumbaka" w:date="2015-07-24T11:22:00Z"/>
              <w:rFonts w:eastAsiaTheme="minorEastAsia" w:cstheme="minorBidi"/>
              <w:i w:val="0"/>
              <w:noProof/>
              <w:color w:val="auto"/>
              <w:sz w:val="22"/>
              <w:szCs w:val="22"/>
              <w:lang w:val="en-US"/>
            </w:rPr>
          </w:pPr>
          <w:ins w:id="28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"_Toc425500371"</w:instrText>
            </w:r>
            <w:r w:rsidRPr="00B25847">
              <w:rPr>
                <w:rStyle w:val="Hyperlink"/>
                <w:noProof/>
              </w:rPr>
              <w:instrText xml:space="preserve"> </w:instrText>
            </w:r>
            <w:r w:rsidRPr="00B25847">
              <w:rPr>
                <w:rStyle w:val="Hyperlink"/>
                <w:noProof/>
              </w:rPr>
              <w:fldChar w:fldCharType="separate"/>
            </w:r>
            <w:r w:rsidRPr="00B25847">
              <w:rPr>
                <w:rStyle w:val="Hyperlink"/>
                <w:noProof/>
              </w:rPr>
              <w:t>5.8.7</w:t>
            </w:r>
            <w:r>
              <w:rPr>
                <w:rFonts w:eastAsiaTheme="minorEastAsia" w:cstheme="minorBidi"/>
                <w:i w:val="0"/>
                <w:noProof/>
                <w:color w:val="auto"/>
                <w:sz w:val="22"/>
                <w:szCs w:val="22"/>
                <w:lang w:val="en-US"/>
              </w:rPr>
              <w:tab/>
            </w:r>
            <w:r w:rsidRPr="00B25847">
              <w:rPr>
                <w:rStyle w:val="Hyperlink"/>
                <w:bCs/>
                <w:noProof/>
              </w:rPr>
              <w:t>Incompletion</w:t>
            </w:r>
            <w:r w:rsidRPr="00B25847">
              <w:rPr>
                <w:rStyle w:val="Hyperlink"/>
                <w:noProof/>
              </w:rPr>
              <w:t xml:space="preserve"> Reasons</w:t>
            </w:r>
            <w:r>
              <w:rPr>
                <w:noProof/>
                <w:webHidden/>
              </w:rPr>
              <w:tab/>
            </w:r>
            <w:r>
              <w:rPr>
                <w:noProof/>
                <w:webHidden/>
              </w:rPr>
              <w:fldChar w:fldCharType="begin"/>
            </w:r>
            <w:r>
              <w:rPr>
                <w:noProof/>
                <w:webHidden/>
              </w:rPr>
              <w:instrText xml:space="preserve"> PAGEREF _Toc425500371 \h </w:instrText>
            </w:r>
          </w:ins>
          <w:r>
            <w:rPr>
              <w:noProof/>
              <w:webHidden/>
            </w:rPr>
          </w:r>
          <w:r>
            <w:rPr>
              <w:noProof/>
              <w:webHidden/>
            </w:rPr>
            <w:fldChar w:fldCharType="separate"/>
          </w:r>
          <w:ins w:id="281" w:author="Mahesh Venumbaka" w:date="2015-07-24T11:22:00Z">
            <w:r>
              <w:rPr>
                <w:noProof/>
                <w:webHidden/>
              </w:rPr>
              <w:t>88</w:t>
            </w:r>
            <w:r>
              <w:rPr>
                <w:noProof/>
                <w:webHidden/>
              </w:rPr>
              <w:fldChar w:fldCharType="end"/>
            </w:r>
            <w:r w:rsidRPr="00B25847">
              <w:rPr>
                <w:rStyle w:val="Hyperlink"/>
                <w:noProof/>
              </w:rPr>
              <w:fldChar w:fldCharType="end"/>
            </w:r>
          </w:ins>
        </w:p>
        <w:p w14:paraId="1AE84321" w14:textId="77777777" w:rsidR="00BF4CA6" w:rsidRDefault="00BF4CA6">
          <w:pPr>
            <w:pStyle w:val="TOC3"/>
            <w:tabs>
              <w:tab w:val="left" w:pos="1100"/>
            </w:tabs>
            <w:rPr>
              <w:ins w:id="282" w:author="Mahesh Venumbaka" w:date="2015-07-24T11:22:00Z"/>
              <w:rFonts w:eastAsiaTheme="minorEastAsia" w:cstheme="minorBidi"/>
              <w:i w:val="0"/>
              <w:noProof/>
              <w:color w:val="auto"/>
              <w:sz w:val="22"/>
              <w:szCs w:val="22"/>
              <w:lang w:val="en-US"/>
            </w:rPr>
          </w:pPr>
          <w:ins w:id="28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"_Toc425500372"</w:instrText>
            </w:r>
            <w:r w:rsidRPr="00B25847">
              <w:rPr>
                <w:rStyle w:val="Hyperlink"/>
                <w:noProof/>
              </w:rPr>
              <w:instrText xml:space="preserve"> </w:instrText>
            </w:r>
            <w:r w:rsidRPr="00B25847">
              <w:rPr>
                <w:rStyle w:val="Hyperlink"/>
                <w:noProof/>
              </w:rPr>
              <w:fldChar w:fldCharType="separate"/>
            </w:r>
            <w:r w:rsidRPr="00B25847">
              <w:rPr>
                <w:rStyle w:val="Hyperlink"/>
                <w:noProof/>
              </w:rPr>
              <w:t>5.8.8</w:t>
            </w:r>
            <w:r>
              <w:rPr>
                <w:rFonts w:eastAsiaTheme="minorEastAsia" w:cstheme="minorBidi"/>
                <w:i w:val="0"/>
                <w:noProof/>
                <w:color w:val="auto"/>
                <w:sz w:val="22"/>
                <w:szCs w:val="22"/>
                <w:lang w:val="en-US"/>
              </w:rPr>
              <w:tab/>
            </w:r>
            <w:r w:rsidRPr="00B25847">
              <w:rPr>
                <w:rStyle w:val="Hyperlink"/>
                <w:noProof/>
              </w:rPr>
              <w:t>Job Comments</w:t>
            </w:r>
            <w:r>
              <w:rPr>
                <w:noProof/>
                <w:webHidden/>
              </w:rPr>
              <w:tab/>
            </w:r>
            <w:r>
              <w:rPr>
                <w:noProof/>
                <w:webHidden/>
              </w:rPr>
              <w:fldChar w:fldCharType="begin"/>
            </w:r>
            <w:r>
              <w:rPr>
                <w:noProof/>
                <w:webHidden/>
              </w:rPr>
              <w:instrText xml:space="preserve"> PAGEREF _Toc425500372 \h </w:instrText>
            </w:r>
          </w:ins>
          <w:r>
            <w:rPr>
              <w:noProof/>
              <w:webHidden/>
            </w:rPr>
          </w:r>
          <w:r>
            <w:rPr>
              <w:noProof/>
              <w:webHidden/>
            </w:rPr>
            <w:fldChar w:fldCharType="separate"/>
          </w:r>
          <w:ins w:id="284" w:author="Mahesh Venumbaka" w:date="2015-07-24T11:22:00Z">
            <w:r>
              <w:rPr>
                <w:noProof/>
                <w:webHidden/>
              </w:rPr>
              <w:t>88</w:t>
            </w:r>
            <w:r>
              <w:rPr>
                <w:noProof/>
                <w:webHidden/>
              </w:rPr>
              <w:fldChar w:fldCharType="end"/>
            </w:r>
            <w:r w:rsidRPr="00B25847">
              <w:rPr>
                <w:rStyle w:val="Hyperlink"/>
                <w:noProof/>
              </w:rPr>
              <w:fldChar w:fldCharType="end"/>
            </w:r>
          </w:ins>
        </w:p>
        <w:p w14:paraId="5B64066E" w14:textId="77777777" w:rsidR="00BF4CA6" w:rsidRDefault="00BF4CA6">
          <w:pPr>
            <w:pStyle w:val="TOC3"/>
            <w:tabs>
              <w:tab w:val="left" w:pos="1100"/>
            </w:tabs>
            <w:rPr>
              <w:ins w:id="285" w:author="Mahesh Venumbaka" w:date="2015-07-24T11:22:00Z"/>
              <w:rFonts w:eastAsiaTheme="minorEastAsia" w:cstheme="minorBidi"/>
              <w:i w:val="0"/>
              <w:noProof/>
              <w:color w:val="auto"/>
              <w:sz w:val="22"/>
              <w:szCs w:val="22"/>
              <w:lang w:val="en-US"/>
            </w:rPr>
          </w:pPr>
          <w:ins w:id="28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"_Toc425500373"</w:instrText>
            </w:r>
            <w:r w:rsidRPr="00B25847">
              <w:rPr>
                <w:rStyle w:val="Hyperlink"/>
                <w:noProof/>
              </w:rPr>
              <w:instrText xml:space="preserve"> </w:instrText>
            </w:r>
            <w:r w:rsidRPr="00B25847">
              <w:rPr>
                <w:rStyle w:val="Hyperlink"/>
                <w:noProof/>
              </w:rPr>
              <w:fldChar w:fldCharType="separate"/>
            </w:r>
            <w:r w:rsidRPr="00B25847">
              <w:rPr>
                <w:rStyle w:val="Hyperlink"/>
                <w:noProof/>
              </w:rPr>
              <w:t>5.8.9</w:t>
            </w:r>
            <w:r>
              <w:rPr>
                <w:rFonts w:eastAsiaTheme="minorEastAsia" w:cstheme="minorBidi"/>
                <w:i w:val="0"/>
                <w:noProof/>
                <w:color w:val="auto"/>
                <w:sz w:val="22"/>
                <w:szCs w:val="22"/>
                <w:lang w:val="en-US"/>
              </w:rPr>
              <w:tab/>
            </w:r>
            <w:r w:rsidRPr="00B25847">
              <w:rPr>
                <w:rStyle w:val="Hyperlink"/>
                <w:bCs/>
                <w:noProof/>
              </w:rPr>
              <w:t>Resource Specifications</w:t>
            </w:r>
            <w:r>
              <w:rPr>
                <w:noProof/>
                <w:webHidden/>
              </w:rPr>
              <w:tab/>
            </w:r>
            <w:r>
              <w:rPr>
                <w:noProof/>
                <w:webHidden/>
              </w:rPr>
              <w:fldChar w:fldCharType="begin"/>
            </w:r>
            <w:r>
              <w:rPr>
                <w:noProof/>
                <w:webHidden/>
              </w:rPr>
              <w:instrText xml:space="preserve"> PAGEREF _Toc425500373 \h </w:instrText>
            </w:r>
          </w:ins>
          <w:r>
            <w:rPr>
              <w:noProof/>
              <w:webHidden/>
            </w:rPr>
          </w:r>
          <w:r>
            <w:rPr>
              <w:noProof/>
              <w:webHidden/>
            </w:rPr>
            <w:fldChar w:fldCharType="separate"/>
          </w:r>
          <w:ins w:id="287" w:author="Mahesh Venumbaka" w:date="2015-07-24T11:22:00Z">
            <w:r>
              <w:rPr>
                <w:noProof/>
                <w:webHidden/>
              </w:rPr>
              <w:t>89</w:t>
            </w:r>
            <w:r>
              <w:rPr>
                <w:noProof/>
                <w:webHidden/>
              </w:rPr>
              <w:fldChar w:fldCharType="end"/>
            </w:r>
            <w:r w:rsidRPr="00B25847">
              <w:rPr>
                <w:rStyle w:val="Hyperlink"/>
                <w:noProof/>
              </w:rPr>
              <w:fldChar w:fldCharType="end"/>
            </w:r>
          </w:ins>
        </w:p>
        <w:p w14:paraId="275781B4" w14:textId="77777777" w:rsidR="00BF4CA6" w:rsidRDefault="00BF4CA6">
          <w:pPr>
            <w:pStyle w:val="TOC3"/>
            <w:tabs>
              <w:tab w:val="left" w:pos="1320"/>
            </w:tabs>
            <w:rPr>
              <w:ins w:id="288" w:author="Mahesh Venumbaka" w:date="2015-07-24T11:22:00Z"/>
              <w:rFonts w:eastAsiaTheme="minorEastAsia" w:cstheme="minorBidi"/>
              <w:i w:val="0"/>
              <w:noProof/>
              <w:color w:val="auto"/>
              <w:sz w:val="22"/>
              <w:szCs w:val="22"/>
              <w:lang w:val="en-US"/>
            </w:rPr>
          </w:pPr>
          <w:ins w:id="28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"_Toc425500374"</w:instrText>
            </w:r>
            <w:r w:rsidRPr="00B25847">
              <w:rPr>
                <w:rStyle w:val="Hyperlink"/>
                <w:noProof/>
              </w:rPr>
              <w:instrText xml:space="preserve"> </w:instrText>
            </w:r>
            <w:r w:rsidRPr="00B25847">
              <w:rPr>
                <w:rStyle w:val="Hyperlink"/>
                <w:noProof/>
              </w:rPr>
              <w:fldChar w:fldCharType="separate"/>
            </w:r>
            <w:r w:rsidRPr="00B25847">
              <w:rPr>
                <w:rStyle w:val="Hyperlink"/>
                <w:noProof/>
              </w:rPr>
              <w:t>5.8.10</w:t>
            </w:r>
            <w:r>
              <w:rPr>
                <w:rFonts w:eastAsiaTheme="minorEastAsia" w:cstheme="minorBidi"/>
                <w:i w:val="0"/>
                <w:noProof/>
                <w:color w:val="auto"/>
                <w:sz w:val="22"/>
                <w:szCs w:val="22"/>
                <w:lang w:val="en-US"/>
              </w:rPr>
              <w:tab/>
            </w:r>
            <w:r w:rsidRPr="00B25847">
              <w:rPr>
                <w:rStyle w:val="Hyperlink"/>
                <w:bCs/>
                <w:noProof/>
              </w:rPr>
              <w:t>Task Property Requirements</w:t>
            </w:r>
            <w:r>
              <w:rPr>
                <w:noProof/>
                <w:webHidden/>
              </w:rPr>
              <w:tab/>
            </w:r>
            <w:r>
              <w:rPr>
                <w:noProof/>
                <w:webHidden/>
              </w:rPr>
              <w:fldChar w:fldCharType="begin"/>
            </w:r>
            <w:r>
              <w:rPr>
                <w:noProof/>
                <w:webHidden/>
              </w:rPr>
              <w:instrText xml:space="preserve"> PAGEREF _Toc425500374 \h </w:instrText>
            </w:r>
          </w:ins>
          <w:r>
            <w:rPr>
              <w:noProof/>
              <w:webHidden/>
            </w:rPr>
          </w:r>
          <w:r>
            <w:rPr>
              <w:noProof/>
              <w:webHidden/>
            </w:rPr>
            <w:fldChar w:fldCharType="separate"/>
          </w:r>
          <w:ins w:id="290" w:author="Mahesh Venumbaka" w:date="2015-07-24T11:22:00Z">
            <w:r>
              <w:rPr>
                <w:noProof/>
                <w:webHidden/>
              </w:rPr>
              <w:t>89</w:t>
            </w:r>
            <w:r>
              <w:rPr>
                <w:noProof/>
                <w:webHidden/>
              </w:rPr>
              <w:fldChar w:fldCharType="end"/>
            </w:r>
            <w:r w:rsidRPr="00B25847">
              <w:rPr>
                <w:rStyle w:val="Hyperlink"/>
                <w:noProof/>
              </w:rPr>
              <w:fldChar w:fldCharType="end"/>
            </w:r>
          </w:ins>
        </w:p>
        <w:p w14:paraId="6317A4C4" w14:textId="77777777" w:rsidR="00BF4CA6" w:rsidRDefault="00BF4CA6">
          <w:pPr>
            <w:pStyle w:val="TOC3"/>
            <w:tabs>
              <w:tab w:val="left" w:pos="1320"/>
            </w:tabs>
            <w:rPr>
              <w:ins w:id="291" w:author="Mahesh Venumbaka" w:date="2015-07-24T11:22:00Z"/>
              <w:rFonts w:eastAsiaTheme="minorEastAsia" w:cstheme="minorBidi"/>
              <w:i w:val="0"/>
              <w:noProof/>
              <w:color w:val="auto"/>
              <w:sz w:val="22"/>
              <w:szCs w:val="22"/>
              <w:lang w:val="en-US"/>
            </w:rPr>
          </w:pPr>
          <w:ins w:id="29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"_Toc425500375"</w:instrText>
            </w:r>
            <w:r w:rsidRPr="00B25847">
              <w:rPr>
                <w:rStyle w:val="Hyperlink"/>
                <w:noProof/>
              </w:rPr>
              <w:instrText xml:space="preserve"> </w:instrText>
            </w:r>
            <w:r w:rsidRPr="00B25847">
              <w:rPr>
                <w:rStyle w:val="Hyperlink"/>
                <w:noProof/>
              </w:rPr>
              <w:fldChar w:fldCharType="separate"/>
            </w:r>
            <w:r w:rsidRPr="00B25847">
              <w:rPr>
                <w:rStyle w:val="Hyperlink"/>
                <w:noProof/>
              </w:rPr>
              <w:t>5.8.11</w:t>
            </w:r>
            <w:r>
              <w:rPr>
                <w:rFonts w:eastAsiaTheme="minorEastAsia" w:cstheme="minorBidi"/>
                <w:i w:val="0"/>
                <w:noProof/>
                <w:color w:val="auto"/>
                <w:sz w:val="22"/>
                <w:szCs w:val="22"/>
                <w:lang w:val="en-US"/>
              </w:rPr>
              <w:tab/>
            </w:r>
            <w:r w:rsidRPr="00B25847">
              <w:rPr>
                <w:rStyle w:val="Hyperlink"/>
                <w:bCs/>
                <w:noProof/>
              </w:rPr>
              <w:t>Task Data Derivation</w:t>
            </w:r>
            <w:r>
              <w:rPr>
                <w:noProof/>
                <w:webHidden/>
              </w:rPr>
              <w:tab/>
            </w:r>
            <w:r>
              <w:rPr>
                <w:noProof/>
                <w:webHidden/>
              </w:rPr>
              <w:fldChar w:fldCharType="begin"/>
            </w:r>
            <w:r>
              <w:rPr>
                <w:noProof/>
                <w:webHidden/>
              </w:rPr>
              <w:instrText xml:space="preserve"> PAGEREF _Toc425500375 \h </w:instrText>
            </w:r>
          </w:ins>
          <w:r>
            <w:rPr>
              <w:noProof/>
              <w:webHidden/>
            </w:rPr>
          </w:r>
          <w:r>
            <w:rPr>
              <w:noProof/>
              <w:webHidden/>
            </w:rPr>
            <w:fldChar w:fldCharType="separate"/>
          </w:r>
          <w:ins w:id="293" w:author="Mahesh Venumbaka" w:date="2015-07-24T11:22:00Z">
            <w:r>
              <w:rPr>
                <w:noProof/>
                <w:webHidden/>
              </w:rPr>
              <w:t>100</w:t>
            </w:r>
            <w:r>
              <w:rPr>
                <w:noProof/>
                <w:webHidden/>
              </w:rPr>
              <w:fldChar w:fldCharType="end"/>
            </w:r>
            <w:r w:rsidRPr="00B25847">
              <w:rPr>
                <w:rStyle w:val="Hyperlink"/>
                <w:noProof/>
              </w:rPr>
              <w:fldChar w:fldCharType="end"/>
            </w:r>
          </w:ins>
        </w:p>
        <w:p w14:paraId="1D18CCE5" w14:textId="77777777" w:rsidR="00BF4CA6" w:rsidRDefault="00BF4CA6">
          <w:pPr>
            <w:pStyle w:val="TOC3"/>
            <w:tabs>
              <w:tab w:val="left" w:pos="1320"/>
            </w:tabs>
            <w:rPr>
              <w:ins w:id="294" w:author="Mahesh Venumbaka" w:date="2015-07-24T11:22:00Z"/>
              <w:rFonts w:eastAsiaTheme="minorEastAsia" w:cstheme="minorBidi"/>
              <w:i w:val="0"/>
              <w:noProof/>
              <w:color w:val="auto"/>
              <w:sz w:val="22"/>
              <w:szCs w:val="22"/>
              <w:lang w:val="en-US"/>
            </w:rPr>
          </w:pPr>
          <w:ins w:id="29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"_Toc425500376"</w:instrText>
            </w:r>
            <w:r w:rsidRPr="00B25847">
              <w:rPr>
                <w:rStyle w:val="Hyperlink"/>
                <w:noProof/>
              </w:rPr>
              <w:instrText xml:space="preserve"> </w:instrText>
            </w:r>
            <w:r w:rsidRPr="00B25847">
              <w:rPr>
                <w:rStyle w:val="Hyperlink"/>
                <w:noProof/>
              </w:rPr>
              <w:fldChar w:fldCharType="separate"/>
            </w:r>
            <w:r w:rsidRPr="00B25847">
              <w:rPr>
                <w:rStyle w:val="Hyperlink"/>
                <w:noProof/>
              </w:rPr>
              <w:t>5.8.12</w:t>
            </w:r>
            <w:r>
              <w:rPr>
                <w:rFonts w:eastAsiaTheme="minorEastAsia" w:cstheme="minorBidi"/>
                <w:i w:val="0"/>
                <w:noProof/>
                <w:color w:val="auto"/>
                <w:sz w:val="22"/>
                <w:szCs w:val="22"/>
                <w:lang w:val="en-US"/>
              </w:rPr>
              <w:tab/>
            </w:r>
            <w:r w:rsidRPr="00B25847">
              <w:rPr>
                <w:rStyle w:val="Hyperlink"/>
                <w:bCs/>
                <w:noProof/>
              </w:rPr>
              <w:t>Task Data Management</w:t>
            </w:r>
            <w:r>
              <w:rPr>
                <w:noProof/>
                <w:webHidden/>
              </w:rPr>
              <w:tab/>
            </w:r>
            <w:r>
              <w:rPr>
                <w:noProof/>
                <w:webHidden/>
              </w:rPr>
              <w:fldChar w:fldCharType="begin"/>
            </w:r>
            <w:r>
              <w:rPr>
                <w:noProof/>
                <w:webHidden/>
              </w:rPr>
              <w:instrText xml:space="preserve"> PAGEREF _Toc425500376 \h </w:instrText>
            </w:r>
          </w:ins>
          <w:r>
            <w:rPr>
              <w:noProof/>
              <w:webHidden/>
            </w:rPr>
          </w:r>
          <w:r>
            <w:rPr>
              <w:noProof/>
              <w:webHidden/>
            </w:rPr>
            <w:fldChar w:fldCharType="separate"/>
          </w:r>
          <w:ins w:id="296" w:author="Mahesh Venumbaka" w:date="2015-07-24T11:22:00Z">
            <w:r>
              <w:rPr>
                <w:noProof/>
                <w:webHidden/>
              </w:rPr>
              <w:t>102</w:t>
            </w:r>
            <w:r>
              <w:rPr>
                <w:noProof/>
                <w:webHidden/>
              </w:rPr>
              <w:fldChar w:fldCharType="end"/>
            </w:r>
            <w:r w:rsidRPr="00B25847">
              <w:rPr>
                <w:rStyle w:val="Hyperlink"/>
                <w:noProof/>
              </w:rPr>
              <w:fldChar w:fldCharType="end"/>
            </w:r>
          </w:ins>
        </w:p>
        <w:p w14:paraId="5B7930ED" w14:textId="77777777" w:rsidR="00BF4CA6" w:rsidRDefault="00BF4CA6">
          <w:pPr>
            <w:pStyle w:val="TOC1"/>
            <w:tabs>
              <w:tab w:val="left" w:pos="440"/>
            </w:tabs>
            <w:rPr>
              <w:ins w:id="297" w:author="Mahesh Venumbaka" w:date="2015-07-24T11:22:00Z"/>
              <w:rFonts w:eastAsiaTheme="minorEastAsia" w:cstheme="minorBidi"/>
              <w:b w:val="0"/>
              <w:caps w:val="0"/>
              <w:noProof/>
              <w:color w:val="auto"/>
              <w:sz w:val="22"/>
              <w:szCs w:val="22"/>
              <w:lang w:val="en-US"/>
            </w:rPr>
          </w:pPr>
          <w:ins w:id="29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"_Toc425500377"</w:instrText>
            </w:r>
            <w:r w:rsidRPr="00B25847">
              <w:rPr>
                <w:rStyle w:val="Hyperlink"/>
                <w:noProof/>
              </w:rPr>
              <w:instrText xml:space="preserve"> </w:instrText>
            </w:r>
            <w:r w:rsidRPr="00B25847">
              <w:rPr>
                <w:rStyle w:val="Hyperlink"/>
                <w:noProof/>
              </w:rPr>
              <w:fldChar w:fldCharType="separate"/>
            </w:r>
            <w:r w:rsidRPr="00B25847">
              <w:rPr>
                <w:rStyle w:val="Hyperlink"/>
                <w:noProof/>
              </w:rPr>
              <w:t>6</w:t>
            </w:r>
            <w:r>
              <w:rPr>
                <w:rFonts w:eastAsiaTheme="minorEastAsia" w:cstheme="minorBidi"/>
                <w:b w:val="0"/>
                <w:caps w:val="0"/>
                <w:noProof/>
                <w:color w:val="auto"/>
                <w:sz w:val="22"/>
                <w:szCs w:val="22"/>
                <w:lang w:val="en-US"/>
              </w:rPr>
              <w:tab/>
            </w:r>
            <w:r w:rsidRPr="00B25847">
              <w:rPr>
                <w:rStyle w:val="Hyperlink"/>
                <w:noProof/>
              </w:rPr>
              <w:t>Geographic Information System Solution (GIS)</w:t>
            </w:r>
            <w:r>
              <w:rPr>
                <w:noProof/>
                <w:webHidden/>
              </w:rPr>
              <w:tab/>
            </w:r>
            <w:r>
              <w:rPr>
                <w:noProof/>
                <w:webHidden/>
              </w:rPr>
              <w:fldChar w:fldCharType="begin"/>
            </w:r>
            <w:r>
              <w:rPr>
                <w:noProof/>
                <w:webHidden/>
              </w:rPr>
              <w:instrText xml:space="preserve"> PAGEREF _Toc425500377 \h </w:instrText>
            </w:r>
          </w:ins>
          <w:r>
            <w:rPr>
              <w:noProof/>
              <w:webHidden/>
            </w:rPr>
          </w:r>
          <w:r>
            <w:rPr>
              <w:noProof/>
              <w:webHidden/>
            </w:rPr>
            <w:fldChar w:fldCharType="separate"/>
          </w:r>
          <w:ins w:id="299" w:author="Mahesh Venumbaka" w:date="2015-07-24T11:22:00Z">
            <w:r>
              <w:rPr>
                <w:noProof/>
                <w:webHidden/>
              </w:rPr>
              <w:t>103</w:t>
            </w:r>
            <w:r>
              <w:rPr>
                <w:noProof/>
                <w:webHidden/>
              </w:rPr>
              <w:fldChar w:fldCharType="end"/>
            </w:r>
            <w:r w:rsidRPr="00B25847">
              <w:rPr>
                <w:rStyle w:val="Hyperlink"/>
                <w:noProof/>
              </w:rPr>
              <w:fldChar w:fldCharType="end"/>
            </w:r>
          </w:ins>
        </w:p>
        <w:p w14:paraId="5356D5BA" w14:textId="77777777" w:rsidR="00BF4CA6" w:rsidRDefault="00BF4CA6">
          <w:pPr>
            <w:pStyle w:val="TOC2"/>
            <w:tabs>
              <w:tab w:val="left" w:pos="880"/>
            </w:tabs>
            <w:rPr>
              <w:ins w:id="300" w:author="Mahesh Venumbaka" w:date="2015-07-24T11:22:00Z"/>
              <w:rFonts w:eastAsiaTheme="minorEastAsia" w:cstheme="minorBidi"/>
              <w:smallCaps w:val="0"/>
              <w:noProof/>
              <w:color w:val="auto"/>
              <w:sz w:val="22"/>
              <w:szCs w:val="22"/>
              <w:lang w:val="en-US"/>
            </w:rPr>
          </w:pPr>
          <w:ins w:id="30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"_Toc425500378"</w:instrText>
            </w:r>
            <w:r w:rsidRPr="00B25847">
              <w:rPr>
                <w:rStyle w:val="Hyperlink"/>
                <w:noProof/>
              </w:rPr>
              <w:instrText xml:space="preserve"> </w:instrText>
            </w:r>
            <w:r w:rsidRPr="00B25847">
              <w:rPr>
                <w:rStyle w:val="Hyperlink"/>
                <w:noProof/>
              </w:rPr>
              <w:fldChar w:fldCharType="separate"/>
            </w:r>
            <w:r w:rsidRPr="00B25847">
              <w:rPr>
                <w:rStyle w:val="Hyperlink"/>
                <w:noProof/>
              </w:rPr>
              <w:t>6.1</w:t>
            </w:r>
            <w:r>
              <w:rPr>
                <w:rFonts w:eastAsiaTheme="minorEastAsia" w:cstheme="minorBidi"/>
                <w:smallCaps w:val="0"/>
                <w:noProof/>
                <w:color w:val="auto"/>
                <w:sz w:val="22"/>
                <w:szCs w:val="22"/>
                <w:lang w:val="en-US"/>
              </w:rPr>
              <w:tab/>
            </w:r>
            <w:r w:rsidRPr="00B25847">
              <w:rPr>
                <w:rStyle w:val="Hyperlink"/>
                <w:noProof/>
              </w:rPr>
              <w:t>Geo-coding</w:t>
            </w:r>
            <w:r>
              <w:rPr>
                <w:noProof/>
                <w:webHidden/>
              </w:rPr>
              <w:tab/>
            </w:r>
            <w:r>
              <w:rPr>
                <w:noProof/>
                <w:webHidden/>
              </w:rPr>
              <w:fldChar w:fldCharType="begin"/>
            </w:r>
            <w:r>
              <w:rPr>
                <w:noProof/>
                <w:webHidden/>
              </w:rPr>
              <w:instrText xml:space="preserve"> PAGEREF _Toc425500378 \h </w:instrText>
            </w:r>
          </w:ins>
          <w:r>
            <w:rPr>
              <w:noProof/>
              <w:webHidden/>
            </w:rPr>
          </w:r>
          <w:r>
            <w:rPr>
              <w:noProof/>
              <w:webHidden/>
            </w:rPr>
            <w:fldChar w:fldCharType="separate"/>
          </w:r>
          <w:ins w:id="302" w:author="Mahesh Venumbaka" w:date="2015-07-24T11:22:00Z">
            <w:r>
              <w:rPr>
                <w:noProof/>
                <w:webHidden/>
              </w:rPr>
              <w:t>103</w:t>
            </w:r>
            <w:r>
              <w:rPr>
                <w:noProof/>
                <w:webHidden/>
              </w:rPr>
              <w:fldChar w:fldCharType="end"/>
            </w:r>
            <w:r w:rsidRPr="00B25847">
              <w:rPr>
                <w:rStyle w:val="Hyperlink"/>
                <w:noProof/>
              </w:rPr>
              <w:fldChar w:fldCharType="end"/>
            </w:r>
          </w:ins>
        </w:p>
        <w:p w14:paraId="45523469" w14:textId="77777777" w:rsidR="00BF4CA6" w:rsidRDefault="00BF4CA6">
          <w:pPr>
            <w:pStyle w:val="TOC2"/>
            <w:tabs>
              <w:tab w:val="left" w:pos="880"/>
            </w:tabs>
            <w:rPr>
              <w:ins w:id="303" w:author="Mahesh Venumbaka" w:date="2015-07-24T11:22:00Z"/>
              <w:rFonts w:eastAsiaTheme="minorEastAsia" w:cstheme="minorBidi"/>
              <w:smallCaps w:val="0"/>
              <w:noProof/>
              <w:color w:val="auto"/>
              <w:sz w:val="22"/>
              <w:szCs w:val="22"/>
              <w:lang w:val="en-US"/>
            </w:rPr>
          </w:pPr>
          <w:ins w:id="30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"_Toc425500379"</w:instrText>
            </w:r>
            <w:r w:rsidRPr="00B25847">
              <w:rPr>
                <w:rStyle w:val="Hyperlink"/>
                <w:noProof/>
              </w:rPr>
              <w:instrText xml:space="preserve"> </w:instrText>
            </w:r>
            <w:r w:rsidRPr="00B25847">
              <w:rPr>
                <w:rStyle w:val="Hyperlink"/>
                <w:noProof/>
              </w:rPr>
              <w:fldChar w:fldCharType="separate"/>
            </w:r>
            <w:r w:rsidRPr="00B25847">
              <w:rPr>
                <w:rStyle w:val="Hyperlink"/>
                <w:noProof/>
              </w:rPr>
              <w:t>6.2</w:t>
            </w:r>
            <w:r>
              <w:rPr>
                <w:rFonts w:eastAsiaTheme="minorEastAsia" w:cstheme="minorBidi"/>
                <w:smallCaps w:val="0"/>
                <w:noProof/>
                <w:color w:val="auto"/>
                <w:sz w:val="22"/>
                <w:szCs w:val="22"/>
                <w:lang w:val="en-US"/>
              </w:rPr>
              <w:tab/>
            </w:r>
            <w:r w:rsidRPr="00B25847">
              <w:rPr>
                <w:rStyle w:val="Hyperlink"/>
                <w:noProof/>
              </w:rPr>
              <w:t>Routing</w:t>
            </w:r>
            <w:r>
              <w:rPr>
                <w:noProof/>
                <w:webHidden/>
              </w:rPr>
              <w:tab/>
            </w:r>
            <w:r>
              <w:rPr>
                <w:noProof/>
                <w:webHidden/>
              </w:rPr>
              <w:fldChar w:fldCharType="begin"/>
            </w:r>
            <w:r>
              <w:rPr>
                <w:noProof/>
                <w:webHidden/>
              </w:rPr>
              <w:instrText xml:space="preserve"> PAGEREF _Toc425500379 \h </w:instrText>
            </w:r>
          </w:ins>
          <w:r>
            <w:rPr>
              <w:noProof/>
              <w:webHidden/>
            </w:rPr>
          </w:r>
          <w:r>
            <w:rPr>
              <w:noProof/>
              <w:webHidden/>
            </w:rPr>
            <w:fldChar w:fldCharType="separate"/>
          </w:r>
          <w:ins w:id="305" w:author="Mahesh Venumbaka" w:date="2015-07-24T11:22:00Z">
            <w:r>
              <w:rPr>
                <w:noProof/>
                <w:webHidden/>
              </w:rPr>
              <w:t>103</w:t>
            </w:r>
            <w:r>
              <w:rPr>
                <w:noProof/>
                <w:webHidden/>
              </w:rPr>
              <w:fldChar w:fldCharType="end"/>
            </w:r>
            <w:r w:rsidRPr="00B25847">
              <w:rPr>
                <w:rStyle w:val="Hyperlink"/>
                <w:noProof/>
              </w:rPr>
              <w:fldChar w:fldCharType="end"/>
            </w:r>
          </w:ins>
        </w:p>
        <w:p w14:paraId="7DB172F0" w14:textId="77777777" w:rsidR="00BF4CA6" w:rsidRDefault="00BF4CA6">
          <w:pPr>
            <w:pStyle w:val="TOC2"/>
            <w:tabs>
              <w:tab w:val="left" w:pos="880"/>
            </w:tabs>
            <w:rPr>
              <w:ins w:id="306" w:author="Mahesh Venumbaka" w:date="2015-07-24T11:22:00Z"/>
              <w:rFonts w:eastAsiaTheme="minorEastAsia" w:cstheme="minorBidi"/>
              <w:smallCaps w:val="0"/>
              <w:noProof/>
              <w:color w:val="auto"/>
              <w:sz w:val="22"/>
              <w:szCs w:val="22"/>
              <w:lang w:val="en-US"/>
            </w:rPr>
          </w:pPr>
          <w:ins w:id="30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"_Toc425500380"</w:instrText>
            </w:r>
            <w:r w:rsidRPr="00B25847">
              <w:rPr>
                <w:rStyle w:val="Hyperlink"/>
                <w:noProof/>
              </w:rPr>
              <w:instrText xml:space="preserve"> </w:instrText>
            </w:r>
            <w:r w:rsidRPr="00B25847">
              <w:rPr>
                <w:rStyle w:val="Hyperlink"/>
                <w:noProof/>
              </w:rPr>
              <w:fldChar w:fldCharType="separate"/>
            </w:r>
            <w:r w:rsidRPr="00B25847">
              <w:rPr>
                <w:rStyle w:val="Hyperlink"/>
                <w:noProof/>
              </w:rPr>
              <w:t>6.3</w:t>
            </w:r>
            <w:r>
              <w:rPr>
                <w:rFonts w:eastAsiaTheme="minorEastAsia" w:cstheme="minorBidi"/>
                <w:smallCaps w:val="0"/>
                <w:noProof/>
                <w:color w:val="auto"/>
                <w:sz w:val="22"/>
                <w:szCs w:val="22"/>
                <w:lang w:val="en-US"/>
              </w:rPr>
              <w:tab/>
            </w:r>
            <w:r w:rsidRPr="00B25847">
              <w:rPr>
                <w:rStyle w:val="Hyperlink"/>
                <w:noProof/>
              </w:rPr>
              <w:t>Mapping</w:t>
            </w:r>
            <w:r>
              <w:rPr>
                <w:noProof/>
                <w:webHidden/>
              </w:rPr>
              <w:tab/>
            </w:r>
            <w:r>
              <w:rPr>
                <w:noProof/>
                <w:webHidden/>
              </w:rPr>
              <w:fldChar w:fldCharType="begin"/>
            </w:r>
            <w:r>
              <w:rPr>
                <w:noProof/>
                <w:webHidden/>
              </w:rPr>
              <w:instrText xml:space="preserve"> PAGEREF _Toc425500380 \h </w:instrText>
            </w:r>
          </w:ins>
          <w:r>
            <w:rPr>
              <w:noProof/>
              <w:webHidden/>
            </w:rPr>
          </w:r>
          <w:r>
            <w:rPr>
              <w:noProof/>
              <w:webHidden/>
            </w:rPr>
            <w:fldChar w:fldCharType="separate"/>
          </w:r>
          <w:ins w:id="308" w:author="Mahesh Venumbaka" w:date="2015-07-24T11:22:00Z">
            <w:r>
              <w:rPr>
                <w:noProof/>
                <w:webHidden/>
              </w:rPr>
              <w:t>104</w:t>
            </w:r>
            <w:r>
              <w:rPr>
                <w:noProof/>
                <w:webHidden/>
              </w:rPr>
              <w:fldChar w:fldCharType="end"/>
            </w:r>
            <w:r w:rsidRPr="00B25847">
              <w:rPr>
                <w:rStyle w:val="Hyperlink"/>
                <w:noProof/>
              </w:rPr>
              <w:fldChar w:fldCharType="end"/>
            </w:r>
          </w:ins>
        </w:p>
        <w:p w14:paraId="1B935661" w14:textId="77777777" w:rsidR="00BF4CA6" w:rsidRDefault="00BF4CA6">
          <w:pPr>
            <w:pStyle w:val="TOC1"/>
            <w:tabs>
              <w:tab w:val="left" w:pos="440"/>
            </w:tabs>
            <w:rPr>
              <w:ins w:id="309" w:author="Mahesh Venumbaka" w:date="2015-07-24T11:22:00Z"/>
              <w:rFonts w:eastAsiaTheme="minorEastAsia" w:cstheme="minorBidi"/>
              <w:b w:val="0"/>
              <w:caps w:val="0"/>
              <w:noProof/>
              <w:color w:val="auto"/>
              <w:sz w:val="22"/>
              <w:szCs w:val="22"/>
              <w:lang w:val="en-US"/>
            </w:rPr>
          </w:pPr>
          <w:ins w:id="31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"_Toc425500381"</w:instrText>
            </w:r>
            <w:r w:rsidRPr="00B25847">
              <w:rPr>
                <w:rStyle w:val="Hyperlink"/>
                <w:noProof/>
              </w:rPr>
              <w:instrText xml:space="preserve"> </w:instrText>
            </w:r>
            <w:r w:rsidRPr="00B25847">
              <w:rPr>
                <w:rStyle w:val="Hyperlink"/>
                <w:noProof/>
              </w:rPr>
              <w:fldChar w:fldCharType="separate"/>
            </w:r>
            <w:r w:rsidRPr="00B25847">
              <w:rPr>
                <w:rStyle w:val="Hyperlink"/>
                <w:noProof/>
              </w:rPr>
              <w:t>7</w:t>
            </w:r>
            <w:r>
              <w:rPr>
                <w:rFonts w:eastAsiaTheme="minorEastAsia" w:cstheme="minorBidi"/>
                <w:b w:val="0"/>
                <w:caps w:val="0"/>
                <w:noProof/>
                <w:color w:val="auto"/>
                <w:sz w:val="22"/>
                <w:szCs w:val="22"/>
                <w:lang w:val="en-US"/>
              </w:rPr>
              <w:tab/>
            </w:r>
            <w:r w:rsidRPr="00B25847">
              <w:rPr>
                <w:rStyle w:val="Hyperlink"/>
                <w:noProof/>
              </w:rPr>
              <w:t>Scheduling Policies</w:t>
            </w:r>
            <w:r>
              <w:rPr>
                <w:noProof/>
                <w:webHidden/>
              </w:rPr>
              <w:tab/>
            </w:r>
            <w:r>
              <w:rPr>
                <w:noProof/>
                <w:webHidden/>
              </w:rPr>
              <w:fldChar w:fldCharType="begin"/>
            </w:r>
            <w:r>
              <w:rPr>
                <w:noProof/>
                <w:webHidden/>
              </w:rPr>
              <w:instrText xml:space="preserve"> PAGEREF _Toc425500381 \h </w:instrText>
            </w:r>
          </w:ins>
          <w:r>
            <w:rPr>
              <w:noProof/>
              <w:webHidden/>
            </w:rPr>
          </w:r>
          <w:r>
            <w:rPr>
              <w:noProof/>
              <w:webHidden/>
            </w:rPr>
            <w:fldChar w:fldCharType="separate"/>
          </w:r>
          <w:ins w:id="311" w:author="Mahesh Venumbaka" w:date="2015-07-24T11:22:00Z">
            <w:r>
              <w:rPr>
                <w:noProof/>
                <w:webHidden/>
              </w:rPr>
              <w:t>105</w:t>
            </w:r>
            <w:r>
              <w:rPr>
                <w:noProof/>
                <w:webHidden/>
              </w:rPr>
              <w:fldChar w:fldCharType="end"/>
            </w:r>
            <w:r w:rsidRPr="00B25847">
              <w:rPr>
                <w:rStyle w:val="Hyperlink"/>
                <w:noProof/>
              </w:rPr>
              <w:fldChar w:fldCharType="end"/>
            </w:r>
          </w:ins>
        </w:p>
        <w:p w14:paraId="7E657E02" w14:textId="77777777" w:rsidR="00BF4CA6" w:rsidRDefault="00BF4CA6">
          <w:pPr>
            <w:pStyle w:val="TOC2"/>
            <w:tabs>
              <w:tab w:val="left" w:pos="880"/>
            </w:tabs>
            <w:rPr>
              <w:ins w:id="312" w:author="Mahesh Venumbaka" w:date="2015-07-24T11:22:00Z"/>
              <w:rFonts w:eastAsiaTheme="minorEastAsia" w:cstheme="minorBidi"/>
              <w:smallCaps w:val="0"/>
              <w:noProof/>
              <w:color w:val="auto"/>
              <w:sz w:val="22"/>
              <w:szCs w:val="22"/>
              <w:lang w:val="en-US"/>
            </w:rPr>
          </w:pPr>
          <w:ins w:id="31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"_Toc425500382"</w:instrText>
            </w:r>
            <w:r w:rsidRPr="00B25847">
              <w:rPr>
                <w:rStyle w:val="Hyperlink"/>
                <w:noProof/>
              </w:rPr>
              <w:instrText xml:space="preserve"> </w:instrText>
            </w:r>
            <w:r w:rsidRPr="00B25847">
              <w:rPr>
                <w:rStyle w:val="Hyperlink"/>
                <w:noProof/>
              </w:rPr>
              <w:fldChar w:fldCharType="separate"/>
            </w:r>
            <w:r w:rsidRPr="00B25847">
              <w:rPr>
                <w:rStyle w:val="Hyperlink"/>
                <w:noProof/>
              </w:rPr>
              <w:t>7.1</w:t>
            </w:r>
            <w:r>
              <w:rPr>
                <w:rFonts w:eastAsiaTheme="minorEastAsia" w:cstheme="minorBidi"/>
                <w:smallCaps w:val="0"/>
                <w:noProof/>
                <w:color w:val="auto"/>
                <w:sz w:val="22"/>
                <w:szCs w:val="22"/>
                <w:lang w:val="en-US"/>
              </w:rPr>
              <w:tab/>
            </w:r>
            <w:r w:rsidRPr="00B25847">
              <w:rPr>
                <w:rStyle w:val="Hyperlink"/>
                <w:noProof/>
              </w:rPr>
              <w:t>Standard Policy</w:t>
            </w:r>
            <w:r>
              <w:rPr>
                <w:noProof/>
                <w:webHidden/>
              </w:rPr>
              <w:tab/>
            </w:r>
            <w:r>
              <w:rPr>
                <w:noProof/>
                <w:webHidden/>
              </w:rPr>
              <w:fldChar w:fldCharType="begin"/>
            </w:r>
            <w:r>
              <w:rPr>
                <w:noProof/>
                <w:webHidden/>
              </w:rPr>
              <w:instrText xml:space="preserve"> PAGEREF _Toc425500382 \h </w:instrText>
            </w:r>
          </w:ins>
          <w:r>
            <w:rPr>
              <w:noProof/>
              <w:webHidden/>
            </w:rPr>
          </w:r>
          <w:r>
            <w:rPr>
              <w:noProof/>
              <w:webHidden/>
            </w:rPr>
            <w:fldChar w:fldCharType="separate"/>
          </w:r>
          <w:ins w:id="314" w:author="Mahesh Venumbaka" w:date="2015-07-24T11:22:00Z">
            <w:r>
              <w:rPr>
                <w:noProof/>
                <w:webHidden/>
              </w:rPr>
              <w:t>105</w:t>
            </w:r>
            <w:r>
              <w:rPr>
                <w:noProof/>
                <w:webHidden/>
              </w:rPr>
              <w:fldChar w:fldCharType="end"/>
            </w:r>
            <w:r w:rsidRPr="00B25847">
              <w:rPr>
                <w:rStyle w:val="Hyperlink"/>
                <w:noProof/>
              </w:rPr>
              <w:fldChar w:fldCharType="end"/>
            </w:r>
          </w:ins>
        </w:p>
        <w:p w14:paraId="16A00A77" w14:textId="77777777" w:rsidR="00BF4CA6" w:rsidRDefault="00BF4CA6">
          <w:pPr>
            <w:pStyle w:val="TOC2"/>
            <w:tabs>
              <w:tab w:val="left" w:pos="880"/>
            </w:tabs>
            <w:rPr>
              <w:ins w:id="315" w:author="Mahesh Venumbaka" w:date="2015-07-24T11:22:00Z"/>
              <w:rFonts w:eastAsiaTheme="minorEastAsia" w:cstheme="minorBidi"/>
              <w:smallCaps w:val="0"/>
              <w:noProof/>
              <w:color w:val="auto"/>
              <w:sz w:val="22"/>
              <w:szCs w:val="22"/>
              <w:lang w:val="en-US"/>
            </w:rPr>
          </w:pPr>
          <w:ins w:id="31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"_Toc425500383"</w:instrText>
            </w:r>
            <w:r w:rsidRPr="00B25847">
              <w:rPr>
                <w:rStyle w:val="Hyperlink"/>
                <w:noProof/>
              </w:rPr>
              <w:instrText xml:space="preserve"> </w:instrText>
            </w:r>
            <w:r w:rsidRPr="00B25847">
              <w:rPr>
                <w:rStyle w:val="Hyperlink"/>
                <w:noProof/>
              </w:rPr>
              <w:fldChar w:fldCharType="separate"/>
            </w:r>
            <w:r w:rsidRPr="00B25847">
              <w:rPr>
                <w:rStyle w:val="Hyperlink"/>
                <w:noProof/>
              </w:rPr>
              <w:t>7.2</w:t>
            </w:r>
            <w:r>
              <w:rPr>
                <w:rFonts w:eastAsiaTheme="minorEastAsia" w:cstheme="minorBidi"/>
                <w:smallCaps w:val="0"/>
                <w:noProof/>
                <w:color w:val="auto"/>
                <w:sz w:val="22"/>
                <w:szCs w:val="22"/>
                <w:lang w:val="en-US"/>
              </w:rPr>
              <w:tab/>
            </w:r>
            <w:r w:rsidRPr="00B25847">
              <w:rPr>
                <w:rStyle w:val="Hyperlink"/>
                <w:noProof/>
              </w:rPr>
              <w:t>Appointment Booking</w:t>
            </w:r>
            <w:r>
              <w:rPr>
                <w:noProof/>
                <w:webHidden/>
              </w:rPr>
              <w:tab/>
            </w:r>
            <w:r>
              <w:rPr>
                <w:noProof/>
                <w:webHidden/>
              </w:rPr>
              <w:fldChar w:fldCharType="begin"/>
            </w:r>
            <w:r>
              <w:rPr>
                <w:noProof/>
                <w:webHidden/>
              </w:rPr>
              <w:instrText xml:space="preserve"> PAGEREF _Toc425500383 \h </w:instrText>
            </w:r>
          </w:ins>
          <w:r>
            <w:rPr>
              <w:noProof/>
              <w:webHidden/>
            </w:rPr>
          </w:r>
          <w:r>
            <w:rPr>
              <w:noProof/>
              <w:webHidden/>
            </w:rPr>
            <w:fldChar w:fldCharType="separate"/>
          </w:r>
          <w:ins w:id="317" w:author="Mahesh Venumbaka" w:date="2015-07-24T11:22:00Z">
            <w:r>
              <w:rPr>
                <w:noProof/>
                <w:webHidden/>
              </w:rPr>
              <w:t>107</w:t>
            </w:r>
            <w:r>
              <w:rPr>
                <w:noProof/>
                <w:webHidden/>
              </w:rPr>
              <w:fldChar w:fldCharType="end"/>
            </w:r>
            <w:r w:rsidRPr="00B25847">
              <w:rPr>
                <w:rStyle w:val="Hyperlink"/>
                <w:noProof/>
              </w:rPr>
              <w:fldChar w:fldCharType="end"/>
            </w:r>
          </w:ins>
        </w:p>
        <w:p w14:paraId="14BE34E6" w14:textId="77777777" w:rsidR="00BF4CA6" w:rsidRDefault="00BF4CA6">
          <w:pPr>
            <w:pStyle w:val="TOC1"/>
            <w:tabs>
              <w:tab w:val="left" w:pos="440"/>
            </w:tabs>
            <w:rPr>
              <w:ins w:id="318" w:author="Mahesh Venumbaka" w:date="2015-07-24T11:22:00Z"/>
              <w:rFonts w:eastAsiaTheme="minorEastAsia" w:cstheme="minorBidi"/>
              <w:b w:val="0"/>
              <w:caps w:val="0"/>
              <w:noProof/>
              <w:color w:val="auto"/>
              <w:sz w:val="22"/>
              <w:szCs w:val="22"/>
              <w:lang w:val="en-US"/>
            </w:rPr>
          </w:pPr>
          <w:ins w:id="31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"_Toc425500384"</w:instrText>
            </w:r>
            <w:r w:rsidRPr="00B25847">
              <w:rPr>
                <w:rStyle w:val="Hyperlink"/>
                <w:noProof/>
              </w:rPr>
              <w:instrText xml:space="preserve"> </w:instrText>
            </w:r>
            <w:r w:rsidRPr="00B25847">
              <w:rPr>
                <w:rStyle w:val="Hyperlink"/>
                <w:noProof/>
              </w:rPr>
              <w:fldChar w:fldCharType="separate"/>
            </w:r>
            <w:r w:rsidRPr="00B25847">
              <w:rPr>
                <w:rStyle w:val="Hyperlink"/>
                <w:noProof/>
              </w:rPr>
              <w:t>8</w:t>
            </w:r>
            <w:r>
              <w:rPr>
                <w:rFonts w:eastAsiaTheme="minorEastAsia" w:cstheme="minorBidi"/>
                <w:b w:val="0"/>
                <w:caps w:val="0"/>
                <w:noProof/>
                <w:color w:val="auto"/>
                <w:sz w:val="22"/>
                <w:szCs w:val="22"/>
                <w:lang w:val="en-US"/>
              </w:rPr>
              <w:tab/>
            </w:r>
            <w:r w:rsidRPr="00B25847">
              <w:rPr>
                <w:rStyle w:val="Hyperlink"/>
                <w:noProof/>
              </w:rPr>
              <w:t>Scheduling Methods</w:t>
            </w:r>
            <w:r>
              <w:rPr>
                <w:noProof/>
                <w:webHidden/>
              </w:rPr>
              <w:tab/>
            </w:r>
            <w:r>
              <w:rPr>
                <w:noProof/>
                <w:webHidden/>
              </w:rPr>
              <w:fldChar w:fldCharType="begin"/>
            </w:r>
            <w:r>
              <w:rPr>
                <w:noProof/>
                <w:webHidden/>
              </w:rPr>
              <w:instrText xml:space="preserve"> PAGEREF _Toc425500384 \h </w:instrText>
            </w:r>
          </w:ins>
          <w:r>
            <w:rPr>
              <w:noProof/>
              <w:webHidden/>
            </w:rPr>
          </w:r>
          <w:r>
            <w:rPr>
              <w:noProof/>
              <w:webHidden/>
            </w:rPr>
            <w:fldChar w:fldCharType="separate"/>
          </w:r>
          <w:ins w:id="320" w:author="Mahesh Venumbaka" w:date="2015-07-24T11:22:00Z">
            <w:r>
              <w:rPr>
                <w:noProof/>
                <w:webHidden/>
              </w:rPr>
              <w:t>109</w:t>
            </w:r>
            <w:r>
              <w:rPr>
                <w:noProof/>
                <w:webHidden/>
              </w:rPr>
              <w:fldChar w:fldCharType="end"/>
            </w:r>
            <w:r w:rsidRPr="00B25847">
              <w:rPr>
                <w:rStyle w:val="Hyperlink"/>
                <w:noProof/>
              </w:rPr>
              <w:fldChar w:fldCharType="end"/>
            </w:r>
          </w:ins>
        </w:p>
        <w:p w14:paraId="600021D6" w14:textId="77777777" w:rsidR="00BF4CA6" w:rsidRDefault="00BF4CA6">
          <w:pPr>
            <w:pStyle w:val="TOC2"/>
            <w:tabs>
              <w:tab w:val="left" w:pos="880"/>
            </w:tabs>
            <w:rPr>
              <w:ins w:id="321" w:author="Mahesh Venumbaka" w:date="2015-07-24T11:22:00Z"/>
              <w:rFonts w:eastAsiaTheme="minorEastAsia" w:cstheme="minorBidi"/>
              <w:smallCaps w:val="0"/>
              <w:noProof/>
              <w:color w:val="auto"/>
              <w:sz w:val="22"/>
              <w:szCs w:val="22"/>
              <w:lang w:val="en-US"/>
            </w:rPr>
          </w:pPr>
          <w:ins w:id="322" w:author="Mahesh Venumbaka" w:date="2015-07-24T11:22:00Z">
            <w:r w:rsidRPr="00B25847">
              <w:rPr>
                <w:rStyle w:val="Hyperlink"/>
                <w:noProof/>
              </w:rPr>
              <w:lastRenderedPageBreak/>
              <w:fldChar w:fldCharType="begin"/>
            </w:r>
            <w:r w:rsidRPr="00B25847">
              <w:rPr>
                <w:rStyle w:val="Hyperlink"/>
                <w:noProof/>
              </w:rPr>
              <w:instrText xml:space="preserve"> </w:instrText>
            </w:r>
            <w:r>
              <w:rPr>
                <w:noProof/>
              </w:rPr>
              <w:instrText>HYPERLINK \l "_Toc425500385"</w:instrText>
            </w:r>
            <w:r w:rsidRPr="00B25847">
              <w:rPr>
                <w:rStyle w:val="Hyperlink"/>
                <w:noProof/>
              </w:rPr>
              <w:instrText xml:space="preserve"> </w:instrText>
            </w:r>
            <w:r w:rsidRPr="00B25847">
              <w:rPr>
                <w:rStyle w:val="Hyperlink"/>
                <w:noProof/>
              </w:rPr>
              <w:fldChar w:fldCharType="separate"/>
            </w:r>
            <w:r w:rsidRPr="00B25847">
              <w:rPr>
                <w:rStyle w:val="Hyperlink"/>
                <w:noProof/>
              </w:rPr>
              <w:t>8.1</w:t>
            </w:r>
            <w:r>
              <w:rPr>
                <w:rFonts w:eastAsiaTheme="minorEastAsia" w:cstheme="minorBidi"/>
                <w:smallCaps w:val="0"/>
                <w:noProof/>
                <w:color w:val="auto"/>
                <w:sz w:val="22"/>
                <w:szCs w:val="22"/>
                <w:lang w:val="en-US"/>
              </w:rPr>
              <w:tab/>
            </w:r>
            <w:r w:rsidRPr="00B25847">
              <w:rPr>
                <w:rStyle w:val="Hyperlink"/>
                <w:noProof/>
              </w:rPr>
              <w:t>Appointment Booking</w:t>
            </w:r>
            <w:r>
              <w:rPr>
                <w:noProof/>
                <w:webHidden/>
              </w:rPr>
              <w:tab/>
            </w:r>
            <w:r>
              <w:rPr>
                <w:noProof/>
                <w:webHidden/>
              </w:rPr>
              <w:fldChar w:fldCharType="begin"/>
            </w:r>
            <w:r>
              <w:rPr>
                <w:noProof/>
                <w:webHidden/>
              </w:rPr>
              <w:instrText xml:space="preserve"> PAGEREF _Toc425500385 \h </w:instrText>
            </w:r>
          </w:ins>
          <w:r>
            <w:rPr>
              <w:noProof/>
              <w:webHidden/>
            </w:rPr>
          </w:r>
          <w:r>
            <w:rPr>
              <w:noProof/>
              <w:webHidden/>
            </w:rPr>
            <w:fldChar w:fldCharType="separate"/>
          </w:r>
          <w:ins w:id="323" w:author="Mahesh Venumbaka" w:date="2015-07-24T11:22:00Z">
            <w:r>
              <w:rPr>
                <w:noProof/>
                <w:webHidden/>
              </w:rPr>
              <w:t>109</w:t>
            </w:r>
            <w:r>
              <w:rPr>
                <w:noProof/>
                <w:webHidden/>
              </w:rPr>
              <w:fldChar w:fldCharType="end"/>
            </w:r>
            <w:r w:rsidRPr="00B25847">
              <w:rPr>
                <w:rStyle w:val="Hyperlink"/>
                <w:noProof/>
              </w:rPr>
              <w:fldChar w:fldCharType="end"/>
            </w:r>
          </w:ins>
        </w:p>
        <w:p w14:paraId="001EF71F" w14:textId="77777777" w:rsidR="00BF4CA6" w:rsidRDefault="00BF4CA6">
          <w:pPr>
            <w:pStyle w:val="TOC2"/>
            <w:tabs>
              <w:tab w:val="left" w:pos="880"/>
            </w:tabs>
            <w:rPr>
              <w:ins w:id="324" w:author="Mahesh Venumbaka" w:date="2015-07-24T11:22:00Z"/>
              <w:rFonts w:eastAsiaTheme="minorEastAsia" w:cstheme="minorBidi"/>
              <w:smallCaps w:val="0"/>
              <w:noProof/>
              <w:color w:val="auto"/>
              <w:sz w:val="22"/>
              <w:szCs w:val="22"/>
              <w:lang w:val="en-US"/>
            </w:rPr>
          </w:pPr>
          <w:ins w:id="32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"_Toc425500386"</w:instrText>
            </w:r>
            <w:r w:rsidRPr="00B25847">
              <w:rPr>
                <w:rStyle w:val="Hyperlink"/>
                <w:noProof/>
              </w:rPr>
              <w:instrText xml:space="preserve"> </w:instrText>
            </w:r>
            <w:r w:rsidRPr="00B25847">
              <w:rPr>
                <w:rStyle w:val="Hyperlink"/>
                <w:noProof/>
              </w:rPr>
              <w:fldChar w:fldCharType="separate"/>
            </w:r>
            <w:r w:rsidRPr="00B25847">
              <w:rPr>
                <w:rStyle w:val="Hyperlink"/>
                <w:noProof/>
              </w:rPr>
              <w:t>8.2</w:t>
            </w:r>
            <w:r>
              <w:rPr>
                <w:rFonts w:eastAsiaTheme="minorEastAsia" w:cstheme="minorBidi"/>
                <w:smallCaps w:val="0"/>
                <w:noProof/>
                <w:color w:val="auto"/>
                <w:sz w:val="22"/>
                <w:szCs w:val="22"/>
                <w:lang w:val="en-US"/>
              </w:rPr>
              <w:tab/>
            </w:r>
            <w:r w:rsidRPr="00B25847">
              <w:rPr>
                <w:rStyle w:val="Hyperlink"/>
                <w:noProof/>
              </w:rPr>
              <w:t>Background Optimization (BGO)</w:t>
            </w:r>
            <w:r>
              <w:rPr>
                <w:noProof/>
                <w:webHidden/>
              </w:rPr>
              <w:tab/>
            </w:r>
            <w:r>
              <w:rPr>
                <w:noProof/>
                <w:webHidden/>
              </w:rPr>
              <w:fldChar w:fldCharType="begin"/>
            </w:r>
            <w:r>
              <w:rPr>
                <w:noProof/>
                <w:webHidden/>
              </w:rPr>
              <w:instrText xml:space="preserve"> PAGEREF _Toc425500386 \h </w:instrText>
            </w:r>
          </w:ins>
          <w:r>
            <w:rPr>
              <w:noProof/>
              <w:webHidden/>
            </w:rPr>
          </w:r>
          <w:r>
            <w:rPr>
              <w:noProof/>
              <w:webHidden/>
            </w:rPr>
            <w:fldChar w:fldCharType="separate"/>
          </w:r>
          <w:ins w:id="326" w:author="Mahesh Venumbaka" w:date="2015-07-24T11:22:00Z">
            <w:r>
              <w:rPr>
                <w:noProof/>
                <w:webHidden/>
              </w:rPr>
              <w:t>109</w:t>
            </w:r>
            <w:r>
              <w:rPr>
                <w:noProof/>
                <w:webHidden/>
              </w:rPr>
              <w:fldChar w:fldCharType="end"/>
            </w:r>
            <w:r w:rsidRPr="00B25847">
              <w:rPr>
                <w:rStyle w:val="Hyperlink"/>
                <w:noProof/>
              </w:rPr>
              <w:fldChar w:fldCharType="end"/>
            </w:r>
          </w:ins>
        </w:p>
        <w:p w14:paraId="3EFB14B6" w14:textId="77777777" w:rsidR="00BF4CA6" w:rsidRDefault="00BF4CA6">
          <w:pPr>
            <w:pStyle w:val="TOC3"/>
            <w:tabs>
              <w:tab w:val="left" w:pos="1100"/>
            </w:tabs>
            <w:rPr>
              <w:ins w:id="327" w:author="Mahesh Venumbaka" w:date="2015-07-24T11:22:00Z"/>
              <w:rFonts w:eastAsiaTheme="minorEastAsia" w:cstheme="minorBidi"/>
              <w:i w:val="0"/>
              <w:noProof/>
              <w:color w:val="auto"/>
              <w:sz w:val="22"/>
              <w:szCs w:val="22"/>
              <w:lang w:val="en-US"/>
            </w:rPr>
          </w:pPr>
          <w:ins w:id="32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"_Toc425500387"</w:instrText>
            </w:r>
            <w:r w:rsidRPr="00B25847">
              <w:rPr>
                <w:rStyle w:val="Hyperlink"/>
                <w:noProof/>
              </w:rPr>
              <w:instrText xml:space="preserve"> </w:instrText>
            </w:r>
            <w:r w:rsidRPr="00B25847">
              <w:rPr>
                <w:rStyle w:val="Hyperlink"/>
                <w:noProof/>
              </w:rPr>
              <w:fldChar w:fldCharType="separate"/>
            </w:r>
            <w:r w:rsidRPr="00B25847">
              <w:rPr>
                <w:rStyle w:val="Hyperlink"/>
                <w:noProof/>
              </w:rPr>
              <w:t>8.2.1</w:t>
            </w:r>
            <w:r>
              <w:rPr>
                <w:rFonts w:eastAsiaTheme="minorEastAsia" w:cstheme="minorBidi"/>
                <w:i w:val="0"/>
                <w:noProof/>
                <w:color w:val="auto"/>
                <w:sz w:val="22"/>
                <w:szCs w:val="22"/>
                <w:lang w:val="en-US"/>
              </w:rPr>
              <w:tab/>
            </w:r>
            <w:r w:rsidRPr="00B25847">
              <w:rPr>
                <w:rStyle w:val="Hyperlink"/>
                <w:noProof/>
              </w:rPr>
              <w:t>Offline (Night) Optimization</w:t>
            </w:r>
            <w:r>
              <w:rPr>
                <w:noProof/>
                <w:webHidden/>
              </w:rPr>
              <w:tab/>
            </w:r>
            <w:r>
              <w:rPr>
                <w:noProof/>
                <w:webHidden/>
              </w:rPr>
              <w:fldChar w:fldCharType="begin"/>
            </w:r>
            <w:r>
              <w:rPr>
                <w:noProof/>
                <w:webHidden/>
              </w:rPr>
              <w:instrText xml:space="preserve"> PAGEREF _Toc425500387 \h </w:instrText>
            </w:r>
          </w:ins>
          <w:r>
            <w:rPr>
              <w:noProof/>
              <w:webHidden/>
            </w:rPr>
          </w:r>
          <w:r>
            <w:rPr>
              <w:noProof/>
              <w:webHidden/>
            </w:rPr>
            <w:fldChar w:fldCharType="separate"/>
          </w:r>
          <w:ins w:id="329" w:author="Mahesh Venumbaka" w:date="2015-07-24T11:22:00Z">
            <w:r>
              <w:rPr>
                <w:noProof/>
                <w:webHidden/>
              </w:rPr>
              <w:t>110</w:t>
            </w:r>
            <w:r>
              <w:rPr>
                <w:noProof/>
                <w:webHidden/>
              </w:rPr>
              <w:fldChar w:fldCharType="end"/>
            </w:r>
            <w:r w:rsidRPr="00B25847">
              <w:rPr>
                <w:rStyle w:val="Hyperlink"/>
                <w:noProof/>
              </w:rPr>
              <w:fldChar w:fldCharType="end"/>
            </w:r>
          </w:ins>
        </w:p>
        <w:p w14:paraId="415669A7" w14:textId="77777777" w:rsidR="00BF4CA6" w:rsidRDefault="00BF4CA6">
          <w:pPr>
            <w:pStyle w:val="TOC3"/>
            <w:tabs>
              <w:tab w:val="left" w:pos="1100"/>
            </w:tabs>
            <w:rPr>
              <w:ins w:id="330" w:author="Mahesh Venumbaka" w:date="2015-07-24T11:22:00Z"/>
              <w:rFonts w:eastAsiaTheme="minorEastAsia" w:cstheme="minorBidi"/>
              <w:i w:val="0"/>
              <w:noProof/>
              <w:color w:val="auto"/>
              <w:sz w:val="22"/>
              <w:szCs w:val="22"/>
              <w:lang w:val="en-US"/>
            </w:rPr>
          </w:pPr>
          <w:ins w:id="33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"_Toc425500388"</w:instrText>
            </w:r>
            <w:r w:rsidRPr="00B25847">
              <w:rPr>
                <w:rStyle w:val="Hyperlink"/>
                <w:noProof/>
              </w:rPr>
              <w:instrText xml:space="preserve"> </w:instrText>
            </w:r>
            <w:r w:rsidRPr="00B25847">
              <w:rPr>
                <w:rStyle w:val="Hyperlink"/>
                <w:noProof/>
              </w:rPr>
              <w:fldChar w:fldCharType="separate"/>
            </w:r>
            <w:r w:rsidRPr="00B25847">
              <w:rPr>
                <w:rStyle w:val="Hyperlink"/>
                <w:noProof/>
              </w:rPr>
              <w:t>8.2.2</w:t>
            </w:r>
            <w:r>
              <w:rPr>
                <w:rFonts w:eastAsiaTheme="minorEastAsia" w:cstheme="minorBidi"/>
                <w:i w:val="0"/>
                <w:noProof/>
                <w:color w:val="auto"/>
                <w:sz w:val="22"/>
                <w:szCs w:val="22"/>
                <w:lang w:val="en-US"/>
              </w:rPr>
              <w:tab/>
            </w:r>
            <w:r w:rsidRPr="00B25847">
              <w:rPr>
                <w:rStyle w:val="Hyperlink"/>
                <w:noProof/>
              </w:rPr>
              <w:t>Online (In-Day) Optimization</w:t>
            </w:r>
            <w:r>
              <w:rPr>
                <w:noProof/>
                <w:webHidden/>
              </w:rPr>
              <w:tab/>
            </w:r>
            <w:r>
              <w:rPr>
                <w:noProof/>
                <w:webHidden/>
              </w:rPr>
              <w:fldChar w:fldCharType="begin"/>
            </w:r>
            <w:r>
              <w:rPr>
                <w:noProof/>
                <w:webHidden/>
              </w:rPr>
              <w:instrText xml:space="preserve"> PAGEREF _Toc425500388 \h </w:instrText>
            </w:r>
          </w:ins>
          <w:r>
            <w:rPr>
              <w:noProof/>
              <w:webHidden/>
            </w:rPr>
          </w:r>
          <w:r>
            <w:rPr>
              <w:noProof/>
              <w:webHidden/>
            </w:rPr>
            <w:fldChar w:fldCharType="separate"/>
          </w:r>
          <w:ins w:id="332" w:author="Mahesh Venumbaka" w:date="2015-07-24T11:22:00Z">
            <w:r>
              <w:rPr>
                <w:noProof/>
                <w:webHidden/>
              </w:rPr>
              <w:t>110</w:t>
            </w:r>
            <w:r>
              <w:rPr>
                <w:noProof/>
                <w:webHidden/>
              </w:rPr>
              <w:fldChar w:fldCharType="end"/>
            </w:r>
            <w:r w:rsidRPr="00B25847">
              <w:rPr>
                <w:rStyle w:val="Hyperlink"/>
                <w:noProof/>
              </w:rPr>
              <w:fldChar w:fldCharType="end"/>
            </w:r>
          </w:ins>
        </w:p>
        <w:p w14:paraId="2B20043C" w14:textId="77777777" w:rsidR="00BF4CA6" w:rsidRDefault="00BF4CA6">
          <w:pPr>
            <w:pStyle w:val="TOC2"/>
            <w:tabs>
              <w:tab w:val="left" w:pos="880"/>
            </w:tabs>
            <w:rPr>
              <w:ins w:id="333" w:author="Mahesh Venumbaka" w:date="2015-07-24T11:22:00Z"/>
              <w:rFonts w:eastAsiaTheme="minorEastAsia" w:cstheme="minorBidi"/>
              <w:smallCaps w:val="0"/>
              <w:noProof/>
              <w:color w:val="auto"/>
              <w:sz w:val="22"/>
              <w:szCs w:val="22"/>
              <w:lang w:val="en-US"/>
            </w:rPr>
          </w:pPr>
          <w:ins w:id="33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"_Toc425500389"</w:instrText>
            </w:r>
            <w:r w:rsidRPr="00B25847">
              <w:rPr>
                <w:rStyle w:val="Hyperlink"/>
                <w:noProof/>
              </w:rPr>
              <w:instrText xml:space="preserve"> </w:instrText>
            </w:r>
            <w:r w:rsidRPr="00B25847">
              <w:rPr>
                <w:rStyle w:val="Hyperlink"/>
                <w:noProof/>
              </w:rPr>
              <w:fldChar w:fldCharType="separate"/>
            </w:r>
            <w:r w:rsidRPr="00B25847">
              <w:rPr>
                <w:rStyle w:val="Hyperlink"/>
                <w:noProof/>
              </w:rPr>
              <w:t>8.3</w:t>
            </w:r>
            <w:r>
              <w:rPr>
                <w:rFonts w:eastAsiaTheme="minorEastAsia" w:cstheme="minorBidi"/>
                <w:smallCaps w:val="0"/>
                <w:noProof/>
                <w:color w:val="auto"/>
                <w:sz w:val="22"/>
                <w:szCs w:val="22"/>
                <w:lang w:val="en-US"/>
              </w:rPr>
              <w:tab/>
            </w:r>
            <w:r w:rsidRPr="00B25847">
              <w:rPr>
                <w:rStyle w:val="Hyperlink"/>
                <w:noProof/>
              </w:rPr>
              <w:t>Scheduling Work Immediately (Task Insert)</w:t>
            </w:r>
            <w:r>
              <w:rPr>
                <w:noProof/>
                <w:webHidden/>
              </w:rPr>
              <w:tab/>
            </w:r>
            <w:r>
              <w:rPr>
                <w:noProof/>
                <w:webHidden/>
              </w:rPr>
              <w:fldChar w:fldCharType="begin"/>
            </w:r>
            <w:r>
              <w:rPr>
                <w:noProof/>
                <w:webHidden/>
              </w:rPr>
              <w:instrText xml:space="preserve"> PAGEREF _Toc425500389 \h </w:instrText>
            </w:r>
          </w:ins>
          <w:r>
            <w:rPr>
              <w:noProof/>
              <w:webHidden/>
            </w:rPr>
          </w:r>
          <w:r>
            <w:rPr>
              <w:noProof/>
              <w:webHidden/>
            </w:rPr>
            <w:fldChar w:fldCharType="separate"/>
          </w:r>
          <w:ins w:id="335" w:author="Mahesh Venumbaka" w:date="2015-07-24T11:22:00Z">
            <w:r>
              <w:rPr>
                <w:noProof/>
                <w:webHidden/>
              </w:rPr>
              <w:t>111</w:t>
            </w:r>
            <w:r>
              <w:rPr>
                <w:noProof/>
                <w:webHidden/>
              </w:rPr>
              <w:fldChar w:fldCharType="end"/>
            </w:r>
            <w:r w:rsidRPr="00B25847">
              <w:rPr>
                <w:rStyle w:val="Hyperlink"/>
                <w:noProof/>
              </w:rPr>
              <w:fldChar w:fldCharType="end"/>
            </w:r>
          </w:ins>
        </w:p>
        <w:p w14:paraId="064F401A" w14:textId="77777777" w:rsidR="00BF4CA6" w:rsidRDefault="00BF4CA6">
          <w:pPr>
            <w:pStyle w:val="TOC2"/>
            <w:tabs>
              <w:tab w:val="left" w:pos="880"/>
            </w:tabs>
            <w:rPr>
              <w:ins w:id="336" w:author="Mahesh Venumbaka" w:date="2015-07-24T11:22:00Z"/>
              <w:rFonts w:eastAsiaTheme="minorEastAsia" w:cstheme="minorBidi"/>
              <w:smallCaps w:val="0"/>
              <w:noProof/>
              <w:color w:val="auto"/>
              <w:sz w:val="22"/>
              <w:szCs w:val="22"/>
              <w:lang w:val="en-US"/>
            </w:rPr>
          </w:pPr>
          <w:ins w:id="33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"_Toc425500390"</w:instrText>
            </w:r>
            <w:r w:rsidRPr="00B25847">
              <w:rPr>
                <w:rStyle w:val="Hyperlink"/>
                <w:noProof/>
              </w:rPr>
              <w:instrText xml:space="preserve"> </w:instrText>
            </w:r>
            <w:r w:rsidRPr="00B25847">
              <w:rPr>
                <w:rStyle w:val="Hyperlink"/>
                <w:noProof/>
              </w:rPr>
              <w:fldChar w:fldCharType="separate"/>
            </w:r>
            <w:r w:rsidRPr="00B25847">
              <w:rPr>
                <w:rStyle w:val="Hyperlink"/>
                <w:noProof/>
              </w:rPr>
              <w:t>8.4</w:t>
            </w:r>
            <w:r>
              <w:rPr>
                <w:rFonts w:eastAsiaTheme="minorEastAsia" w:cstheme="minorBidi"/>
                <w:smallCaps w:val="0"/>
                <w:noProof/>
                <w:color w:val="auto"/>
                <w:sz w:val="22"/>
                <w:szCs w:val="22"/>
                <w:lang w:val="en-US"/>
              </w:rPr>
              <w:tab/>
            </w:r>
            <w:r w:rsidRPr="00B25847">
              <w:rPr>
                <w:rStyle w:val="Hyperlink"/>
                <w:noProof/>
              </w:rPr>
              <w:t>Schedule Updates</w:t>
            </w:r>
            <w:r>
              <w:rPr>
                <w:noProof/>
                <w:webHidden/>
              </w:rPr>
              <w:tab/>
            </w:r>
            <w:r>
              <w:rPr>
                <w:noProof/>
                <w:webHidden/>
              </w:rPr>
              <w:fldChar w:fldCharType="begin"/>
            </w:r>
            <w:r>
              <w:rPr>
                <w:noProof/>
                <w:webHidden/>
              </w:rPr>
              <w:instrText xml:space="preserve"> PAGEREF _Toc425500390 \h </w:instrText>
            </w:r>
          </w:ins>
          <w:r>
            <w:rPr>
              <w:noProof/>
              <w:webHidden/>
            </w:rPr>
          </w:r>
          <w:r>
            <w:rPr>
              <w:noProof/>
              <w:webHidden/>
            </w:rPr>
            <w:fldChar w:fldCharType="separate"/>
          </w:r>
          <w:ins w:id="338" w:author="Mahesh Venumbaka" w:date="2015-07-24T11:22:00Z">
            <w:r>
              <w:rPr>
                <w:noProof/>
                <w:webHidden/>
              </w:rPr>
              <w:t>111</w:t>
            </w:r>
            <w:r>
              <w:rPr>
                <w:noProof/>
                <w:webHidden/>
              </w:rPr>
              <w:fldChar w:fldCharType="end"/>
            </w:r>
            <w:r w:rsidRPr="00B25847">
              <w:rPr>
                <w:rStyle w:val="Hyperlink"/>
                <w:noProof/>
              </w:rPr>
              <w:fldChar w:fldCharType="end"/>
            </w:r>
          </w:ins>
        </w:p>
        <w:p w14:paraId="295AD1CE" w14:textId="77777777" w:rsidR="00BF4CA6" w:rsidRDefault="00BF4CA6">
          <w:pPr>
            <w:pStyle w:val="TOC2"/>
            <w:tabs>
              <w:tab w:val="left" w:pos="880"/>
            </w:tabs>
            <w:rPr>
              <w:ins w:id="339" w:author="Mahesh Venumbaka" w:date="2015-07-24T11:22:00Z"/>
              <w:rFonts w:eastAsiaTheme="minorEastAsia" w:cstheme="minorBidi"/>
              <w:smallCaps w:val="0"/>
              <w:noProof/>
              <w:color w:val="auto"/>
              <w:sz w:val="22"/>
              <w:szCs w:val="22"/>
              <w:lang w:val="en-US"/>
            </w:rPr>
          </w:pPr>
          <w:ins w:id="34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"_Toc425500391"</w:instrText>
            </w:r>
            <w:r w:rsidRPr="00B25847">
              <w:rPr>
                <w:rStyle w:val="Hyperlink"/>
                <w:noProof/>
              </w:rPr>
              <w:instrText xml:space="preserve"> </w:instrText>
            </w:r>
            <w:r w:rsidRPr="00B25847">
              <w:rPr>
                <w:rStyle w:val="Hyperlink"/>
                <w:noProof/>
              </w:rPr>
              <w:fldChar w:fldCharType="separate"/>
            </w:r>
            <w:r w:rsidRPr="00B25847">
              <w:rPr>
                <w:rStyle w:val="Hyperlink"/>
                <w:noProof/>
              </w:rPr>
              <w:t>8.5</w:t>
            </w:r>
            <w:r>
              <w:rPr>
                <w:rFonts w:eastAsiaTheme="minorEastAsia" w:cstheme="minorBidi"/>
                <w:smallCaps w:val="0"/>
                <w:noProof/>
                <w:color w:val="auto"/>
                <w:sz w:val="22"/>
                <w:szCs w:val="22"/>
                <w:lang w:val="en-US"/>
              </w:rPr>
              <w:tab/>
            </w:r>
            <w:r w:rsidRPr="00B25847">
              <w:rPr>
                <w:rStyle w:val="Hyperlink"/>
                <w:noProof/>
              </w:rPr>
              <w:t>Tools for Manual and Semi-Automatic Scheduling</w:t>
            </w:r>
            <w:r>
              <w:rPr>
                <w:noProof/>
                <w:webHidden/>
              </w:rPr>
              <w:tab/>
            </w:r>
            <w:r>
              <w:rPr>
                <w:noProof/>
                <w:webHidden/>
              </w:rPr>
              <w:fldChar w:fldCharType="begin"/>
            </w:r>
            <w:r>
              <w:rPr>
                <w:noProof/>
                <w:webHidden/>
              </w:rPr>
              <w:instrText xml:space="preserve"> PAGEREF _Toc425500391 \h </w:instrText>
            </w:r>
          </w:ins>
          <w:r>
            <w:rPr>
              <w:noProof/>
              <w:webHidden/>
            </w:rPr>
          </w:r>
          <w:r>
            <w:rPr>
              <w:noProof/>
              <w:webHidden/>
            </w:rPr>
            <w:fldChar w:fldCharType="separate"/>
          </w:r>
          <w:ins w:id="341" w:author="Mahesh Venumbaka" w:date="2015-07-24T11:22:00Z">
            <w:r>
              <w:rPr>
                <w:noProof/>
                <w:webHidden/>
              </w:rPr>
              <w:t>112</w:t>
            </w:r>
            <w:r>
              <w:rPr>
                <w:noProof/>
                <w:webHidden/>
              </w:rPr>
              <w:fldChar w:fldCharType="end"/>
            </w:r>
            <w:r w:rsidRPr="00B25847">
              <w:rPr>
                <w:rStyle w:val="Hyperlink"/>
                <w:noProof/>
              </w:rPr>
              <w:fldChar w:fldCharType="end"/>
            </w:r>
          </w:ins>
        </w:p>
        <w:p w14:paraId="1C2F93B2" w14:textId="77777777" w:rsidR="00BF4CA6" w:rsidRDefault="00BF4CA6">
          <w:pPr>
            <w:pStyle w:val="TOC3"/>
            <w:tabs>
              <w:tab w:val="left" w:pos="1100"/>
            </w:tabs>
            <w:rPr>
              <w:ins w:id="342" w:author="Mahesh Venumbaka" w:date="2015-07-24T11:22:00Z"/>
              <w:rFonts w:eastAsiaTheme="minorEastAsia" w:cstheme="minorBidi"/>
              <w:i w:val="0"/>
              <w:noProof/>
              <w:color w:val="auto"/>
              <w:sz w:val="22"/>
              <w:szCs w:val="22"/>
              <w:lang w:val="en-US"/>
            </w:rPr>
          </w:pPr>
          <w:ins w:id="34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"_Toc425500392"</w:instrText>
            </w:r>
            <w:r w:rsidRPr="00B25847">
              <w:rPr>
                <w:rStyle w:val="Hyperlink"/>
                <w:noProof/>
              </w:rPr>
              <w:instrText xml:space="preserve"> </w:instrText>
            </w:r>
            <w:r w:rsidRPr="00B25847">
              <w:rPr>
                <w:rStyle w:val="Hyperlink"/>
                <w:noProof/>
              </w:rPr>
              <w:fldChar w:fldCharType="separate"/>
            </w:r>
            <w:r w:rsidRPr="00B25847">
              <w:rPr>
                <w:rStyle w:val="Hyperlink"/>
                <w:noProof/>
              </w:rPr>
              <w:t>8.5.1</w:t>
            </w:r>
            <w:r>
              <w:rPr>
                <w:rFonts w:eastAsiaTheme="minorEastAsia" w:cstheme="minorBidi"/>
                <w:i w:val="0"/>
                <w:noProof/>
                <w:color w:val="auto"/>
                <w:sz w:val="22"/>
                <w:szCs w:val="22"/>
                <w:lang w:val="en-US"/>
              </w:rPr>
              <w:tab/>
            </w:r>
            <w:r w:rsidRPr="00B25847">
              <w:rPr>
                <w:rStyle w:val="Hyperlink"/>
                <w:noProof/>
              </w:rPr>
              <w:t>Semi-Automatic Scheduling (a.k.a. ‘Right-Click Schedule’)</w:t>
            </w:r>
            <w:r>
              <w:rPr>
                <w:noProof/>
                <w:webHidden/>
              </w:rPr>
              <w:tab/>
            </w:r>
            <w:r>
              <w:rPr>
                <w:noProof/>
                <w:webHidden/>
              </w:rPr>
              <w:fldChar w:fldCharType="begin"/>
            </w:r>
            <w:r>
              <w:rPr>
                <w:noProof/>
                <w:webHidden/>
              </w:rPr>
              <w:instrText xml:space="preserve"> PAGEREF _Toc425500392 \h </w:instrText>
            </w:r>
          </w:ins>
          <w:r>
            <w:rPr>
              <w:noProof/>
              <w:webHidden/>
            </w:rPr>
          </w:r>
          <w:r>
            <w:rPr>
              <w:noProof/>
              <w:webHidden/>
            </w:rPr>
            <w:fldChar w:fldCharType="separate"/>
          </w:r>
          <w:ins w:id="344" w:author="Mahesh Venumbaka" w:date="2015-07-24T11:22:00Z">
            <w:r>
              <w:rPr>
                <w:noProof/>
                <w:webHidden/>
              </w:rPr>
              <w:t>112</w:t>
            </w:r>
            <w:r>
              <w:rPr>
                <w:noProof/>
                <w:webHidden/>
              </w:rPr>
              <w:fldChar w:fldCharType="end"/>
            </w:r>
            <w:r w:rsidRPr="00B25847">
              <w:rPr>
                <w:rStyle w:val="Hyperlink"/>
                <w:noProof/>
              </w:rPr>
              <w:fldChar w:fldCharType="end"/>
            </w:r>
          </w:ins>
        </w:p>
        <w:p w14:paraId="6841CE8E" w14:textId="77777777" w:rsidR="00BF4CA6" w:rsidRDefault="00BF4CA6">
          <w:pPr>
            <w:pStyle w:val="TOC3"/>
            <w:tabs>
              <w:tab w:val="left" w:pos="1100"/>
            </w:tabs>
            <w:rPr>
              <w:ins w:id="345" w:author="Mahesh Venumbaka" w:date="2015-07-24T11:22:00Z"/>
              <w:rFonts w:eastAsiaTheme="minorEastAsia" w:cstheme="minorBidi"/>
              <w:i w:val="0"/>
              <w:noProof/>
              <w:color w:val="auto"/>
              <w:sz w:val="22"/>
              <w:szCs w:val="22"/>
              <w:lang w:val="en-US"/>
            </w:rPr>
          </w:pPr>
          <w:ins w:id="34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"_Toc425500393"</w:instrText>
            </w:r>
            <w:r w:rsidRPr="00B25847">
              <w:rPr>
                <w:rStyle w:val="Hyperlink"/>
                <w:noProof/>
              </w:rPr>
              <w:instrText xml:space="preserve"> </w:instrText>
            </w:r>
            <w:r w:rsidRPr="00B25847">
              <w:rPr>
                <w:rStyle w:val="Hyperlink"/>
                <w:noProof/>
              </w:rPr>
              <w:fldChar w:fldCharType="separate"/>
            </w:r>
            <w:r w:rsidRPr="00B25847">
              <w:rPr>
                <w:rStyle w:val="Hyperlink"/>
                <w:noProof/>
              </w:rPr>
              <w:t>8.5.2</w:t>
            </w:r>
            <w:r>
              <w:rPr>
                <w:rFonts w:eastAsiaTheme="minorEastAsia" w:cstheme="minorBidi"/>
                <w:i w:val="0"/>
                <w:noProof/>
                <w:color w:val="auto"/>
                <w:sz w:val="22"/>
                <w:szCs w:val="22"/>
                <w:lang w:val="en-US"/>
              </w:rPr>
              <w:tab/>
            </w:r>
            <w:r w:rsidRPr="00B25847">
              <w:rPr>
                <w:rStyle w:val="Hyperlink"/>
                <w:noProof/>
              </w:rPr>
              <w:t>Manual Scheduling (a.k.a. Drag &amp; Drop)</w:t>
            </w:r>
            <w:r>
              <w:rPr>
                <w:noProof/>
                <w:webHidden/>
              </w:rPr>
              <w:tab/>
            </w:r>
            <w:r>
              <w:rPr>
                <w:noProof/>
                <w:webHidden/>
              </w:rPr>
              <w:fldChar w:fldCharType="begin"/>
            </w:r>
            <w:r>
              <w:rPr>
                <w:noProof/>
                <w:webHidden/>
              </w:rPr>
              <w:instrText xml:space="preserve"> PAGEREF _Toc425500393 \h </w:instrText>
            </w:r>
          </w:ins>
          <w:r>
            <w:rPr>
              <w:noProof/>
              <w:webHidden/>
            </w:rPr>
          </w:r>
          <w:r>
            <w:rPr>
              <w:noProof/>
              <w:webHidden/>
            </w:rPr>
            <w:fldChar w:fldCharType="separate"/>
          </w:r>
          <w:ins w:id="347" w:author="Mahesh Venumbaka" w:date="2015-07-24T11:22:00Z">
            <w:r>
              <w:rPr>
                <w:noProof/>
                <w:webHidden/>
              </w:rPr>
              <w:t>112</w:t>
            </w:r>
            <w:r>
              <w:rPr>
                <w:noProof/>
                <w:webHidden/>
              </w:rPr>
              <w:fldChar w:fldCharType="end"/>
            </w:r>
            <w:r w:rsidRPr="00B25847">
              <w:rPr>
                <w:rStyle w:val="Hyperlink"/>
                <w:noProof/>
              </w:rPr>
              <w:fldChar w:fldCharType="end"/>
            </w:r>
          </w:ins>
        </w:p>
        <w:p w14:paraId="3F9E14F2" w14:textId="77777777" w:rsidR="00BF4CA6" w:rsidRDefault="00BF4CA6">
          <w:pPr>
            <w:pStyle w:val="TOC3"/>
            <w:tabs>
              <w:tab w:val="left" w:pos="1100"/>
            </w:tabs>
            <w:rPr>
              <w:ins w:id="348" w:author="Mahesh Venumbaka" w:date="2015-07-24T11:22:00Z"/>
              <w:rFonts w:eastAsiaTheme="minorEastAsia" w:cstheme="minorBidi"/>
              <w:i w:val="0"/>
              <w:noProof/>
              <w:color w:val="auto"/>
              <w:sz w:val="22"/>
              <w:szCs w:val="22"/>
              <w:lang w:val="en-US"/>
            </w:rPr>
          </w:pPr>
          <w:ins w:id="34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"_Toc425500394"</w:instrText>
            </w:r>
            <w:r w:rsidRPr="00B25847">
              <w:rPr>
                <w:rStyle w:val="Hyperlink"/>
                <w:noProof/>
              </w:rPr>
              <w:instrText xml:space="preserve"> </w:instrText>
            </w:r>
            <w:r w:rsidRPr="00B25847">
              <w:rPr>
                <w:rStyle w:val="Hyperlink"/>
                <w:noProof/>
              </w:rPr>
              <w:fldChar w:fldCharType="separate"/>
            </w:r>
            <w:r w:rsidRPr="00B25847">
              <w:rPr>
                <w:rStyle w:val="Hyperlink"/>
                <w:noProof/>
              </w:rPr>
              <w:t>8.5.3</w:t>
            </w:r>
            <w:r>
              <w:rPr>
                <w:rFonts w:eastAsiaTheme="minorEastAsia" w:cstheme="minorBidi"/>
                <w:i w:val="0"/>
                <w:noProof/>
                <w:color w:val="auto"/>
                <w:sz w:val="22"/>
                <w:szCs w:val="22"/>
                <w:lang w:val="en-US"/>
              </w:rPr>
              <w:tab/>
            </w:r>
            <w:r w:rsidRPr="00B25847">
              <w:rPr>
                <w:rStyle w:val="Hyperlink"/>
                <w:noProof/>
              </w:rPr>
              <w:t>Get Candidates</w:t>
            </w:r>
            <w:r>
              <w:rPr>
                <w:noProof/>
                <w:webHidden/>
              </w:rPr>
              <w:tab/>
            </w:r>
            <w:r>
              <w:rPr>
                <w:noProof/>
                <w:webHidden/>
              </w:rPr>
              <w:fldChar w:fldCharType="begin"/>
            </w:r>
            <w:r>
              <w:rPr>
                <w:noProof/>
                <w:webHidden/>
              </w:rPr>
              <w:instrText xml:space="preserve"> PAGEREF _Toc425500394 \h </w:instrText>
            </w:r>
          </w:ins>
          <w:r>
            <w:rPr>
              <w:noProof/>
              <w:webHidden/>
            </w:rPr>
          </w:r>
          <w:r>
            <w:rPr>
              <w:noProof/>
              <w:webHidden/>
            </w:rPr>
            <w:fldChar w:fldCharType="separate"/>
          </w:r>
          <w:ins w:id="350" w:author="Mahesh Venumbaka" w:date="2015-07-24T11:22:00Z">
            <w:r>
              <w:rPr>
                <w:noProof/>
                <w:webHidden/>
              </w:rPr>
              <w:t>112</w:t>
            </w:r>
            <w:r>
              <w:rPr>
                <w:noProof/>
                <w:webHidden/>
              </w:rPr>
              <w:fldChar w:fldCharType="end"/>
            </w:r>
            <w:r w:rsidRPr="00B25847">
              <w:rPr>
                <w:rStyle w:val="Hyperlink"/>
                <w:noProof/>
              </w:rPr>
              <w:fldChar w:fldCharType="end"/>
            </w:r>
          </w:ins>
        </w:p>
        <w:p w14:paraId="2E966F51" w14:textId="77777777" w:rsidR="00BF4CA6" w:rsidRDefault="00BF4CA6">
          <w:pPr>
            <w:pStyle w:val="TOC1"/>
            <w:tabs>
              <w:tab w:val="left" w:pos="440"/>
            </w:tabs>
            <w:rPr>
              <w:ins w:id="351" w:author="Mahesh Venumbaka" w:date="2015-07-24T11:22:00Z"/>
              <w:rFonts w:eastAsiaTheme="minorEastAsia" w:cstheme="minorBidi"/>
              <w:b w:val="0"/>
              <w:caps w:val="0"/>
              <w:noProof/>
              <w:color w:val="auto"/>
              <w:sz w:val="22"/>
              <w:szCs w:val="22"/>
              <w:lang w:val="en-US"/>
            </w:rPr>
          </w:pPr>
          <w:ins w:id="35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"_Toc425500395"</w:instrText>
            </w:r>
            <w:r w:rsidRPr="00B25847">
              <w:rPr>
                <w:rStyle w:val="Hyperlink"/>
                <w:noProof/>
              </w:rPr>
              <w:instrText xml:space="preserve"> </w:instrText>
            </w:r>
            <w:r w:rsidRPr="00B25847">
              <w:rPr>
                <w:rStyle w:val="Hyperlink"/>
                <w:noProof/>
              </w:rPr>
              <w:fldChar w:fldCharType="separate"/>
            </w:r>
            <w:r w:rsidRPr="00B25847">
              <w:rPr>
                <w:rStyle w:val="Hyperlink"/>
                <w:noProof/>
              </w:rPr>
              <w:t>9</w:t>
            </w:r>
            <w:r>
              <w:rPr>
                <w:rFonts w:eastAsiaTheme="minorEastAsia" w:cstheme="minorBidi"/>
                <w:b w:val="0"/>
                <w:caps w:val="0"/>
                <w:noProof/>
                <w:color w:val="auto"/>
                <w:sz w:val="22"/>
                <w:szCs w:val="22"/>
                <w:lang w:val="en-US"/>
              </w:rPr>
              <w:tab/>
            </w:r>
            <w:r w:rsidRPr="00B25847">
              <w:rPr>
                <w:rStyle w:val="Hyperlink"/>
                <w:noProof/>
              </w:rPr>
              <w:t>Schedule Monitoring and Management</w:t>
            </w:r>
            <w:r>
              <w:rPr>
                <w:noProof/>
                <w:webHidden/>
              </w:rPr>
              <w:tab/>
            </w:r>
            <w:r>
              <w:rPr>
                <w:noProof/>
                <w:webHidden/>
              </w:rPr>
              <w:fldChar w:fldCharType="begin"/>
            </w:r>
            <w:r>
              <w:rPr>
                <w:noProof/>
                <w:webHidden/>
              </w:rPr>
              <w:instrText xml:space="preserve"> PAGEREF _Toc425500395 \h </w:instrText>
            </w:r>
          </w:ins>
          <w:r>
            <w:rPr>
              <w:noProof/>
              <w:webHidden/>
            </w:rPr>
          </w:r>
          <w:r>
            <w:rPr>
              <w:noProof/>
              <w:webHidden/>
            </w:rPr>
            <w:fldChar w:fldCharType="separate"/>
          </w:r>
          <w:ins w:id="353" w:author="Mahesh Venumbaka" w:date="2015-07-24T11:22:00Z">
            <w:r>
              <w:rPr>
                <w:noProof/>
                <w:webHidden/>
              </w:rPr>
              <w:t>113</w:t>
            </w:r>
            <w:r>
              <w:rPr>
                <w:noProof/>
                <w:webHidden/>
              </w:rPr>
              <w:fldChar w:fldCharType="end"/>
            </w:r>
            <w:r w:rsidRPr="00B25847">
              <w:rPr>
                <w:rStyle w:val="Hyperlink"/>
                <w:noProof/>
              </w:rPr>
              <w:fldChar w:fldCharType="end"/>
            </w:r>
          </w:ins>
        </w:p>
        <w:p w14:paraId="5C394360" w14:textId="77777777" w:rsidR="00BF4CA6" w:rsidRDefault="00BF4CA6">
          <w:pPr>
            <w:pStyle w:val="TOC2"/>
            <w:tabs>
              <w:tab w:val="left" w:pos="880"/>
            </w:tabs>
            <w:rPr>
              <w:ins w:id="354" w:author="Mahesh Venumbaka" w:date="2015-07-24T11:22:00Z"/>
              <w:rFonts w:eastAsiaTheme="minorEastAsia" w:cstheme="minorBidi"/>
              <w:smallCaps w:val="0"/>
              <w:noProof/>
              <w:color w:val="auto"/>
              <w:sz w:val="22"/>
              <w:szCs w:val="22"/>
              <w:lang w:val="en-US"/>
            </w:rPr>
          </w:pPr>
          <w:ins w:id="35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"_Toc425500396"</w:instrText>
            </w:r>
            <w:r w:rsidRPr="00B25847">
              <w:rPr>
                <w:rStyle w:val="Hyperlink"/>
                <w:noProof/>
              </w:rPr>
              <w:instrText xml:space="preserve"> </w:instrText>
            </w:r>
            <w:r w:rsidRPr="00B25847">
              <w:rPr>
                <w:rStyle w:val="Hyperlink"/>
                <w:noProof/>
              </w:rPr>
              <w:fldChar w:fldCharType="separate"/>
            </w:r>
            <w:r w:rsidRPr="00B25847">
              <w:rPr>
                <w:rStyle w:val="Hyperlink"/>
                <w:noProof/>
              </w:rPr>
              <w:t>9.1</w:t>
            </w:r>
            <w:r>
              <w:rPr>
                <w:rFonts w:eastAsiaTheme="minorEastAsia" w:cstheme="minorBidi"/>
                <w:smallCaps w:val="0"/>
                <w:noProof/>
                <w:color w:val="auto"/>
                <w:sz w:val="22"/>
                <w:szCs w:val="22"/>
                <w:lang w:val="en-US"/>
              </w:rPr>
              <w:tab/>
            </w:r>
            <w:r w:rsidRPr="00B25847">
              <w:rPr>
                <w:rStyle w:val="Hyperlink"/>
                <w:noProof/>
              </w:rPr>
              <w:t>Dispatching of Assignments</w:t>
            </w:r>
            <w:r>
              <w:rPr>
                <w:noProof/>
                <w:webHidden/>
              </w:rPr>
              <w:tab/>
            </w:r>
            <w:r>
              <w:rPr>
                <w:noProof/>
                <w:webHidden/>
              </w:rPr>
              <w:fldChar w:fldCharType="begin"/>
            </w:r>
            <w:r>
              <w:rPr>
                <w:noProof/>
                <w:webHidden/>
              </w:rPr>
              <w:instrText xml:space="preserve"> PAGEREF _Toc425500396 \h </w:instrText>
            </w:r>
          </w:ins>
          <w:r>
            <w:rPr>
              <w:noProof/>
              <w:webHidden/>
            </w:rPr>
          </w:r>
          <w:r>
            <w:rPr>
              <w:noProof/>
              <w:webHidden/>
            </w:rPr>
            <w:fldChar w:fldCharType="separate"/>
          </w:r>
          <w:ins w:id="356" w:author="Mahesh Venumbaka" w:date="2015-07-24T11:22:00Z">
            <w:r>
              <w:rPr>
                <w:noProof/>
                <w:webHidden/>
              </w:rPr>
              <w:t>113</w:t>
            </w:r>
            <w:r>
              <w:rPr>
                <w:noProof/>
                <w:webHidden/>
              </w:rPr>
              <w:fldChar w:fldCharType="end"/>
            </w:r>
            <w:r w:rsidRPr="00B25847">
              <w:rPr>
                <w:rStyle w:val="Hyperlink"/>
                <w:noProof/>
              </w:rPr>
              <w:fldChar w:fldCharType="end"/>
            </w:r>
          </w:ins>
        </w:p>
        <w:p w14:paraId="1BDAA89F" w14:textId="77777777" w:rsidR="00BF4CA6" w:rsidRDefault="00BF4CA6">
          <w:pPr>
            <w:pStyle w:val="TOC2"/>
            <w:tabs>
              <w:tab w:val="left" w:pos="880"/>
            </w:tabs>
            <w:rPr>
              <w:ins w:id="357" w:author="Mahesh Venumbaka" w:date="2015-07-24T11:22:00Z"/>
              <w:rFonts w:eastAsiaTheme="minorEastAsia" w:cstheme="minorBidi"/>
              <w:smallCaps w:val="0"/>
              <w:noProof/>
              <w:color w:val="auto"/>
              <w:sz w:val="22"/>
              <w:szCs w:val="22"/>
              <w:lang w:val="en-US"/>
            </w:rPr>
          </w:pPr>
          <w:ins w:id="35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"_Toc425500397"</w:instrText>
            </w:r>
            <w:r w:rsidRPr="00B25847">
              <w:rPr>
                <w:rStyle w:val="Hyperlink"/>
                <w:noProof/>
              </w:rPr>
              <w:instrText xml:space="preserve"> </w:instrText>
            </w:r>
            <w:r w:rsidRPr="00B25847">
              <w:rPr>
                <w:rStyle w:val="Hyperlink"/>
                <w:noProof/>
              </w:rPr>
              <w:fldChar w:fldCharType="separate"/>
            </w:r>
            <w:r w:rsidRPr="00B25847">
              <w:rPr>
                <w:rStyle w:val="Hyperlink"/>
                <w:noProof/>
              </w:rPr>
              <w:t>9.2</w:t>
            </w:r>
            <w:r>
              <w:rPr>
                <w:rFonts w:eastAsiaTheme="minorEastAsia" w:cstheme="minorBidi"/>
                <w:smallCaps w:val="0"/>
                <w:noProof/>
                <w:color w:val="auto"/>
                <w:sz w:val="22"/>
                <w:szCs w:val="22"/>
                <w:lang w:val="en-US"/>
              </w:rPr>
              <w:tab/>
            </w:r>
            <w:r w:rsidRPr="00B25847">
              <w:rPr>
                <w:rStyle w:val="Hyperlink"/>
                <w:noProof/>
              </w:rPr>
              <w:t>Scheduling Monitor</w:t>
            </w:r>
            <w:r>
              <w:rPr>
                <w:noProof/>
                <w:webHidden/>
              </w:rPr>
              <w:tab/>
            </w:r>
            <w:r>
              <w:rPr>
                <w:noProof/>
                <w:webHidden/>
              </w:rPr>
              <w:fldChar w:fldCharType="begin"/>
            </w:r>
            <w:r>
              <w:rPr>
                <w:noProof/>
                <w:webHidden/>
              </w:rPr>
              <w:instrText xml:space="preserve"> PAGEREF _Toc425500397 \h </w:instrText>
            </w:r>
          </w:ins>
          <w:r>
            <w:rPr>
              <w:noProof/>
              <w:webHidden/>
            </w:rPr>
          </w:r>
          <w:r>
            <w:rPr>
              <w:noProof/>
              <w:webHidden/>
            </w:rPr>
            <w:fldChar w:fldCharType="separate"/>
          </w:r>
          <w:ins w:id="359" w:author="Mahesh Venumbaka" w:date="2015-07-24T11:22:00Z">
            <w:r>
              <w:rPr>
                <w:noProof/>
                <w:webHidden/>
              </w:rPr>
              <w:t>113</w:t>
            </w:r>
            <w:r>
              <w:rPr>
                <w:noProof/>
                <w:webHidden/>
              </w:rPr>
              <w:fldChar w:fldCharType="end"/>
            </w:r>
            <w:r w:rsidRPr="00B25847">
              <w:rPr>
                <w:rStyle w:val="Hyperlink"/>
                <w:noProof/>
              </w:rPr>
              <w:fldChar w:fldCharType="end"/>
            </w:r>
          </w:ins>
        </w:p>
        <w:p w14:paraId="2E83A112" w14:textId="77777777" w:rsidR="00BF4CA6" w:rsidRDefault="00BF4CA6">
          <w:pPr>
            <w:pStyle w:val="TOC2"/>
            <w:tabs>
              <w:tab w:val="left" w:pos="880"/>
            </w:tabs>
            <w:rPr>
              <w:ins w:id="360" w:author="Mahesh Venumbaka" w:date="2015-07-24T11:22:00Z"/>
              <w:rFonts w:eastAsiaTheme="minorEastAsia" w:cstheme="minorBidi"/>
              <w:smallCaps w:val="0"/>
              <w:noProof/>
              <w:color w:val="auto"/>
              <w:sz w:val="22"/>
              <w:szCs w:val="22"/>
              <w:lang w:val="en-US"/>
            </w:rPr>
          </w:pPr>
          <w:ins w:id="36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"_Toc425500398"</w:instrText>
            </w:r>
            <w:r w:rsidRPr="00B25847">
              <w:rPr>
                <w:rStyle w:val="Hyperlink"/>
                <w:noProof/>
              </w:rPr>
              <w:instrText xml:space="preserve"> </w:instrText>
            </w:r>
            <w:r w:rsidRPr="00B25847">
              <w:rPr>
                <w:rStyle w:val="Hyperlink"/>
                <w:noProof/>
              </w:rPr>
              <w:fldChar w:fldCharType="separate"/>
            </w:r>
            <w:r w:rsidRPr="00B25847">
              <w:rPr>
                <w:rStyle w:val="Hyperlink"/>
                <w:noProof/>
              </w:rPr>
              <w:t>9.3</w:t>
            </w:r>
            <w:r>
              <w:rPr>
                <w:rFonts w:eastAsiaTheme="minorEastAsia" w:cstheme="minorBidi"/>
                <w:smallCaps w:val="0"/>
                <w:noProof/>
                <w:color w:val="auto"/>
                <w:sz w:val="22"/>
                <w:szCs w:val="22"/>
                <w:lang w:val="en-US"/>
              </w:rPr>
              <w:tab/>
            </w:r>
            <w:r w:rsidRPr="00B25847">
              <w:rPr>
                <w:rStyle w:val="Hyperlink"/>
                <w:noProof/>
              </w:rPr>
              <w:t>Jeopardies and Task Highlighting</w:t>
            </w:r>
            <w:r>
              <w:rPr>
                <w:noProof/>
                <w:webHidden/>
              </w:rPr>
              <w:tab/>
            </w:r>
            <w:r>
              <w:rPr>
                <w:noProof/>
                <w:webHidden/>
              </w:rPr>
              <w:fldChar w:fldCharType="begin"/>
            </w:r>
            <w:r>
              <w:rPr>
                <w:noProof/>
                <w:webHidden/>
              </w:rPr>
              <w:instrText xml:space="preserve"> PAGEREF _Toc425500398 \h </w:instrText>
            </w:r>
          </w:ins>
          <w:r>
            <w:rPr>
              <w:noProof/>
              <w:webHidden/>
            </w:rPr>
          </w:r>
          <w:r>
            <w:rPr>
              <w:noProof/>
              <w:webHidden/>
            </w:rPr>
            <w:fldChar w:fldCharType="separate"/>
          </w:r>
          <w:ins w:id="362" w:author="Mahesh Venumbaka" w:date="2015-07-24T11:22:00Z">
            <w:r>
              <w:rPr>
                <w:noProof/>
                <w:webHidden/>
              </w:rPr>
              <w:t>114</w:t>
            </w:r>
            <w:r>
              <w:rPr>
                <w:noProof/>
                <w:webHidden/>
              </w:rPr>
              <w:fldChar w:fldCharType="end"/>
            </w:r>
            <w:r w:rsidRPr="00B25847">
              <w:rPr>
                <w:rStyle w:val="Hyperlink"/>
                <w:noProof/>
              </w:rPr>
              <w:fldChar w:fldCharType="end"/>
            </w:r>
          </w:ins>
        </w:p>
        <w:p w14:paraId="0AC70A0E" w14:textId="77777777" w:rsidR="00BF4CA6" w:rsidRDefault="00BF4CA6">
          <w:pPr>
            <w:pStyle w:val="TOC3"/>
            <w:tabs>
              <w:tab w:val="left" w:pos="1100"/>
            </w:tabs>
            <w:rPr>
              <w:ins w:id="363" w:author="Mahesh Venumbaka" w:date="2015-07-24T11:22:00Z"/>
              <w:rFonts w:eastAsiaTheme="minorEastAsia" w:cstheme="minorBidi"/>
              <w:i w:val="0"/>
              <w:noProof/>
              <w:color w:val="auto"/>
              <w:sz w:val="22"/>
              <w:szCs w:val="22"/>
              <w:lang w:val="en-US"/>
            </w:rPr>
          </w:pPr>
          <w:ins w:id="36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"_Toc425500399"</w:instrText>
            </w:r>
            <w:r w:rsidRPr="00B25847">
              <w:rPr>
                <w:rStyle w:val="Hyperlink"/>
                <w:noProof/>
              </w:rPr>
              <w:instrText xml:space="preserve"> </w:instrText>
            </w:r>
            <w:r w:rsidRPr="00B25847">
              <w:rPr>
                <w:rStyle w:val="Hyperlink"/>
                <w:noProof/>
              </w:rPr>
              <w:fldChar w:fldCharType="separate"/>
            </w:r>
            <w:r w:rsidRPr="00B25847">
              <w:rPr>
                <w:rStyle w:val="Hyperlink"/>
                <w:noProof/>
              </w:rPr>
              <w:t>9.3.1</w:t>
            </w:r>
            <w:r>
              <w:rPr>
                <w:rFonts w:eastAsiaTheme="minorEastAsia" w:cstheme="minorBidi"/>
                <w:i w:val="0"/>
                <w:noProof/>
                <w:color w:val="auto"/>
                <w:sz w:val="22"/>
                <w:szCs w:val="22"/>
                <w:lang w:val="en-US"/>
              </w:rPr>
              <w:tab/>
            </w:r>
            <w:r w:rsidRPr="00B25847">
              <w:rPr>
                <w:rStyle w:val="Hyperlink"/>
                <w:noProof/>
              </w:rPr>
              <w:t>Timeline Jeopardies</w:t>
            </w:r>
            <w:r>
              <w:rPr>
                <w:noProof/>
                <w:webHidden/>
              </w:rPr>
              <w:tab/>
            </w:r>
            <w:r>
              <w:rPr>
                <w:noProof/>
                <w:webHidden/>
              </w:rPr>
              <w:fldChar w:fldCharType="begin"/>
            </w:r>
            <w:r>
              <w:rPr>
                <w:noProof/>
                <w:webHidden/>
              </w:rPr>
              <w:instrText xml:space="preserve"> PAGEREF _Toc425500399 \h </w:instrText>
            </w:r>
          </w:ins>
          <w:r>
            <w:rPr>
              <w:noProof/>
              <w:webHidden/>
            </w:rPr>
          </w:r>
          <w:r>
            <w:rPr>
              <w:noProof/>
              <w:webHidden/>
            </w:rPr>
            <w:fldChar w:fldCharType="separate"/>
          </w:r>
          <w:ins w:id="365" w:author="Mahesh Venumbaka" w:date="2015-07-24T11:22:00Z">
            <w:r>
              <w:rPr>
                <w:noProof/>
                <w:webHidden/>
              </w:rPr>
              <w:t>115</w:t>
            </w:r>
            <w:r>
              <w:rPr>
                <w:noProof/>
                <w:webHidden/>
              </w:rPr>
              <w:fldChar w:fldCharType="end"/>
            </w:r>
            <w:r w:rsidRPr="00B25847">
              <w:rPr>
                <w:rStyle w:val="Hyperlink"/>
                <w:noProof/>
              </w:rPr>
              <w:fldChar w:fldCharType="end"/>
            </w:r>
          </w:ins>
        </w:p>
        <w:p w14:paraId="10D97EC0" w14:textId="77777777" w:rsidR="00BF4CA6" w:rsidRDefault="00BF4CA6">
          <w:pPr>
            <w:pStyle w:val="TOC3"/>
            <w:tabs>
              <w:tab w:val="left" w:pos="1100"/>
            </w:tabs>
            <w:rPr>
              <w:ins w:id="366" w:author="Mahesh Venumbaka" w:date="2015-07-24T11:22:00Z"/>
              <w:rFonts w:eastAsiaTheme="minorEastAsia" w:cstheme="minorBidi"/>
              <w:i w:val="0"/>
              <w:noProof/>
              <w:color w:val="auto"/>
              <w:sz w:val="22"/>
              <w:szCs w:val="22"/>
              <w:lang w:val="en-US"/>
            </w:rPr>
          </w:pPr>
          <w:ins w:id="36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"_Toc425500400"</w:instrText>
            </w:r>
            <w:r w:rsidRPr="00B25847">
              <w:rPr>
                <w:rStyle w:val="Hyperlink"/>
                <w:noProof/>
              </w:rPr>
              <w:instrText xml:space="preserve"> </w:instrText>
            </w:r>
            <w:r w:rsidRPr="00B25847">
              <w:rPr>
                <w:rStyle w:val="Hyperlink"/>
                <w:noProof/>
              </w:rPr>
              <w:fldChar w:fldCharType="separate"/>
            </w:r>
            <w:r w:rsidRPr="00B25847">
              <w:rPr>
                <w:rStyle w:val="Hyperlink"/>
                <w:noProof/>
              </w:rPr>
              <w:t>9.3.2</w:t>
            </w:r>
            <w:r>
              <w:rPr>
                <w:rFonts w:eastAsiaTheme="minorEastAsia" w:cstheme="minorBidi"/>
                <w:i w:val="0"/>
                <w:noProof/>
                <w:color w:val="auto"/>
                <w:sz w:val="22"/>
                <w:szCs w:val="22"/>
                <w:lang w:val="en-US"/>
              </w:rPr>
              <w:tab/>
            </w:r>
            <w:r w:rsidRPr="00B25847">
              <w:rPr>
                <w:rStyle w:val="Hyperlink"/>
                <w:noProof/>
              </w:rPr>
              <w:t>Informational Task Highlighting</w:t>
            </w:r>
            <w:r>
              <w:rPr>
                <w:noProof/>
                <w:webHidden/>
              </w:rPr>
              <w:tab/>
            </w:r>
            <w:r>
              <w:rPr>
                <w:noProof/>
                <w:webHidden/>
              </w:rPr>
              <w:fldChar w:fldCharType="begin"/>
            </w:r>
            <w:r>
              <w:rPr>
                <w:noProof/>
                <w:webHidden/>
              </w:rPr>
              <w:instrText xml:space="preserve"> PAGEREF _Toc425500400 \h </w:instrText>
            </w:r>
          </w:ins>
          <w:r>
            <w:rPr>
              <w:noProof/>
              <w:webHidden/>
            </w:rPr>
          </w:r>
          <w:r>
            <w:rPr>
              <w:noProof/>
              <w:webHidden/>
            </w:rPr>
            <w:fldChar w:fldCharType="separate"/>
          </w:r>
          <w:ins w:id="368" w:author="Mahesh Venumbaka" w:date="2015-07-24T11:22:00Z">
            <w:r>
              <w:rPr>
                <w:noProof/>
                <w:webHidden/>
              </w:rPr>
              <w:t>115</w:t>
            </w:r>
            <w:r>
              <w:rPr>
                <w:noProof/>
                <w:webHidden/>
              </w:rPr>
              <w:fldChar w:fldCharType="end"/>
            </w:r>
            <w:r w:rsidRPr="00B25847">
              <w:rPr>
                <w:rStyle w:val="Hyperlink"/>
                <w:noProof/>
              </w:rPr>
              <w:fldChar w:fldCharType="end"/>
            </w:r>
          </w:ins>
        </w:p>
        <w:p w14:paraId="02E0400E" w14:textId="77777777" w:rsidR="00BF4CA6" w:rsidRDefault="00BF4CA6">
          <w:pPr>
            <w:pStyle w:val="TOC2"/>
            <w:tabs>
              <w:tab w:val="left" w:pos="880"/>
            </w:tabs>
            <w:rPr>
              <w:ins w:id="369" w:author="Mahesh Venumbaka" w:date="2015-07-24T11:22:00Z"/>
              <w:rFonts w:eastAsiaTheme="minorEastAsia" w:cstheme="minorBidi"/>
              <w:smallCaps w:val="0"/>
              <w:noProof/>
              <w:color w:val="auto"/>
              <w:sz w:val="22"/>
              <w:szCs w:val="22"/>
              <w:lang w:val="en-US"/>
            </w:rPr>
          </w:pPr>
          <w:ins w:id="37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"_Toc425500401"</w:instrText>
            </w:r>
            <w:r w:rsidRPr="00B25847">
              <w:rPr>
                <w:rStyle w:val="Hyperlink"/>
                <w:noProof/>
              </w:rPr>
              <w:instrText xml:space="preserve"> </w:instrText>
            </w:r>
            <w:r w:rsidRPr="00B25847">
              <w:rPr>
                <w:rStyle w:val="Hyperlink"/>
                <w:noProof/>
              </w:rPr>
              <w:fldChar w:fldCharType="separate"/>
            </w:r>
            <w:r w:rsidRPr="00B25847">
              <w:rPr>
                <w:rStyle w:val="Hyperlink"/>
                <w:noProof/>
              </w:rPr>
              <w:t>9.4</w:t>
            </w:r>
            <w:r>
              <w:rPr>
                <w:rFonts w:eastAsiaTheme="minorEastAsia" w:cstheme="minorBidi"/>
                <w:smallCaps w:val="0"/>
                <w:noProof/>
                <w:color w:val="auto"/>
                <w:sz w:val="22"/>
                <w:szCs w:val="22"/>
                <w:lang w:val="en-US"/>
              </w:rPr>
              <w:tab/>
            </w:r>
            <w:r w:rsidRPr="00B25847">
              <w:rPr>
                <w:rStyle w:val="Hyperlink"/>
                <w:noProof/>
              </w:rPr>
              <w:t>Alerts</w:t>
            </w:r>
            <w:r>
              <w:rPr>
                <w:noProof/>
                <w:webHidden/>
              </w:rPr>
              <w:tab/>
            </w:r>
            <w:r>
              <w:rPr>
                <w:noProof/>
                <w:webHidden/>
              </w:rPr>
              <w:fldChar w:fldCharType="begin"/>
            </w:r>
            <w:r>
              <w:rPr>
                <w:noProof/>
                <w:webHidden/>
              </w:rPr>
              <w:instrText xml:space="preserve"> PAGEREF _Toc425500401 \h </w:instrText>
            </w:r>
          </w:ins>
          <w:r>
            <w:rPr>
              <w:noProof/>
              <w:webHidden/>
            </w:rPr>
          </w:r>
          <w:r>
            <w:rPr>
              <w:noProof/>
              <w:webHidden/>
            </w:rPr>
            <w:fldChar w:fldCharType="separate"/>
          </w:r>
          <w:ins w:id="371" w:author="Mahesh Venumbaka" w:date="2015-07-24T11:22:00Z">
            <w:r>
              <w:rPr>
                <w:noProof/>
                <w:webHidden/>
              </w:rPr>
              <w:t>115</w:t>
            </w:r>
            <w:r>
              <w:rPr>
                <w:noProof/>
                <w:webHidden/>
              </w:rPr>
              <w:fldChar w:fldCharType="end"/>
            </w:r>
            <w:r w:rsidRPr="00B25847">
              <w:rPr>
                <w:rStyle w:val="Hyperlink"/>
                <w:noProof/>
              </w:rPr>
              <w:fldChar w:fldCharType="end"/>
            </w:r>
          </w:ins>
        </w:p>
        <w:p w14:paraId="70060451" w14:textId="77777777" w:rsidR="00BF4CA6" w:rsidRDefault="00BF4CA6">
          <w:pPr>
            <w:pStyle w:val="TOC2"/>
            <w:tabs>
              <w:tab w:val="left" w:pos="880"/>
            </w:tabs>
            <w:rPr>
              <w:ins w:id="372" w:author="Mahesh Venumbaka" w:date="2015-07-24T11:22:00Z"/>
              <w:rFonts w:eastAsiaTheme="minorEastAsia" w:cstheme="minorBidi"/>
              <w:smallCaps w:val="0"/>
              <w:noProof/>
              <w:color w:val="auto"/>
              <w:sz w:val="22"/>
              <w:szCs w:val="22"/>
              <w:lang w:val="en-US"/>
            </w:rPr>
          </w:pPr>
          <w:ins w:id="37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"_Toc425500402"</w:instrText>
            </w:r>
            <w:r w:rsidRPr="00B25847">
              <w:rPr>
                <w:rStyle w:val="Hyperlink"/>
                <w:noProof/>
              </w:rPr>
              <w:instrText xml:space="preserve"> </w:instrText>
            </w:r>
            <w:r w:rsidRPr="00B25847">
              <w:rPr>
                <w:rStyle w:val="Hyperlink"/>
                <w:noProof/>
              </w:rPr>
              <w:fldChar w:fldCharType="separate"/>
            </w:r>
            <w:r w:rsidRPr="00B25847">
              <w:rPr>
                <w:rStyle w:val="Hyperlink"/>
                <w:noProof/>
              </w:rPr>
              <w:t>9.5</w:t>
            </w:r>
            <w:r>
              <w:rPr>
                <w:rFonts w:eastAsiaTheme="minorEastAsia" w:cstheme="minorBidi"/>
                <w:smallCaps w:val="0"/>
                <w:noProof/>
                <w:color w:val="auto"/>
                <w:sz w:val="22"/>
                <w:szCs w:val="22"/>
                <w:lang w:val="en-US"/>
              </w:rPr>
              <w:tab/>
            </w:r>
            <w:r w:rsidRPr="00B25847">
              <w:rPr>
                <w:rStyle w:val="Hyperlink"/>
                <w:noProof/>
              </w:rPr>
              <w:t>Purging Policy</w:t>
            </w:r>
            <w:r>
              <w:rPr>
                <w:noProof/>
                <w:webHidden/>
              </w:rPr>
              <w:tab/>
            </w:r>
            <w:r>
              <w:rPr>
                <w:noProof/>
                <w:webHidden/>
              </w:rPr>
              <w:fldChar w:fldCharType="begin"/>
            </w:r>
            <w:r>
              <w:rPr>
                <w:noProof/>
                <w:webHidden/>
              </w:rPr>
              <w:instrText xml:space="preserve"> PAGEREF _Toc425500402 \h </w:instrText>
            </w:r>
          </w:ins>
          <w:r>
            <w:rPr>
              <w:noProof/>
              <w:webHidden/>
            </w:rPr>
          </w:r>
          <w:r>
            <w:rPr>
              <w:noProof/>
              <w:webHidden/>
            </w:rPr>
            <w:fldChar w:fldCharType="separate"/>
          </w:r>
          <w:ins w:id="374" w:author="Mahesh Venumbaka" w:date="2015-07-24T11:22:00Z">
            <w:r>
              <w:rPr>
                <w:noProof/>
                <w:webHidden/>
              </w:rPr>
              <w:t>116</w:t>
            </w:r>
            <w:r>
              <w:rPr>
                <w:noProof/>
                <w:webHidden/>
              </w:rPr>
              <w:fldChar w:fldCharType="end"/>
            </w:r>
            <w:r w:rsidRPr="00B25847">
              <w:rPr>
                <w:rStyle w:val="Hyperlink"/>
                <w:noProof/>
              </w:rPr>
              <w:fldChar w:fldCharType="end"/>
            </w:r>
          </w:ins>
        </w:p>
        <w:p w14:paraId="31E09037" w14:textId="77777777" w:rsidR="00BF4CA6" w:rsidRDefault="00BF4CA6">
          <w:pPr>
            <w:pStyle w:val="TOC2"/>
            <w:tabs>
              <w:tab w:val="left" w:pos="880"/>
            </w:tabs>
            <w:rPr>
              <w:ins w:id="375" w:author="Mahesh Venumbaka" w:date="2015-07-24T11:22:00Z"/>
              <w:rFonts w:eastAsiaTheme="minorEastAsia" w:cstheme="minorBidi"/>
              <w:smallCaps w:val="0"/>
              <w:noProof/>
              <w:color w:val="auto"/>
              <w:sz w:val="22"/>
              <w:szCs w:val="22"/>
              <w:lang w:val="en-US"/>
            </w:rPr>
          </w:pPr>
          <w:ins w:id="37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"_Toc425500403"</w:instrText>
            </w:r>
            <w:r w:rsidRPr="00B25847">
              <w:rPr>
                <w:rStyle w:val="Hyperlink"/>
                <w:noProof/>
              </w:rPr>
              <w:instrText xml:space="preserve"> </w:instrText>
            </w:r>
            <w:r w:rsidRPr="00B25847">
              <w:rPr>
                <w:rStyle w:val="Hyperlink"/>
                <w:noProof/>
              </w:rPr>
              <w:fldChar w:fldCharType="separate"/>
            </w:r>
            <w:r w:rsidRPr="00B25847">
              <w:rPr>
                <w:rStyle w:val="Hyperlink"/>
                <w:noProof/>
              </w:rPr>
              <w:t>9.6</w:t>
            </w:r>
            <w:r>
              <w:rPr>
                <w:rFonts w:eastAsiaTheme="minorEastAsia" w:cstheme="minorBidi"/>
                <w:smallCaps w:val="0"/>
                <w:noProof/>
                <w:color w:val="auto"/>
                <w:sz w:val="22"/>
                <w:szCs w:val="22"/>
                <w:lang w:val="en-US"/>
              </w:rPr>
              <w:tab/>
            </w:r>
            <w:r w:rsidRPr="00B25847">
              <w:rPr>
                <w:rStyle w:val="Hyperlink"/>
                <w:noProof/>
              </w:rPr>
              <w:t>Task Presentation</w:t>
            </w:r>
            <w:r>
              <w:rPr>
                <w:noProof/>
                <w:webHidden/>
              </w:rPr>
              <w:tab/>
            </w:r>
            <w:r>
              <w:rPr>
                <w:noProof/>
                <w:webHidden/>
              </w:rPr>
              <w:fldChar w:fldCharType="begin"/>
            </w:r>
            <w:r>
              <w:rPr>
                <w:noProof/>
                <w:webHidden/>
              </w:rPr>
              <w:instrText xml:space="preserve"> PAGEREF _Toc425500403 \h </w:instrText>
            </w:r>
          </w:ins>
          <w:r>
            <w:rPr>
              <w:noProof/>
              <w:webHidden/>
            </w:rPr>
          </w:r>
          <w:r>
            <w:rPr>
              <w:noProof/>
              <w:webHidden/>
            </w:rPr>
            <w:fldChar w:fldCharType="separate"/>
          </w:r>
          <w:ins w:id="377" w:author="Mahesh Venumbaka" w:date="2015-07-24T11:22:00Z">
            <w:r>
              <w:rPr>
                <w:noProof/>
                <w:webHidden/>
              </w:rPr>
              <w:t>116</w:t>
            </w:r>
            <w:r>
              <w:rPr>
                <w:noProof/>
                <w:webHidden/>
              </w:rPr>
              <w:fldChar w:fldCharType="end"/>
            </w:r>
            <w:r w:rsidRPr="00B25847">
              <w:rPr>
                <w:rStyle w:val="Hyperlink"/>
                <w:noProof/>
              </w:rPr>
              <w:fldChar w:fldCharType="end"/>
            </w:r>
          </w:ins>
        </w:p>
        <w:p w14:paraId="0F09510B" w14:textId="77777777" w:rsidR="00BF4CA6" w:rsidRDefault="00BF4CA6">
          <w:pPr>
            <w:pStyle w:val="TOC1"/>
            <w:tabs>
              <w:tab w:val="left" w:pos="440"/>
            </w:tabs>
            <w:rPr>
              <w:ins w:id="378" w:author="Mahesh Venumbaka" w:date="2015-07-24T11:22:00Z"/>
              <w:rFonts w:eastAsiaTheme="minorEastAsia" w:cstheme="minorBidi"/>
              <w:b w:val="0"/>
              <w:caps w:val="0"/>
              <w:noProof/>
              <w:color w:val="auto"/>
              <w:sz w:val="22"/>
              <w:szCs w:val="22"/>
              <w:lang w:val="en-US"/>
            </w:rPr>
          </w:pPr>
          <w:ins w:id="37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"_Toc425500404"</w:instrText>
            </w:r>
            <w:r w:rsidRPr="00B25847">
              <w:rPr>
                <w:rStyle w:val="Hyperlink"/>
                <w:noProof/>
              </w:rPr>
              <w:instrText xml:space="preserve"> </w:instrText>
            </w:r>
            <w:r w:rsidRPr="00B25847">
              <w:rPr>
                <w:rStyle w:val="Hyperlink"/>
                <w:noProof/>
              </w:rPr>
              <w:fldChar w:fldCharType="separate"/>
            </w:r>
            <w:r w:rsidRPr="00B25847">
              <w:rPr>
                <w:rStyle w:val="Hyperlink"/>
                <w:noProof/>
              </w:rPr>
              <w:t>10</w:t>
            </w:r>
            <w:r>
              <w:rPr>
                <w:rFonts w:eastAsiaTheme="minorEastAsia" w:cstheme="minorBidi"/>
                <w:b w:val="0"/>
                <w:caps w:val="0"/>
                <w:noProof/>
                <w:color w:val="auto"/>
                <w:sz w:val="22"/>
                <w:szCs w:val="22"/>
                <w:lang w:val="en-US"/>
              </w:rPr>
              <w:tab/>
            </w:r>
            <w:r w:rsidRPr="00B25847">
              <w:rPr>
                <w:rStyle w:val="Hyperlink"/>
                <w:noProof/>
              </w:rPr>
              <w:t>Access Control and Security</w:t>
            </w:r>
            <w:r>
              <w:rPr>
                <w:noProof/>
                <w:webHidden/>
              </w:rPr>
              <w:tab/>
            </w:r>
            <w:r>
              <w:rPr>
                <w:noProof/>
                <w:webHidden/>
              </w:rPr>
              <w:fldChar w:fldCharType="begin"/>
            </w:r>
            <w:r>
              <w:rPr>
                <w:noProof/>
                <w:webHidden/>
              </w:rPr>
              <w:instrText xml:space="preserve"> PAGEREF _Toc425500404 \h </w:instrText>
            </w:r>
          </w:ins>
          <w:r>
            <w:rPr>
              <w:noProof/>
              <w:webHidden/>
            </w:rPr>
          </w:r>
          <w:r>
            <w:rPr>
              <w:noProof/>
              <w:webHidden/>
            </w:rPr>
            <w:fldChar w:fldCharType="separate"/>
          </w:r>
          <w:ins w:id="380" w:author="Mahesh Venumbaka" w:date="2015-07-24T11:22:00Z">
            <w:r>
              <w:rPr>
                <w:noProof/>
                <w:webHidden/>
              </w:rPr>
              <w:t>117</w:t>
            </w:r>
            <w:r>
              <w:rPr>
                <w:noProof/>
                <w:webHidden/>
              </w:rPr>
              <w:fldChar w:fldCharType="end"/>
            </w:r>
            <w:r w:rsidRPr="00B25847">
              <w:rPr>
                <w:rStyle w:val="Hyperlink"/>
                <w:noProof/>
              </w:rPr>
              <w:fldChar w:fldCharType="end"/>
            </w:r>
          </w:ins>
        </w:p>
        <w:p w14:paraId="7376DC46" w14:textId="77777777" w:rsidR="00BF4CA6" w:rsidRDefault="00BF4CA6">
          <w:pPr>
            <w:pStyle w:val="TOC2"/>
            <w:tabs>
              <w:tab w:val="left" w:pos="880"/>
            </w:tabs>
            <w:rPr>
              <w:ins w:id="381" w:author="Mahesh Venumbaka" w:date="2015-07-24T11:22:00Z"/>
              <w:rFonts w:eastAsiaTheme="minorEastAsia" w:cstheme="minorBidi"/>
              <w:smallCaps w:val="0"/>
              <w:noProof/>
              <w:color w:val="auto"/>
              <w:sz w:val="22"/>
              <w:szCs w:val="22"/>
              <w:lang w:val="en-US"/>
            </w:rPr>
          </w:pPr>
          <w:ins w:id="38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"_Toc425500405"</w:instrText>
            </w:r>
            <w:r w:rsidRPr="00B25847">
              <w:rPr>
                <w:rStyle w:val="Hyperlink"/>
                <w:noProof/>
              </w:rPr>
              <w:instrText xml:space="preserve"> </w:instrText>
            </w:r>
            <w:r w:rsidRPr="00B25847">
              <w:rPr>
                <w:rStyle w:val="Hyperlink"/>
                <w:noProof/>
              </w:rPr>
              <w:fldChar w:fldCharType="separate"/>
            </w:r>
            <w:r w:rsidRPr="00B25847">
              <w:rPr>
                <w:rStyle w:val="Hyperlink"/>
                <w:noProof/>
              </w:rPr>
              <w:t>10.1</w:t>
            </w:r>
            <w:r>
              <w:rPr>
                <w:rFonts w:eastAsiaTheme="minorEastAsia" w:cstheme="minorBidi"/>
                <w:smallCaps w:val="0"/>
                <w:noProof/>
                <w:color w:val="auto"/>
                <w:sz w:val="22"/>
                <w:szCs w:val="22"/>
                <w:lang w:val="en-US"/>
              </w:rPr>
              <w:tab/>
            </w:r>
            <w:r w:rsidRPr="00B25847">
              <w:rPr>
                <w:rStyle w:val="Hyperlink"/>
                <w:noProof/>
              </w:rPr>
              <w:t>Overview</w:t>
            </w:r>
            <w:r>
              <w:rPr>
                <w:noProof/>
                <w:webHidden/>
              </w:rPr>
              <w:tab/>
            </w:r>
            <w:r>
              <w:rPr>
                <w:noProof/>
                <w:webHidden/>
              </w:rPr>
              <w:fldChar w:fldCharType="begin"/>
            </w:r>
            <w:r>
              <w:rPr>
                <w:noProof/>
                <w:webHidden/>
              </w:rPr>
              <w:instrText xml:space="preserve"> PAGEREF _Toc425500405 \h </w:instrText>
            </w:r>
          </w:ins>
          <w:r>
            <w:rPr>
              <w:noProof/>
              <w:webHidden/>
            </w:rPr>
          </w:r>
          <w:r>
            <w:rPr>
              <w:noProof/>
              <w:webHidden/>
            </w:rPr>
            <w:fldChar w:fldCharType="separate"/>
          </w:r>
          <w:ins w:id="383" w:author="Mahesh Venumbaka" w:date="2015-07-24T11:22:00Z">
            <w:r>
              <w:rPr>
                <w:noProof/>
                <w:webHidden/>
              </w:rPr>
              <w:t>117</w:t>
            </w:r>
            <w:r>
              <w:rPr>
                <w:noProof/>
                <w:webHidden/>
              </w:rPr>
              <w:fldChar w:fldCharType="end"/>
            </w:r>
            <w:r w:rsidRPr="00B25847">
              <w:rPr>
                <w:rStyle w:val="Hyperlink"/>
                <w:noProof/>
              </w:rPr>
              <w:fldChar w:fldCharType="end"/>
            </w:r>
          </w:ins>
        </w:p>
        <w:p w14:paraId="31ED5BFF" w14:textId="77777777" w:rsidR="00BF4CA6" w:rsidRDefault="00BF4CA6">
          <w:pPr>
            <w:pStyle w:val="TOC2"/>
            <w:tabs>
              <w:tab w:val="left" w:pos="880"/>
            </w:tabs>
            <w:rPr>
              <w:ins w:id="384" w:author="Mahesh Venumbaka" w:date="2015-07-24T11:22:00Z"/>
              <w:rFonts w:eastAsiaTheme="minorEastAsia" w:cstheme="minorBidi"/>
              <w:smallCaps w:val="0"/>
              <w:noProof/>
              <w:color w:val="auto"/>
              <w:sz w:val="22"/>
              <w:szCs w:val="22"/>
              <w:lang w:val="en-US"/>
            </w:rPr>
          </w:pPr>
          <w:ins w:id="38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"_Toc425500406"</w:instrText>
            </w:r>
            <w:r w:rsidRPr="00B25847">
              <w:rPr>
                <w:rStyle w:val="Hyperlink"/>
                <w:noProof/>
              </w:rPr>
              <w:instrText xml:space="preserve"> </w:instrText>
            </w:r>
            <w:r w:rsidRPr="00B25847">
              <w:rPr>
                <w:rStyle w:val="Hyperlink"/>
                <w:noProof/>
              </w:rPr>
              <w:fldChar w:fldCharType="separate"/>
            </w:r>
            <w:r w:rsidRPr="00B25847">
              <w:rPr>
                <w:rStyle w:val="Hyperlink"/>
                <w:noProof/>
              </w:rPr>
              <w:t>10.2</w:t>
            </w:r>
            <w:r>
              <w:rPr>
                <w:rFonts w:eastAsiaTheme="minorEastAsia" w:cstheme="minorBidi"/>
                <w:smallCaps w:val="0"/>
                <w:noProof/>
                <w:color w:val="auto"/>
                <w:sz w:val="22"/>
                <w:szCs w:val="22"/>
                <w:lang w:val="en-US"/>
              </w:rPr>
              <w:tab/>
            </w:r>
            <w:r w:rsidRPr="00B25847">
              <w:rPr>
                <w:rStyle w:val="Hyperlink"/>
                <w:noProof/>
              </w:rPr>
              <w:t>Access to System Functions</w:t>
            </w:r>
            <w:r>
              <w:rPr>
                <w:noProof/>
                <w:webHidden/>
              </w:rPr>
              <w:tab/>
            </w:r>
            <w:r>
              <w:rPr>
                <w:noProof/>
                <w:webHidden/>
              </w:rPr>
              <w:fldChar w:fldCharType="begin"/>
            </w:r>
            <w:r>
              <w:rPr>
                <w:noProof/>
                <w:webHidden/>
              </w:rPr>
              <w:instrText xml:space="preserve"> PAGEREF _Toc425500406 \h </w:instrText>
            </w:r>
          </w:ins>
          <w:r>
            <w:rPr>
              <w:noProof/>
              <w:webHidden/>
            </w:rPr>
          </w:r>
          <w:r>
            <w:rPr>
              <w:noProof/>
              <w:webHidden/>
            </w:rPr>
            <w:fldChar w:fldCharType="separate"/>
          </w:r>
          <w:ins w:id="386" w:author="Mahesh Venumbaka" w:date="2015-07-24T11:22:00Z">
            <w:r>
              <w:rPr>
                <w:noProof/>
                <w:webHidden/>
              </w:rPr>
              <w:t>117</w:t>
            </w:r>
            <w:r>
              <w:rPr>
                <w:noProof/>
                <w:webHidden/>
              </w:rPr>
              <w:fldChar w:fldCharType="end"/>
            </w:r>
            <w:r w:rsidRPr="00B25847">
              <w:rPr>
                <w:rStyle w:val="Hyperlink"/>
                <w:noProof/>
              </w:rPr>
              <w:fldChar w:fldCharType="end"/>
            </w:r>
          </w:ins>
        </w:p>
        <w:p w14:paraId="79EF1522" w14:textId="77777777" w:rsidR="00BF4CA6" w:rsidRDefault="00BF4CA6">
          <w:pPr>
            <w:pStyle w:val="TOC1"/>
            <w:tabs>
              <w:tab w:val="left" w:pos="440"/>
            </w:tabs>
            <w:rPr>
              <w:ins w:id="387" w:author="Mahesh Venumbaka" w:date="2015-07-24T11:22:00Z"/>
              <w:rFonts w:eastAsiaTheme="minorEastAsia" w:cstheme="minorBidi"/>
              <w:b w:val="0"/>
              <w:caps w:val="0"/>
              <w:noProof/>
              <w:color w:val="auto"/>
              <w:sz w:val="22"/>
              <w:szCs w:val="22"/>
              <w:lang w:val="en-US"/>
            </w:rPr>
          </w:pPr>
          <w:ins w:id="38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"_Toc425500407"</w:instrText>
            </w:r>
            <w:r w:rsidRPr="00B25847">
              <w:rPr>
                <w:rStyle w:val="Hyperlink"/>
                <w:noProof/>
              </w:rPr>
              <w:instrText xml:space="preserve"> </w:instrText>
            </w:r>
            <w:r w:rsidRPr="00B25847">
              <w:rPr>
                <w:rStyle w:val="Hyperlink"/>
                <w:noProof/>
              </w:rPr>
              <w:fldChar w:fldCharType="separate"/>
            </w:r>
            <w:r w:rsidRPr="00B25847">
              <w:rPr>
                <w:rStyle w:val="Hyperlink"/>
                <w:noProof/>
              </w:rPr>
              <w:t>11</w:t>
            </w:r>
            <w:r>
              <w:rPr>
                <w:rFonts w:eastAsiaTheme="minorEastAsia" w:cstheme="minorBidi"/>
                <w:b w:val="0"/>
                <w:caps w:val="0"/>
                <w:noProof/>
                <w:color w:val="auto"/>
                <w:sz w:val="22"/>
                <w:szCs w:val="22"/>
                <w:lang w:val="en-US"/>
              </w:rPr>
              <w:tab/>
            </w:r>
            <w:r w:rsidRPr="00B25847">
              <w:rPr>
                <w:rStyle w:val="Hyperlink"/>
                <w:noProof/>
              </w:rPr>
              <w:t>Integration Overview</w:t>
            </w:r>
            <w:r>
              <w:rPr>
                <w:noProof/>
                <w:webHidden/>
              </w:rPr>
              <w:tab/>
            </w:r>
            <w:r>
              <w:rPr>
                <w:noProof/>
                <w:webHidden/>
              </w:rPr>
              <w:fldChar w:fldCharType="begin"/>
            </w:r>
            <w:r>
              <w:rPr>
                <w:noProof/>
                <w:webHidden/>
              </w:rPr>
              <w:instrText xml:space="preserve"> PAGEREF _Toc425500407 \h </w:instrText>
            </w:r>
          </w:ins>
          <w:r>
            <w:rPr>
              <w:noProof/>
              <w:webHidden/>
            </w:rPr>
          </w:r>
          <w:r>
            <w:rPr>
              <w:noProof/>
              <w:webHidden/>
            </w:rPr>
            <w:fldChar w:fldCharType="separate"/>
          </w:r>
          <w:ins w:id="389" w:author="Mahesh Venumbaka" w:date="2015-07-24T11:22:00Z">
            <w:r>
              <w:rPr>
                <w:noProof/>
                <w:webHidden/>
              </w:rPr>
              <w:t>119</w:t>
            </w:r>
            <w:r>
              <w:rPr>
                <w:noProof/>
                <w:webHidden/>
              </w:rPr>
              <w:fldChar w:fldCharType="end"/>
            </w:r>
            <w:r w:rsidRPr="00B25847">
              <w:rPr>
                <w:rStyle w:val="Hyperlink"/>
                <w:noProof/>
              </w:rPr>
              <w:fldChar w:fldCharType="end"/>
            </w:r>
          </w:ins>
        </w:p>
        <w:p w14:paraId="640AAED6" w14:textId="77777777" w:rsidR="00BF4CA6" w:rsidRDefault="00BF4CA6">
          <w:pPr>
            <w:pStyle w:val="TOC2"/>
            <w:tabs>
              <w:tab w:val="left" w:pos="880"/>
            </w:tabs>
            <w:rPr>
              <w:ins w:id="390" w:author="Mahesh Venumbaka" w:date="2015-07-24T11:22:00Z"/>
              <w:rFonts w:eastAsiaTheme="minorEastAsia" w:cstheme="minorBidi"/>
              <w:smallCaps w:val="0"/>
              <w:noProof/>
              <w:color w:val="auto"/>
              <w:sz w:val="22"/>
              <w:szCs w:val="22"/>
              <w:lang w:val="en-US"/>
            </w:rPr>
          </w:pPr>
          <w:ins w:id="39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"_Toc425500408"</w:instrText>
            </w:r>
            <w:r w:rsidRPr="00B25847">
              <w:rPr>
                <w:rStyle w:val="Hyperlink"/>
                <w:noProof/>
              </w:rPr>
              <w:instrText xml:space="preserve"> </w:instrText>
            </w:r>
            <w:r w:rsidRPr="00B25847">
              <w:rPr>
                <w:rStyle w:val="Hyperlink"/>
                <w:noProof/>
              </w:rPr>
              <w:fldChar w:fldCharType="separate"/>
            </w:r>
            <w:r w:rsidRPr="00B25847">
              <w:rPr>
                <w:rStyle w:val="Hyperlink"/>
                <w:noProof/>
              </w:rPr>
              <w:t>11.1</w:t>
            </w:r>
            <w:r>
              <w:rPr>
                <w:rFonts w:eastAsiaTheme="minorEastAsia" w:cstheme="minorBidi"/>
                <w:smallCaps w:val="0"/>
                <w:noProof/>
                <w:color w:val="auto"/>
                <w:sz w:val="22"/>
                <w:szCs w:val="22"/>
                <w:lang w:val="en-US"/>
              </w:rPr>
              <w:tab/>
            </w:r>
            <w:r w:rsidRPr="00B25847">
              <w:rPr>
                <w:rStyle w:val="Hyperlink"/>
                <w:noProof/>
              </w:rPr>
              <w:t>Tasks</w:t>
            </w:r>
            <w:r>
              <w:rPr>
                <w:noProof/>
                <w:webHidden/>
              </w:rPr>
              <w:tab/>
            </w:r>
            <w:r>
              <w:rPr>
                <w:noProof/>
                <w:webHidden/>
              </w:rPr>
              <w:fldChar w:fldCharType="begin"/>
            </w:r>
            <w:r>
              <w:rPr>
                <w:noProof/>
                <w:webHidden/>
              </w:rPr>
              <w:instrText xml:space="preserve"> PAGEREF _Toc425500408 \h </w:instrText>
            </w:r>
          </w:ins>
          <w:r>
            <w:rPr>
              <w:noProof/>
              <w:webHidden/>
            </w:rPr>
          </w:r>
          <w:r>
            <w:rPr>
              <w:noProof/>
              <w:webHidden/>
            </w:rPr>
            <w:fldChar w:fldCharType="separate"/>
          </w:r>
          <w:ins w:id="392" w:author="Mahesh Venumbaka" w:date="2015-07-24T11:22:00Z">
            <w:r>
              <w:rPr>
                <w:noProof/>
                <w:webHidden/>
              </w:rPr>
              <w:t>120</w:t>
            </w:r>
            <w:r>
              <w:rPr>
                <w:noProof/>
                <w:webHidden/>
              </w:rPr>
              <w:fldChar w:fldCharType="end"/>
            </w:r>
            <w:r w:rsidRPr="00B25847">
              <w:rPr>
                <w:rStyle w:val="Hyperlink"/>
                <w:noProof/>
              </w:rPr>
              <w:fldChar w:fldCharType="end"/>
            </w:r>
          </w:ins>
        </w:p>
        <w:p w14:paraId="08E240C1" w14:textId="77777777" w:rsidR="00BF4CA6" w:rsidRDefault="00BF4CA6">
          <w:pPr>
            <w:pStyle w:val="TOC2"/>
            <w:tabs>
              <w:tab w:val="left" w:pos="880"/>
            </w:tabs>
            <w:rPr>
              <w:ins w:id="393" w:author="Mahesh Venumbaka" w:date="2015-07-24T11:22:00Z"/>
              <w:rFonts w:eastAsiaTheme="minorEastAsia" w:cstheme="minorBidi"/>
              <w:smallCaps w:val="0"/>
              <w:noProof/>
              <w:color w:val="auto"/>
              <w:sz w:val="22"/>
              <w:szCs w:val="22"/>
              <w:lang w:val="en-US"/>
            </w:rPr>
          </w:pPr>
          <w:ins w:id="39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"_Toc425500409"</w:instrText>
            </w:r>
            <w:r w:rsidRPr="00B25847">
              <w:rPr>
                <w:rStyle w:val="Hyperlink"/>
                <w:noProof/>
              </w:rPr>
              <w:instrText xml:space="preserve"> </w:instrText>
            </w:r>
            <w:r w:rsidRPr="00B25847">
              <w:rPr>
                <w:rStyle w:val="Hyperlink"/>
                <w:noProof/>
              </w:rPr>
              <w:fldChar w:fldCharType="separate"/>
            </w:r>
            <w:r w:rsidRPr="00B25847">
              <w:rPr>
                <w:rStyle w:val="Hyperlink"/>
                <w:noProof/>
              </w:rPr>
              <w:t>11.2</w:t>
            </w:r>
            <w:r>
              <w:rPr>
                <w:rFonts w:eastAsiaTheme="minorEastAsia" w:cstheme="minorBidi"/>
                <w:smallCaps w:val="0"/>
                <w:noProof/>
                <w:color w:val="auto"/>
                <w:sz w:val="22"/>
                <w:szCs w:val="22"/>
                <w:lang w:val="en-US"/>
              </w:rPr>
              <w:tab/>
            </w:r>
            <w:r w:rsidRPr="00B25847">
              <w:rPr>
                <w:rStyle w:val="Hyperlink"/>
                <w:noProof/>
              </w:rPr>
              <w:t>Resources</w:t>
            </w:r>
            <w:r>
              <w:rPr>
                <w:noProof/>
                <w:webHidden/>
              </w:rPr>
              <w:tab/>
            </w:r>
            <w:r>
              <w:rPr>
                <w:noProof/>
                <w:webHidden/>
              </w:rPr>
              <w:fldChar w:fldCharType="begin"/>
            </w:r>
            <w:r>
              <w:rPr>
                <w:noProof/>
                <w:webHidden/>
              </w:rPr>
              <w:instrText xml:space="preserve"> PAGEREF _Toc425500409 \h </w:instrText>
            </w:r>
          </w:ins>
          <w:r>
            <w:rPr>
              <w:noProof/>
              <w:webHidden/>
            </w:rPr>
          </w:r>
          <w:r>
            <w:rPr>
              <w:noProof/>
              <w:webHidden/>
            </w:rPr>
            <w:fldChar w:fldCharType="separate"/>
          </w:r>
          <w:ins w:id="395" w:author="Mahesh Venumbaka" w:date="2015-07-24T11:22:00Z">
            <w:r>
              <w:rPr>
                <w:noProof/>
                <w:webHidden/>
              </w:rPr>
              <w:t>120</w:t>
            </w:r>
            <w:r>
              <w:rPr>
                <w:noProof/>
                <w:webHidden/>
              </w:rPr>
              <w:fldChar w:fldCharType="end"/>
            </w:r>
            <w:r w:rsidRPr="00B25847">
              <w:rPr>
                <w:rStyle w:val="Hyperlink"/>
                <w:noProof/>
              </w:rPr>
              <w:fldChar w:fldCharType="end"/>
            </w:r>
          </w:ins>
        </w:p>
        <w:p w14:paraId="6ADAED00" w14:textId="77777777" w:rsidR="00BF4CA6" w:rsidRDefault="00BF4CA6">
          <w:pPr>
            <w:pStyle w:val="TOC2"/>
            <w:tabs>
              <w:tab w:val="left" w:pos="880"/>
            </w:tabs>
            <w:rPr>
              <w:ins w:id="396" w:author="Mahesh Venumbaka" w:date="2015-07-24T11:22:00Z"/>
              <w:rFonts w:eastAsiaTheme="minorEastAsia" w:cstheme="minorBidi"/>
              <w:smallCaps w:val="0"/>
              <w:noProof/>
              <w:color w:val="auto"/>
              <w:sz w:val="22"/>
              <w:szCs w:val="22"/>
              <w:lang w:val="en-US"/>
            </w:rPr>
          </w:pPr>
          <w:ins w:id="39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"_Toc425500410"</w:instrText>
            </w:r>
            <w:r w:rsidRPr="00B25847">
              <w:rPr>
                <w:rStyle w:val="Hyperlink"/>
                <w:noProof/>
              </w:rPr>
              <w:instrText xml:space="preserve"> </w:instrText>
            </w:r>
            <w:r w:rsidRPr="00B25847">
              <w:rPr>
                <w:rStyle w:val="Hyperlink"/>
                <w:noProof/>
              </w:rPr>
              <w:fldChar w:fldCharType="separate"/>
            </w:r>
            <w:r w:rsidRPr="00B25847">
              <w:rPr>
                <w:rStyle w:val="Hyperlink"/>
                <w:noProof/>
              </w:rPr>
              <w:t>11.3</w:t>
            </w:r>
            <w:r>
              <w:rPr>
                <w:rFonts w:eastAsiaTheme="minorEastAsia" w:cstheme="minorBidi"/>
                <w:smallCaps w:val="0"/>
                <w:noProof/>
                <w:color w:val="auto"/>
                <w:sz w:val="22"/>
                <w:szCs w:val="22"/>
                <w:lang w:val="en-US"/>
              </w:rPr>
              <w:tab/>
            </w:r>
            <w:r w:rsidRPr="00B25847">
              <w:rPr>
                <w:rStyle w:val="Hyperlink"/>
                <w:noProof/>
              </w:rPr>
              <w:t>Sites, Systems and Contracts</w:t>
            </w:r>
            <w:r>
              <w:rPr>
                <w:noProof/>
                <w:webHidden/>
              </w:rPr>
              <w:tab/>
            </w:r>
            <w:r>
              <w:rPr>
                <w:noProof/>
                <w:webHidden/>
              </w:rPr>
              <w:fldChar w:fldCharType="begin"/>
            </w:r>
            <w:r>
              <w:rPr>
                <w:noProof/>
                <w:webHidden/>
              </w:rPr>
              <w:instrText xml:space="preserve"> PAGEREF _Toc425500410 \h </w:instrText>
            </w:r>
          </w:ins>
          <w:r>
            <w:rPr>
              <w:noProof/>
              <w:webHidden/>
            </w:rPr>
          </w:r>
          <w:r>
            <w:rPr>
              <w:noProof/>
              <w:webHidden/>
            </w:rPr>
            <w:fldChar w:fldCharType="separate"/>
          </w:r>
          <w:ins w:id="398" w:author="Mahesh Venumbaka" w:date="2015-07-24T11:22:00Z">
            <w:r>
              <w:rPr>
                <w:noProof/>
                <w:webHidden/>
              </w:rPr>
              <w:t>120</w:t>
            </w:r>
            <w:r>
              <w:rPr>
                <w:noProof/>
                <w:webHidden/>
              </w:rPr>
              <w:fldChar w:fldCharType="end"/>
            </w:r>
            <w:r w:rsidRPr="00B25847">
              <w:rPr>
                <w:rStyle w:val="Hyperlink"/>
                <w:noProof/>
              </w:rPr>
              <w:fldChar w:fldCharType="end"/>
            </w:r>
          </w:ins>
        </w:p>
        <w:p w14:paraId="6BC2FE60" w14:textId="77777777" w:rsidR="00BF4CA6" w:rsidRDefault="00BF4CA6">
          <w:pPr>
            <w:pStyle w:val="TOC2"/>
            <w:tabs>
              <w:tab w:val="left" w:pos="880"/>
            </w:tabs>
            <w:rPr>
              <w:ins w:id="399" w:author="Mahesh Venumbaka" w:date="2015-07-24T11:22:00Z"/>
              <w:rFonts w:eastAsiaTheme="minorEastAsia" w:cstheme="minorBidi"/>
              <w:smallCaps w:val="0"/>
              <w:noProof/>
              <w:color w:val="auto"/>
              <w:sz w:val="22"/>
              <w:szCs w:val="22"/>
              <w:lang w:val="en-US"/>
            </w:rPr>
          </w:pPr>
          <w:ins w:id="40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"_Toc425500411"</w:instrText>
            </w:r>
            <w:r w:rsidRPr="00B25847">
              <w:rPr>
                <w:rStyle w:val="Hyperlink"/>
                <w:noProof/>
              </w:rPr>
              <w:instrText xml:space="preserve"> </w:instrText>
            </w:r>
            <w:r w:rsidRPr="00B25847">
              <w:rPr>
                <w:rStyle w:val="Hyperlink"/>
                <w:noProof/>
              </w:rPr>
              <w:fldChar w:fldCharType="separate"/>
            </w:r>
            <w:r w:rsidRPr="00B25847">
              <w:rPr>
                <w:rStyle w:val="Hyperlink"/>
                <w:noProof/>
              </w:rPr>
              <w:t>11.4</w:t>
            </w:r>
            <w:r>
              <w:rPr>
                <w:rFonts w:eastAsiaTheme="minorEastAsia" w:cstheme="minorBidi"/>
                <w:smallCaps w:val="0"/>
                <w:noProof/>
                <w:color w:val="auto"/>
                <w:sz w:val="22"/>
                <w:szCs w:val="22"/>
                <w:lang w:val="en-US"/>
              </w:rPr>
              <w:tab/>
            </w:r>
            <w:r w:rsidRPr="00B25847">
              <w:rPr>
                <w:rStyle w:val="Hyperlink"/>
                <w:noProof/>
              </w:rPr>
              <w:t>Skills Lookup</w:t>
            </w:r>
            <w:r>
              <w:rPr>
                <w:noProof/>
                <w:webHidden/>
              </w:rPr>
              <w:tab/>
            </w:r>
            <w:r>
              <w:rPr>
                <w:noProof/>
                <w:webHidden/>
              </w:rPr>
              <w:fldChar w:fldCharType="begin"/>
            </w:r>
            <w:r>
              <w:rPr>
                <w:noProof/>
                <w:webHidden/>
              </w:rPr>
              <w:instrText xml:space="preserve"> PAGEREF _Toc425500411 \h </w:instrText>
            </w:r>
          </w:ins>
          <w:r>
            <w:rPr>
              <w:noProof/>
              <w:webHidden/>
            </w:rPr>
          </w:r>
          <w:r>
            <w:rPr>
              <w:noProof/>
              <w:webHidden/>
            </w:rPr>
            <w:fldChar w:fldCharType="separate"/>
          </w:r>
          <w:ins w:id="401" w:author="Mahesh Venumbaka" w:date="2015-07-24T11:22:00Z">
            <w:r>
              <w:rPr>
                <w:noProof/>
                <w:webHidden/>
              </w:rPr>
              <w:t>120</w:t>
            </w:r>
            <w:r>
              <w:rPr>
                <w:noProof/>
                <w:webHidden/>
              </w:rPr>
              <w:fldChar w:fldCharType="end"/>
            </w:r>
            <w:r w:rsidRPr="00B25847">
              <w:rPr>
                <w:rStyle w:val="Hyperlink"/>
                <w:noProof/>
              </w:rPr>
              <w:fldChar w:fldCharType="end"/>
            </w:r>
          </w:ins>
        </w:p>
        <w:p w14:paraId="32A59FF0" w14:textId="77777777" w:rsidR="00BF4CA6" w:rsidRDefault="00BF4CA6">
          <w:pPr>
            <w:pStyle w:val="TOC2"/>
            <w:tabs>
              <w:tab w:val="left" w:pos="880"/>
            </w:tabs>
            <w:rPr>
              <w:ins w:id="402" w:author="Mahesh Venumbaka" w:date="2015-07-24T11:22:00Z"/>
              <w:rFonts w:eastAsiaTheme="minorEastAsia" w:cstheme="minorBidi"/>
              <w:smallCaps w:val="0"/>
              <w:noProof/>
              <w:color w:val="auto"/>
              <w:sz w:val="22"/>
              <w:szCs w:val="22"/>
              <w:lang w:val="en-US"/>
            </w:rPr>
          </w:pPr>
          <w:ins w:id="40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"_Toc425500412"</w:instrText>
            </w:r>
            <w:r w:rsidRPr="00B25847">
              <w:rPr>
                <w:rStyle w:val="Hyperlink"/>
                <w:noProof/>
              </w:rPr>
              <w:instrText xml:space="preserve"> </w:instrText>
            </w:r>
            <w:r w:rsidRPr="00B25847">
              <w:rPr>
                <w:rStyle w:val="Hyperlink"/>
                <w:noProof/>
              </w:rPr>
              <w:fldChar w:fldCharType="separate"/>
            </w:r>
            <w:r w:rsidRPr="00B25847">
              <w:rPr>
                <w:rStyle w:val="Hyperlink"/>
                <w:noProof/>
              </w:rPr>
              <w:t>11.5</w:t>
            </w:r>
            <w:r>
              <w:rPr>
                <w:rFonts w:eastAsiaTheme="minorEastAsia" w:cstheme="minorBidi"/>
                <w:smallCaps w:val="0"/>
                <w:noProof/>
                <w:color w:val="auto"/>
                <w:sz w:val="22"/>
                <w:szCs w:val="22"/>
                <w:lang w:val="en-US"/>
              </w:rPr>
              <w:tab/>
            </w:r>
            <w:r w:rsidRPr="00B25847">
              <w:rPr>
                <w:rStyle w:val="Hyperlink"/>
                <w:noProof/>
              </w:rPr>
              <w:t>Appointment Booking and Task Creation</w:t>
            </w:r>
            <w:r>
              <w:rPr>
                <w:noProof/>
                <w:webHidden/>
              </w:rPr>
              <w:tab/>
            </w:r>
            <w:r>
              <w:rPr>
                <w:noProof/>
                <w:webHidden/>
              </w:rPr>
              <w:fldChar w:fldCharType="begin"/>
            </w:r>
            <w:r>
              <w:rPr>
                <w:noProof/>
                <w:webHidden/>
              </w:rPr>
              <w:instrText xml:space="preserve"> PAGEREF _Toc425500412 \h </w:instrText>
            </w:r>
          </w:ins>
          <w:r>
            <w:rPr>
              <w:noProof/>
              <w:webHidden/>
            </w:rPr>
          </w:r>
          <w:r>
            <w:rPr>
              <w:noProof/>
              <w:webHidden/>
            </w:rPr>
            <w:fldChar w:fldCharType="separate"/>
          </w:r>
          <w:ins w:id="404" w:author="Mahesh Venumbaka" w:date="2015-07-24T11:22:00Z">
            <w:r>
              <w:rPr>
                <w:noProof/>
                <w:webHidden/>
              </w:rPr>
              <w:t>120</w:t>
            </w:r>
            <w:r>
              <w:rPr>
                <w:noProof/>
                <w:webHidden/>
              </w:rPr>
              <w:fldChar w:fldCharType="end"/>
            </w:r>
            <w:r w:rsidRPr="00B25847">
              <w:rPr>
                <w:rStyle w:val="Hyperlink"/>
                <w:noProof/>
              </w:rPr>
              <w:fldChar w:fldCharType="end"/>
            </w:r>
          </w:ins>
        </w:p>
        <w:p w14:paraId="16F585CB" w14:textId="77777777" w:rsidR="00BF4CA6" w:rsidRDefault="00BF4CA6">
          <w:pPr>
            <w:pStyle w:val="TOC2"/>
            <w:tabs>
              <w:tab w:val="left" w:pos="880"/>
            </w:tabs>
            <w:rPr>
              <w:ins w:id="405" w:author="Mahesh Venumbaka" w:date="2015-07-24T11:22:00Z"/>
              <w:rFonts w:eastAsiaTheme="minorEastAsia" w:cstheme="minorBidi"/>
              <w:smallCaps w:val="0"/>
              <w:noProof/>
              <w:color w:val="auto"/>
              <w:sz w:val="22"/>
              <w:szCs w:val="22"/>
              <w:lang w:val="en-US"/>
            </w:rPr>
          </w:pPr>
          <w:ins w:id="40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"_Toc425500413"</w:instrText>
            </w:r>
            <w:r w:rsidRPr="00B25847">
              <w:rPr>
                <w:rStyle w:val="Hyperlink"/>
                <w:noProof/>
              </w:rPr>
              <w:instrText xml:space="preserve"> </w:instrText>
            </w:r>
            <w:r w:rsidRPr="00B25847">
              <w:rPr>
                <w:rStyle w:val="Hyperlink"/>
                <w:noProof/>
              </w:rPr>
              <w:fldChar w:fldCharType="separate"/>
            </w:r>
            <w:r w:rsidRPr="00B25847">
              <w:rPr>
                <w:rStyle w:val="Hyperlink"/>
                <w:noProof/>
              </w:rPr>
              <w:t>11.6</w:t>
            </w:r>
            <w:r>
              <w:rPr>
                <w:rFonts w:eastAsiaTheme="minorEastAsia" w:cstheme="minorBidi"/>
                <w:smallCaps w:val="0"/>
                <w:noProof/>
                <w:color w:val="auto"/>
                <w:sz w:val="22"/>
                <w:szCs w:val="22"/>
                <w:lang w:val="en-US"/>
              </w:rPr>
              <w:tab/>
            </w:r>
            <w:r w:rsidRPr="00B25847">
              <w:rPr>
                <w:rStyle w:val="Hyperlink"/>
                <w:noProof/>
              </w:rPr>
              <w:t>Task Update</w:t>
            </w:r>
            <w:r>
              <w:rPr>
                <w:noProof/>
                <w:webHidden/>
              </w:rPr>
              <w:tab/>
            </w:r>
            <w:r>
              <w:rPr>
                <w:noProof/>
                <w:webHidden/>
              </w:rPr>
              <w:fldChar w:fldCharType="begin"/>
            </w:r>
            <w:r>
              <w:rPr>
                <w:noProof/>
                <w:webHidden/>
              </w:rPr>
              <w:instrText xml:space="preserve"> PAGEREF _Toc425500413 \h </w:instrText>
            </w:r>
          </w:ins>
          <w:r>
            <w:rPr>
              <w:noProof/>
              <w:webHidden/>
            </w:rPr>
          </w:r>
          <w:r>
            <w:rPr>
              <w:noProof/>
              <w:webHidden/>
            </w:rPr>
            <w:fldChar w:fldCharType="separate"/>
          </w:r>
          <w:ins w:id="407" w:author="Mahesh Venumbaka" w:date="2015-07-24T11:22:00Z">
            <w:r>
              <w:rPr>
                <w:noProof/>
                <w:webHidden/>
              </w:rPr>
              <w:t>121</w:t>
            </w:r>
            <w:r>
              <w:rPr>
                <w:noProof/>
                <w:webHidden/>
              </w:rPr>
              <w:fldChar w:fldCharType="end"/>
            </w:r>
            <w:r w:rsidRPr="00B25847">
              <w:rPr>
                <w:rStyle w:val="Hyperlink"/>
                <w:noProof/>
              </w:rPr>
              <w:fldChar w:fldCharType="end"/>
            </w:r>
          </w:ins>
        </w:p>
        <w:p w14:paraId="641A7AC9" w14:textId="77777777" w:rsidR="00BF4CA6" w:rsidRDefault="00BF4CA6">
          <w:pPr>
            <w:pStyle w:val="TOC1"/>
            <w:tabs>
              <w:tab w:val="left" w:pos="440"/>
            </w:tabs>
            <w:rPr>
              <w:ins w:id="408" w:author="Mahesh Venumbaka" w:date="2015-07-24T11:22:00Z"/>
              <w:rFonts w:eastAsiaTheme="minorEastAsia" w:cstheme="minorBidi"/>
              <w:b w:val="0"/>
              <w:caps w:val="0"/>
              <w:noProof/>
              <w:color w:val="auto"/>
              <w:sz w:val="22"/>
              <w:szCs w:val="22"/>
              <w:lang w:val="en-US"/>
            </w:rPr>
          </w:pPr>
          <w:ins w:id="40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"_Toc425500414"</w:instrText>
            </w:r>
            <w:r w:rsidRPr="00B25847">
              <w:rPr>
                <w:rStyle w:val="Hyperlink"/>
                <w:noProof/>
              </w:rPr>
              <w:instrText xml:space="preserve"> </w:instrText>
            </w:r>
            <w:r w:rsidRPr="00B25847">
              <w:rPr>
                <w:rStyle w:val="Hyperlink"/>
                <w:noProof/>
              </w:rPr>
              <w:fldChar w:fldCharType="separate"/>
            </w:r>
            <w:r w:rsidRPr="00B25847">
              <w:rPr>
                <w:rStyle w:val="Hyperlink"/>
                <w:noProof/>
              </w:rPr>
              <w:t>12</w:t>
            </w:r>
            <w:r>
              <w:rPr>
                <w:rFonts w:eastAsiaTheme="minorEastAsia" w:cstheme="minorBidi"/>
                <w:b w:val="0"/>
                <w:caps w:val="0"/>
                <w:noProof/>
                <w:color w:val="auto"/>
                <w:sz w:val="22"/>
                <w:szCs w:val="22"/>
                <w:lang w:val="en-US"/>
              </w:rPr>
              <w:tab/>
            </w:r>
            <w:r w:rsidRPr="00B25847">
              <w:rPr>
                <w:rStyle w:val="Hyperlink"/>
                <w:noProof/>
              </w:rPr>
              <w:t>Audit Trail</w:t>
            </w:r>
            <w:r>
              <w:rPr>
                <w:noProof/>
                <w:webHidden/>
              </w:rPr>
              <w:tab/>
            </w:r>
            <w:r>
              <w:rPr>
                <w:noProof/>
                <w:webHidden/>
              </w:rPr>
              <w:fldChar w:fldCharType="begin"/>
            </w:r>
            <w:r>
              <w:rPr>
                <w:noProof/>
                <w:webHidden/>
              </w:rPr>
              <w:instrText xml:space="preserve"> PAGEREF _Toc425500414 \h </w:instrText>
            </w:r>
          </w:ins>
          <w:r>
            <w:rPr>
              <w:noProof/>
              <w:webHidden/>
            </w:rPr>
          </w:r>
          <w:r>
            <w:rPr>
              <w:noProof/>
              <w:webHidden/>
            </w:rPr>
            <w:fldChar w:fldCharType="separate"/>
          </w:r>
          <w:ins w:id="410" w:author="Mahesh Venumbaka" w:date="2015-07-24T11:22:00Z">
            <w:r>
              <w:rPr>
                <w:noProof/>
                <w:webHidden/>
              </w:rPr>
              <w:t>122</w:t>
            </w:r>
            <w:r>
              <w:rPr>
                <w:noProof/>
                <w:webHidden/>
              </w:rPr>
              <w:fldChar w:fldCharType="end"/>
            </w:r>
            <w:r w:rsidRPr="00B25847">
              <w:rPr>
                <w:rStyle w:val="Hyperlink"/>
                <w:noProof/>
              </w:rPr>
              <w:fldChar w:fldCharType="end"/>
            </w:r>
          </w:ins>
        </w:p>
        <w:p w14:paraId="66E55A24" w14:textId="77777777" w:rsidR="00BF4CA6" w:rsidRDefault="00BF4CA6">
          <w:pPr>
            <w:pStyle w:val="TOC2"/>
            <w:tabs>
              <w:tab w:val="left" w:pos="880"/>
            </w:tabs>
            <w:rPr>
              <w:ins w:id="411" w:author="Mahesh Venumbaka" w:date="2015-07-24T11:22:00Z"/>
              <w:rFonts w:eastAsiaTheme="minorEastAsia" w:cstheme="minorBidi"/>
              <w:smallCaps w:val="0"/>
              <w:noProof/>
              <w:color w:val="auto"/>
              <w:sz w:val="22"/>
              <w:szCs w:val="22"/>
              <w:lang w:val="en-US"/>
            </w:rPr>
          </w:pPr>
          <w:ins w:id="41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"_Toc425500415"</w:instrText>
            </w:r>
            <w:r w:rsidRPr="00B25847">
              <w:rPr>
                <w:rStyle w:val="Hyperlink"/>
                <w:noProof/>
              </w:rPr>
              <w:instrText xml:space="preserve"> </w:instrText>
            </w:r>
            <w:r w:rsidRPr="00B25847">
              <w:rPr>
                <w:rStyle w:val="Hyperlink"/>
                <w:noProof/>
              </w:rPr>
              <w:fldChar w:fldCharType="separate"/>
            </w:r>
            <w:r w:rsidRPr="00B25847">
              <w:rPr>
                <w:rStyle w:val="Hyperlink"/>
                <w:noProof/>
              </w:rPr>
              <w:t>12.1</w:t>
            </w:r>
            <w:r>
              <w:rPr>
                <w:rFonts w:eastAsiaTheme="minorEastAsia" w:cstheme="minorBidi"/>
                <w:smallCaps w:val="0"/>
                <w:noProof/>
                <w:color w:val="auto"/>
                <w:sz w:val="22"/>
                <w:szCs w:val="22"/>
                <w:lang w:val="en-US"/>
              </w:rPr>
              <w:tab/>
            </w:r>
            <w:r w:rsidRPr="00B25847">
              <w:rPr>
                <w:rStyle w:val="Hyperlink"/>
                <w:noProof/>
              </w:rPr>
              <w:t>Overview</w:t>
            </w:r>
            <w:r>
              <w:rPr>
                <w:noProof/>
                <w:webHidden/>
              </w:rPr>
              <w:tab/>
            </w:r>
            <w:r>
              <w:rPr>
                <w:noProof/>
                <w:webHidden/>
              </w:rPr>
              <w:fldChar w:fldCharType="begin"/>
            </w:r>
            <w:r>
              <w:rPr>
                <w:noProof/>
                <w:webHidden/>
              </w:rPr>
              <w:instrText xml:space="preserve"> PAGEREF _Toc425500415 \h </w:instrText>
            </w:r>
          </w:ins>
          <w:r>
            <w:rPr>
              <w:noProof/>
              <w:webHidden/>
            </w:rPr>
          </w:r>
          <w:r>
            <w:rPr>
              <w:noProof/>
              <w:webHidden/>
            </w:rPr>
            <w:fldChar w:fldCharType="separate"/>
          </w:r>
          <w:ins w:id="413" w:author="Mahesh Venumbaka" w:date="2015-07-24T11:22:00Z">
            <w:r>
              <w:rPr>
                <w:noProof/>
                <w:webHidden/>
              </w:rPr>
              <w:t>122</w:t>
            </w:r>
            <w:r>
              <w:rPr>
                <w:noProof/>
                <w:webHidden/>
              </w:rPr>
              <w:fldChar w:fldCharType="end"/>
            </w:r>
            <w:r w:rsidRPr="00B25847">
              <w:rPr>
                <w:rStyle w:val="Hyperlink"/>
                <w:noProof/>
              </w:rPr>
              <w:fldChar w:fldCharType="end"/>
            </w:r>
          </w:ins>
        </w:p>
        <w:p w14:paraId="07C01137" w14:textId="77777777" w:rsidR="00BF4CA6" w:rsidRDefault="00BF4CA6">
          <w:pPr>
            <w:pStyle w:val="TOC2"/>
            <w:tabs>
              <w:tab w:val="left" w:pos="880"/>
            </w:tabs>
            <w:rPr>
              <w:ins w:id="414" w:author="Mahesh Venumbaka" w:date="2015-07-24T11:22:00Z"/>
              <w:rFonts w:eastAsiaTheme="minorEastAsia" w:cstheme="minorBidi"/>
              <w:smallCaps w:val="0"/>
              <w:noProof/>
              <w:color w:val="auto"/>
              <w:sz w:val="22"/>
              <w:szCs w:val="22"/>
              <w:lang w:val="en-US"/>
            </w:rPr>
          </w:pPr>
          <w:ins w:id="41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"_Toc425500416"</w:instrText>
            </w:r>
            <w:r w:rsidRPr="00B25847">
              <w:rPr>
                <w:rStyle w:val="Hyperlink"/>
                <w:noProof/>
              </w:rPr>
              <w:instrText xml:space="preserve"> </w:instrText>
            </w:r>
            <w:r w:rsidRPr="00B25847">
              <w:rPr>
                <w:rStyle w:val="Hyperlink"/>
                <w:noProof/>
              </w:rPr>
              <w:fldChar w:fldCharType="separate"/>
            </w:r>
            <w:r w:rsidRPr="00B25847">
              <w:rPr>
                <w:rStyle w:val="Hyperlink"/>
                <w:noProof/>
              </w:rPr>
              <w:t>12.2</w:t>
            </w:r>
            <w:r>
              <w:rPr>
                <w:rFonts w:eastAsiaTheme="minorEastAsia" w:cstheme="minorBidi"/>
                <w:smallCaps w:val="0"/>
                <w:noProof/>
                <w:color w:val="auto"/>
                <w:sz w:val="22"/>
                <w:szCs w:val="22"/>
                <w:lang w:val="en-US"/>
              </w:rPr>
              <w:tab/>
            </w:r>
            <w:r w:rsidRPr="00B25847">
              <w:rPr>
                <w:rStyle w:val="Hyperlink"/>
                <w:noProof/>
              </w:rPr>
              <w:t>Audited Properties</w:t>
            </w:r>
            <w:r>
              <w:rPr>
                <w:noProof/>
                <w:webHidden/>
              </w:rPr>
              <w:tab/>
            </w:r>
            <w:r>
              <w:rPr>
                <w:noProof/>
                <w:webHidden/>
              </w:rPr>
              <w:fldChar w:fldCharType="begin"/>
            </w:r>
            <w:r>
              <w:rPr>
                <w:noProof/>
                <w:webHidden/>
              </w:rPr>
              <w:instrText xml:space="preserve"> PAGEREF _Toc425500416 \h </w:instrText>
            </w:r>
          </w:ins>
          <w:r>
            <w:rPr>
              <w:noProof/>
              <w:webHidden/>
            </w:rPr>
          </w:r>
          <w:r>
            <w:rPr>
              <w:noProof/>
              <w:webHidden/>
            </w:rPr>
            <w:fldChar w:fldCharType="separate"/>
          </w:r>
          <w:ins w:id="416" w:author="Mahesh Venumbaka" w:date="2015-07-24T11:22:00Z">
            <w:r>
              <w:rPr>
                <w:noProof/>
                <w:webHidden/>
              </w:rPr>
              <w:t>122</w:t>
            </w:r>
            <w:r>
              <w:rPr>
                <w:noProof/>
                <w:webHidden/>
              </w:rPr>
              <w:fldChar w:fldCharType="end"/>
            </w:r>
            <w:r w:rsidRPr="00B25847">
              <w:rPr>
                <w:rStyle w:val="Hyperlink"/>
                <w:noProof/>
              </w:rPr>
              <w:fldChar w:fldCharType="end"/>
            </w:r>
          </w:ins>
        </w:p>
        <w:p w14:paraId="6E61214D" w14:textId="77777777" w:rsidR="00BF4CA6" w:rsidRDefault="00BF4CA6">
          <w:pPr>
            <w:pStyle w:val="TOC2"/>
            <w:tabs>
              <w:tab w:val="left" w:pos="880"/>
            </w:tabs>
            <w:rPr>
              <w:ins w:id="417" w:author="Mahesh Venumbaka" w:date="2015-07-24T11:22:00Z"/>
              <w:rFonts w:eastAsiaTheme="minorEastAsia" w:cstheme="minorBidi"/>
              <w:smallCaps w:val="0"/>
              <w:noProof/>
              <w:color w:val="auto"/>
              <w:sz w:val="22"/>
              <w:szCs w:val="22"/>
              <w:lang w:val="en-US"/>
            </w:rPr>
          </w:pPr>
          <w:ins w:id="41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"_Toc425500417"</w:instrText>
            </w:r>
            <w:r w:rsidRPr="00B25847">
              <w:rPr>
                <w:rStyle w:val="Hyperlink"/>
                <w:noProof/>
              </w:rPr>
              <w:instrText xml:space="preserve"> </w:instrText>
            </w:r>
            <w:r w:rsidRPr="00B25847">
              <w:rPr>
                <w:rStyle w:val="Hyperlink"/>
                <w:noProof/>
              </w:rPr>
              <w:fldChar w:fldCharType="separate"/>
            </w:r>
            <w:r w:rsidRPr="00B25847">
              <w:rPr>
                <w:rStyle w:val="Hyperlink"/>
                <w:noProof/>
              </w:rPr>
              <w:t>12.3</w:t>
            </w:r>
            <w:r>
              <w:rPr>
                <w:rFonts w:eastAsiaTheme="minorEastAsia" w:cstheme="minorBidi"/>
                <w:smallCaps w:val="0"/>
                <w:noProof/>
                <w:color w:val="auto"/>
                <w:sz w:val="22"/>
                <w:szCs w:val="22"/>
                <w:lang w:val="en-US"/>
              </w:rPr>
              <w:tab/>
            </w:r>
            <w:r w:rsidRPr="00B25847">
              <w:rPr>
                <w:rStyle w:val="Hyperlink"/>
                <w:noProof/>
              </w:rPr>
              <w:t>The Audit Client</w:t>
            </w:r>
            <w:r>
              <w:rPr>
                <w:noProof/>
                <w:webHidden/>
              </w:rPr>
              <w:tab/>
            </w:r>
            <w:r>
              <w:rPr>
                <w:noProof/>
                <w:webHidden/>
              </w:rPr>
              <w:fldChar w:fldCharType="begin"/>
            </w:r>
            <w:r>
              <w:rPr>
                <w:noProof/>
                <w:webHidden/>
              </w:rPr>
              <w:instrText xml:space="preserve"> PAGEREF _Toc425500417 \h </w:instrText>
            </w:r>
          </w:ins>
          <w:r>
            <w:rPr>
              <w:noProof/>
              <w:webHidden/>
            </w:rPr>
          </w:r>
          <w:r>
            <w:rPr>
              <w:noProof/>
              <w:webHidden/>
            </w:rPr>
            <w:fldChar w:fldCharType="separate"/>
          </w:r>
          <w:ins w:id="419" w:author="Mahesh Venumbaka" w:date="2015-07-24T11:22:00Z">
            <w:r>
              <w:rPr>
                <w:noProof/>
                <w:webHidden/>
              </w:rPr>
              <w:t>124</w:t>
            </w:r>
            <w:r>
              <w:rPr>
                <w:noProof/>
                <w:webHidden/>
              </w:rPr>
              <w:fldChar w:fldCharType="end"/>
            </w:r>
            <w:r w:rsidRPr="00B25847">
              <w:rPr>
                <w:rStyle w:val="Hyperlink"/>
                <w:noProof/>
              </w:rPr>
              <w:fldChar w:fldCharType="end"/>
            </w:r>
          </w:ins>
        </w:p>
        <w:p w14:paraId="1F477B44" w14:textId="77777777" w:rsidR="00BF4CA6" w:rsidRDefault="00BF4CA6">
          <w:pPr>
            <w:pStyle w:val="TOC2"/>
            <w:tabs>
              <w:tab w:val="left" w:pos="880"/>
            </w:tabs>
            <w:rPr>
              <w:ins w:id="420" w:author="Mahesh Venumbaka" w:date="2015-07-24T11:22:00Z"/>
              <w:rFonts w:eastAsiaTheme="minorEastAsia" w:cstheme="minorBidi"/>
              <w:smallCaps w:val="0"/>
              <w:noProof/>
              <w:color w:val="auto"/>
              <w:sz w:val="22"/>
              <w:szCs w:val="22"/>
              <w:lang w:val="en-US"/>
            </w:rPr>
          </w:pPr>
          <w:ins w:id="42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"_Toc425500418"</w:instrText>
            </w:r>
            <w:r w:rsidRPr="00B25847">
              <w:rPr>
                <w:rStyle w:val="Hyperlink"/>
                <w:noProof/>
              </w:rPr>
              <w:instrText xml:space="preserve"> </w:instrText>
            </w:r>
            <w:r w:rsidRPr="00B25847">
              <w:rPr>
                <w:rStyle w:val="Hyperlink"/>
                <w:noProof/>
              </w:rPr>
              <w:fldChar w:fldCharType="separate"/>
            </w:r>
            <w:r w:rsidRPr="00B25847">
              <w:rPr>
                <w:rStyle w:val="Hyperlink"/>
                <w:noProof/>
              </w:rPr>
              <w:t>12.4</w:t>
            </w:r>
            <w:r>
              <w:rPr>
                <w:rFonts w:eastAsiaTheme="minorEastAsia" w:cstheme="minorBidi"/>
                <w:smallCaps w:val="0"/>
                <w:noProof/>
                <w:color w:val="auto"/>
                <w:sz w:val="22"/>
                <w:szCs w:val="22"/>
                <w:lang w:val="en-US"/>
              </w:rPr>
              <w:tab/>
            </w:r>
            <w:r w:rsidRPr="00B25847">
              <w:rPr>
                <w:rStyle w:val="Hyperlink"/>
                <w:noProof/>
              </w:rPr>
              <w:t>Purging</w:t>
            </w:r>
            <w:r>
              <w:rPr>
                <w:noProof/>
                <w:webHidden/>
              </w:rPr>
              <w:tab/>
            </w:r>
            <w:r>
              <w:rPr>
                <w:noProof/>
                <w:webHidden/>
              </w:rPr>
              <w:fldChar w:fldCharType="begin"/>
            </w:r>
            <w:r>
              <w:rPr>
                <w:noProof/>
                <w:webHidden/>
              </w:rPr>
              <w:instrText xml:space="preserve"> PAGEREF _Toc425500418 \h </w:instrText>
            </w:r>
          </w:ins>
          <w:r>
            <w:rPr>
              <w:noProof/>
              <w:webHidden/>
            </w:rPr>
          </w:r>
          <w:r>
            <w:rPr>
              <w:noProof/>
              <w:webHidden/>
            </w:rPr>
            <w:fldChar w:fldCharType="separate"/>
          </w:r>
          <w:ins w:id="422" w:author="Mahesh Venumbaka" w:date="2015-07-24T11:22:00Z">
            <w:r>
              <w:rPr>
                <w:noProof/>
                <w:webHidden/>
              </w:rPr>
              <w:t>125</w:t>
            </w:r>
            <w:r>
              <w:rPr>
                <w:noProof/>
                <w:webHidden/>
              </w:rPr>
              <w:fldChar w:fldCharType="end"/>
            </w:r>
            <w:r w:rsidRPr="00B25847">
              <w:rPr>
                <w:rStyle w:val="Hyperlink"/>
                <w:noProof/>
              </w:rPr>
              <w:fldChar w:fldCharType="end"/>
            </w:r>
          </w:ins>
        </w:p>
        <w:p w14:paraId="14508F96" w14:textId="77777777" w:rsidR="00BF4CA6" w:rsidRDefault="00BF4CA6">
          <w:pPr>
            <w:pStyle w:val="TOC1"/>
            <w:tabs>
              <w:tab w:val="left" w:pos="440"/>
            </w:tabs>
            <w:rPr>
              <w:ins w:id="423" w:author="Mahesh Venumbaka" w:date="2015-07-24T11:22:00Z"/>
              <w:rFonts w:eastAsiaTheme="minorEastAsia" w:cstheme="minorBidi"/>
              <w:b w:val="0"/>
              <w:caps w:val="0"/>
              <w:noProof/>
              <w:color w:val="auto"/>
              <w:sz w:val="22"/>
              <w:szCs w:val="22"/>
              <w:lang w:val="en-US"/>
            </w:rPr>
          </w:pPr>
          <w:ins w:id="42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"_Toc425500419"</w:instrText>
            </w:r>
            <w:r w:rsidRPr="00B25847">
              <w:rPr>
                <w:rStyle w:val="Hyperlink"/>
                <w:noProof/>
              </w:rPr>
              <w:instrText xml:space="preserve"> </w:instrText>
            </w:r>
            <w:r w:rsidRPr="00B25847">
              <w:rPr>
                <w:rStyle w:val="Hyperlink"/>
                <w:noProof/>
              </w:rPr>
              <w:fldChar w:fldCharType="separate"/>
            </w:r>
            <w:r w:rsidRPr="00B25847">
              <w:rPr>
                <w:rStyle w:val="Hyperlink"/>
                <w:noProof/>
              </w:rPr>
              <w:t>13</w:t>
            </w:r>
            <w:r>
              <w:rPr>
                <w:rFonts w:eastAsiaTheme="minorEastAsia" w:cstheme="minorBidi"/>
                <w:b w:val="0"/>
                <w:caps w:val="0"/>
                <w:noProof/>
                <w:color w:val="auto"/>
                <w:sz w:val="22"/>
                <w:szCs w:val="22"/>
                <w:lang w:val="en-US"/>
              </w:rPr>
              <w:tab/>
            </w:r>
            <w:r w:rsidRPr="00B25847">
              <w:rPr>
                <w:rStyle w:val="Hyperlink"/>
                <w:noProof/>
              </w:rPr>
              <w:t>Click Mobile</w:t>
            </w:r>
            <w:r>
              <w:rPr>
                <w:noProof/>
                <w:webHidden/>
              </w:rPr>
              <w:tab/>
            </w:r>
            <w:r>
              <w:rPr>
                <w:noProof/>
                <w:webHidden/>
              </w:rPr>
              <w:fldChar w:fldCharType="begin"/>
            </w:r>
            <w:r>
              <w:rPr>
                <w:noProof/>
                <w:webHidden/>
              </w:rPr>
              <w:instrText xml:space="preserve"> PAGEREF _Toc425500419 \h </w:instrText>
            </w:r>
          </w:ins>
          <w:r>
            <w:rPr>
              <w:noProof/>
              <w:webHidden/>
            </w:rPr>
          </w:r>
          <w:r>
            <w:rPr>
              <w:noProof/>
              <w:webHidden/>
            </w:rPr>
            <w:fldChar w:fldCharType="separate"/>
          </w:r>
          <w:ins w:id="425" w:author="Mahesh Venumbaka" w:date="2015-07-24T11:22:00Z">
            <w:r>
              <w:rPr>
                <w:noProof/>
                <w:webHidden/>
              </w:rPr>
              <w:t>126</w:t>
            </w:r>
            <w:r>
              <w:rPr>
                <w:noProof/>
                <w:webHidden/>
              </w:rPr>
              <w:fldChar w:fldCharType="end"/>
            </w:r>
            <w:r w:rsidRPr="00B25847">
              <w:rPr>
                <w:rStyle w:val="Hyperlink"/>
                <w:noProof/>
              </w:rPr>
              <w:fldChar w:fldCharType="end"/>
            </w:r>
          </w:ins>
        </w:p>
        <w:p w14:paraId="71A12396" w14:textId="77777777" w:rsidR="00BF4CA6" w:rsidRDefault="00BF4CA6">
          <w:pPr>
            <w:pStyle w:val="TOC2"/>
            <w:tabs>
              <w:tab w:val="left" w:pos="880"/>
            </w:tabs>
            <w:rPr>
              <w:ins w:id="426" w:author="Mahesh Venumbaka" w:date="2015-07-24T11:22:00Z"/>
              <w:rFonts w:eastAsiaTheme="minorEastAsia" w:cstheme="minorBidi"/>
              <w:smallCaps w:val="0"/>
              <w:noProof/>
              <w:color w:val="auto"/>
              <w:sz w:val="22"/>
              <w:szCs w:val="22"/>
              <w:lang w:val="en-US"/>
            </w:rPr>
          </w:pPr>
          <w:ins w:id="42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"_Toc425500420"</w:instrText>
            </w:r>
            <w:r w:rsidRPr="00B25847">
              <w:rPr>
                <w:rStyle w:val="Hyperlink"/>
                <w:noProof/>
              </w:rPr>
              <w:instrText xml:space="preserve"> </w:instrText>
            </w:r>
            <w:r w:rsidRPr="00B25847">
              <w:rPr>
                <w:rStyle w:val="Hyperlink"/>
                <w:noProof/>
              </w:rPr>
              <w:fldChar w:fldCharType="separate"/>
            </w:r>
            <w:r w:rsidRPr="00B25847">
              <w:rPr>
                <w:rStyle w:val="Hyperlink"/>
                <w:noProof/>
              </w:rPr>
              <w:t>13.1</w:t>
            </w:r>
            <w:r>
              <w:rPr>
                <w:rFonts w:eastAsiaTheme="minorEastAsia" w:cstheme="minorBidi"/>
                <w:smallCaps w:val="0"/>
                <w:noProof/>
                <w:color w:val="auto"/>
                <w:sz w:val="22"/>
                <w:szCs w:val="22"/>
                <w:lang w:val="en-US"/>
              </w:rPr>
              <w:tab/>
            </w:r>
            <w:r w:rsidRPr="00B25847">
              <w:rPr>
                <w:rStyle w:val="Hyperlink"/>
                <w:noProof/>
              </w:rPr>
              <w:t>Overview</w:t>
            </w:r>
            <w:r>
              <w:rPr>
                <w:noProof/>
                <w:webHidden/>
              </w:rPr>
              <w:tab/>
            </w:r>
            <w:r>
              <w:rPr>
                <w:noProof/>
                <w:webHidden/>
              </w:rPr>
              <w:fldChar w:fldCharType="begin"/>
            </w:r>
            <w:r>
              <w:rPr>
                <w:noProof/>
                <w:webHidden/>
              </w:rPr>
              <w:instrText xml:space="preserve"> PAGEREF _Toc425500420 \h </w:instrText>
            </w:r>
          </w:ins>
          <w:r>
            <w:rPr>
              <w:noProof/>
              <w:webHidden/>
            </w:rPr>
          </w:r>
          <w:r>
            <w:rPr>
              <w:noProof/>
              <w:webHidden/>
            </w:rPr>
            <w:fldChar w:fldCharType="separate"/>
          </w:r>
          <w:ins w:id="428" w:author="Mahesh Venumbaka" w:date="2015-07-24T11:22:00Z">
            <w:r>
              <w:rPr>
                <w:noProof/>
                <w:webHidden/>
              </w:rPr>
              <w:t>126</w:t>
            </w:r>
            <w:r>
              <w:rPr>
                <w:noProof/>
                <w:webHidden/>
              </w:rPr>
              <w:fldChar w:fldCharType="end"/>
            </w:r>
            <w:r w:rsidRPr="00B25847">
              <w:rPr>
                <w:rStyle w:val="Hyperlink"/>
                <w:noProof/>
              </w:rPr>
              <w:fldChar w:fldCharType="end"/>
            </w:r>
          </w:ins>
        </w:p>
        <w:p w14:paraId="4DDF373D" w14:textId="77777777" w:rsidR="00BF4CA6" w:rsidRDefault="00BF4CA6">
          <w:pPr>
            <w:pStyle w:val="TOC3"/>
            <w:tabs>
              <w:tab w:val="left" w:pos="1320"/>
            </w:tabs>
            <w:rPr>
              <w:ins w:id="429" w:author="Mahesh Venumbaka" w:date="2015-07-24T11:22:00Z"/>
              <w:rFonts w:eastAsiaTheme="minorEastAsia" w:cstheme="minorBidi"/>
              <w:i w:val="0"/>
              <w:noProof/>
              <w:color w:val="auto"/>
              <w:sz w:val="22"/>
              <w:szCs w:val="22"/>
              <w:lang w:val="en-US"/>
            </w:rPr>
          </w:pPr>
          <w:ins w:id="43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"_Toc425500421"</w:instrText>
            </w:r>
            <w:r w:rsidRPr="00B25847">
              <w:rPr>
                <w:rStyle w:val="Hyperlink"/>
                <w:noProof/>
              </w:rPr>
              <w:instrText xml:space="preserve"> </w:instrText>
            </w:r>
            <w:r w:rsidRPr="00B25847">
              <w:rPr>
                <w:rStyle w:val="Hyperlink"/>
                <w:noProof/>
              </w:rPr>
              <w:fldChar w:fldCharType="separate"/>
            </w:r>
            <w:r w:rsidRPr="00B25847">
              <w:rPr>
                <w:rStyle w:val="Hyperlink"/>
                <w:noProof/>
              </w:rPr>
              <w:t>13.1.1</w:t>
            </w:r>
            <w:r>
              <w:rPr>
                <w:rFonts w:eastAsiaTheme="minorEastAsia" w:cstheme="minorBidi"/>
                <w:i w:val="0"/>
                <w:noProof/>
                <w:color w:val="auto"/>
                <w:sz w:val="22"/>
                <w:szCs w:val="22"/>
                <w:lang w:val="en-US"/>
              </w:rPr>
              <w:tab/>
            </w:r>
            <w:r w:rsidRPr="00B25847">
              <w:rPr>
                <w:rStyle w:val="Hyperlink"/>
                <w:noProof/>
              </w:rPr>
              <w:t>Users</w:t>
            </w:r>
            <w:r>
              <w:rPr>
                <w:noProof/>
                <w:webHidden/>
              </w:rPr>
              <w:tab/>
            </w:r>
            <w:r>
              <w:rPr>
                <w:noProof/>
                <w:webHidden/>
              </w:rPr>
              <w:fldChar w:fldCharType="begin"/>
            </w:r>
            <w:r>
              <w:rPr>
                <w:noProof/>
                <w:webHidden/>
              </w:rPr>
              <w:instrText xml:space="preserve"> PAGEREF _Toc425500421 \h </w:instrText>
            </w:r>
          </w:ins>
          <w:r>
            <w:rPr>
              <w:noProof/>
              <w:webHidden/>
            </w:rPr>
          </w:r>
          <w:r>
            <w:rPr>
              <w:noProof/>
              <w:webHidden/>
            </w:rPr>
            <w:fldChar w:fldCharType="separate"/>
          </w:r>
          <w:ins w:id="431" w:author="Mahesh Venumbaka" w:date="2015-07-24T11:22:00Z">
            <w:r>
              <w:rPr>
                <w:noProof/>
                <w:webHidden/>
              </w:rPr>
              <w:t>126</w:t>
            </w:r>
            <w:r>
              <w:rPr>
                <w:noProof/>
                <w:webHidden/>
              </w:rPr>
              <w:fldChar w:fldCharType="end"/>
            </w:r>
            <w:r w:rsidRPr="00B25847">
              <w:rPr>
                <w:rStyle w:val="Hyperlink"/>
                <w:noProof/>
              </w:rPr>
              <w:fldChar w:fldCharType="end"/>
            </w:r>
          </w:ins>
        </w:p>
        <w:p w14:paraId="075701D8" w14:textId="77777777" w:rsidR="00BF4CA6" w:rsidRDefault="00BF4CA6">
          <w:pPr>
            <w:pStyle w:val="TOC3"/>
            <w:tabs>
              <w:tab w:val="left" w:pos="1320"/>
            </w:tabs>
            <w:rPr>
              <w:ins w:id="432" w:author="Mahesh Venumbaka" w:date="2015-07-24T11:22:00Z"/>
              <w:rFonts w:eastAsiaTheme="minorEastAsia" w:cstheme="minorBidi"/>
              <w:i w:val="0"/>
              <w:noProof/>
              <w:color w:val="auto"/>
              <w:sz w:val="22"/>
              <w:szCs w:val="22"/>
              <w:lang w:val="en-US"/>
            </w:rPr>
          </w:pPr>
          <w:ins w:id="433" w:author="Mahesh Venumbaka" w:date="2015-07-24T11:22:00Z">
            <w:r w:rsidRPr="00B25847">
              <w:rPr>
                <w:rStyle w:val="Hyperlink"/>
                <w:noProof/>
              </w:rPr>
              <w:lastRenderedPageBreak/>
              <w:fldChar w:fldCharType="begin"/>
            </w:r>
            <w:r w:rsidRPr="00B25847">
              <w:rPr>
                <w:rStyle w:val="Hyperlink"/>
                <w:noProof/>
              </w:rPr>
              <w:instrText xml:space="preserve"> </w:instrText>
            </w:r>
            <w:r>
              <w:rPr>
                <w:noProof/>
              </w:rPr>
              <w:instrText>HYPERLINK \l "_Toc425500422"</w:instrText>
            </w:r>
            <w:r w:rsidRPr="00B25847">
              <w:rPr>
                <w:rStyle w:val="Hyperlink"/>
                <w:noProof/>
              </w:rPr>
              <w:instrText xml:space="preserve"> </w:instrText>
            </w:r>
            <w:r w:rsidRPr="00B25847">
              <w:rPr>
                <w:rStyle w:val="Hyperlink"/>
                <w:noProof/>
              </w:rPr>
              <w:fldChar w:fldCharType="separate"/>
            </w:r>
            <w:r w:rsidRPr="00B25847">
              <w:rPr>
                <w:rStyle w:val="Hyperlink"/>
                <w:noProof/>
              </w:rPr>
              <w:t>13.1.2</w:t>
            </w:r>
            <w:r>
              <w:rPr>
                <w:rFonts w:eastAsiaTheme="minorEastAsia" w:cstheme="minorBidi"/>
                <w:i w:val="0"/>
                <w:noProof/>
                <w:color w:val="auto"/>
                <w:sz w:val="22"/>
                <w:szCs w:val="22"/>
                <w:lang w:val="en-US"/>
              </w:rPr>
              <w:tab/>
            </w:r>
            <w:r w:rsidRPr="00B25847">
              <w:rPr>
                <w:rStyle w:val="Hyperlink"/>
                <w:noProof/>
              </w:rPr>
              <w:t>Devices</w:t>
            </w:r>
            <w:r>
              <w:rPr>
                <w:noProof/>
                <w:webHidden/>
              </w:rPr>
              <w:tab/>
            </w:r>
            <w:r>
              <w:rPr>
                <w:noProof/>
                <w:webHidden/>
              </w:rPr>
              <w:fldChar w:fldCharType="begin"/>
            </w:r>
            <w:r>
              <w:rPr>
                <w:noProof/>
                <w:webHidden/>
              </w:rPr>
              <w:instrText xml:space="preserve"> PAGEREF _Toc425500422 \h </w:instrText>
            </w:r>
          </w:ins>
          <w:r>
            <w:rPr>
              <w:noProof/>
              <w:webHidden/>
            </w:rPr>
          </w:r>
          <w:r>
            <w:rPr>
              <w:noProof/>
              <w:webHidden/>
            </w:rPr>
            <w:fldChar w:fldCharType="separate"/>
          </w:r>
          <w:ins w:id="434" w:author="Mahesh Venumbaka" w:date="2015-07-24T11:22:00Z">
            <w:r>
              <w:rPr>
                <w:noProof/>
                <w:webHidden/>
              </w:rPr>
              <w:t>126</w:t>
            </w:r>
            <w:r>
              <w:rPr>
                <w:noProof/>
                <w:webHidden/>
              </w:rPr>
              <w:fldChar w:fldCharType="end"/>
            </w:r>
            <w:r w:rsidRPr="00B25847">
              <w:rPr>
                <w:rStyle w:val="Hyperlink"/>
                <w:noProof/>
              </w:rPr>
              <w:fldChar w:fldCharType="end"/>
            </w:r>
          </w:ins>
        </w:p>
        <w:p w14:paraId="2FEE776A" w14:textId="77777777" w:rsidR="00BF4CA6" w:rsidRDefault="00BF4CA6">
          <w:pPr>
            <w:pStyle w:val="TOC3"/>
            <w:tabs>
              <w:tab w:val="left" w:pos="1320"/>
            </w:tabs>
            <w:rPr>
              <w:ins w:id="435" w:author="Mahesh Venumbaka" w:date="2015-07-24T11:22:00Z"/>
              <w:rFonts w:eastAsiaTheme="minorEastAsia" w:cstheme="minorBidi"/>
              <w:i w:val="0"/>
              <w:noProof/>
              <w:color w:val="auto"/>
              <w:sz w:val="22"/>
              <w:szCs w:val="22"/>
              <w:lang w:val="en-US"/>
            </w:rPr>
          </w:pPr>
          <w:ins w:id="43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"_Toc425500423"</w:instrText>
            </w:r>
            <w:r w:rsidRPr="00B25847">
              <w:rPr>
                <w:rStyle w:val="Hyperlink"/>
                <w:noProof/>
              </w:rPr>
              <w:instrText xml:space="preserve"> </w:instrText>
            </w:r>
            <w:r w:rsidRPr="00B25847">
              <w:rPr>
                <w:rStyle w:val="Hyperlink"/>
                <w:noProof/>
              </w:rPr>
              <w:fldChar w:fldCharType="separate"/>
            </w:r>
            <w:r w:rsidRPr="00B25847">
              <w:rPr>
                <w:rStyle w:val="Hyperlink"/>
                <w:noProof/>
              </w:rPr>
              <w:t>13.1.3</w:t>
            </w:r>
            <w:r>
              <w:rPr>
                <w:rFonts w:eastAsiaTheme="minorEastAsia" w:cstheme="minorBidi"/>
                <w:i w:val="0"/>
                <w:noProof/>
                <w:color w:val="auto"/>
                <w:sz w:val="22"/>
                <w:szCs w:val="22"/>
                <w:lang w:val="en-US"/>
              </w:rPr>
              <w:tab/>
            </w:r>
            <w:r w:rsidRPr="00B25847">
              <w:rPr>
                <w:rStyle w:val="Hyperlink"/>
                <w:noProof/>
              </w:rPr>
              <w:t>Connectivity</w:t>
            </w:r>
            <w:r>
              <w:rPr>
                <w:noProof/>
                <w:webHidden/>
              </w:rPr>
              <w:tab/>
            </w:r>
            <w:r>
              <w:rPr>
                <w:noProof/>
                <w:webHidden/>
              </w:rPr>
              <w:fldChar w:fldCharType="begin"/>
            </w:r>
            <w:r>
              <w:rPr>
                <w:noProof/>
                <w:webHidden/>
              </w:rPr>
              <w:instrText xml:space="preserve"> PAGEREF _Toc425500423 \h </w:instrText>
            </w:r>
          </w:ins>
          <w:r>
            <w:rPr>
              <w:noProof/>
              <w:webHidden/>
            </w:rPr>
          </w:r>
          <w:r>
            <w:rPr>
              <w:noProof/>
              <w:webHidden/>
            </w:rPr>
            <w:fldChar w:fldCharType="separate"/>
          </w:r>
          <w:ins w:id="437" w:author="Mahesh Venumbaka" w:date="2015-07-24T11:22:00Z">
            <w:r>
              <w:rPr>
                <w:noProof/>
                <w:webHidden/>
              </w:rPr>
              <w:t>126</w:t>
            </w:r>
            <w:r>
              <w:rPr>
                <w:noProof/>
                <w:webHidden/>
              </w:rPr>
              <w:fldChar w:fldCharType="end"/>
            </w:r>
            <w:r w:rsidRPr="00B25847">
              <w:rPr>
                <w:rStyle w:val="Hyperlink"/>
                <w:noProof/>
              </w:rPr>
              <w:fldChar w:fldCharType="end"/>
            </w:r>
          </w:ins>
        </w:p>
        <w:p w14:paraId="6A67DCF8" w14:textId="77777777" w:rsidR="00BF4CA6" w:rsidRDefault="00BF4CA6">
          <w:pPr>
            <w:pStyle w:val="TOC3"/>
            <w:tabs>
              <w:tab w:val="left" w:pos="1320"/>
            </w:tabs>
            <w:rPr>
              <w:ins w:id="438" w:author="Mahesh Venumbaka" w:date="2015-07-24T11:22:00Z"/>
              <w:rFonts w:eastAsiaTheme="minorEastAsia" w:cstheme="minorBidi"/>
              <w:i w:val="0"/>
              <w:noProof/>
              <w:color w:val="auto"/>
              <w:sz w:val="22"/>
              <w:szCs w:val="22"/>
              <w:lang w:val="en-US"/>
            </w:rPr>
          </w:pPr>
          <w:ins w:id="43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"_Toc425500424"</w:instrText>
            </w:r>
            <w:r w:rsidRPr="00B25847">
              <w:rPr>
                <w:rStyle w:val="Hyperlink"/>
                <w:noProof/>
              </w:rPr>
              <w:instrText xml:space="preserve"> </w:instrText>
            </w:r>
            <w:r w:rsidRPr="00B25847">
              <w:rPr>
                <w:rStyle w:val="Hyperlink"/>
                <w:noProof/>
              </w:rPr>
              <w:fldChar w:fldCharType="separate"/>
            </w:r>
            <w:r w:rsidRPr="00B25847">
              <w:rPr>
                <w:rStyle w:val="Hyperlink"/>
                <w:noProof/>
              </w:rPr>
              <w:t>13.1.4</w:t>
            </w:r>
            <w:r>
              <w:rPr>
                <w:rFonts w:eastAsiaTheme="minorEastAsia" w:cstheme="minorBidi"/>
                <w:i w:val="0"/>
                <w:noProof/>
                <w:color w:val="auto"/>
                <w:sz w:val="22"/>
                <w:szCs w:val="22"/>
                <w:lang w:val="en-US"/>
              </w:rPr>
              <w:tab/>
            </w:r>
            <w:r w:rsidRPr="00B25847">
              <w:rPr>
                <w:rStyle w:val="Hyperlink"/>
                <w:noProof/>
              </w:rPr>
              <w:t>Data Availability</w:t>
            </w:r>
            <w:r>
              <w:rPr>
                <w:noProof/>
                <w:webHidden/>
              </w:rPr>
              <w:tab/>
            </w:r>
            <w:r>
              <w:rPr>
                <w:noProof/>
                <w:webHidden/>
              </w:rPr>
              <w:fldChar w:fldCharType="begin"/>
            </w:r>
            <w:r>
              <w:rPr>
                <w:noProof/>
                <w:webHidden/>
              </w:rPr>
              <w:instrText xml:space="preserve"> PAGEREF _Toc425500424 \h </w:instrText>
            </w:r>
          </w:ins>
          <w:r>
            <w:rPr>
              <w:noProof/>
              <w:webHidden/>
            </w:rPr>
          </w:r>
          <w:r>
            <w:rPr>
              <w:noProof/>
              <w:webHidden/>
            </w:rPr>
            <w:fldChar w:fldCharType="separate"/>
          </w:r>
          <w:ins w:id="440" w:author="Mahesh Venumbaka" w:date="2015-07-24T11:22:00Z">
            <w:r>
              <w:rPr>
                <w:noProof/>
                <w:webHidden/>
              </w:rPr>
              <w:t>126</w:t>
            </w:r>
            <w:r>
              <w:rPr>
                <w:noProof/>
                <w:webHidden/>
              </w:rPr>
              <w:fldChar w:fldCharType="end"/>
            </w:r>
            <w:r w:rsidRPr="00B25847">
              <w:rPr>
                <w:rStyle w:val="Hyperlink"/>
                <w:noProof/>
              </w:rPr>
              <w:fldChar w:fldCharType="end"/>
            </w:r>
          </w:ins>
        </w:p>
        <w:p w14:paraId="2D951087" w14:textId="77777777" w:rsidR="00BF4CA6" w:rsidRDefault="00BF4CA6">
          <w:pPr>
            <w:pStyle w:val="TOC2"/>
            <w:tabs>
              <w:tab w:val="left" w:pos="880"/>
            </w:tabs>
            <w:rPr>
              <w:ins w:id="441" w:author="Mahesh Venumbaka" w:date="2015-07-24T11:22:00Z"/>
              <w:rFonts w:eastAsiaTheme="minorEastAsia" w:cstheme="minorBidi"/>
              <w:smallCaps w:val="0"/>
              <w:noProof/>
              <w:color w:val="auto"/>
              <w:sz w:val="22"/>
              <w:szCs w:val="22"/>
              <w:lang w:val="en-US"/>
            </w:rPr>
          </w:pPr>
          <w:ins w:id="44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"_Toc425500425"</w:instrText>
            </w:r>
            <w:r w:rsidRPr="00B25847">
              <w:rPr>
                <w:rStyle w:val="Hyperlink"/>
                <w:noProof/>
              </w:rPr>
              <w:instrText xml:space="preserve"> </w:instrText>
            </w:r>
            <w:r w:rsidRPr="00B25847">
              <w:rPr>
                <w:rStyle w:val="Hyperlink"/>
                <w:noProof/>
              </w:rPr>
              <w:fldChar w:fldCharType="separate"/>
            </w:r>
            <w:r w:rsidRPr="00B25847">
              <w:rPr>
                <w:rStyle w:val="Hyperlink"/>
                <w:noProof/>
              </w:rPr>
              <w:t>13.2</w:t>
            </w:r>
            <w:r>
              <w:rPr>
                <w:rFonts w:eastAsiaTheme="minorEastAsia" w:cstheme="minorBidi"/>
                <w:smallCaps w:val="0"/>
                <w:noProof/>
                <w:color w:val="auto"/>
                <w:sz w:val="22"/>
                <w:szCs w:val="22"/>
                <w:lang w:val="en-US"/>
              </w:rPr>
              <w:tab/>
            </w:r>
            <w:r w:rsidRPr="00B25847">
              <w:rPr>
                <w:rStyle w:val="Hyperlink"/>
                <w:noProof/>
              </w:rPr>
              <w:t>Workflow</w:t>
            </w:r>
            <w:r>
              <w:rPr>
                <w:noProof/>
                <w:webHidden/>
              </w:rPr>
              <w:tab/>
            </w:r>
            <w:r>
              <w:rPr>
                <w:noProof/>
                <w:webHidden/>
              </w:rPr>
              <w:fldChar w:fldCharType="begin"/>
            </w:r>
            <w:r>
              <w:rPr>
                <w:noProof/>
                <w:webHidden/>
              </w:rPr>
              <w:instrText xml:space="preserve"> PAGEREF _Toc425500425 \h </w:instrText>
            </w:r>
          </w:ins>
          <w:r>
            <w:rPr>
              <w:noProof/>
              <w:webHidden/>
            </w:rPr>
          </w:r>
          <w:r>
            <w:rPr>
              <w:noProof/>
              <w:webHidden/>
            </w:rPr>
            <w:fldChar w:fldCharType="separate"/>
          </w:r>
          <w:ins w:id="443" w:author="Mahesh Venumbaka" w:date="2015-07-24T11:22:00Z">
            <w:r>
              <w:rPr>
                <w:noProof/>
                <w:webHidden/>
              </w:rPr>
              <w:t>126</w:t>
            </w:r>
            <w:r>
              <w:rPr>
                <w:noProof/>
                <w:webHidden/>
              </w:rPr>
              <w:fldChar w:fldCharType="end"/>
            </w:r>
            <w:r w:rsidRPr="00B25847">
              <w:rPr>
                <w:rStyle w:val="Hyperlink"/>
                <w:noProof/>
              </w:rPr>
              <w:fldChar w:fldCharType="end"/>
            </w:r>
          </w:ins>
        </w:p>
        <w:p w14:paraId="4AA7DD3D" w14:textId="77777777" w:rsidR="00BF4CA6" w:rsidRDefault="00BF4CA6">
          <w:pPr>
            <w:pStyle w:val="TOC3"/>
            <w:tabs>
              <w:tab w:val="left" w:pos="1320"/>
            </w:tabs>
            <w:rPr>
              <w:ins w:id="444" w:author="Mahesh Venumbaka" w:date="2015-07-24T11:22:00Z"/>
              <w:rFonts w:eastAsiaTheme="minorEastAsia" w:cstheme="minorBidi"/>
              <w:i w:val="0"/>
              <w:noProof/>
              <w:color w:val="auto"/>
              <w:sz w:val="22"/>
              <w:szCs w:val="22"/>
              <w:lang w:val="en-US"/>
            </w:rPr>
          </w:pPr>
          <w:ins w:id="44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"_Toc425500426"</w:instrText>
            </w:r>
            <w:r w:rsidRPr="00B25847">
              <w:rPr>
                <w:rStyle w:val="Hyperlink"/>
                <w:noProof/>
              </w:rPr>
              <w:instrText xml:space="preserve"> </w:instrText>
            </w:r>
            <w:r w:rsidRPr="00B25847">
              <w:rPr>
                <w:rStyle w:val="Hyperlink"/>
                <w:noProof/>
              </w:rPr>
              <w:fldChar w:fldCharType="separate"/>
            </w:r>
            <w:r w:rsidRPr="00B25847">
              <w:rPr>
                <w:rStyle w:val="Hyperlink"/>
                <w:noProof/>
              </w:rPr>
              <w:t>13.2.1</w:t>
            </w:r>
            <w:r>
              <w:rPr>
                <w:rFonts w:eastAsiaTheme="minorEastAsia" w:cstheme="minorBidi"/>
                <w:i w:val="0"/>
                <w:noProof/>
                <w:color w:val="auto"/>
                <w:sz w:val="22"/>
                <w:szCs w:val="22"/>
                <w:lang w:val="en-US"/>
              </w:rPr>
              <w:tab/>
            </w:r>
            <w:r w:rsidRPr="00B25847">
              <w:rPr>
                <w:rStyle w:val="Hyperlink"/>
                <w:noProof/>
              </w:rPr>
              <w:t>Tentative</w:t>
            </w:r>
            <w:r>
              <w:rPr>
                <w:noProof/>
                <w:webHidden/>
              </w:rPr>
              <w:tab/>
            </w:r>
            <w:r>
              <w:rPr>
                <w:noProof/>
                <w:webHidden/>
              </w:rPr>
              <w:fldChar w:fldCharType="begin"/>
            </w:r>
            <w:r>
              <w:rPr>
                <w:noProof/>
                <w:webHidden/>
              </w:rPr>
              <w:instrText xml:space="preserve"> PAGEREF _Toc425500426 \h </w:instrText>
            </w:r>
          </w:ins>
          <w:r>
            <w:rPr>
              <w:noProof/>
              <w:webHidden/>
            </w:rPr>
          </w:r>
          <w:r>
            <w:rPr>
              <w:noProof/>
              <w:webHidden/>
            </w:rPr>
            <w:fldChar w:fldCharType="separate"/>
          </w:r>
          <w:ins w:id="446" w:author="Mahesh Venumbaka" w:date="2015-07-24T11:22:00Z">
            <w:r>
              <w:rPr>
                <w:noProof/>
                <w:webHidden/>
              </w:rPr>
              <w:t>126</w:t>
            </w:r>
            <w:r>
              <w:rPr>
                <w:noProof/>
                <w:webHidden/>
              </w:rPr>
              <w:fldChar w:fldCharType="end"/>
            </w:r>
            <w:r w:rsidRPr="00B25847">
              <w:rPr>
                <w:rStyle w:val="Hyperlink"/>
                <w:noProof/>
              </w:rPr>
              <w:fldChar w:fldCharType="end"/>
            </w:r>
          </w:ins>
        </w:p>
        <w:p w14:paraId="24DF50F7" w14:textId="77777777" w:rsidR="00BF4CA6" w:rsidRDefault="00BF4CA6">
          <w:pPr>
            <w:pStyle w:val="TOC3"/>
            <w:tabs>
              <w:tab w:val="left" w:pos="1320"/>
            </w:tabs>
            <w:rPr>
              <w:ins w:id="447" w:author="Mahesh Venumbaka" w:date="2015-07-24T11:22:00Z"/>
              <w:rFonts w:eastAsiaTheme="minorEastAsia" w:cstheme="minorBidi"/>
              <w:i w:val="0"/>
              <w:noProof/>
              <w:color w:val="auto"/>
              <w:sz w:val="22"/>
              <w:szCs w:val="22"/>
              <w:lang w:val="en-US"/>
            </w:rPr>
          </w:pPr>
          <w:ins w:id="44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"_Toc425500427"</w:instrText>
            </w:r>
            <w:r w:rsidRPr="00B25847">
              <w:rPr>
                <w:rStyle w:val="Hyperlink"/>
                <w:noProof/>
              </w:rPr>
              <w:instrText xml:space="preserve"> </w:instrText>
            </w:r>
            <w:r w:rsidRPr="00B25847">
              <w:rPr>
                <w:rStyle w:val="Hyperlink"/>
                <w:noProof/>
              </w:rPr>
              <w:fldChar w:fldCharType="separate"/>
            </w:r>
            <w:r w:rsidRPr="00B25847">
              <w:rPr>
                <w:rStyle w:val="Hyperlink"/>
                <w:noProof/>
              </w:rPr>
              <w:t>13.2.2</w:t>
            </w:r>
            <w:r>
              <w:rPr>
                <w:rFonts w:eastAsiaTheme="minorEastAsia" w:cstheme="minorBidi"/>
                <w:i w:val="0"/>
                <w:noProof/>
                <w:color w:val="auto"/>
                <w:sz w:val="22"/>
                <w:szCs w:val="22"/>
                <w:lang w:val="en-US"/>
              </w:rPr>
              <w:tab/>
            </w:r>
            <w:r w:rsidRPr="00B25847">
              <w:rPr>
                <w:rStyle w:val="Hyperlink"/>
                <w:noProof/>
              </w:rPr>
              <w:t>Assigned</w:t>
            </w:r>
            <w:r>
              <w:rPr>
                <w:noProof/>
                <w:webHidden/>
              </w:rPr>
              <w:tab/>
            </w:r>
            <w:r>
              <w:rPr>
                <w:noProof/>
                <w:webHidden/>
              </w:rPr>
              <w:fldChar w:fldCharType="begin"/>
            </w:r>
            <w:r>
              <w:rPr>
                <w:noProof/>
                <w:webHidden/>
              </w:rPr>
              <w:instrText xml:space="preserve"> PAGEREF _Toc425500427 \h </w:instrText>
            </w:r>
          </w:ins>
          <w:r>
            <w:rPr>
              <w:noProof/>
              <w:webHidden/>
            </w:rPr>
          </w:r>
          <w:r>
            <w:rPr>
              <w:noProof/>
              <w:webHidden/>
            </w:rPr>
            <w:fldChar w:fldCharType="separate"/>
          </w:r>
          <w:ins w:id="449" w:author="Mahesh Venumbaka" w:date="2015-07-24T11:22:00Z">
            <w:r>
              <w:rPr>
                <w:noProof/>
                <w:webHidden/>
              </w:rPr>
              <w:t>126</w:t>
            </w:r>
            <w:r>
              <w:rPr>
                <w:noProof/>
                <w:webHidden/>
              </w:rPr>
              <w:fldChar w:fldCharType="end"/>
            </w:r>
            <w:r w:rsidRPr="00B25847">
              <w:rPr>
                <w:rStyle w:val="Hyperlink"/>
                <w:noProof/>
              </w:rPr>
              <w:fldChar w:fldCharType="end"/>
            </w:r>
          </w:ins>
        </w:p>
        <w:p w14:paraId="2631EB79" w14:textId="77777777" w:rsidR="00BF4CA6" w:rsidRDefault="00BF4CA6">
          <w:pPr>
            <w:pStyle w:val="TOC3"/>
            <w:tabs>
              <w:tab w:val="left" w:pos="1320"/>
            </w:tabs>
            <w:rPr>
              <w:ins w:id="450" w:author="Mahesh Venumbaka" w:date="2015-07-24T11:22:00Z"/>
              <w:rFonts w:eastAsiaTheme="minorEastAsia" w:cstheme="minorBidi"/>
              <w:i w:val="0"/>
              <w:noProof/>
              <w:color w:val="auto"/>
              <w:sz w:val="22"/>
              <w:szCs w:val="22"/>
              <w:lang w:val="en-US"/>
            </w:rPr>
          </w:pPr>
          <w:ins w:id="45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"_Toc425500428"</w:instrText>
            </w:r>
            <w:r w:rsidRPr="00B25847">
              <w:rPr>
                <w:rStyle w:val="Hyperlink"/>
                <w:noProof/>
              </w:rPr>
              <w:instrText xml:space="preserve"> </w:instrText>
            </w:r>
            <w:r w:rsidRPr="00B25847">
              <w:rPr>
                <w:rStyle w:val="Hyperlink"/>
                <w:noProof/>
              </w:rPr>
              <w:fldChar w:fldCharType="separate"/>
            </w:r>
            <w:r w:rsidRPr="00B25847">
              <w:rPr>
                <w:rStyle w:val="Hyperlink"/>
                <w:noProof/>
              </w:rPr>
              <w:t>13.2.3</w:t>
            </w:r>
            <w:r>
              <w:rPr>
                <w:rFonts w:eastAsiaTheme="minorEastAsia" w:cstheme="minorBidi"/>
                <w:i w:val="0"/>
                <w:noProof/>
                <w:color w:val="auto"/>
                <w:sz w:val="22"/>
                <w:szCs w:val="22"/>
                <w:lang w:val="en-US"/>
              </w:rPr>
              <w:tab/>
            </w:r>
            <w:r w:rsidRPr="00B25847">
              <w:rPr>
                <w:rStyle w:val="Hyperlink"/>
                <w:noProof/>
              </w:rPr>
              <w:t>Acknowledged</w:t>
            </w:r>
            <w:r>
              <w:rPr>
                <w:noProof/>
                <w:webHidden/>
              </w:rPr>
              <w:tab/>
            </w:r>
            <w:r>
              <w:rPr>
                <w:noProof/>
                <w:webHidden/>
              </w:rPr>
              <w:fldChar w:fldCharType="begin"/>
            </w:r>
            <w:r>
              <w:rPr>
                <w:noProof/>
                <w:webHidden/>
              </w:rPr>
              <w:instrText xml:space="preserve"> PAGEREF _Toc425500428 \h </w:instrText>
            </w:r>
          </w:ins>
          <w:r>
            <w:rPr>
              <w:noProof/>
              <w:webHidden/>
            </w:rPr>
          </w:r>
          <w:r>
            <w:rPr>
              <w:noProof/>
              <w:webHidden/>
            </w:rPr>
            <w:fldChar w:fldCharType="separate"/>
          </w:r>
          <w:ins w:id="452" w:author="Mahesh Venumbaka" w:date="2015-07-24T11:22:00Z">
            <w:r>
              <w:rPr>
                <w:noProof/>
                <w:webHidden/>
              </w:rPr>
              <w:t>126</w:t>
            </w:r>
            <w:r>
              <w:rPr>
                <w:noProof/>
                <w:webHidden/>
              </w:rPr>
              <w:fldChar w:fldCharType="end"/>
            </w:r>
            <w:r w:rsidRPr="00B25847">
              <w:rPr>
                <w:rStyle w:val="Hyperlink"/>
                <w:noProof/>
              </w:rPr>
              <w:fldChar w:fldCharType="end"/>
            </w:r>
          </w:ins>
        </w:p>
        <w:p w14:paraId="64234F55" w14:textId="77777777" w:rsidR="00BF4CA6" w:rsidRDefault="00BF4CA6">
          <w:pPr>
            <w:pStyle w:val="TOC3"/>
            <w:tabs>
              <w:tab w:val="left" w:pos="1320"/>
            </w:tabs>
            <w:rPr>
              <w:ins w:id="453" w:author="Mahesh Venumbaka" w:date="2015-07-24T11:22:00Z"/>
              <w:rFonts w:eastAsiaTheme="minorEastAsia" w:cstheme="minorBidi"/>
              <w:i w:val="0"/>
              <w:noProof/>
              <w:color w:val="auto"/>
              <w:sz w:val="22"/>
              <w:szCs w:val="22"/>
              <w:lang w:val="en-US"/>
            </w:rPr>
          </w:pPr>
          <w:ins w:id="45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"_Toc425500429"</w:instrText>
            </w:r>
            <w:r w:rsidRPr="00B25847">
              <w:rPr>
                <w:rStyle w:val="Hyperlink"/>
                <w:noProof/>
              </w:rPr>
              <w:instrText xml:space="preserve"> </w:instrText>
            </w:r>
            <w:r w:rsidRPr="00B25847">
              <w:rPr>
                <w:rStyle w:val="Hyperlink"/>
                <w:noProof/>
              </w:rPr>
              <w:fldChar w:fldCharType="separate"/>
            </w:r>
            <w:r w:rsidRPr="00B25847">
              <w:rPr>
                <w:rStyle w:val="Hyperlink"/>
                <w:noProof/>
              </w:rPr>
              <w:t>13.2.4</w:t>
            </w:r>
            <w:r>
              <w:rPr>
                <w:rFonts w:eastAsiaTheme="minorEastAsia" w:cstheme="minorBidi"/>
                <w:i w:val="0"/>
                <w:noProof/>
                <w:color w:val="auto"/>
                <w:sz w:val="22"/>
                <w:szCs w:val="22"/>
                <w:lang w:val="en-US"/>
              </w:rPr>
              <w:tab/>
            </w:r>
            <w:r w:rsidRPr="00B25847">
              <w:rPr>
                <w:rStyle w:val="Hyperlink"/>
                <w:noProof/>
              </w:rPr>
              <w:t>Rejected by FSE</w:t>
            </w:r>
            <w:r>
              <w:rPr>
                <w:noProof/>
                <w:webHidden/>
              </w:rPr>
              <w:tab/>
            </w:r>
            <w:r>
              <w:rPr>
                <w:noProof/>
                <w:webHidden/>
              </w:rPr>
              <w:fldChar w:fldCharType="begin"/>
            </w:r>
            <w:r>
              <w:rPr>
                <w:noProof/>
                <w:webHidden/>
              </w:rPr>
              <w:instrText xml:space="preserve"> PAGEREF _Toc425500429 \h </w:instrText>
            </w:r>
          </w:ins>
          <w:r>
            <w:rPr>
              <w:noProof/>
              <w:webHidden/>
            </w:rPr>
          </w:r>
          <w:r>
            <w:rPr>
              <w:noProof/>
              <w:webHidden/>
            </w:rPr>
            <w:fldChar w:fldCharType="separate"/>
          </w:r>
          <w:ins w:id="455" w:author="Mahesh Venumbaka" w:date="2015-07-24T11:22:00Z">
            <w:r>
              <w:rPr>
                <w:noProof/>
                <w:webHidden/>
              </w:rPr>
              <w:t>126</w:t>
            </w:r>
            <w:r>
              <w:rPr>
                <w:noProof/>
                <w:webHidden/>
              </w:rPr>
              <w:fldChar w:fldCharType="end"/>
            </w:r>
            <w:r w:rsidRPr="00B25847">
              <w:rPr>
                <w:rStyle w:val="Hyperlink"/>
                <w:noProof/>
              </w:rPr>
              <w:fldChar w:fldCharType="end"/>
            </w:r>
          </w:ins>
        </w:p>
        <w:p w14:paraId="39A74992" w14:textId="77777777" w:rsidR="00BF4CA6" w:rsidRDefault="00BF4CA6">
          <w:pPr>
            <w:pStyle w:val="TOC3"/>
            <w:tabs>
              <w:tab w:val="left" w:pos="1320"/>
            </w:tabs>
            <w:rPr>
              <w:ins w:id="456" w:author="Mahesh Venumbaka" w:date="2015-07-24T11:22:00Z"/>
              <w:rFonts w:eastAsiaTheme="minorEastAsia" w:cstheme="minorBidi"/>
              <w:i w:val="0"/>
              <w:noProof/>
              <w:color w:val="auto"/>
              <w:sz w:val="22"/>
              <w:szCs w:val="22"/>
              <w:lang w:val="en-US"/>
            </w:rPr>
          </w:pPr>
          <w:ins w:id="45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"_Toc425500430"</w:instrText>
            </w:r>
            <w:r w:rsidRPr="00B25847">
              <w:rPr>
                <w:rStyle w:val="Hyperlink"/>
                <w:noProof/>
              </w:rPr>
              <w:instrText xml:space="preserve"> </w:instrText>
            </w:r>
            <w:r w:rsidRPr="00B25847">
              <w:rPr>
                <w:rStyle w:val="Hyperlink"/>
                <w:noProof/>
              </w:rPr>
              <w:fldChar w:fldCharType="separate"/>
            </w:r>
            <w:r w:rsidRPr="00B25847">
              <w:rPr>
                <w:rStyle w:val="Hyperlink"/>
                <w:noProof/>
              </w:rPr>
              <w:t>13.2.5</w:t>
            </w:r>
            <w:r>
              <w:rPr>
                <w:rFonts w:eastAsiaTheme="minorEastAsia" w:cstheme="minorBidi"/>
                <w:i w:val="0"/>
                <w:noProof/>
                <w:color w:val="auto"/>
                <w:sz w:val="22"/>
                <w:szCs w:val="22"/>
                <w:lang w:val="en-US"/>
              </w:rPr>
              <w:tab/>
            </w:r>
            <w:r w:rsidRPr="00B25847">
              <w:rPr>
                <w:rStyle w:val="Hyperlink"/>
                <w:noProof/>
              </w:rPr>
              <w:t>En Route</w:t>
            </w:r>
            <w:r>
              <w:rPr>
                <w:noProof/>
                <w:webHidden/>
              </w:rPr>
              <w:tab/>
            </w:r>
            <w:r>
              <w:rPr>
                <w:noProof/>
                <w:webHidden/>
              </w:rPr>
              <w:fldChar w:fldCharType="begin"/>
            </w:r>
            <w:r>
              <w:rPr>
                <w:noProof/>
                <w:webHidden/>
              </w:rPr>
              <w:instrText xml:space="preserve"> PAGEREF _Toc425500430 \h </w:instrText>
            </w:r>
          </w:ins>
          <w:r>
            <w:rPr>
              <w:noProof/>
              <w:webHidden/>
            </w:rPr>
          </w:r>
          <w:r>
            <w:rPr>
              <w:noProof/>
              <w:webHidden/>
            </w:rPr>
            <w:fldChar w:fldCharType="separate"/>
          </w:r>
          <w:ins w:id="458" w:author="Mahesh Venumbaka" w:date="2015-07-24T11:22:00Z">
            <w:r>
              <w:rPr>
                <w:noProof/>
                <w:webHidden/>
              </w:rPr>
              <w:t>127</w:t>
            </w:r>
            <w:r>
              <w:rPr>
                <w:noProof/>
                <w:webHidden/>
              </w:rPr>
              <w:fldChar w:fldCharType="end"/>
            </w:r>
            <w:r w:rsidRPr="00B25847">
              <w:rPr>
                <w:rStyle w:val="Hyperlink"/>
                <w:noProof/>
              </w:rPr>
              <w:fldChar w:fldCharType="end"/>
            </w:r>
          </w:ins>
        </w:p>
        <w:p w14:paraId="61BE29C6" w14:textId="77777777" w:rsidR="00BF4CA6" w:rsidRDefault="00BF4CA6">
          <w:pPr>
            <w:pStyle w:val="TOC3"/>
            <w:tabs>
              <w:tab w:val="left" w:pos="1320"/>
            </w:tabs>
            <w:rPr>
              <w:ins w:id="459" w:author="Mahesh Venumbaka" w:date="2015-07-24T11:22:00Z"/>
              <w:rFonts w:eastAsiaTheme="minorEastAsia" w:cstheme="minorBidi"/>
              <w:i w:val="0"/>
              <w:noProof/>
              <w:color w:val="auto"/>
              <w:sz w:val="22"/>
              <w:szCs w:val="22"/>
              <w:lang w:val="en-US"/>
            </w:rPr>
          </w:pPr>
          <w:ins w:id="46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"_Toc425500431"</w:instrText>
            </w:r>
            <w:r w:rsidRPr="00B25847">
              <w:rPr>
                <w:rStyle w:val="Hyperlink"/>
                <w:noProof/>
              </w:rPr>
              <w:instrText xml:space="preserve"> </w:instrText>
            </w:r>
            <w:r w:rsidRPr="00B25847">
              <w:rPr>
                <w:rStyle w:val="Hyperlink"/>
                <w:noProof/>
              </w:rPr>
              <w:fldChar w:fldCharType="separate"/>
            </w:r>
            <w:r w:rsidRPr="00B25847">
              <w:rPr>
                <w:rStyle w:val="Hyperlink"/>
                <w:noProof/>
              </w:rPr>
              <w:t>13.2.6</w:t>
            </w:r>
            <w:r>
              <w:rPr>
                <w:rFonts w:eastAsiaTheme="minorEastAsia" w:cstheme="minorBidi"/>
                <w:i w:val="0"/>
                <w:noProof/>
                <w:color w:val="auto"/>
                <w:sz w:val="22"/>
                <w:szCs w:val="22"/>
                <w:lang w:val="en-US"/>
              </w:rPr>
              <w:tab/>
            </w:r>
            <w:r w:rsidRPr="00B25847">
              <w:rPr>
                <w:rStyle w:val="Hyperlink"/>
                <w:noProof/>
              </w:rPr>
              <w:t>On Site</w:t>
            </w:r>
            <w:r>
              <w:rPr>
                <w:noProof/>
                <w:webHidden/>
              </w:rPr>
              <w:tab/>
            </w:r>
            <w:r>
              <w:rPr>
                <w:noProof/>
                <w:webHidden/>
              </w:rPr>
              <w:fldChar w:fldCharType="begin"/>
            </w:r>
            <w:r>
              <w:rPr>
                <w:noProof/>
                <w:webHidden/>
              </w:rPr>
              <w:instrText xml:space="preserve"> PAGEREF _Toc425500431 \h </w:instrText>
            </w:r>
          </w:ins>
          <w:r>
            <w:rPr>
              <w:noProof/>
              <w:webHidden/>
            </w:rPr>
          </w:r>
          <w:r>
            <w:rPr>
              <w:noProof/>
              <w:webHidden/>
            </w:rPr>
            <w:fldChar w:fldCharType="separate"/>
          </w:r>
          <w:ins w:id="461" w:author="Mahesh Venumbaka" w:date="2015-07-24T11:22:00Z">
            <w:r>
              <w:rPr>
                <w:noProof/>
                <w:webHidden/>
              </w:rPr>
              <w:t>127</w:t>
            </w:r>
            <w:r>
              <w:rPr>
                <w:noProof/>
                <w:webHidden/>
              </w:rPr>
              <w:fldChar w:fldCharType="end"/>
            </w:r>
            <w:r w:rsidRPr="00B25847">
              <w:rPr>
                <w:rStyle w:val="Hyperlink"/>
                <w:noProof/>
              </w:rPr>
              <w:fldChar w:fldCharType="end"/>
            </w:r>
          </w:ins>
        </w:p>
        <w:p w14:paraId="5755728F" w14:textId="77777777" w:rsidR="00BF4CA6" w:rsidRDefault="00BF4CA6">
          <w:pPr>
            <w:pStyle w:val="TOC3"/>
            <w:tabs>
              <w:tab w:val="left" w:pos="1320"/>
            </w:tabs>
            <w:rPr>
              <w:ins w:id="462" w:author="Mahesh Venumbaka" w:date="2015-07-24T11:22:00Z"/>
              <w:rFonts w:eastAsiaTheme="minorEastAsia" w:cstheme="minorBidi"/>
              <w:i w:val="0"/>
              <w:noProof/>
              <w:color w:val="auto"/>
              <w:sz w:val="22"/>
              <w:szCs w:val="22"/>
              <w:lang w:val="en-US"/>
            </w:rPr>
          </w:pPr>
          <w:ins w:id="46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"_Toc425500432"</w:instrText>
            </w:r>
            <w:r w:rsidRPr="00B25847">
              <w:rPr>
                <w:rStyle w:val="Hyperlink"/>
                <w:noProof/>
              </w:rPr>
              <w:instrText xml:space="preserve"> </w:instrText>
            </w:r>
            <w:r w:rsidRPr="00B25847">
              <w:rPr>
                <w:rStyle w:val="Hyperlink"/>
                <w:noProof/>
              </w:rPr>
              <w:fldChar w:fldCharType="separate"/>
            </w:r>
            <w:r w:rsidRPr="00B25847">
              <w:rPr>
                <w:rStyle w:val="Hyperlink"/>
                <w:noProof/>
              </w:rPr>
              <w:t>13.2.7</w:t>
            </w:r>
            <w:r>
              <w:rPr>
                <w:rFonts w:eastAsiaTheme="minorEastAsia" w:cstheme="minorBidi"/>
                <w:i w:val="0"/>
                <w:noProof/>
                <w:color w:val="auto"/>
                <w:sz w:val="22"/>
                <w:szCs w:val="22"/>
                <w:lang w:val="en-US"/>
              </w:rPr>
              <w:tab/>
            </w:r>
            <w:r w:rsidRPr="00B25847">
              <w:rPr>
                <w:rStyle w:val="Hyperlink"/>
                <w:iCs/>
                <w:noProof/>
              </w:rPr>
              <w:t>Suspended</w:t>
            </w:r>
            <w:r>
              <w:rPr>
                <w:noProof/>
                <w:webHidden/>
              </w:rPr>
              <w:tab/>
            </w:r>
            <w:r>
              <w:rPr>
                <w:noProof/>
                <w:webHidden/>
              </w:rPr>
              <w:fldChar w:fldCharType="begin"/>
            </w:r>
            <w:r>
              <w:rPr>
                <w:noProof/>
                <w:webHidden/>
              </w:rPr>
              <w:instrText xml:space="preserve"> PAGEREF _Toc425500432 \h </w:instrText>
            </w:r>
          </w:ins>
          <w:r>
            <w:rPr>
              <w:noProof/>
              <w:webHidden/>
            </w:rPr>
          </w:r>
          <w:r>
            <w:rPr>
              <w:noProof/>
              <w:webHidden/>
            </w:rPr>
            <w:fldChar w:fldCharType="separate"/>
          </w:r>
          <w:ins w:id="464" w:author="Mahesh Venumbaka" w:date="2015-07-24T11:22:00Z">
            <w:r>
              <w:rPr>
                <w:noProof/>
                <w:webHidden/>
              </w:rPr>
              <w:t>127</w:t>
            </w:r>
            <w:r>
              <w:rPr>
                <w:noProof/>
                <w:webHidden/>
              </w:rPr>
              <w:fldChar w:fldCharType="end"/>
            </w:r>
            <w:r w:rsidRPr="00B25847">
              <w:rPr>
                <w:rStyle w:val="Hyperlink"/>
                <w:noProof/>
              </w:rPr>
              <w:fldChar w:fldCharType="end"/>
            </w:r>
          </w:ins>
        </w:p>
        <w:p w14:paraId="0418CBCB" w14:textId="77777777" w:rsidR="00BF4CA6" w:rsidRDefault="00BF4CA6">
          <w:pPr>
            <w:pStyle w:val="TOC3"/>
            <w:tabs>
              <w:tab w:val="left" w:pos="1320"/>
            </w:tabs>
            <w:rPr>
              <w:ins w:id="465" w:author="Mahesh Venumbaka" w:date="2015-07-24T11:22:00Z"/>
              <w:rFonts w:eastAsiaTheme="minorEastAsia" w:cstheme="minorBidi"/>
              <w:i w:val="0"/>
              <w:noProof/>
              <w:color w:val="auto"/>
              <w:sz w:val="22"/>
              <w:szCs w:val="22"/>
              <w:lang w:val="en-US"/>
            </w:rPr>
          </w:pPr>
          <w:ins w:id="46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"_Toc425500433"</w:instrText>
            </w:r>
            <w:r w:rsidRPr="00B25847">
              <w:rPr>
                <w:rStyle w:val="Hyperlink"/>
                <w:noProof/>
              </w:rPr>
              <w:instrText xml:space="preserve"> </w:instrText>
            </w:r>
            <w:r w:rsidRPr="00B25847">
              <w:rPr>
                <w:rStyle w:val="Hyperlink"/>
                <w:noProof/>
              </w:rPr>
              <w:fldChar w:fldCharType="separate"/>
            </w:r>
            <w:r w:rsidRPr="00B25847">
              <w:rPr>
                <w:rStyle w:val="Hyperlink"/>
                <w:noProof/>
              </w:rPr>
              <w:t>13.2.8</w:t>
            </w:r>
            <w:r>
              <w:rPr>
                <w:rFonts w:eastAsiaTheme="minorEastAsia" w:cstheme="minorBidi"/>
                <w:i w:val="0"/>
                <w:noProof/>
                <w:color w:val="auto"/>
                <w:sz w:val="22"/>
                <w:szCs w:val="22"/>
                <w:lang w:val="en-US"/>
              </w:rPr>
              <w:tab/>
            </w:r>
            <w:r w:rsidRPr="00B25847">
              <w:rPr>
                <w:rStyle w:val="Hyperlink"/>
                <w:noProof/>
              </w:rPr>
              <w:t>Completed</w:t>
            </w:r>
            <w:r>
              <w:rPr>
                <w:noProof/>
                <w:webHidden/>
              </w:rPr>
              <w:tab/>
            </w:r>
            <w:r>
              <w:rPr>
                <w:noProof/>
                <w:webHidden/>
              </w:rPr>
              <w:fldChar w:fldCharType="begin"/>
            </w:r>
            <w:r>
              <w:rPr>
                <w:noProof/>
                <w:webHidden/>
              </w:rPr>
              <w:instrText xml:space="preserve"> PAGEREF _Toc425500433 \h </w:instrText>
            </w:r>
          </w:ins>
          <w:r>
            <w:rPr>
              <w:noProof/>
              <w:webHidden/>
            </w:rPr>
          </w:r>
          <w:r>
            <w:rPr>
              <w:noProof/>
              <w:webHidden/>
            </w:rPr>
            <w:fldChar w:fldCharType="separate"/>
          </w:r>
          <w:ins w:id="467" w:author="Mahesh Venumbaka" w:date="2015-07-24T11:22:00Z">
            <w:r>
              <w:rPr>
                <w:noProof/>
                <w:webHidden/>
              </w:rPr>
              <w:t>127</w:t>
            </w:r>
            <w:r>
              <w:rPr>
                <w:noProof/>
                <w:webHidden/>
              </w:rPr>
              <w:fldChar w:fldCharType="end"/>
            </w:r>
            <w:r w:rsidRPr="00B25847">
              <w:rPr>
                <w:rStyle w:val="Hyperlink"/>
                <w:noProof/>
              </w:rPr>
              <w:fldChar w:fldCharType="end"/>
            </w:r>
          </w:ins>
        </w:p>
        <w:p w14:paraId="464ED72E" w14:textId="77777777" w:rsidR="00BF4CA6" w:rsidRDefault="00BF4CA6">
          <w:pPr>
            <w:pStyle w:val="TOC3"/>
            <w:tabs>
              <w:tab w:val="left" w:pos="1320"/>
            </w:tabs>
            <w:rPr>
              <w:ins w:id="468" w:author="Mahesh Venumbaka" w:date="2015-07-24T11:22:00Z"/>
              <w:rFonts w:eastAsiaTheme="minorEastAsia" w:cstheme="minorBidi"/>
              <w:i w:val="0"/>
              <w:noProof/>
              <w:color w:val="auto"/>
              <w:sz w:val="22"/>
              <w:szCs w:val="22"/>
              <w:lang w:val="en-US"/>
            </w:rPr>
          </w:pPr>
          <w:ins w:id="46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"_Toc425500434"</w:instrText>
            </w:r>
            <w:r w:rsidRPr="00B25847">
              <w:rPr>
                <w:rStyle w:val="Hyperlink"/>
                <w:noProof/>
              </w:rPr>
              <w:instrText xml:space="preserve"> </w:instrText>
            </w:r>
            <w:r w:rsidRPr="00B25847">
              <w:rPr>
                <w:rStyle w:val="Hyperlink"/>
                <w:noProof/>
              </w:rPr>
              <w:fldChar w:fldCharType="separate"/>
            </w:r>
            <w:r w:rsidRPr="00B25847">
              <w:rPr>
                <w:rStyle w:val="Hyperlink"/>
                <w:noProof/>
              </w:rPr>
              <w:t>13.2.9</w:t>
            </w:r>
            <w:r>
              <w:rPr>
                <w:rFonts w:eastAsiaTheme="minorEastAsia" w:cstheme="minorBidi"/>
                <w:i w:val="0"/>
                <w:noProof/>
                <w:color w:val="auto"/>
                <w:sz w:val="22"/>
                <w:szCs w:val="22"/>
                <w:lang w:val="en-US"/>
              </w:rPr>
              <w:tab/>
            </w:r>
            <w:r w:rsidRPr="00B25847">
              <w:rPr>
                <w:rStyle w:val="Hyperlink"/>
                <w:noProof/>
              </w:rPr>
              <w:t>Incomplete</w:t>
            </w:r>
            <w:r>
              <w:rPr>
                <w:noProof/>
                <w:webHidden/>
              </w:rPr>
              <w:tab/>
            </w:r>
            <w:r>
              <w:rPr>
                <w:noProof/>
                <w:webHidden/>
              </w:rPr>
              <w:fldChar w:fldCharType="begin"/>
            </w:r>
            <w:r>
              <w:rPr>
                <w:noProof/>
                <w:webHidden/>
              </w:rPr>
              <w:instrText xml:space="preserve"> PAGEREF _Toc425500434 \h </w:instrText>
            </w:r>
          </w:ins>
          <w:r>
            <w:rPr>
              <w:noProof/>
              <w:webHidden/>
            </w:rPr>
          </w:r>
          <w:r>
            <w:rPr>
              <w:noProof/>
              <w:webHidden/>
            </w:rPr>
            <w:fldChar w:fldCharType="separate"/>
          </w:r>
          <w:ins w:id="470" w:author="Mahesh Venumbaka" w:date="2015-07-24T11:22:00Z">
            <w:r>
              <w:rPr>
                <w:noProof/>
                <w:webHidden/>
              </w:rPr>
              <w:t>127</w:t>
            </w:r>
            <w:r>
              <w:rPr>
                <w:noProof/>
                <w:webHidden/>
              </w:rPr>
              <w:fldChar w:fldCharType="end"/>
            </w:r>
            <w:r w:rsidRPr="00B25847">
              <w:rPr>
                <w:rStyle w:val="Hyperlink"/>
                <w:noProof/>
              </w:rPr>
              <w:fldChar w:fldCharType="end"/>
            </w:r>
          </w:ins>
        </w:p>
        <w:p w14:paraId="59A1CE89" w14:textId="77777777" w:rsidR="00BF4CA6" w:rsidRDefault="00BF4CA6">
          <w:pPr>
            <w:pStyle w:val="TOC2"/>
            <w:tabs>
              <w:tab w:val="left" w:pos="880"/>
            </w:tabs>
            <w:rPr>
              <w:ins w:id="471" w:author="Mahesh Venumbaka" w:date="2015-07-24T11:22:00Z"/>
              <w:rFonts w:eastAsiaTheme="minorEastAsia" w:cstheme="minorBidi"/>
              <w:smallCaps w:val="0"/>
              <w:noProof/>
              <w:color w:val="auto"/>
              <w:sz w:val="22"/>
              <w:szCs w:val="22"/>
              <w:lang w:val="en-US"/>
            </w:rPr>
          </w:pPr>
          <w:ins w:id="47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"_Toc425500435"</w:instrText>
            </w:r>
            <w:r w:rsidRPr="00B25847">
              <w:rPr>
                <w:rStyle w:val="Hyperlink"/>
                <w:noProof/>
              </w:rPr>
              <w:instrText xml:space="preserve"> </w:instrText>
            </w:r>
            <w:r w:rsidRPr="00B25847">
              <w:rPr>
                <w:rStyle w:val="Hyperlink"/>
                <w:noProof/>
              </w:rPr>
              <w:fldChar w:fldCharType="separate"/>
            </w:r>
            <w:r w:rsidRPr="00B25847">
              <w:rPr>
                <w:rStyle w:val="Hyperlink"/>
                <w:noProof/>
              </w:rPr>
              <w:t>13.3</w:t>
            </w:r>
            <w:r>
              <w:rPr>
                <w:rFonts w:eastAsiaTheme="minorEastAsia" w:cstheme="minorBidi"/>
                <w:smallCaps w:val="0"/>
                <w:noProof/>
                <w:color w:val="auto"/>
                <w:sz w:val="22"/>
                <w:szCs w:val="22"/>
                <w:lang w:val="en-US"/>
              </w:rPr>
              <w:tab/>
            </w:r>
            <w:r w:rsidRPr="00B25847">
              <w:rPr>
                <w:rStyle w:val="Hyperlink"/>
                <w:noProof/>
              </w:rPr>
              <w:t>Main Screens</w:t>
            </w:r>
            <w:r>
              <w:rPr>
                <w:noProof/>
                <w:webHidden/>
              </w:rPr>
              <w:tab/>
            </w:r>
            <w:r>
              <w:rPr>
                <w:noProof/>
                <w:webHidden/>
              </w:rPr>
              <w:fldChar w:fldCharType="begin"/>
            </w:r>
            <w:r>
              <w:rPr>
                <w:noProof/>
                <w:webHidden/>
              </w:rPr>
              <w:instrText xml:space="preserve"> PAGEREF _Toc425500435 \h </w:instrText>
            </w:r>
          </w:ins>
          <w:r>
            <w:rPr>
              <w:noProof/>
              <w:webHidden/>
            </w:rPr>
          </w:r>
          <w:r>
            <w:rPr>
              <w:noProof/>
              <w:webHidden/>
            </w:rPr>
            <w:fldChar w:fldCharType="separate"/>
          </w:r>
          <w:ins w:id="473" w:author="Mahesh Venumbaka" w:date="2015-07-24T11:22:00Z">
            <w:r>
              <w:rPr>
                <w:noProof/>
                <w:webHidden/>
              </w:rPr>
              <w:t>127</w:t>
            </w:r>
            <w:r>
              <w:rPr>
                <w:noProof/>
                <w:webHidden/>
              </w:rPr>
              <w:fldChar w:fldCharType="end"/>
            </w:r>
            <w:r w:rsidRPr="00B25847">
              <w:rPr>
                <w:rStyle w:val="Hyperlink"/>
                <w:noProof/>
              </w:rPr>
              <w:fldChar w:fldCharType="end"/>
            </w:r>
          </w:ins>
        </w:p>
        <w:p w14:paraId="2F7D3AE8" w14:textId="77777777" w:rsidR="00BF4CA6" w:rsidRDefault="00BF4CA6">
          <w:pPr>
            <w:pStyle w:val="TOC3"/>
            <w:tabs>
              <w:tab w:val="left" w:pos="1320"/>
            </w:tabs>
            <w:rPr>
              <w:ins w:id="474" w:author="Mahesh Venumbaka" w:date="2015-07-24T11:22:00Z"/>
              <w:rFonts w:eastAsiaTheme="minorEastAsia" w:cstheme="minorBidi"/>
              <w:i w:val="0"/>
              <w:noProof/>
              <w:color w:val="auto"/>
              <w:sz w:val="22"/>
              <w:szCs w:val="22"/>
              <w:lang w:val="en-US"/>
            </w:rPr>
          </w:pPr>
          <w:ins w:id="475"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"_Toc425500436"</w:instrText>
            </w:r>
            <w:r w:rsidRPr="00B25847">
              <w:rPr>
                <w:rStyle w:val="Hyperlink"/>
                <w:noProof/>
              </w:rPr>
              <w:instrText xml:space="preserve"> </w:instrText>
            </w:r>
            <w:r w:rsidRPr="00B25847">
              <w:rPr>
                <w:rStyle w:val="Hyperlink"/>
                <w:noProof/>
              </w:rPr>
              <w:fldChar w:fldCharType="separate"/>
            </w:r>
            <w:r w:rsidRPr="00B25847">
              <w:rPr>
                <w:rStyle w:val="Hyperlink"/>
                <w:noProof/>
              </w:rPr>
              <w:t>13.3.1</w:t>
            </w:r>
            <w:r>
              <w:rPr>
                <w:rFonts w:eastAsiaTheme="minorEastAsia" w:cstheme="minorBidi"/>
                <w:i w:val="0"/>
                <w:noProof/>
                <w:color w:val="auto"/>
                <w:sz w:val="22"/>
                <w:szCs w:val="22"/>
                <w:lang w:val="en-US"/>
              </w:rPr>
              <w:tab/>
            </w:r>
            <w:r w:rsidRPr="00B25847">
              <w:rPr>
                <w:rStyle w:val="Hyperlink"/>
                <w:noProof/>
              </w:rPr>
              <w:t>Logon</w:t>
            </w:r>
            <w:r>
              <w:rPr>
                <w:noProof/>
                <w:webHidden/>
              </w:rPr>
              <w:tab/>
            </w:r>
            <w:r>
              <w:rPr>
                <w:noProof/>
                <w:webHidden/>
              </w:rPr>
              <w:fldChar w:fldCharType="begin"/>
            </w:r>
            <w:r>
              <w:rPr>
                <w:noProof/>
                <w:webHidden/>
              </w:rPr>
              <w:instrText xml:space="preserve"> PAGEREF _Toc425500436 \h </w:instrText>
            </w:r>
          </w:ins>
          <w:r>
            <w:rPr>
              <w:noProof/>
              <w:webHidden/>
            </w:rPr>
          </w:r>
          <w:r>
            <w:rPr>
              <w:noProof/>
              <w:webHidden/>
            </w:rPr>
            <w:fldChar w:fldCharType="separate"/>
          </w:r>
          <w:ins w:id="476" w:author="Mahesh Venumbaka" w:date="2015-07-24T11:22:00Z">
            <w:r>
              <w:rPr>
                <w:noProof/>
                <w:webHidden/>
              </w:rPr>
              <w:t>128</w:t>
            </w:r>
            <w:r>
              <w:rPr>
                <w:noProof/>
                <w:webHidden/>
              </w:rPr>
              <w:fldChar w:fldCharType="end"/>
            </w:r>
            <w:r w:rsidRPr="00B25847">
              <w:rPr>
                <w:rStyle w:val="Hyperlink"/>
                <w:noProof/>
              </w:rPr>
              <w:fldChar w:fldCharType="end"/>
            </w:r>
          </w:ins>
        </w:p>
        <w:p w14:paraId="7249A7A7" w14:textId="77777777" w:rsidR="00BF4CA6" w:rsidRDefault="00BF4CA6">
          <w:pPr>
            <w:pStyle w:val="TOC3"/>
            <w:tabs>
              <w:tab w:val="left" w:pos="1320"/>
            </w:tabs>
            <w:rPr>
              <w:ins w:id="477" w:author="Mahesh Venumbaka" w:date="2015-07-24T11:22:00Z"/>
              <w:rFonts w:eastAsiaTheme="minorEastAsia" w:cstheme="minorBidi"/>
              <w:i w:val="0"/>
              <w:noProof/>
              <w:color w:val="auto"/>
              <w:sz w:val="22"/>
              <w:szCs w:val="22"/>
              <w:lang w:val="en-US"/>
            </w:rPr>
          </w:pPr>
          <w:ins w:id="478"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"_Toc425500437"</w:instrText>
            </w:r>
            <w:r w:rsidRPr="00B25847">
              <w:rPr>
                <w:rStyle w:val="Hyperlink"/>
                <w:noProof/>
              </w:rPr>
              <w:instrText xml:space="preserve"> </w:instrText>
            </w:r>
            <w:r w:rsidRPr="00B25847">
              <w:rPr>
                <w:rStyle w:val="Hyperlink"/>
                <w:noProof/>
              </w:rPr>
              <w:fldChar w:fldCharType="separate"/>
            </w:r>
            <w:r w:rsidRPr="00B25847">
              <w:rPr>
                <w:rStyle w:val="Hyperlink"/>
                <w:noProof/>
              </w:rPr>
              <w:t>13.3.2</w:t>
            </w:r>
            <w:r>
              <w:rPr>
                <w:rFonts w:eastAsiaTheme="minorEastAsia" w:cstheme="minorBidi"/>
                <w:i w:val="0"/>
                <w:noProof/>
                <w:color w:val="auto"/>
                <w:sz w:val="22"/>
                <w:szCs w:val="22"/>
                <w:lang w:val="en-US"/>
              </w:rPr>
              <w:tab/>
            </w:r>
            <w:r w:rsidRPr="00B25847">
              <w:rPr>
                <w:rStyle w:val="Hyperlink"/>
                <w:noProof/>
              </w:rPr>
              <w:t>Home Page</w:t>
            </w:r>
            <w:r>
              <w:rPr>
                <w:noProof/>
                <w:webHidden/>
              </w:rPr>
              <w:tab/>
            </w:r>
            <w:r>
              <w:rPr>
                <w:noProof/>
                <w:webHidden/>
              </w:rPr>
              <w:fldChar w:fldCharType="begin"/>
            </w:r>
            <w:r>
              <w:rPr>
                <w:noProof/>
                <w:webHidden/>
              </w:rPr>
              <w:instrText xml:space="preserve"> PAGEREF _Toc425500437 \h </w:instrText>
            </w:r>
          </w:ins>
          <w:r>
            <w:rPr>
              <w:noProof/>
              <w:webHidden/>
            </w:rPr>
          </w:r>
          <w:r>
            <w:rPr>
              <w:noProof/>
              <w:webHidden/>
            </w:rPr>
            <w:fldChar w:fldCharType="separate"/>
          </w:r>
          <w:ins w:id="479" w:author="Mahesh Venumbaka" w:date="2015-07-24T11:22:00Z">
            <w:r>
              <w:rPr>
                <w:noProof/>
                <w:webHidden/>
              </w:rPr>
              <w:t>128</w:t>
            </w:r>
            <w:r>
              <w:rPr>
                <w:noProof/>
                <w:webHidden/>
              </w:rPr>
              <w:fldChar w:fldCharType="end"/>
            </w:r>
            <w:r w:rsidRPr="00B25847">
              <w:rPr>
                <w:rStyle w:val="Hyperlink"/>
                <w:noProof/>
              </w:rPr>
              <w:fldChar w:fldCharType="end"/>
            </w:r>
          </w:ins>
        </w:p>
        <w:p w14:paraId="0EB1958D" w14:textId="77777777" w:rsidR="00BF4CA6" w:rsidRDefault="00BF4CA6">
          <w:pPr>
            <w:pStyle w:val="TOC3"/>
            <w:tabs>
              <w:tab w:val="left" w:pos="1320"/>
            </w:tabs>
            <w:rPr>
              <w:ins w:id="480" w:author="Mahesh Venumbaka" w:date="2015-07-24T11:22:00Z"/>
              <w:rFonts w:eastAsiaTheme="minorEastAsia" w:cstheme="minorBidi"/>
              <w:i w:val="0"/>
              <w:noProof/>
              <w:color w:val="auto"/>
              <w:sz w:val="22"/>
              <w:szCs w:val="22"/>
              <w:lang w:val="en-US"/>
            </w:rPr>
          </w:pPr>
          <w:ins w:id="481"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"_Toc425500438"</w:instrText>
            </w:r>
            <w:r w:rsidRPr="00B25847">
              <w:rPr>
                <w:rStyle w:val="Hyperlink"/>
                <w:noProof/>
              </w:rPr>
              <w:instrText xml:space="preserve"> </w:instrText>
            </w:r>
            <w:r w:rsidRPr="00B25847">
              <w:rPr>
                <w:rStyle w:val="Hyperlink"/>
                <w:noProof/>
              </w:rPr>
              <w:fldChar w:fldCharType="separate"/>
            </w:r>
            <w:r w:rsidRPr="00B25847">
              <w:rPr>
                <w:rStyle w:val="Hyperlink"/>
                <w:noProof/>
              </w:rPr>
              <w:t>13.3.3</w:t>
            </w:r>
            <w:r>
              <w:rPr>
                <w:rFonts w:eastAsiaTheme="minorEastAsia" w:cstheme="minorBidi"/>
                <w:i w:val="0"/>
                <w:noProof/>
                <w:color w:val="auto"/>
                <w:sz w:val="22"/>
                <w:szCs w:val="22"/>
                <w:lang w:val="en-US"/>
              </w:rPr>
              <w:tab/>
            </w:r>
            <w:r w:rsidRPr="00B25847">
              <w:rPr>
                <w:rStyle w:val="Hyperlink"/>
                <w:noProof/>
              </w:rPr>
              <w:t>Schedule Main Tasks View</w:t>
            </w:r>
            <w:r>
              <w:rPr>
                <w:noProof/>
                <w:webHidden/>
              </w:rPr>
              <w:tab/>
            </w:r>
            <w:r>
              <w:rPr>
                <w:noProof/>
                <w:webHidden/>
              </w:rPr>
              <w:fldChar w:fldCharType="begin"/>
            </w:r>
            <w:r>
              <w:rPr>
                <w:noProof/>
                <w:webHidden/>
              </w:rPr>
              <w:instrText xml:space="preserve"> PAGEREF _Toc425500438 \h </w:instrText>
            </w:r>
          </w:ins>
          <w:r>
            <w:rPr>
              <w:noProof/>
              <w:webHidden/>
            </w:rPr>
          </w:r>
          <w:r>
            <w:rPr>
              <w:noProof/>
              <w:webHidden/>
            </w:rPr>
            <w:fldChar w:fldCharType="separate"/>
          </w:r>
          <w:ins w:id="482" w:author="Mahesh Venumbaka" w:date="2015-07-24T11:22:00Z">
            <w:r>
              <w:rPr>
                <w:noProof/>
                <w:webHidden/>
              </w:rPr>
              <w:t>129</w:t>
            </w:r>
            <w:r>
              <w:rPr>
                <w:noProof/>
                <w:webHidden/>
              </w:rPr>
              <w:fldChar w:fldCharType="end"/>
            </w:r>
            <w:r w:rsidRPr="00B25847">
              <w:rPr>
                <w:rStyle w:val="Hyperlink"/>
                <w:noProof/>
              </w:rPr>
              <w:fldChar w:fldCharType="end"/>
            </w:r>
          </w:ins>
        </w:p>
        <w:p w14:paraId="4DC2FAA5" w14:textId="77777777" w:rsidR="00BF4CA6" w:rsidRDefault="00BF4CA6">
          <w:pPr>
            <w:pStyle w:val="TOC3"/>
            <w:tabs>
              <w:tab w:val="left" w:pos="1320"/>
            </w:tabs>
            <w:rPr>
              <w:ins w:id="483" w:author="Mahesh Venumbaka" w:date="2015-07-24T11:22:00Z"/>
              <w:rFonts w:eastAsiaTheme="minorEastAsia" w:cstheme="minorBidi"/>
              <w:i w:val="0"/>
              <w:noProof/>
              <w:color w:val="auto"/>
              <w:sz w:val="22"/>
              <w:szCs w:val="22"/>
              <w:lang w:val="en-US"/>
            </w:rPr>
          </w:pPr>
          <w:ins w:id="484"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"_Toc425500439"</w:instrText>
            </w:r>
            <w:r w:rsidRPr="00B25847">
              <w:rPr>
                <w:rStyle w:val="Hyperlink"/>
                <w:noProof/>
              </w:rPr>
              <w:instrText xml:space="preserve"> </w:instrText>
            </w:r>
            <w:r w:rsidRPr="00B25847">
              <w:rPr>
                <w:rStyle w:val="Hyperlink"/>
                <w:noProof/>
              </w:rPr>
              <w:fldChar w:fldCharType="separate"/>
            </w:r>
            <w:r w:rsidRPr="00B25847">
              <w:rPr>
                <w:rStyle w:val="Hyperlink"/>
                <w:noProof/>
              </w:rPr>
              <w:t>13.3.4</w:t>
            </w:r>
            <w:r>
              <w:rPr>
                <w:rFonts w:eastAsiaTheme="minorEastAsia" w:cstheme="minorBidi"/>
                <w:i w:val="0"/>
                <w:noProof/>
                <w:color w:val="auto"/>
                <w:sz w:val="22"/>
                <w:szCs w:val="22"/>
                <w:lang w:val="en-US"/>
              </w:rPr>
              <w:tab/>
            </w:r>
            <w:r w:rsidRPr="00B25847">
              <w:rPr>
                <w:rStyle w:val="Hyperlink"/>
                <w:noProof/>
              </w:rPr>
              <w:t>Assignment Form</w:t>
            </w:r>
            <w:r>
              <w:rPr>
                <w:noProof/>
                <w:webHidden/>
              </w:rPr>
              <w:tab/>
            </w:r>
            <w:r>
              <w:rPr>
                <w:noProof/>
                <w:webHidden/>
              </w:rPr>
              <w:fldChar w:fldCharType="begin"/>
            </w:r>
            <w:r>
              <w:rPr>
                <w:noProof/>
                <w:webHidden/>
              </w:rPr>
              <w:instrText xml:space="preserve"> PAGEREF _Toc425500439 \h </w:instrText>
            </w:r>
          </w:ins>
          <w:r>
            <w:rPr>
              <w:noProof/>
              <w:webHidden/>
            </w:rPr>
          </w:r>
          <w:r>
            <w:rPr>
              <w:noProof/>
              <w:webHidden/>
            </w:rPr>
            <w:fldChar w:fldCharType="separate"/>
          </w:r>
          <w:ins w:id="485" w:author="Mahesh Venumbaka" w:date="2015-07-24T11:22:00Z">
            <w:r>
              <w:rPr>
                <w:noProof/>
                <w:webHidden/>
              </w:rPr>
              <w:t>131</w:t>
            </w:r>
            <w:r>
              <w:rPr>
                <w:noProof/>
                <w:webHidden/>
              </w:rPr>
              <w:fldChar w:fldCharType="end"/>
            </w:r>
            <w:r w:rsidRPr="00B25847">
              <w:rPr>
                <w:rStyle w:val="Hyperlink"/>
                <w:noProof/>
              </w:rPr>
              <w:fldChar w:fldCharType="end"/>
            </w:r>
          </w:ins>
        </w:p>
        <w:p w14:paraId="4C165D2A" w14:textId="77777777" w:rsidR="00BF4CA6" w:rsidRDefault="00BF4CA6">
          <w:pPr>
            <w:pStyle w:val="TOC3"/>
            <w:tabs>
              <w:tab w:val="left" w:pos="1320"/>
            </w:tabs>
            <w:rPr>
              <w:ins w:id="486" w:author="Mahesh Venumbaka" w:date="2015-07-24T11:22:00Z"/>
              <w:rFonts w:eastAsiaTheme="minorEastAsia" w:cstheme="minorBidi"/>
              <w:i w:val="0"/>
              <w:noProof/>
              <w:color w:val="auto"/>
              <w:sz w:val="22"/>
              <w:szCs w:val="22"/>
              <w:lang w:val="en-US"/>
            </w:rPr>
          </w:pPr>
          <w:ins w:id="487"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"_Toc425500440"</w:instrText>
            </w:r>
            <w:r w:rsidRPr="00B25847">
              <w:rPr>
                <w:rStyle w:val="Hyperlink"/>
                <w:noProof/>
              </w:rPr>
              <w:instrText xml:space="preserve"> </w:instrText>
            </w:r>
            <w:r w:rsidRPr="00B25847">
              <w:rPr>
                <w:rStyle w:val="Hyperlink"/>
                <w:noProof/>
              </w:rPr>
              <w:fldChar w:fldCharType="separate"/>
            </w:r>
            <w:r w:rsidRPr="00B25847">
              <w:rPr>
                <w:rStyle w:val="Hyperlink"/>
                <w:noProof/>
              </w:rPr>
              <w:t>13.3.5</w:t>
            </w:r>
            <w:r>
              <w:rPr>
                <w:rFonts w:eastAsiaTheme="minorEastAsia" w:cstheme="minorBidi"/>
                <w:i w:val="0"/>
                <w:noProof/>
                <w:color w:val="auto"/>
                <w:sz w:val="22"/>
                <w:szCs w:val="22"/>
                <w:lang w:val="en-US"/>
              </w:rPr>
              <w:tab/>
            </w:r>
            <w:r w:rsidRPr="00B25847">
              <w:rPr>
                <w:rStyle w:val="Hyperlink"/>
                <w:noProof/>
              </w:rPr>
              <w:t>Non-Availability Form</w:t>
            </w:r>
            <w:r>
              <w:rPr>
                <w:noProof/>
                <w:webHidden/>
              </w:rPr>
              <w:tab/>
            </w:r>
            <w:r>
              <w:rPr>
                <w:noProof/>
                <w:webHidden/>
              </w:rPr>
              <w:fldChar w:fldCharType="begin"/>
            </w:r>
            <w:r>
              <w:rPr>
                <w:noProof/>
                <w:webHidden/>
              </w:rPr>
              <w:instrText xml:space="preserve"> PAGEREF _Toc425500440 \h </w:instrText>
            </w:r>
          </w:ins>
          <w:r>
            <w:rPr>
              <w:noProof/>
              <w:webHidden/>
            </w:rPr>
          </w:r>
          <w:r>
            <w:rPr>
              <w:noProof/>
              <w:webHidden/>
            </w:rPr>
            <w:fldChar w:fldCharType="separate"/>
          </w:r>
          <w:ins w:id="488" w:author="Mahesh Venumbaka" w:date="2015-07-24T11:22:00Z">
            <w:r>
              <w:rPr>
                <w:noProof/>
                <w:webHidden/>
              </w:rPr>
              <w:t>136</w:t>
            </w:r>
            <w:r>
              <w:rPr>
                <w:noProof/>
                <w:webHidden/>
              </w:rPr>
              <w:fldChar w:fldCharType="end"/>
            </w:r>
            <w:r w:rsidRPr="00B25847">
              <w:rPr>
                <w:rStyle w:val="Hyperlink"/>
                <w:noProof/>
              </w:rPr>
              <w:fldChar w:fldCharType="end"/>
            </w:r>
          </w:ins>
        </w:p>
        <w:p w14:paraId="1100EA34" w14:textId="77777777" w:rsidR="00BF4CA6" w:rsidRDefault="00BF4CA6">
          <w:pPr>
            <w:pStyle w:val="TOC3"/>
            <w:tabs>
              <w:tab w:val="left" w:pos="1320"/>
            </w:tabs>
            <w:rPr>
              <w:ins w:id="489" w:author="Mahesh Venumbaka" w:date="2015-07-24T11:22:00Z"/>
              <w:rFonts w:eastAsiaTheme="minorEastAsia" w:cstheme="minorBidi"/>
              <w:i w:val="0"/>
              <w:noProof/>
              <w:color w:val="auto"/>
              <w:sz w:val="22"/>
              <w:szCs w:val="22"/>
              <w:lang w:val="en-US"/>
            </w:rPr>
          </w:pPr>
          <w:ins w:id="490"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"_Toc425500441"</w:instrText>
            </w:r>
            <w:r w:rsidRPr="00B25847">
              <w:rPr>
                <w:rStyle w:val="Hyperlink"/>
                <w:noProof/>
              </w:rPr>
              <w:instrText xml:space="preserve"> </w:instrText>
            </w:r>
            <w:r w:rsidRPr="00B25847">
              <w:rPr>
                <w:rStyle w:val="Hyperlink"/>
                <w:noProof/>
              </w:rPr>
              <w:fldChar w:fldCharType="separate"/>
            </w:r>
            <w:r w:rsidRPr="00B25847">
              <w:rPr>
                <w:rStyle w:val="Hyperlink"/>
                <w:noProof/>
              </w:rPr>
              <w:t>13.3.6</w:t>
            </w:r>
            <w:r>
              <w:rPr>
                <w:rFonts w:eastAsiaTheme="minorEastAsia" w:cstheme="minorBidi"/>
                <w:i w:val="0"/>
                <w:noProof/>
                <w:color w:val="auto"/>
                <w:sz w:val="22"/>
                <w:szCs w:val="22"/>
                <w:lang w:val="en-US"/>
              </w:rPr>
              <w:tab/>
            </w:r>
            <w:r w:rsidRPr="00B25847">
              <w:rPr>
                <w:rStyle w:val="Hyperlink"/>
                <w:noProof/>
              </w:rPr>
              <w:t>Messages Form</w:t>
            </w:r>
            <w:r>
              <w:rPr>
                <w:noProof/>
                <w:webHidden/>
              </w:rPr>
              <w:tab/>
            </w:r>
            <w:r>
              <w:rPr>
                <w:noProof/>
                <w:webHidden/>
              </w:rPr>
              <w:fldChar w:fldCharType="begin"/>
            </w:r>
            <w:r>
              <w:rPr>
                <w:noProof/>
                <w:webHidden/>
              </w:rPr>
              <w:instrText xml:space="preserve"> PAGEREF _Toc425500441 \h </w:instrText>
            </w:r>
          </w:ins>
          <w:r>
            <w:rPr>
              <w:noProof/>
              <w:webHidden/>
            </w:rPr>
          </w:r>
          <w:r>
            <w:rPr>
              <w:noProof/>
              <w:webHidden/>
            </w:rPr>
            <w:fldChar w:fldCharType="separate"/>
          </w:r>
          <w:ins w:id="491" w:author="Mahesh Venumbaka" w:date="2015-07-24T11:22:00Z">
            <w:r>
              <w:rPr>
                <w:noProof/>
                <w:webHidden/>
              </w:rPr>
              <w:t>136</w:t>
            </w:r>
            <w:r>
              <w:rPr>
                <w:noProof/>
                <w:webHidden/>
              </w:rPr>
              <w:fldChar w:fldCharType="end"/>
            </w:r>
            <w:r w:rsidRPr="00B25847">
              <w:rPr>
                <w:rStyle w:val="Hyperlink"/>
                <w:noProof/>
              </w:rPr>
              <w:fldChar w:fldCharType="end"/>
            </w:r>
          </w:ins>
        </w:p>
        <w:p w14:paraId="6B258D7A" w14:textId="77777777" w:rsidR="00BF4CA6" w:rsidRDefault="00BF4CA6">
          <w:pPr>
            <w:pStyle w:val="TOC2"/>
            <w:tabs>
              <w:tab w:val="left" w:pos="880"/>
            </w:tabs>
            <w:rPr>
              <w:ins w:id="492" w:author="Mahesh Venumbaka" w:date="2015-07-24T11:22:00Z"/>
              <w:rFonts w:eastAsiaTheme="minorEastAsia" w:cstheme="minorBidi"/>
              <w:smallCaps w:val="0"/>
              <w:noProof/>
              <w:color w:val="auto"/>
              <w:sz w:val="22"/>
              <w:szCs w:val="22"/>
              <w:lang w:val="en-US"/>
            </w:rPr>
          </w:pPr>
          <w:ins w:id="493"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"_Toc425500442"</w:instrText>
            </w:r>
            <w:r w:rsidRPr="00B25847">
              <w:rPr>
                <w:rStyle w:val="Hyperlink"/>
                <w:noProof/>
              </w:rPr>
              <w:instrText xml:space="preserve"> </w:instrText>
            </w:r>
            <w:r w:rsidRPr="00B25847">
              <w:rPr>
                <w:rStyle w:val="Hyperlink"/>
                <w:noProof/>
              </w:rPr>
              <w:fldChar w:fldCharType="separate"/>
            </w:r>
            <w:r w:rsidRPr="00B25847">
              <w:rPr>
                <w:rStyle w:val="Hyperlink"/>
                <w:noProof/>
              </w:rPr>
              <w:t>13.4</w:t>
            </w:r>
            <w:r>
              <w:rPr>
                <w:rFonts w:eastAsiaTheme="minorEastAsia" w:cstheme="minorBidi"/>
                <w:smallCaps w:val="0"/>
                <w:noProof/>
                <w:color w:val="auto"/>
                <w:sz w:val="22"/>
                <w:szCs w:val="22"/>
                <w:lang w:val="en-US"/>
              </w:rPr>
              <w:tab/>
            </w:r>
            <w:r w:rsidRPr="00B25847">
              <w:rPr>
                <w:rStyle w:val="Hyperlink"/>
                <w:noProof/>
              </w:rPr>
              <w:t>Alerts</w:t>
            </w:r>
            <w:r>
              <w:rPr>
                <w:noProof/>
                <w:webHidden/>
              </w:rPr>
              <w:tab/>
            </w:r>
            <w:r>
              <w:rPr>
                <w:noProof/>
                <w:webHidden/>
              </w:rPr>
              <w:fldChar w:fldCharType="begin"/>
            </w:r>
            <w:r>
              <w:rPr>
                <w:noProof/>
                <w:webHidden/>
              </w:rPr>
              <w:instrText xml:space="preserve"> PAGEREF _Toc425500442 \h </w:instrText>
            </w:r>
          </w:ins>
          <w:r>
            <w:rPr>
              <w:noProof/>
              <w:webHidden/>
            </w:rPr>
          </w:r>
          <w:r>
            <w:rPr>
              <w:noProof/>
              <w:webHidden/>
            </w:rPr>
            <w:fldChar w:fldCharType="separate"/>
          </w:r>
          <w:ins w:id="494" w:author="Mahesh Venumbaka" w:date="2015-07-24T11:22:00Z">
            <w:r>
              <w:rPr>
                <w:noProof/>
                <w:webHidden/>
              </w:rPr>
              <w:t>137</w:t>
            </w:r>
            <w:r>
              <w:rPr>
                <w:noProof/>
                <w:webHidden/>
              </w:rPr>
              <w:fldChar w:fldCharType="end"/>
            </w:r>
            <w:r w:rsidRPr="00B25847">
              <w:rPr>
                <w:rStyle w:val="Hyperlink"/>
                <w:noProof/>
              </w:rPr>
              <w:fldChar w:fldCharType="end"/>
            </w:r>
          </w:ins>
        </w:p>
        <w:p w14:paraId="1AB17131" w14:textId="77777777" w:rsidR="00BF4CA6" w:rsidRDefault="00BF4CA6">
          <w:pPr>
            <w:pStyle w:val="TOC2"/>
            <w:tabs>
              <w:tab w:val="left" w:pos="880"/>
            </w:tabs>
            <w:rPr>
              <w:ins w:id="495" w:author="Mahesh Venumbaka" w:date="2015-07-24T11:22:00Z"/>
              <w:rFonts w:eastAsiaTheme="minorEastAsia" w:cstheme="minorBidi"/>
              <w:smallCaps w:val="0"/>
              <w:noProof/>
              <w:color w:val="auto"/>
              <w:sz w:val="22"/>
              <w:szCs w:val="22"/>
              <w:lang w:val="en-US"/>
            </w:rPr>
          </w:pPr>
          <w:ins w:id="496"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"_Toc425500443"</w:instrText>
            </w:r>
            <w:r w:rsidRPr="00B25847">
              <w:rPr>
                <w:rStyle w:val="Hyperlink"/>
                <w:noProof/>
              </w:rPr>
              <w:instrText xml:space="preserve"> </w:instrText>
            </w:r>
            <w:r w:rsidRPr="00B25847">
              <w:rPr>
                <w:rStyle w:val="Hyperlink"/>
                <w:noProof/>
              </w:rPr>
              <w:fldChar w:fldCharType="separate"/>
            </w:r>
            <w:r w:rsidRPr="00B25847">
              <w:rPr>
                <w:rStyle w:val="Hyperlink"/>
                <w:noProof/>
              </w:rPr>
              <w:t>13.5</w:t>
            </w:r>
            <w:r>
              <w:rPr>
                <w:rFonts w:eastAsiaTheme="minorEastAsia" w:cstheme="minorBidi"/>
                <w:smallCaps w:val="0"/>
                <w:noProof/>
                <w:color w:val="auto"/>
                <w:sz w:val="22"/>
                <w:szCs w:val="22"/>
                <w:lang w:val="en-US"/>
              </w:rPr>
              <w:tab/>
            </w:r>
            <w:r w:rsidRPr="00B25847">
              <w:rPr>
                <w:rStyle w:val="Hyperlink"/>
                <w:noProof/>
              </w:rPr>
              <w:t>Purging Policy</w:t>
            </w:r>
            <w:r>
              <w:rPr>
                <w:noProof/>
                <w:webHidden/>
              </w:rPr>
              <w:tab/>
            </w:r>
            <w:r>
              <w:rPr>
                <w:noProof/>
                <w:webHidden/>
              </w:rPr>
              <w:fldChar w:fldCharType="begin"/>
            </w:r>
            <w:r>
              <w:rPr>
                <w:noProof/>
                <w:webHidden/>
              </w:rPr>
              <w:instrText xml:space="preserve"> PAGEREF _Toc425500443 \h </w:instrText>
            </w:r>
          </w:ins>
          <w:r>
            <w:rPr>
              <w:noProof/>
              <w:webHidden/>
            </w:rPr>
          </w:r>
          <w:r>
            <w:rPr>
              <w:noProof/>
              <w:webHidden/>
            </w:rPr>
            <w:fldChar w:fldCharType="separate"/>
          </w:r>
          <w:ins w:id="497" w:author="Mahesh Venumbaka" w:date="2015-07-24T11:22:00Z">
            <w:r>
              <w:rPr>
                <w:noProof/>
                <w:webHidden/>
              </w:rPr>
              <w:t>138</w:t>
            </w:r>
            <w:r>
              <w:rPr>
                <w:noProof/>
                <w:webHidden/>
              </w:rPr>
              <w:fldChar w:fldCharType="end"/>
            </w:r>
            <w:r w:rsidRPr="00B25847">
              <w:rPr>
                <w:rStyle w:val="Hyperlink"/>
                <w:noProof/>
              </w:rPr>
              <w:fldChar w:fldCharType="end"/>
            </w:r>
          </w:ins>
        </w:p>
        <w:p w14:paraId="24501F9F" w14:textId="77777777" w:rsidR="00BF4CA6" w:rsidRDefault="00BF4CA6">
          <w:pPr>
            <w:pStyle w:val="TOC1"/>
            <w:tabs>
              <w:tab w:val="left" w:pos="440"/>
            </w:tabs>
            <w:rPr>
              <w:ins w:id="498" w:author="Mahesh Venumbaka" w:date="2015-07-24T11:22:00Z"/>
              <w:rFonts w:eastAsiaTheme="minorEastAsia" w:cstheme="minorBidi"/>
              <w:b w:val="0"/>
              <w:caps w:val="0"/>
              <w:noProof/>
              <w:color w:val="auto"/>
              <w:sz w:val="22"/>
              <w:szCs w:val="22"/>
              <w:lang w:val="en-US"/>
            </w:rPr>
          </w:pPr>
          <w:ins w:id="499"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"_Toc425500444"</w:instrText>
            </w:r>
            <w:r w:rsidRPr="00B25847">
              <w:rPr>
                <w:rStyle w:val="Hyperlink"/>
                <w:noProof/>
              </w:rPr>
              <w:instrText xml:space="preserve"> </w:instrText>
            </w:r>
            <w:r w:rsidRPr="00B25847">
              <w:rPr>
                <w:rStyle w:val="Hyperlink"/>
                <w:noProof/>
              </w:rPr>
              <w:fldChar w:fldCharType="separate"/>
            </w:r>
            <w:r w:rsidRPr="00B25847">
              <w:rPr>
                <w:rStyle w:val="Hyperlink"/>
                <w:noProof/>
              </w:rPr>
              <w:t>14</w:t>
            </w:r>
            <w:r>
              <w:rPr>
                <w:rFonts w:eastAsiaTheme="minorEastAsia" w:cstheme="minorBidi"/>
                <w:b w:val="0"/>
                <w:caps w:val="0"/>
                <w:noProof/>
                <w:color w:val="auto"/>
                <w:sz w:val="22"/>
                <w:szCs w:val="22"/>
                <w:lang w:val="en-US"/>
              </w:rPr>
              <w:tab/>
            </w:r>
            <w:r w:rsidRPr="00B25847">
              <w:rPr>
                <w:rStyle w:val="Hyperlink"/>
                <w:noProof/>
              </w:rPr>
              <w:t>Appendix A: Data Structure</w:t>
            </w:r>
            <w:r>
              <w:rPr>
                <w:noProof/>
                <w:webHidden/>
              </w:rPr>
              <w:tab/>
            </w:r>
            <w:r>
              <w:rPr>
                <w:noProof/>
                <w:webHidden/>
              </w:rPr>
              <w:fldChar w:fldCharType="begin"/>
            </w:r>
            <w:r>
              <w:rPr>
                <w:noProof/>
                <w:webHidden/>
              </w:rPr>
              <w:instrText xml:space="preserve"> PAGEREF _Toc425500444 \h </w:instrText>
            </w:r>
          </w:ins>
          <w:r>
            <w:rPr>
              <w:noProof/>
              <w:webHidden/>
            </w:rPr>
          </w:r>
          <w:r>
            <w:rPr>
              <w:noProof/>
              <w:webHidden/>
            </w:rPr>
            <w:fldChar w:fldCharType="separate"/>
          </w:r>
          <w:ins w:id="500" w:author="Mahesh Venumbaka" w:date="2015-07-24T11:22:00Z">
            <w:r>
              <w:rPr>
                <w:noProof/>
                <w:webHidden/>
              </w:rPr>
              <w:t>139</w:t>
            </w:r>
            <w:r>
              <w:rPr>
                <w:noProof/>
                <w:webHidden/>
              </w:rPr>
              <w:fldChar w:fldCharType="end"/>
            </w:r>
            <w:r w:rsidRPr="00B25847">
              <w:rPr>
                <w:rStyle w:val="Hyperlink"/>
                <w:noProof/>
              </w:rPr>
              <w:fldChar w:fldCharType="end"/>
            </w:r>
          </w:ins>
        </w:p>
        <w:p w14:paraId="30D9E0CB" w14:textId="77777777" w:rsidR="00BF4CA6" w:rsidRDefault="00BF4CA6">
          <w:pPr>
            <w:pStyle w:val="TOC1"/>
            <w:tabs>
              <w:tab w:val="left" w:pos="440"/>
            </w:tabs>
            <w:rPr>
              <w:ins w:id="501" w:author="Mahesh Venumbaka" w:date="2015-07-24T11:22:00Z"/>
              <w:rFonts w:eastAsiaTheme="minorEastAsia" w:cstheme="minorBidi"/>
              <w:b w:val="0"/>
              <w:caps w:val="0"/>
              <w:noProof/>
              <w:color w:val="auto"/>
              <w:sz w:val="22"/>
              <w:szCs w:val="22"/>
              <w:lang w:val="en-US"/>
            </w:rPr>
          </w:pPr>
          <w:ins w:id="502" w:author="Mahesh Venumbaka" w:date="2015-07-24T11:22:00Z">
            <w:r w:rsidRPr="00B25847">
              <w:rPr>
                <w:rStyle w:val="Hyperlink"/>
                <w:noProof/>
              </w:rPr>
              <w:fldChar w:fldCharType="begin"/>
            </w:r>
            <w:r w:rsidRPr="00B25847">
              <w:rPr>
                <w:rStyle w:val="Hyperlink"/>
                <w:noProof/>
              </w:rPr>
              <w:instrText xml:space="preserve"> </w:instrText>
            </w:r>
            <w:r>
              <w:rPr>
                <w:noProof/>
              </w:rPr>
              <w:instrText>HYPERLINK \l "_Toc425500445"</w:instrText>
            </w:r>
            <w:r w:rsidRPr="00B25847">
              <w:rPr>
                <w:rStyle w:val="Hyperlink"/>
                <w:noProof/>
              </w:rPr>
              <w:instrText xml:space="preserve"> </w:instrText>
            </w:r>
            <w:r w:rsidRPr="00B25847">
              <w:rPr>
                <w:rStyle w:val="Hyperlink"/>
                <w:noProof/>
              </w:rPr>
              <w:fldChar w:fldCharType="separate"/>
            </w:r>
            <w:r w:rsidRPr="00B25847">
              <w:rPr>
                <w:rStyle w:val="Hyperlink"/>
                <w:noProof/>
              </w:rPr>
              <w:t>15</w:t>
            </w:r>
            <w:r>
              <w:rPr>
                <w:rFonts w:eastAsiaTheme="minorEastAsia" w:cstheme="minorBidi"/>
                <w:b w:val="0"/>
                <w:caps w:val="0"/>
                <w:noProof/>
                <w:color w:val="auto"/>
                <w:sz w:val="22"/>
                <w:szCs w:val="22"/>
                <w:lang w:val="en-US"/>
              </w:rPr>
              <w:tab/>
            </w:r>
            <w:r w:rsidRPr="00B25847">
              <w:rPr>
                <w:rStyle w:val="Hyperlink"/>
                <w:noProof/>
              </w:rPr>
              <w:t>Appendix B: Approvals</w:t>
            </w:r>
            <w:r>
              <w:rPr>
                <w:noProof/>
                <w:webHidden/>
              </w:rPr>
              <w:tab/>
            </w:r>
            <w:r>
              <w:rPr>
                <w:noProof/>
                <w:webHidden/>
              </w:rPr>
              <w:fldChar w:fldCharType="begin"/>
            </w:r>
            <w:r>
              <w:rPr>
                <w:noProof/>
                <w:webHidden/>
              </w:rPr>
              <w:instrText xml:space="preserve"> PAGEREF _Toc425500445 \h </w:instrText>
            </w:r>
          </w:ins>
          <w:r>
            <w:rPr>
              <w:noProof/>
              <w:webHidden/>
            </w:rPr>
          </w:r>
          <w:r>
            <w:rPr>
              <w:noProof/>
              <w:webHidden/>
            </w:rPr>
            <w:fldChar w:fldCharType="separate"/>
          </w:r>
          <w:ins w:id="503" w:author="Mahesh Venumbaka" w:date="2015-07-24T11:22:00Z">
            <w:r>
              <w:rPr>
                <w:noProof/>
                <w:webHidden/>
              </w:rPr>
              <w:t>140</w:t>
            </w:r>
            <w:r>
              <w:rPr>
                <w:noProof/>
                <w:webHidden/>
              </w:rPr>
              <w:fldChar w:fldCharType="end"/>
            </w:r>
            <w:r w:rsidRPr="00B25847">
              <w:rPr>
                <w:rStyle w:val="Hyperlink"/>
                <w:noProof/>
              </w:rPr>
              <w:fldChar w:fldCharType="end"/>
            </w:r>
          </w:ins>
        </w:p>
        <w:p w14:paraId="2A666E09" w14:textId="77777777" w:rsidR="004E1B50" w:rsidDel="00BF4CA6" w:rsidRDefault="004E1B50">
          <w:pPr>
            <w:pStyle w:val="TOC1"/>
            <w:tabs>
              <w:tab w:val="left" w:pos="440"/>
            </w:tabs>
            <w:rPr>
              <w:del w:id="504" w:author="Mahesh Venumbaka" w:date="2015-07-24T11:22:00Z"/>
              <w:rFonts w:eastAsiaTheme="minorEastAsia" w:cstheme="minorBidi"/>
              <w:b w:val="0"/>
              <w:caps w:val="0"/>
              <w:noProof/>
              <w:color w:val="auto"/>
              <w:sz w:val="22"/>
              <w:szCs w:val="22"/>
              <w:lang w:eastAsia="en-GB"/>
            </w:rPr>
          </w:pPr>
          <w:del w:id="505" w:author="Mahesh Venumbaka" w:date="2015-07-24T11:22:00Z">
            <w:r w:rsidRPr="00BF4CA6" w:rsidDel="00BF4CA6">
              <w:rPr>
                <w:noProof/>
              </w:rPr>
              <w:delText>1</w:delText>
            </w:r>
            <w:r w:rsidDel="00BF4CA6">
              <w:rPr>
                <w:rFonts w:eastAsiaTheme="minorEastAsia" w:cstheme="minorBidi"/>
                <w:b w:val="0"/>
                <w:caps w:val="0"/>
                <w:noProof/>
                <w:color w:val="auto"/>
                <w:sz w:val="22"/>
                <w:szCs w:val="22"/>
                <w:lang w:eastAsia="en-GB"/>
              </w:rPr>
              <w:tab/>
            </w:r>
            <w:r w:rsidRPr="00BF4CA6" w:rsidDel="00BF4CA6">
              <w:rPr>
                <w:noProof/>
              </w:rPr>
              <w:delText>Introduction</w:delText>
            </w:r>
            <w:r w:rsidDel="00BF4CA6">
              <w:rPr>
                <w:noProof/>
                <w:webHidden/>
              </w:rPr>
              <w:tab/>
              <w:delText>10</w:delText>
            </w:r>
          </w:del>
        </w:p>
        <w:p w14:paraId="3698079E" w14:textId="77777777" w:rsidR="004E1B50" w:rsidDel="00BF4CA6" w:rsidRDefault="004E1B50">
          <w:pPr>
            <w:pStyle w:val="TOC2"/>
            <w:tabs>
              <w:tab w:val="left" w:pos="880"/>
            </w:tabs>
            <w:rPr>
              <w:del w:id="506" w:author="Mahesh Venumbaka" w:date="2015-07-24T11:22:00Z"/>
              <w:rFonts w:eastAsiaTheme="minorEastAsia" w:cstheme="minorBidi"/>
              <w:smallCaps w:val="0"/>
              <w:noProof/>
              <w:color w:val="auto"/>
              <w:sz w:val="22"/>
              <w:szCs w:val="22"/>
              <w:lang w:eastAsia="en-GB"/>
            </w:rPr>
          </w:pPr>
          <w:del w:id="507" w:author="Mahesh Venumbaka" w:date="2015-07-24T11:22:00Z">
            <w:r w:rsidRPr="00BF4CA6" w:rsidDel="00BF4CA6">
              <w:rPr>
                <w:noProof/>
              </w:rPr>
              <w:delText>1.1</w:delText>
            </w:r>
            <w:r w:rsidDel="00BF4CA6">
              <w:rPr>
                <w:rFonts w:eastAsiaTheme="minorEastAsia" w:cstheme="minorBidi"/>
                <w:smallCaps w:val="0"/>
                <w:noProof/>
                <w:color w:val="auto"/>
                <w:sz w:val="22"/>
                <w:szCs w:val="22"/>
                <w:lang w:eastAsia="en-GB"/>
              </w:rPr>
              <w:tab/>
            </w:r>
            <w:r w:rsidRPr="00BF4CA6" w:rsidDel="00BF4CA6">
              <w:rPr>
                <w:noProof/>
              </w:rPr>
              <w:delText>About this Document</w:delText>
            </w:r>
            <w:r w:rsidDel="00BF4CA6">
              <w:rPr>
                <w:noProof/>
                <w:webHidden/>
              </w:rPr>
              <w:tab/>
              <w:delText>10</w:delText>
            </w:r>
          </w:del>
        </w:p>
        <w:p w14:paraId="016902A8" w14:textId="77777777" w:rsidR="004E1B50" w:rsidDel="00BF4CA6" w:rsidRDefault="004E1B50">
          <w:pPr>
            <w:pStyle w:val="TOC2"/>
            <w:tabs>
              <w:tab w:val="left" w:pos="880"/>
            </w:tabs>
            <w:rPr>
              <w:del w:id="508" w:author="Mahesh Venumbaka" w:date="2015-07-24T11:22:00Z"/>
              <w:rFonts w:eastAsiaTheme="minorEastAsia" w:cstheme="minorBidi"/>
              <w:smallCaps w:val="0"/>
              <w:noProof/>
              <w:color w:val="auto"/>
              <w:sz w:val="22"/>
              <w:szCs w:val="22"/>
              <w:lang w:eastAsia="en-GB"/>
            </w:rPr>
          </w:pPr>
          <w:del w:id="509" w:author="Mahesh Venumbaka" w:date="2015-07-24T11:22:00Z">
            <w:r w:rsidRPr="00BF4CA6" w:rsidDel="00BF4CA6">
              <w:rPr>
                <w:noProof/>
              </w:rPr>
              <w:delText>1.2</w:delText>
            </w:r>
            <w:r w:rsidDel="00BF4CA6">
              <w:rPr>
                <w:rFonts w:eastAsiaTheme="minorEastAsia" w:cstheme="minorBidi"/>
                <w:smallCaps w:val="0"/>
                <w:noProof/>
                <w:color w:val="auto"/>
                <w:sz w:val="22"/>
                <w:szCs w:val="22"/>
                <w:lang w:eastAsia="en-GB"/>
              </w:rPr>
              <w:tab/>
            </w:r>
            <w:r w:rsidRPr="00BF4CA6" w:rsidDel="00BF4CA6">
              <w:rPr>
                <w:noProof/>
              </w:rPr>
              <w:delText>Related Documents</w:delText>
            </w:r>
            <w:r w:rsidDel="00BF4CA6">
              <w:rPr>
                <w:noProof/>
                <w:webHidden/>
              </w:rPr>
              <w:tab/>
              <w:delText>10</w:delText>
            </w:r>
          </w:del>
        </w:p>
        <w:p w14:paraId="34979ABC" w14:textId="77777777" w:rsidR="004E1B50" w:rsidDel="00BF4CA6" w:rsidRDefault="004E1B50">
          <w:pPr>
            <w:pStyle w:val="TOC2"/>
            <w:tabs>
              <w:tab w:val="left" w:pos="880"/>
            </w:tabs>
            <w:rPr>
              <w:del w:id="510" w:author="Mahesh Venumbaka" w:date="2015-07-24T11:22:00Z"/>
              <w:rFonts w:eastAsiaTheme="minorEastAsia" w:cstheme="minorBidi"/>
              <w:smallCaps w:val="0"/>
              <w:noProof/>
              <w:color w:val="auto"/>
              <w:sz w:val="22"/>
              <w:szCs w:val="22"/>
              <w:lang w:eastAsia="en-GB"/>
            </w:rPr>
          </w:pPr>
          <w:del w:id="511" w:author="Mahesh Venumbaka" w:date="2015-07-24T11:22:00Z">
            <w:r w:rsidRPr="00BF4CA6" w:rsidDel="00BF4CA6">
              <w:rPr>
                <w:noProof/>
              </w:rPr>
              <w:delText>1.3</w:delText>
            </w:r>
            <w:r w:rsidDel="00BF4CA6">
              <w:rPr>
                <w:rFonts w:eastAsiaTheme="minorEastAsia" w:cstheme="minorBidi"/>
                <w:smallCaps w:val="0"/>
                <w:noProof/>
                <w:color w:val="auto"/>
                <w:sz w:val="22"/>
                <w:szCs w:val="22"/>
                <w:lang w:eastAsia="en-GB"/>
              </w:rPr>
              <w:tab/>
            </w:r>
            <w:r w:rsidRPr="00BF4CA6" w:rsidDel="00BF4CA6">
              <w:rPr>
                <w:noProof/>
              </w:rPr>
              <w:delText>Introduction to ClickSchedule</w:delText>
            </w:r>
            <w:r w:rsidDel="00BF4CA6">
              <w:rPr>
                <w:noProof/>
                <w:webHidden/>
              </w:rPr>
              <w:tab/>
              <w:delText>10</w:delText>
            </w:r>
          </w:del>
        </w:p>
        <w:p w14:paraId="3717DE83" w14:textId="77777777" w:rsidR="004E1B50" w:rsidDel="00BF4CA6" w:rsidRDefault="004E1B50">
          <w:pPr>
            <w:pStyle w:val="TOC2"/>
            <w:tabs>
              <w:tab w:val="left" w:pos="880"/>
            </w:tabs>
            <w:rPr>
              <w:del w:id="512" w:author="Mahesh Venumbaka" w:date="2015-07-24T11:22:00Z"/>
              <w:rFonts w:eastAsiaTheme="minorEastAsia" w:cstheme="minorBidi"/>
              <w:smallCaps w:val="0"/>
              <w:noProof/>
              <w:color w:val="auto"/>
              <w:sz w:val="22"/>
              <w:szCs w:val="22"/>
              <w:lang w:eastAsia="en-GB"/>
            </w:rPr>
          </w:pPr>
          <w:del w:id="513" w:author="Mahesh Venumbaka" w:date="2015-07-24T11:22:00Z">
            <w:r w:rsidRPr="00BF4CA6" w:rsidDel="00BF4CA6">
              <w:rPr>
                <w:noProof/>
              </w:rPr>
              <w:delText>1.4</w:delText>
            </w:r>
            <w:r w:rsidDel="00BF4CA6">
              <w:rPr>
                <w:rFonts w:eastAsiaTheme="minorEastAsia" w:cstheme="minorBidi"/>
                <w:smallCaps w:val="0"/>
                <w:noProof/>
                <w:color w:val="auto"/>
                <w:sz w:val="22"/>
                <w:szCs w:val="22"/>
                <w:lang w:eastAsia="en-GB"/>
              </w:rPr>
              <w:tab/>
            </w:r>
            <w:r w:rsidRPr="00BF4CA6" w:rsidDel="00BF4CA6">
              <w:rPr>
                <w:noProof/>
              </w:rPr>
              <w:delText>Terms and Abbreviations</w:delText>
            </w:r>
            <w:r w:rsidDel="00BF4CA6">
              <w:rPr>
                <w:noProof/>
                <w:webHidden/>
              </w:rPr>
              <w:tab/>
              <w:delText>12</w:delText>
            </w:r>
          </w:del>
        </w:p>
        <w:p w14:paraId="29C0201F" w14:textId="77777777" w:rsidR="004E1B50" w:rsidDel="00BF4CA6" w:rsidRDefault="004E1B50">
          <w:pPr>
            <w:pStyle w:val="TOC1"/>
            <w:tabs>
              <w:tab w:val="left" w:pos="440"/>
            </w:tabs>
            <w:rPr>
              <w:del w:id="514" w:author="Mahesh Venumbaka" w:date="2015-07-24T11:22:00Z"/>
              <w:rFonts w:eastAsiaTheme="minorEastAsia" w:cstheme="minorBidi"/>
              <w:b w:val="0"/>
              <w:caps w:val="0"/>
              <w:noProof/>
              <w:color w:val="auto"/>
              <w:sz w:val="22"/>
              <w:szCs w:val="22"/>
              <w:lang w:eastAsia="en-GB"/>
            </w:rPr>
          </w:pPr>
          <w:del w:id="515" w:author="Mahesh Venumbaka" w:date="2015-07-24T11:22:00Z">
            <w:r w:rsidRPr="00BF4CA6" w:rsidDel="00BF4CA6">
              <w:rPr>
                <w:noProof/>
              </w:rPr>
              <w:delText>2</w:delText>
            </w:r>
            <w:r w:rsidDel="00BF4CA6">
              <w:rPr>
                <w:rFonts w:eastAsiaTheme="minorEastAsia" w:cstheme="minorBidi"/>
                <w:b w:val="0"/>
                <w:caps w:val="0"/>
                <w:noProof/>
                <w:color w:val="auto"/>
                <w:sz w:val="22"/>
                <w:szCs w:val="22"/>
                <w:lang w:eastAsia="en-GB"/>
              </w:rPr>
              <w:tab/>
            </w:r>
            <w:r w:rsidRPr="00BF4CA6" w:rsidDel="00BF4CA6">
              <w:rPr>
                <w:noProof/>
              </w:rPr>
              <w:delText>Project Definition</w:delText>
            </w:r>
            <w:r w:rsidDel="00BF4CA6">
              <w:rPr>
                <w:noProof/>
                <w:webHidden/>
              </w:rPr>
              <w:tab/>
              <w:delText>15</w:delText>
            </w:r>
          </w:del>
        </w:p>
        <w:p w14:paraId="4A9CFCDC" w14:textId="77777777" w:rsidR="004E1B50" w:rsidDel="00BF4CA6" w:rsidRDefault="004E1B50">
          <w:pPr>
            <w:pStyle w:val="TOC2"/>
            <w:tabs>
              <w:tab w:val="left" w:pos="880"/>
            </w:tabs>
            <w:rPr>
              <w:del w:id="516" w:author="Mahesh Venumbaka" w:date="2015-07-24T11:22:00Z"/>
              <w:rFonts w:eastAsiaTheme="minorEastAsia" w:cstheme="minorBidi"/>
              <w:smallCaps w:val="0"/>
              <w:noProof/>
              <w:color w:val="auto"/>
              <w:sz w:val="22"/>
              <w:szCs w:val="22"/>
              <w:lang w:eastAsia="en-GB"/>
            </w:rPr>
          </w:pPr>
          <w:del w:id="517" w:author="Mahesh Venumbaka" w:date="2015-07-24T11:22:00Z">
            <w:r w:rsidRPr="00BF4CA6" w:rsidDel="00BF4CA6">
              <w:rPr>
                <w:noProof/>
              </w:rPr>
              <w:delText>2.1</w:delText>
            </w:r>
            <w:r w:rsidDel="00BF4CA6">
              <w:rPr>
                <w:rFonts w:eastAsiaTheme="minorEastAsia" w:cstheme="minorBidi"/>
                <w:smallCaps w:val="0"/>
                <w:noProof/>
                <w:color w:val="auto"/>
                <w:sz w:val="22"/>
                <w:szCs w:val="22"/>
                <w:lang w:eastAsia="en-GB"/>
              </w:rPr>
              <w:tab/>
            </w:r>
            <w:r w:rsidRPr="00BF4CA6" w:rsidDel="00BF4CA6">
              <w:rPr>
                <w:noProof/>
              </w:rPr>
              <w:delText>Project Scope</w:delText>
            </w:r>
            <w:r w:rsidDel="00BF4CA6">
              <w:rPr>
                <w:noProof/>
                <w:webHidden/>
              </w:rPr>
              <w:tab/>
              <w:delText>15</w:delText>
            </w:r>
          </w:del>
        </w:p>
        <w:p w14:paraId="039D5539" w14:textId="77777777" w:rsidR="004E1B50" w:rsidDel="00BF4CA6" w:rsidRDefault="004E1B50">
          <w:pPr>
            <w:pStyle w:val="TOC3"/>
            <w:tabs>
              <w:tab w:val="left" w:pos="1100"/>
            </w:tabs>
            <w:rPr>
              <w:del w:id="518" w:author="Mahesh Venumbaka" w:date="2015-07-24T11:22:00Z"/>
              <w:rFonts w:eastAsiaTheme="minorEastAsia" w:cstheme="minorBidi"/>
              <w:i w:val="0"/>
              <w:noProof/>
              <w:color w:val="auto"/>
              <w:sz w:val="22"/>
              <w:szCs w:val="22"/>
              <w:lang w:eastAsia="en-GB"/>
            </w:rPr>
          </w:pPr>
          <w:del w:id="519" w:author="Mahesh Venumbaka" w:date="2015-07-24T11:22:00Z">
            <w:r w:rsidRPr="00BF4CA6" w:rsidDel="00BF4CA6">
              <w:rPr>
                <w:noProof/>
              </w:rPr>
              <w:delText>2.1.1</w:delText>
            </w:r>
            <w:r w:rsidDel="00BF4CA6">
              <w:rPr>
                <w:rFonts w:eastAsiaTheme="minorEastAsia" w:cstheme="minorBidi"/>
                <w:i w:val="0"/>
                <w:noProof/>
                <w:color w:val="auto"/>
                <w:sz w:val="22"/>
                <w:szCs w:val="22"/>
                <w:lang w:eastAsia="en-GB"/>
              </w:rPr>
              <w:tab/>
            </w:r>
            <w:r w:rsidRPr="00BF4CA6" w:rsidDel="00BF4CA6">
              <w:rPr>
                <w:noProof/>
              </w:rPr>
              <w:delText>Project Background</w:delText>
            </w:r>
            <w:r w:rsidDel="00BF4CA6">
              <w:rPr>
                <w:noProof/>
                <w:webHidden/>
              </w:rPr>
              <w:tab/>
              <w:delText>15</w:delText>
            </w:r>
          </w:del>
        </w:p>
        <w:p w14:paraId="45DB2241" w14:textId="77777777" w:rsidR="004E1B50" w:rsidDel="00BF4CA6" w:rsidRDefault="004E1B50">
          <w:pPr>
            <w:pStyle w:val="TOC3"/>
            <w:tabs>
              <w:tab w:val="left" w:pos="1100"/>
            </w:tabs>
            <w:rPr>
              <w:del w:id="520" w:author="Mahesh Venumbaka" w:date="2015-07-24T11:22:00Z"/>
              <w:rFonts w:eastAsiaTheme="minorEastAsia" w:cstheme="minorBidi"/>
              <w:i w:val="0"/>
              <w:noProof/>
              <w:color w:val="auto"/>
              <w:sz w:val="22"/>
              <w:szCs w:val="22"/>
              <w:lang w:eastAsia="en-GB"/>
            </w:rPr>
          </w:pPr>
          <w:del w:id="521" w:author="Mahesh Venumbaka" w:date="2015-07-24T11:22:00Z">
            <w:r w:rsidRPr="00BF4CA6" w:rsidDel="00BF4CA6">
              <w:rPr>
                <w:noProof/>
              </w:rPr>
              <w:delText>2.1.2</w:delText>
            </w:r>
            <w:r w:rsidDel="00BF4CA6">
              <w:rPr>
                <w:rFonts w:eastAsiaTheme="minorEastAsia" w:cstheme="minorBidi"/>
                <w:i w:val="0"/>
                <w:noProof/>
                <w:color w:val="auto"/>
                <w:sz w:val="22"/>
                <w:szCs w:val="22"/>
                <w:lang w:eastAsia="en-GB"/>
              </w:rPr>
              <w:tab/>
            </w:r>
            <w:r w:rsidRPr="00BF4CA6" w:rsidDel="00BF4CA6">
              <w:rPr>
                <w:b/>
                <w:noProof/>
              </w:rPr>
              <w:delText>In Scope</w:delText>
            </w:r>
            <w:r w:rsidDel="00BF4CA6">
              <w:rPr>
                <w:noProof/>
                <w:webHidden/>
              </w:rPr>
              <w:tab/>
              <w:delText>15</w:delText>
            </w:r>
          </w:del>
        </w:p>
        <w:p w14:paraId="02BDFA73" w14:textId="77777777" w:rsidR="004E1B50" w:rsidDel="00BF4CA6" w:rsidRDefault="004E1B50">
          <w:pPr>
            <w:pStyle w:val="TOC2"/>
            <w:tabs>
              <w:tab w:val="left" w:pos="880"/>
            </w:tabs>
            <w:rPr>
              <w:del w:id="522" w:author="Mahesh Venumbaka" w:date="2015-07-24T11:22:00Z"/>
              <w:rFonts w:eastAsiaTheme="minorEastAsia" w:cstheme="minorBidi"/>
              <w:smallCaps w:val="0"/>
              <w:noProof/>
              <w:color w:val="auto"/>
              <w:sz w:val="22"/>
              <w:szCs w:val="22"/>
              <w:lang w:eastAsia="en-GB"/>
            </w:rPr>
          </w:pPr>
          <w:del w:id="523" w:author="Mahesh Venumbaka" w:date="2015-07-24T11:22:00Z">
            <w:r w:rsidRPr="00BF4CA6" w:rsidDel="00BF4CA6">
              <w:rPr>
                <w:noProof/>
              </w:rPr>
              <w:delText>2.2</w:delText>
            </w:r>
            <w:r w:rsidDel="00BF4CA6">
              <w:rPr>
                <w:rFonts w:eastAsiaTheme="minorEastAsia" w:cstheme="minorBidi"/>
                <w:smallCaps w:val="0"/>
                <w:noProof/>
                <w:color w:val="auto"/>
                <w:sz w:val="22"/>
                <w:szCs w:val="22"/>
                <w:lang w:eastAsia="en-GB"/>
              </w:rPr>
              <w:tab/>
            </w:r>
            <w:r w:rsidRPr="00BF4CA6" w:rsidDel="00BF4CA6">
              <w:rPr>
                <w:noProof/>
              </w:rPr>
              <w:delText>High Level Business Goals</w:delText>
            </w:r>
            <w:r w:rsidDel="00BF4CA6">
              <w:rPr>
                <w:noProof/>
                <w:webHidden/>
              </w:rPr>
              <w:tab/>
              <w:delText>17</w:delText>
            </w:r>
          </w:del>
        </w:p>
        <w:p w14:paraId="4D3DB14B" w14:textId="77777777" w:rsidR="004E1B50" w:rsidDel="00BF4CA6" w:rsidRDefault="004E1B50">
          <w:pPr>
            <w:pStyle w:val="TOC1"/>
            <w:tabs>
              <w:tab w:val="left" w:pos="440"/>
            </w:tabs>
            <w:rPr>
              <w:del w:id="524" w:author="Mahesh Venumbaka" w:date="2015-07-24T11:22:00Z"/>
              <w:rFonts w:eastAsiaTheme="minorEastAsia" w:cstheme="minorBidi"/>
              <w:b w:val="0"/>
              <w:caps w:val="0"/>
              <w:noProof/>
              <w:color w:val="auto"/>
              <w:sz w:val="22"/>
              <w:szCs w:val="22"/>
              <w:lang w:eastAsia="en-GB"/>
            </w:rPr>
          </w:pPr>
          <w:del w:id="525" w:author="Mahesh Venumbaka" w:date="2015-07-24T11:22:00Z">
            <w:r w:rsidRPr="00BF4CA6" w:rsidDel="00BF4CA6">
              <w:rPr>
                <w:noProof/>
              </w:rPr>
              <w:delText>3</w:delText>
            </w:r>
            <w:r w:rsidDel="00BF4CA6">
              <w:rPr>
                <w:rFonts w:eastAsiaTheme="minorEastAsia" w:cstheme="minorBidi"/>
                <w:b w:val="0"/>
                <w:caps w:val="0"/>
                <w:noProof/>
                <w:color w:val="auto"/>
                <w:sz w:val="22"/>
                <w:szCs w:val="22"/>
                <w:lang w:eastAsia="en-GB"/>
              </w:rPr>
              <w:tab/>
            </w:r>
            <w:r w:rsidRPr="00BF4CA6" w:rsidDel="00BF4CA6">
              <w:rPr>
                <w:noProof/>
              </w:rPr>
              <w:delText>The Service Operation</w:delText>
            </w:r>
            <w:r w:rsidDel="00BF4CA6">
              <w:rPr>
                <w:noProof/>
                <w:webHidden/>
              </w:rPr>
              <w:tab/>
              <w:delText>18</w:delText>
            </w:r>
          </w:del>
        </w:p>
        <w:p w14:paraId="52C767D5" w14:textId="77777777" w:rsidR="004E1B50" w:rsidDel="00BF4CA6" w:rsidRDefault="004E1B50">
          <w:pPr>
            <w:pStyle w:val="TOC2"/>
            <w:tabs>
              <w:tab w:val="left" w:pos="880"/>
            </w:tabs>
            <w:rPr>
              <w:del w:id="526" w:author="Mahesh Venumbaka" w:date="2015-07-24T11:22:00Z"/>
              <w:rFonts w:eastAsiaTheme="minorEastAsia" w:cstheme="minorBidi"/>
              <w:smallCaps w:val="0"/>
              <w:noProof/>
              <w:color w:val="auto"/>
              <w:sz w:val="22"/>
              <w:szCs w:val="22"/>
              <w:lang w:eastAsia="en-GB"/>
            </w:rPr>
          </w:pPr>
          <w:del w:id="527" w:author="Mahesh Venumbaka" w:date="2015-07-24T11:22:00Z">
            <w:r w:rsidRPr="00BF4CA6" w:rsidDel="00BF4CA6">
              <w:rPr>
                <w:noProof/>
              </w:rPr>
              <w:delText>3.1</w:delText>
            </w:r>
            <w:r w:rsidDel="00BF4CA6">
              <w:rPr>
                <w:rFonts w:eastAsiaTheme="minorEastAsia" w:cstheme="minorBidi"/>
                <w:smallCaps w:val="0"/>
                <w:noProof/>
                <w:color w:val="auto"/>
                <w:sz w:val="22"/>
                <w:szCs w:val="22"/>
                <w:lang w:eastAsia="en-GB"/>
              </w:rPr>
              <w:tab/>
            </w:r>
            <w:r w:rsidRPr="00BF4CA6" w:rsidDel="00BF4CA6">
              <w:rPr>
                <w:noProof/>
              </w:rPr>
              <w:delText>GEHC Services Overview</w:delText>
            </w:r>
            <w:r w:rsidDel="00BF4CA6">
              <w:rPr>
                <w:noProof/>
                <w:webHidden/>
              </w:rPr>
              <w:tab/>
              <w:delText>18</w:delText>
            </w:r>
          </w:del>
        </w:p>
        <w:p w14:paraId="46E74233" w14:textId="77777777" w:rsidR="004E1B50" w:rsidDel="00BF4CA6" w:rsidRDefault="004E1B50">
          <w:pPr>
            <w:pStyle w:val="TOC2"/>
            <w:tabs>
              <w:tab w:val="left" w:pos="880"/>
            </w:tabs>
            <w:rPr>
              <w:del w:id="528" w:author="Mahesh Venumbaka" w:date="2015-07-24T11:22:00Z"/>
              <w:rFonts w:eastAsiaTheme="minorEastAsia" w:cstheme="minorBidi"/>
              <w:smallCaps w:val="0"/>
              <w:noProof/>
              <w:color w:val="auto"/>
              <w:sz w:val="22"/>
              <w:szCs w:val="22"/>
              <w:lang w:eastAsia="en-GB"/>
            </w:rPr>
          </w:pPr>
          <w:del w:id="529" w:author="Mahesh Venumbaka" w:date="2015-07-24T11:22:00Z">
            <w:r w:rsidRPr="00BF4CA6" w:rsidDel="00BF4CA6">
              <w:rPr>
                <w:noProof/>
              </w:rPr>
              <w:delText>3.2</w:delText>
            </w:r>
            <w:r w:rsidDel="00BF4CA6">
              <w:rPr>
                <w:rFonts w:eastAsiaTheme="minorEastAsia" w:cstheme="minorBidi"/>
                <w:smallCaps w:val="0"/>
                <w:noProof/>
                <w:color w:val="auto"/>
                <w:sz w:val="22"/>
                <w:szCs w:val="22"/>
                <w:lang w:eastAsia="en-GB"/>
              </w:rPr>
              <w:tab/>
            </w:r>
            <w:r w:rsidRPr="00BF4CA6" w:rsidDel="00BF4CA6">
              <w:rPr>
                <w:noProof/>
              </w:rPr>
              <w:delText>Work Types</w:delText>
            </w:r>
            <w:r w:rsidDel="00BF4CA6">
              <w:rPr>
                <w:noProof/>
                <w:webHidden/>
              </w:rPr>
              <w:tab/>
              <w:delText>18</w:delText>
            </w:r>
          </w:del>
        </w:p>
        <w:p w14:paraId="30E386FB" w14:textId="77777777" w:rsidR="004E1B50" w:rsidDel="00BF4CA6" w:rsidRDefault="004E1B50">
          <w:pPr>
            <w:pStyle w:val="TOC3"/>
            <w:tabs>
              <w:tab w:val="left" w:pos="1100"/>
            </w:tabs>
            <w:rPr>
              <w:del w:id="530" w:author="Mahesh Venumbaka" w:date="2015-07-24T11:22:00Z"/>
              <w:rFonts w:eastAsiaTheme="minorEastAsia" w:cstheme="minorBidi"/>
              <w:i w:val="0"/>
              <w:noProof/>
              <w:color w:val="auto"/>
              <w:sz w:val="22"/>
              <w:szCs w:val="22"/>
              <w:lang w:eastAsia="en-GB"/>
            </w:rPr>
          </w:pPr>
          <w:del w:id="531" w:author="Mahesh Venumbaka" w:date="2015-07-24T11:22:00Z">
            <w:r w:rsidRPr="00BF4CA6" w:rsidDel="00BF4CA6">
              <w:rPr>
                <w:noProof/>
              </w:rPr>
              <w:lastRenderedPageBreak/>
              <w:delText>3.2.1</w:delText>
            </w:r>
            <w:r w:rsidDel="00BF4CA6">
              <w:rPr>
                <w:rFonts w:eastAsiaTheme="minorEastAsia" w:cstheme="minorBidi"/>
                <w:i w:val="0"/>
                <w:noProof/>
                <w:color w:val="auto"/>
                <w:sz w:val="22"/>
                <w:szCs w:val="22"/>
                <w:lang w:eastAsia="en-GB"/>
              </w:rPr>
              <w:tab/>
            </w:r>
            <w:r w:rsidRPr="00BF4CA6" w:rsidDel="00BF4CA6">
              <w:rPr>
                <w:noProof/>
              </w:rPr>
              <w:delText>Work Types Summary –Duration</w:delText>
            </w:r>
            <w:r w:rsidDel="00BF4CA6">
              <w:rPr>
                <w:noProof/>
                <w:webHidden/>
              </w:rPr>
              <w:tab/>
              <w:delText>18</w:delText>
            </w:r>
          </w:del>
        </w:p>
        <w:p w14:paraId="23BE069B" w14:textId="77777777" w:rsidR="004E1B50" w:rsidDel="00BF4CA6" w:rsidRDefault="004E1B50">
          <w:pPr>
            <w:pStyle w:val="TOC3"/>
            <w:tabs>
              <w:tab w:val="left" w:pos="1100"/>
            </w:tabs>
            <w:rPr>
              <w:del w:id="532" w:author="Mahesh Venumbaka" w:date="2015-07-24T11:22:00Z"/>
              <w:rFonts w:eastAsiaTheme="minorEastAsia" w:cstheme="minorBidi"/>
              <w:i w:val="0"/>
              <w:noProof/>
              <w:color w:val="auto"/>
              <w:sz w:val="22"/>
              <w:szCs w:val="22"/>
              <w:lang w:eastAsia="en-GB"/>
            </w:rPr>
          </w:pPr>
          <w:del w:id="533" w:author="Mahesh Venumbaka" w:date="2015-07-24T11:22:00Z">
            <w:r w:rsidRPr="00BF4CA6" w:rsidDel="00BF4CA6">
              <w:rPr>
                <w:noProof/>
              </w:rPr>
              <w:delText>3.2.2</w:delText>
            </w:r>
            <w:r w:rsidDel="00BF4CA6">
              <w:rPr>
                <w:rFonts w:eastAsiaTheme="minorEastAsia" w:cstheme="minorBidi"/>
                <w:i w:val="0"/>
                <w:noProof/>
                <w:color w:val="auto"/>
                <w:sz w:val="22"/>
                <w:szCs w:val="22"/>
                <w:lang w:eastAsia="en-GB"/>
              </w:rPr>
              <w:tab/>
            </w:r>
            <w:r w:rsidRPr="00BF4CA6" w:rsidDel="00BF4CA6">
              <w:rPr>
                <w:noProof/>
              </w:rPr>
              <w:delText>Work Type Details</w:delText>
            </w:r>
            <w:r w:rsidDel="00BF4CA6">
              <w:rPr>
                <w:noProof/>
                <w:webHidden/>
              </w:rPr>
              <w:tab/>
              <w:delText>18</w:delText>
            </w:r>
          </w:del>
        </w:p>
        <w:p w14:paraId="4C101D5B" w14:textId="77777777" w:rsidR="004E1B50" w:rsidDel="00BF4CA6" w:rsidRDefault="004E1B50">
          <w:pPr>
            <w:pStyle w:val="TOC2"/>
            <w:tabs>
              <w:tab w:val="left" w:pos="880"/>
            </w:tabs>
            <w:rPr>
              <w:del w:id="534" w:author="Mahesh Venumbaka" w:date="2015-07-24T11:22:00Z"/>
              <w:rFonts w:eastAsiaTheme="minorEastAsia" w:cstheme="minorBidi"/>
              <w:smallCaps w:val="0"/>
              <w:noProof/>
              <w:color w:val="auto"/>
              <w:sz w:val="22"/>
              <w:szCs w:val="22"/>
              <w:lang w:eastAsia="en-GB"/>
            </w:rPr>
          </w:pPr>
          <w:del w:id="535" w:author="Mahesh Venumbaka" w:date="2015-07-24T11:22:00Z">
            <w:r w:rsidRPr="00BF4CA6" w:rsidDel="00BF4CA6">
              <w:rPr>
                <w:noProof/>
              </w:rPr>
              <w:delText>3.3</w:delText>
            </w:r>
            <w:r w:rsidDel="00BF4CA6">
              <w:rPr>
                <w:rFonts w:eastAsiaTheme="minorEastAsia" w:cstheme="minorBidi"/>
                <w:smallCaps w:val="0"/>
                <w:noProof/>
                <w:color w:val="auto"/>
                <w:sz w:val="22"/>
                <w:szCs w:val="22"/>
                <w:lang w:eastAsia="en-GB"/>
              </w:rPr>
              <w:tab/>
            </w:r>
            <w:r w:rsidRPr="00BF4CA6" w:rsidDel="00BF4CA6">
              <w:rPr>
                <w:noProof/>
              </w:rPr>
              <w:delText>Organizational Structure</w:delText>
            </w:r>
            <w:r w:rsidDel="00BF4CA6">
              <w:rPr>
                <w:noProof/>
                <w:webHidden/>
              </w:rPr>
              <w:tab/>
              <w:delText>20</w:delText>
            </w:r>
          </w:del>
        </w:p>
        <w:p w14:paraId="21431CFA" w14:textId="77777777" w:rsidR="004E1B50" w:rsidDel="00BF4CA6" w:rsidRDefault="004E1B50">
          <w:pPr>
            <w:pStyle w:val="TOC3"/>
            <w:tabs>
              <w:tab w:val="left" w:pos="1100"/>
            </w:tabs>
            <w:rPr>
              <w:del w:id="536" w:author="Mahesh Venumbaka" w:date="2015-07-24T11:22:00Z"/>
              <w:rFonts w:eastAsiaTheme="minorEastAsia" w:cstheme="minorBidi"/>
              <w:i w:val="0"/>
              <w:noProof/>
              <w:color w:val="auto"/>
              <w:sz w:val="22"/>
              <w:szCs w:val="22"/>
              <w:lang w:eastAsia="en-GB"/>
            </w:rPr>
          </w:pPr>
          <w:del w:id="537" w:author="Mahesh Venumbaka" w:date="2015-07-24T11:22:00Z">
            <w:r w:rsidRPr="00BF4CA6" w:rsidDel="00BF4CA6">
              <w:rPr>
                <w:noProof/>
              </w:rPr>
              <w:delText>3.3.1</w:delText>
            </w:r>
            <w:r w:rsidDel="00BF4CA6">
              <w:rPr>
                <w:rFonts w:eastAsiaTheme="minorEastAsia" w:cstheme="minorBidi"/>
                <w:i w:val="0"/>
                <w:noProof/>
                <w:color w:val="auto"/>
                <w:sz w:val="22"/>
                <w:szCs w:val="22"/>
                <w:lang w:eastAsia="en-GB"/>
              </w:rPr>
              <w:tab/>
            </w:r>
            <w:r w:rsidRPr="00BF4CA6" w:rsidDel="00BF4CA6">
              <w:rPr>
                <w:noProof/>
              </w:rPr>
              <w:delText>GEHC Field Navigation Tree</w:delText>
            </w:r>
            <w:r w:rsidDel="00BF4CA6">
              <w:rPr>
                <w:noProof/>
                <w:webHidden/>
              </w:rPr>
              <w:tab/>
              <w:delText>20</w:delText>
            </w:r>
          </w:del>
        </w:p>
        <w:p w14:paraId="26BB7265" w14:textId="77777777" w:rsidR="004E1B50" w:rsidDel="00BF4CA6" w:rsidRDefault="004E1B50">
          <w:pPr>
            <w:pStyle w:val="TOC3"/>
            <w:tabs>
              <w:tab w:val="left" w:pos="1100"/>
            </w:tabs>
            <w:rPr>
              <w:del w:id="538" w:author="Mahesh Venumbaka" w:date="2015-07-24T11:22:00Z"/>
              <w:rFonts w:eastAsiaTheme="minorEastAsia" w:cstheme="minorBidi"/>
              <w:i w:val="0"/>
              <w:noProof/>
              <w:color w:val="auto"/>
              <w:sz w:val="22"/>
              <w:szCs w:val="22"/>
              <w:lang w:eastAsia="en-GB"/>
            </w:rPr>
          </w:pPr>
          <w:del w:id="539" w:author="Mahesh Venumbaka" w:date="2015-07-24T11:22:00Z">
            <w:r w:rsidRPr="00BF4CA6" w:rsidDel="00BF4CA6">
              <w:rPr>
                <w:noProof/>
              </w:rPr>
              <w:delText>3.3.2</w:delText>
            </w:r>
            <w:r w:rsidDel="00BF4CA6">
              <w:rPr>
                <w:rFonts w:eastAsiaTheme="minorEastAsia" w:cstheme="minorBidi"/>
                <w:i w:val="0"/>
                <w:noProof/>
                <w:color w:val="auto"/>
                <w:sz w:val="22"/>
                <w:szCs w:val="22"/>
                <w:lang w:eastAsia="en-GB"/>
              </w:rPr>
              <w:tab/>
            </w:r>
            <w:r w:rsidRPr="00BF4CA6" w:rsidDel="00BF4CA6">
              <w:rPr>
                <w:noProof/>
              </w:rPr>
              <w:delText>Maintaining the Organizational Structure</w:delText>
            </w:r>
            <w:r w:rsidDel="00BF4CA6">
              <w:rPr>
                <w:noProof/>
                <w:webHidden/>
              </w:rPr>
              <w:tab/>
              <w:delText>21</w:delText>
            </w:r>
          </w:del>
        </w:p>
        <w:p w14:paraId="002062CA" w14:textId="77777777" w:rsidR="004E1B50" w:rsidDel="00BF4CA6" w:rsidRDefault="004E1B50">
          <w:pPr>
            <w:pStyle w:val="TOC2"/>
            <w:tabs>
              <w:tab w:val="left" w:pos="880"/>
            </w:tabs>
            <w:rPr>
              <w:del w:id="540" w:author="Mahesh Venumbaka" w:date="2015-07-24T11:22:00Z"/>
              <w:rFonts w:eastAsiaTheme="minorEastAsia" w:cstheme="minorBidi"/>
              <w:smallCaps w:val="0"/>
              <w:noProof/>
              <w:color w:val="auto"/>
              <w:sz w:val="22"/>
              <w:szCs w:val="22"/>
              <w:lang w:eastAsia="en-GB"/>
            </w:rPr>
          </w:pPr>
          <w:del w:id="541" w:author="Mahesh Venumbaka" w:date="2015-07-24T11:22:00Z">
            <w:r w:rsidRPr="00BF4CA6" w:rsidDel="00BF4CA6">
              <w:rPr>
                <w:noProof/>
              </w:rPr>
              <w:delText>3.4</w:delText>
            </w:r>
            <w:r w:rsidDel="00BF4CA6">
              <w:rPr>
                <w:rFonts w:eastAsiaTheme="minorEastAsia" w:cstheme="minorBidi"/>
                <w:smallCaps w:val="0"/>
                <w:noProof/>
                <w:color w:val="auto"/>
                <w:sz w:val="22"/>
                <w:szCs w:val="22"/>
                <w:lang w:eastAsia="en-GB"/>
              </w:rPr>
              <w:tab/>
            </w:r>
            <w:r w:rsidRPr="00BF4CA6" w:rsidDel="00BF4CA6">
              <w:rPr>
                <w:noProof/>
              </w:rPr>
              <w:delText>Time Zones</w:delText>
            </w:r>
            <w:r w:rsidDel="00BF4CA6">
              <w:rPr>
                <w:noProof/>
                <w:webHidden/>
              </w:rPr>
              <w:tab/>
              <w:delText>21</w:delText>
            </w:r>
          </w:del>
        </w:p>
        <w:p w14:paraId="757A878B" w14:textId="77777777" w:rsidR="004E1B50" w:rsidDel="00BF4CA6" w:rsidRDefault="004E1B50">
          <w:pPr>
            <w:pStyle w:val="TOC2"/>
            <w:tabs>
              <w:tab w:val="left" w:pos="880"/>
            </w:tabs>
            <w:rPr>
              <w:del w:id="542" w:author="Mahesh Venumbaka" w:date="2015-07-24T11:22:00Z"/>
              <w:rFonts w:eastAsiaTheme="minorEastAsia" w:cstheme="minorBidi"/>
              <w:smallCaps w:val="0"/>
              <w:noProof/>
              <w:color w:val="auto"/>
              <w:sz w:val="22"/>
              <w:szCs w:val="22"/>
              <w:lang w:eastAsia="en-GB"/>
            </w:rPr>
          </w:pPr>
          <w:del w:id="543" w:author="Mahesh Venumbaka" w:date="2015-07-24T11:22:00Z">
            <w:r w:rsidRPr="00BF4CA6" w:rsidDel="00BF4CA6">
              <w:rPr>
                <w:noProof/>
              </w:rPr>
              <w:delText>3.5</w:delText>
            </w:r>
            <w:r w:rsidDel="00BF4CA6">
              <w:rPr>
                <w:rFonts w:eastAsiaTheme="minorEastAsia" w:cstheme="minorBidi"/>
                <w:smallCaps w:val="0"/>
                <w:noProof/>
                <w:color w:val="auto"/>
                <w:sz w:val="22"/>
                <w:szCs w:val="22"/>
                <w:lang w:eastAsia="en-GB"/>
              </w:rPr>
              <w:tab/>
            </w:r>
            <w:r w:rsidRPr="00BF4CA6" w:rsidDel="00BF4CA6">
              <w:rPr>
                <w:noProof/>
              </w:rPr>
              <w:delText>Key Roles in the Service Operation</w:delText>
            </w:r>
            <w:r w:rsidDel="00BF4CA6">
              <w:rPr>
                <w:noProof/>
                <w:webHidden/>
              </w:rPr>
              <w:tab/>
              <w:delText>22</w:delText>
            </w:r>
          </w:del>
        </w:p>
        <w:p w14:paraId="78AEC71F" w14:textId="77777777" w:rsidR="004E1B50" w:rsidDel="00BF4CA6" w:rsidRDefault="004E1B50">
          <w:pPr>
            <w:pStyle w:val="TOC1"/>
            <w:tabs>
              <w:tab w:val="left" w:pos="440"/>
            </w:tabs>
            <w:rPr>
              <w:del w:id="544" w:author="Mahesh Venumbaka" w:date="2015-07-24T11:22:00Z"/>
              <w:rFonts w:eastAsiaTheme="minorEastAsia" w:cstheme="minorBidi"/>
              <w:b w:val="0"/>
              <w:caps w:val="0"/>
              <w:noProof/>
              <w:color w:val="auto"/>
              <w:sz w:val="22"/>
              <w:szCs w:val="22"/>
              <w:lang w:eastAsia="en-GB"/>
            </w:rPr>
          </w:pPr>
          <w:del w:id="545" w:author="Mahesh Venumbaka" w:date="2015-07-24T11:22:00Z">
            <w:r w:rsidRPr="00BF4CA6" w:rsidDel="00BF4CA6">
              <w:rPr>
                <w:noProof/>
              </w:rPr>
              <w:delText>4</w:delText>
            </w:r>
            <w:r w:rsidDel="00BF4CA6">
              <w:rPr>
                <w:rFonts w:eastAsiaTheme="minorEastAsia" w:cstheme="minorBidi"/>
                <w:b w:val="0"/>
                <w:caps w:val="0"/>
                <w:noProof/>
                <w:color w:val="auto"/>
                <w:sz w:val="22"/>
                <w:szCs w:val="22"/>
                <w:lang w:eastAsia="en-GB"/>
              </w:rPr>
              <w:tab/>
            </w:r>
            <w:r w:rsidRPr="00BF4CA6" w:rsidDel="00BF4CA6">
              <w:rPr>
                <w:noProof/>
              </w:rPr>
              <w:delText>Service Delivery Processes</w:delText>
            </w:r>
            <w:r w:rsidDel="00BF4CA6">
              <w:rPr>
                <w:noProof/>
                <w:webHidden/>
              </w:rPr>
              <w:tab/>
              <w:delText>23</w:delText>
            </w:r>
          </w:del>
        </w:p>
        <w:p w14:paraId="6419E094" w14:textId="77777777" w:rsidR="004E1B50" w:rsidDel="00BF4CA6" w:rsidRDefault="004E1B50">
          <w:pPr>
            <w:pStyle w:val="TOC2"/>
            <w:tabs>
              <w:tab w:val="left" w:pos="880"/>
            </w:tabs>
            <w:rPr>
              <w:del w:id="546" w:author="Mahesh Venumbaka" w:date="2015-07-24T11:22:00Z"/>
              <w:rFonts w:eastAsiaTheme="minorEastAsia" w:cstheme="minorBidi"/>
              <w:smallCaps w:val="0"/>
              <w:noProof/>
              <w:color w:val="auto"/>
              <w:sz w:val="22"/>
              <w:szCs w:val="22"/>
              <w:lang w:eastAsia="en-GB"/>
            </w:rPr>
          </w:pPr>
          <w:del w:id="547" w:author="Mahesh Venumbaka" w:date="2015-07-24T11:22:00Z">
            <w:r w:rsidRPr="00BF4CA6" w:rsidDel="00BF4CA6">
              <w:rPr>
                <w:noProof/>
              </w:rPr>
              <w:delText>4.1</w:delText>
            </w:r>
            <w:r w:rsidDel="00BF4CA6">
              <w:rPr>
                <w:rFonts w:eastAsiaTheme="minorEastAsia" w:cstheme="minorBidi"/>
                <w:smallCaps w:val="0"/>
                <w:noProof/>
                <w:color w:val="auto"/>
                <w:sz w:val="22"/>
                <w:szCs w:val="22"/>
                <w:lang w:eastAsia="en-GB"/>
              </w:rPr>
              <w:tab/>
            </w:r>
            <w:r w:rsidRPr="00BF4CA6" w:rsidDel="00BF4CA6">
              <w:rPr>
                <w:noProof/>
              </w:rPr>
              <w:delText>Processes High Level Overview</w:delText>
            </w:r>
            <w:r w:rsidDel="00BF4CA6">
              <w:rPr>
                <w:noProof/>
                <w:webHidden/>
              </w:rPr>
              <w:tab/>
              <w:delText>23</w:delText>
            </w:r>
          </w:del>
        </w:p>
        <w:p w14:paraId="4FC97265" w14:textId="77777777" w:rsidR="004E1B50" w:rsidDel="00BF4CA6" w:rsidRDefault="004E1B50">
          <w:pPr>
            <w:pStyle w:val="TOC2"/>
            <w:tabs>
              <w:tab w:val="left" w:pos="880"/>
            </w:tabs>
            <w:rPr>
              <w:del w:id="548" w:author="Mahesh Venumbaka" w:date="2015-07-24T11:22:00Z"/>
              <w:rFonts w:eastAsiaTheme="minorEastAsia" w:cstheme="minorBidi"/>
              <w:smallCaps w:val="0"/>
              <w:noProof/>
              <w:color w:val="auto"/>
              <w:sz w:val="22"/>
              <w:szCs w:val="22"/>
              <w:lang w:eastAsia="en-GB"/>
            </w:rPr>
          </w:pPr>
          <w:del w:id="549" w:author="Mahesh Venumbaka" w:date="2015-07-24T11:22:00Z">
            <w:r w:rsidRPr="00BF4CA6" w:rsidDel="00BF4CA6">
              <w:rPr>
                <w:noProof/>
              </w:rPr>
              <w:delText>4.2</w:delText>
            </w:r>
            <w:r w:rsidDel="00BF4CA6">
              <w:rPr>
                <w:rFonts w:eastAsiaTheme="minorEastAsia" w:cstheme="minorBidi"/>
                <w:smallCaps w:val="0"/>
                <w:noProof/>
                <w:color w:val="auto"/>
                <w:sz w:val="22"/>
                <w:szCs w:val="22"/>
                <w:lang w:eastAsia="en-GB"/>
              </w:rPr>
              <w:tab/>
            </w:r>
            <w:r w:rsidRPr="00BF4CA6" w:rsidDel="00BF4CA6">
              <w:rPr>
                <w:noProof/>
              </w:rPr>
              <w:delText>Work Status Flow</w:delText>
            </w:r>
            <w:r w:rsidDel="00BF4CA6">
              <w:rPr>
                <w:noProof/>
                <w:webHidden/>
              </w:rPr>
              <w:tab/>
              <w:delText>23</w:delText>
            </w:r>
          </w:del>
        </w:p>
        <w:p w14:paraId="7E36645B" w14:textId="77777777" w:rsidR="004E1B50" w:rsidDel="00BF4CA6" w:rsidRDefault="004E1B50">
          <w:pPr>
            <w:pStyle w:val="TOC3"/>
            <w:tabs>
              <w:tab w:val="left" w:pos="1100"/>
            </w:tabs>
            <w:rPr>
              <w:del w:id="550" w:author="Mahesh Venumbaka" w:date="2015-07-24T11:22:00Z"/>
              <w:rFonts w:eastAsiaTheme="minorEastAsia" w:cstheme="minorBidi"/>
              <w:i w:val="0"/>
              <w:noProof/>
              <w:color w:val="auto"/>
              <w:sz w:val="22"/>
              <w:szCs w:val="22"/>
              <w:lang w:eastAsia="en-GB"/>
            </w:rPr>
          </w:pPr>
          <w:del w:id="551" w:author="Mahesh Venumbaka" w:date="2015-07-24T11:22:00Z">
            <w:r w:rsidRPr="00BF4CA6" w:rsidDel="00BF4CA6">
              <w:rPr>
                <w:noProof/>
              </w:rPr>
              <w:delText>4.2.1</w:delText>
            </w:r>
            <w:r w:rsidDel="00BF4CA6">
              <w:rPr>
                <w:rFonts w:eastAsiaTheme="minorEastAsia" w:cstheme="minorBidi"/>
                <w:i w:val="0"/>
                <w:noProof/>
                <w:color w:val="auto"/>
                <w:sz w:val="22"/>
                <w:szCs w:val="22"/>
                <w:lang w:eastAsia="en-GB"/>
              </w:rPr>
              <w:tab/>
            </w:r>
            <w:r w:rsidRPr="00BF4CA6" w:rsidDel="00BF4CA6">
              <w:rPr>
                <w:noProof/>
              </w:rPr>
              <w:delText>New</w:delText>
            </w:r>
            <w:r w:rsidDel="00BF4CA6">
              <w:rPr>
                <w:noProof/>
                <w:webHidden/>
              </w:rPr>
              <w:tab/>
              <w:delText>24</w:delText>
            </w:r>
          </w:del>
        </w:p>
        <w:p w14:paraId="07B4E4D5" w14:textId="77777777" w:rsidR="004E1B50" w:rsidDel="00BF4CA6" w:rsidRDefault="004E1B50">
          <w:pPr>
            <w:pStyle w:val="TOC3"/>
            <w:tabs>
              <w:tab w:val="left" w:pos="1100"/>
            </w:tabs>
            <w:rPr>
              <w:del w:id="552" w:author="Mahesh Venumbaka" w:date="2015-07-24T11:22:00Z"/>
              <w:rFonts w:eastAsiaTheme="minorEastAsia" w:cstheme="minorBidi"/>
              <w:i w:val="0"/>
              <w:noProof/>
              <w:color w:val="auto"/>
              <w:sz w:val="22"/>
              <w:szCs w:val="22"/>
              <w:lang w:eastAsia="en-GB"/>
            </w:rPr>
          </w:pPr>
          <w:del w:id="553" w:author="Mahesh Venumbaka" w:date="2015-07-24T11:22:00Z">
            <w:r w:rsidRPr="00BF4CA6" w:rsidDel="00BF4CA6">
              <w:rPr>
                <w:noProof/>
              </w:rPr>
              <w:delText>4.2.2</w:delText>
            </w:r>
            <w:r w:rsidDel="00BF4CA6">
              <w:rPr>
                <w:rFonts w:eastAsiaTheme="minorEastAsia" w:cstheme="minorBidi"/>
                <w:i w:val="0"/>
                <w:noProof/>
                <w:color w:val="auto"/>
                <w:sz w:val="22"/>
                <w:szCs w:val="22"/>
                <w:lang w:eastAsia="en-GB"/>
              </w:rPr>
              <w:tab/>
            </w:r>
            <w:r w:rsidRPr="00BF4CA6" w:rsidDel="00BF4CA6">
              <w:rPr>
                <w:noProof/>
              </w:rPr>
              <w:delText>Tentative</w:delText>
            </w:r>
            <w:r w:rsidDel="00BF4CA6">
              <w:rPr>
                <w:noProof/>
                <w:webHidden/>
              </w:rPr>
              <w:tab/>
              <w:delText>25</w:delText>
            </w:r>
          </w:del>
        </w:p>
        <w:p w14:paraId="41BB76E7" w14:textId="77777777" w:rsidR="004E1B50" w:rsidDel="00BF4CA6" w:rsidRDefault="004E1B50">
          <w:pPr>
            <w:pStyle w:val="TOC3"/>
            <w:tabs>
              <w:tab w:val="left" w:pos="1100"/>
            </w:tabs>
            <w:rPr>
              <w:del w:id="554" w:author="Mahesh Venumbaka" w:date="2015-07-24T11:22:00Z"/>
              <w:rFonts w:eastAsiaTheme="minorEastAsia" w:cstheme="minorBidi"/>
              <w:i w:val="0"/>
              <w:noProof/>
              <w:color w:val="auto"/>
              <w:sz w:val="22"/>
              <w:szCs w:val="22"/>
              <w:lang w:eastAsia="en-GB"/>
            </w:rPr>
          </w:pPr>
          <w:del w:id="555" w:author="Mahesh Venumbaka" w:date="2015-07-24T11:22:00Z">
            <w:r w:rsidRPr="00BF4CA6" w:rsidDel="00BF4CA6">
              <w:rPr>
                <w:noProof/>
              </w:rPr>
              <w:delText>4.2.3</w:delText>
            </w:r>
            <w:r w:rsidDel="00BF4CA6">
              <w:rPr>
                <w:rFonts w:eastAsiaTheme="minorEastAsia" w:cstheme="minorBidi"/>
                <w:i w:val="0"/>
                <w:noProof/>
                <w:color w:val="auto"/>
                <w:sz w:val="22"/>
                <w:szCs w:val="22"/>
                <w:lang w:eastAsia="en-GB"/>
              </w:rPr>
              <w:tab/>
            </w:r>
            <w:r w:rsidRPr="00BF4CA6" w:rsidDel="00BF4CA6">
              <w:rPr>
                <w:noProof/>
              </w:rPr>
              <w:delText>Assigned</w:delText>
            </w:r>
            <w:r w:rsidDel="00BF4CA6">
              <w:rPr>
                <w:noProof/>
                <w:webHidden/>
              </w:rPr>
              <w:tab/>
              <w:delText>25</w:delText>
            </w:r>
          </w:del>
        </w:p>
        <w:p w14:paraId="4FCD463F" w14:textId="77777777" w:rsidR="004E1B50" w:rsidDel="00BF4CA6" w:rsidRDefault="004E1B50">
          <w:pPr>
            <w:pStyle w:val="TOC3"/>
            <w:tabs>
              <w:tab w:val="left" w:pos="1100"/>
            </w:tabs>
            <w:rPr>
              <w:del w:id="556" w:author="Mahesh Venumbaka" w:date="2015-07-24T11:22:00Z"/>
              <w:rFonts w:eastAsiaTheme="minorEastAsia" w:cstheme="minorBidi"/>
              <w:i w:val="0"/>
              <w:noProof/>
              <w:color w:val="auto"/>
              <w:sz w:val="22"/>
              <w:szCs w:val="22"/>
              <w:lang w:eastAsia="en-GB"/>
            </w:rPr>
          </w:pPr>
          <w:del w:id="557" w:author="Mahesh Venumbaka" w:date="2015-07-24T11:22:00Z">
            <w:r w:rsidRPr="00BF4CA6" w:rsidDel="00BF4CA6">
              <w:rPr>
                <w:noProof/>
              </w:rPr>
              <w:delText>4.2.4</w:delText>
            </w:r>
            <w:r w:rsidDel="00BF4CA6">
              <w:rPr>
                <w:rFonts w:eastAsiaTheme="minorEastAsia" w:cstheme="minorBidi"/>
                <w:i w:val="0"/>
                <w:noProof/>
                <w:color w:val="auto"/>
                <w:sz w:val="22"/>
                <w:szCs w:val="22"/>
                <w:lang w:eastAsia="en-GB"/>
              </w:rPr>
              <w:tab/>
            </w:r>
            <w:r w:rsidRPr="00BF4CA6" w:rsidDel="00BF4CA6">
              <w:rPr>
                <w:noProof/>
              </w:rPr>
              <w:delText>Acknowledged</w:delText>
            </w:r>
            <w:r w:rsidDel="00BF4CA6">
              <w:rPr>
                <w:noProof/>
                <w:webHidden/>
              </w:rPr>
              <w:tab/>
              <w:delText>25</w:delText>
            </w:r>
          </w:del>
        </w:p>
        <w:p w14:paraId="110CBFEC" w14:textId="77777777" w:rsidR="004E1B50" w:rsidDel="00BF4CA6" w:rsidRDefault="004E1B50">
          <w:pPr>
            <w:pStyle w:val="TOC3"/>
            <w:tabs>
              <w:tab w:val="left" w:pos="1100"/>
            </w:tabs>
            <w:rPr>
              <w:del w:id="558" w:author="Mahesh Venumbaka" w:date="2015-07-24T11:22:00Z"/>
              <w:rFonts w:eastAsiaTheme="minorEastAsia" w:cstheme="minorBidi"/>
              <w:i w:val="0"/>
              <w:noProof/>
              <w:color w:val="auto"/>
              <w:sz w:val="22"/>
              <w:szCs w:val="22"/>
              <w:lang w:eastAsia="en-GB"/>
            </w:rPr>
          </w:pPr>
          <w:del w:id="559" w:author="Mahesh Venumbaka" w:date="2015-07-24T11:22:00Z">
            <w:r w:rsidRPr="00BF4CA6" w:rsidDel="00BF4CA6">
              <w:rPr>
                <w:rFonts w:cs="Arial"/>
                <w:noProof/>
              </w:rPr>
              <w:delText>4.2.5</w:delText>
            </w:r>
            <w:r w:rsidDel="00BF4CA6">
              <w:rPr>
                <w:rFonts w:eastAsiaTheme="minorEastAsia" w:cstheme="minorBidi"/>
                <w:i w:val="0"/>
                <w:noProof/>
                <w:color w:val="auto"/>
                <w:sz w:val="22"/>
                <w:szCs w:val="22"/>
                <w:lang w:eastAsia="en-GB"/>
              </w:rPr>
              <w:tab/>
            </w:r>
            <w:r w:rsidRPr="00BF4CA6" w:rsidDel="00BF4CA6">
              <w:rPr>
                <w:noProof/>
              </w:rPr>
              <w:delText>Rejected</w:delText>
            </w:r>
            <w:r w:rsidDel="00BF4CA6">
              <w:rPr>
                <w:noProof/>
                <w:webHidden/>
              </w:rPr>
              <w:tab/>
              <w:delText>25</w:delText>
            </w:r>
          </w:del>
        </w:p>
        <w:p w14:paraId="312B7CD4" w14:textId="77777777" w:rsidR="004E1B50" w:rsidDel="00BF4CA6" w:rsidRDefault="004E1B50">
          <w:pPr>
            <w:pStyle w:val="TOC3"/>
            <w:tabs>
              <w:tab w:val="left" w:pos="1100"/>
            </w:tabs>
            <w:rPr>
              <w:del w:id="560" w:author="Mahesh Venumbaka" w:date="2015-07-24T11:22:00Z"/>
              <w:rFonts w:eastAsiaTheme="minorEastAsia" w:cstheme="minorBidi"/>
              <w:i w:val="0"/>
              <w:noProof/>
              <w:color w:val="auto"/>
              <w:sz w:val="22"/>
              <w:szCs w:val="22"/>
              <w:lang w:eastAsia="en-GB"/>
            </w:rPr>
          </w:pPr>
          <w:del w:id="561" w:author="Mahesh Venumbaka" w:date="2015-07-24T11:22:00Z">
            <w:r w:rsidRPr="00BF4CA6" w:rsidDel="00BF4CA6">
              <w:rPr>
                <w:noProof/>
              </w:rPr>
              <w:delText>4.2.6</w:delText>
            </w:r>
            <w:r w:rsidDel="00BF4CA6">
              <w:rPr>
                <w:rFonts w:eastAsiaTheme="minorEastAsia" w:cstheme="minorBidi"/>
                <w:i w:val="0"/>
                <w:noProof/>
                <w:color w:val="auto"/>
                <w:sz w:val="22"/>
                <w:szCs w:val="22"/>
                <w:lang w:eastAsia="en-GB"/>
              </w:rPr>
              <w:tab/>
            </w:r>
            <w:r w:rsidRPr="00BF4CA6" w:rsidDel="00BF4CA6">
              <w:rPr>
                <w:noProof/>
              </w:rPr>
              <w:delText>Rejected by FSE</w:delText>
            </w:r>
            <w:r w:rsidDel="00BF4CA6">
              <w:rPr>
                <w:noProof/>
                <w:webHidden/>
              </w:rPr>
              <w:tab/>
              <w:delText>25</w:delText>
            </w:r>
          </w:del>
        </w:p>
        <w:p w14:paraId="6C609E6A" w14:textId="77777777" w:rsidR="004E1B50" w:rsidDel="00BF4CA6" w:rsidRDefault="004E1B50">
          <w:pPr>
            <w:pStyle w:val="TOC3"/>
            <w:tabs>
              <w:tab w:val="left" w:pos="1100"/>
            </w:tabs>
            <w:rPr>
              <w:del w:id="562" w:author="Mahesh Venumbaka" w:date="2015-07-24T11:22:00Z"/>
              <w:rFonts w:eastAsiaTheme="minorEastAsia" w:cstheme="minorBidi"/>
              <w:i w:val="0"/>
              <w:noProof/>
              <w:color w:val="auto"/>
              <w:sz w:val="22"/>
              <w:szCs w:val="22"/>
              <w:lang w:eastAsia="en-GB"/>
            </w:rPr>
          </w:pPr>
          <w:del w:id="563" w:author="Mahesh Venumbaka" w:date="2015-07-24T11:22:00Z">
            <w:r w:rsidRPr="00BF4CA6" w:rsidDel="00BF4CA6">
              <w:rPr>
                <w:noProof/>
              </w:rPr>
              <w:delText>4.2.7</w:delText>
            </w:r>
            <w:r w:rsidDel="00BF4CA6">
              <w:rPr>
                <w:rFonts w:eastAsiaTheme="minorEastAsia" w:cstheme="minorBidi"/>
                <w:i w:val="0"/>
                <w:noProof/>
                <w:color w:val="auto"/>
                <w:sz w:val="22"/>
                <w:szCs w:val="22"/>
                <w:lang w:eastAsia="en-GB"/>
              </w:rPr>
              <w:tab/>
            </w:r>
            <w:r w:rsidRPr="00BF4CA6" w:rsidDel="00BF4CA6">
              <w:rPr>
                <w:noProof/>
              </w:rPr>
              <w:delText>En Route</w:delText>
            </w:r>
            <w:r w:rsidDel="00BF4CA6">
              <w:rPr>
                <w:noProof/>
                <w:webHidden/>
              </w:rPr>
              <w:tab/>
              <w:delText>26</w:delText>
            </w:r>
          </w:del>
        </w:p>
        <w:p w14:paraId="51AA3AB3" w14:textId="77777777" w:rsidR="004E1B50" w:rsidDel="00BF4CA6" w:rsidRDefault="004E1B50">
          <w:pPr>
            <w:pStyle w:val="TOC3"/>
            <w:tabs>
              <w:tab w:val="left" w:pos="1100"/>
            </w:tabs>
            <w:rPr>
              <w:del w:id="564" w:author="Mahesh Venumbaka" w:date="2015-07-24T11:22:00Z"/>
              <w:rFonts w:eastAsiaTheme="minorEastAsia" w:cstheme="minorBidi"/>
              <w:i w:val="0"/>
              <w:noProof/>
              <w:color w:val="auto"/>
              <w:sz w:val="22"/>
              <w:szCs w:val="22"/>
              <w:lang w:eastAsia="en-GB"/>
            </w:rPr>
          </w:pPr>
          <w:del w:id="565" w:author="Mahesh Venumbaka" w:date="2015-07-24T11:22:00Z">
            <w:r w:rsidRPr="00BF4CA6" w:rsidDel="00BF4CA6">
              <w:rPr>
                <w:noProof/>
              </w:rPr>
              <w:delText>4.2.8</w:delText>
            </w:r>
            <w:r w:rsidDel="00BF4CA6">
              <w:rPr>
                <w:rFonts w:eastAsiaTheme="minorEastAsia" w:cstheme="minorBidi"/>
                <w:i w:val="0"/>
                <w:noProof/>
                <w:color w:val="auto"/>
                <w:sz w:val="22"/>
                <w:szCs w:val="22"/>
                <w:lang w:eastAsia="en-GB"/>
              </w:rPr>
              <w:tab/>
            </w:r>
            <w:r w:rsidRPr="00BF4CA6" w:rsidDel="00BF4CA6">
              <w:rPr>
                <w:noProof/>
              </w:rPr>
              <w:delText>On Site</w:delText>
            </w:r>
            <w:r w:rsidDel="00BF4CA6">
              <w:rPr>
                <w:noProof/>
                <w:webHidden/>
              </w:rPr>
              <w:tab/>
              <w:delText>26</w:delText>
            </w:r>
          </w:del>
        </w:p>
        <w:p w14:paraId="0A9AB7FA" w14:textId="77777777" w:rsidR="004E1B50" w:rsidDel="00BF4CA6" w:rsidRDefault="004E1B50">
          <w:pPr>
            <w:pStyle w:val="TOC3"/>
            <w:tabs>
              <w:tab w:val="left" w:pos="1100"/>
            </w:tabs>
            <w:rPr>
              <w:del w:id="566" w:author="Mahesh Venumbaka" w:date="2015-07-24T11:22:00Z"/>
              <w:rFonts w:eastAsiaTheme="minorEastAsia" w:cstheme="minorBidi"/>
              <w:i w:val="0"/>
              <w:noProof/>
              <w:color w:val="auto"/>
              <w:sz w:val="22"/>
              <w:szCs w:val="22"/>
              <w:lang w:eastAsia="en-GB"/>
            </w:rPr>
          </w:pPr>
          <w:del w:id="567" w:author="Mahesh Venumbaka" w:date="2015-07-24T11:22:00Z">
            <w:r w:rsidRPr="00BF4CA6" w:rsidDel="00BF4CA6">
              <w:rPr>
                <w:rFonts w:cs="Arial"/>
                <w:noProof/>
              </w:rPr>
              <w:delText>4.2.9</w:delText>
            </w:r>
            <w:r w:rsidDel="00BF4CA6">
              <w:rPr>
                <w:rFonts w:eastAsiaTheme="minorEastAsia" w:cstheme="minorBidi"/>
                <w:i w:val="0"/>
                <w:noProof/>
                <w:color w:val="auto"/>
                <w:sz w:val="22"/>
                <w:szCs w:val="22"/>
                <w:lang w:eastAsia="en-GB"/>
              </w:rPr>
              <w:tab/>
            </w:r>
            <w:r w:rsidRPr="00BF4CA6" w:rsidDel="00BF4CA6">
              <w:rPr>
                <w:noProof/>
              </w:rPr>
              <w:delText>Completed</w:delText>
            </w:r>
            <w:r w:rsidDel="00BF4CA6">
              <w:rPr>
                <w:noProof/>
                <w:webHidden/>
              </w:rPr>
              <w:tab/>
              <w:delText>26</w:delText>
            </w:r>
          </w:del>
        </w:p>
        <w:p w14:paraId="6C90A837" w14:textId="77777777" w:rsidR="004E1B50" w:rsidDel="00BF4CA6" w:rsidRDefault="004E1B50">
          <w:pPr>
            <w:pStyle w:val="TOC3"/>
            <w:tabs>
              <w:tab w:val="left" w:pos="1320"/>
            </w:tabs>
            <w:rPr>
              <w:del w:id="568" w:author="Mahesh Venumbaka" w:date="2015-07-24T11:22:00Z"/>
              <w:rFonts w:eastAsiaTheme="minorEastAsia" w:cstheme="minorBidi"/>
              <w:i w:val="0"/>
              <w:noProof/>
              <w:color w:val="auto"/>
              <w:sz w:val="22"/>
              <w:szCs w:val="22"/>
              <w:lang w:eastAsia="en-GB"/>
            </w:rPr>
          </w:pPr>
          <w:del w:id="569" w:author="Mahesh Venumbaka" w:date="2015-07-24T11:22:00Z">
            <w:r w:rsidRPr="00BF4CA6" w:rsidDel="00BF4CA6">
              <w:rPr>
                <w:rFonts w:cs="Arial"/>
                <w:noProof/>
              </w:rPr>
              <w:delText>4.2.10</w:delText>
            </w:r>
            <w:r w:rsidDel="00BF4CA6">
              <w:rPr>
                <w:rFonts w:eastAsiaTheme="minorEastAsia" w:cstheme="minorBidi"/>
                <w:i w:val="0"/>
                <w:noProof/>
                <w:color w:val="auto"/>
                <w:sz w:val="22"/>
                <w:szCs w:val="22"/>
                <w:lang w:eastAsia="en-GB"/>
              </w:rPr>
              <w:tab/>
            </w:r>
            <w:r w:rsidRPr="00BF4CA6" w:rsidDel="00BF4CA6">
              <w:rPr>
                <w:noProof/>
              </w:rPr>
              <w:delText>Incomplete</w:delText>
            </w:r>
            <w:r w:rsidDel="00BF4CA6">
              <w:rPr>
                <w:noProof/>
                <w:webHidden/>
              </w:rPr>
              <w:tab/>
              <w:delText>26</w:delText>
            </w:r>
          </w:del>
        </w:p>
        <w:p w14:paraId="0492413E" w14:textId="77777777" w:rsidR="004E1B50" w:rsidDel="00BF4CA6" w:rsidRDefault="004E1B50">
          <w:pPr>
            <w:pStyle w:val="TOC3"/>
            <w:tabs>
              <w:tab w:val="left" w:pos="1320"/>
            </w:tabs>
            <w:rPr>
              <w:del w:id="570" w:author="Mahesh Venumbaka" w:date="2015-07-24T11:22:00Z"/>
              <w:rFonts w:eastAsiaTheme="minorEastAsia" w:cstheme="minorBidi"/>
              <w:i w:val="0"/>
              <w:noProof/>
              <w:color w:val="auto"/>
              <w:sz w:val="22"/>
              <w:szCs w:val="22"/>
              <w:lang w:eastAsia="en-GB"/>
            </w:rPr>
          </w:pPr>
          <w:del w:id="571" w:author="Mahesh Venumbaka" w:date="2015-07-24T11:22:00Z">
            <w:r w:rsidRPr="00BF4CA6" w:rsidDel="00BF4CA6">
              <w:rPr>
                <w:noProof/>
              </w:rPr>
              <w:delText>4.2.11</w:delText>
            </w:r>
            <w:r w:rsidDel="00BF4CA6">
              <w:rPr>
                <w:rFonts w:eastAsiaTheme="minorEastAsia" w:cstheme="minorBidi"/>
                <w:i w:val="0"/>
                <w:noProof/>
                <w:color w:val="auto"/>
                <w:sz w:val="22"/>
                <w:szCs w:val="22"/>
                <w:lang w:eastAsia="en-GB"/>
              </w:rPr>
              <w:tab/>
            </w:r>
            <w:r w:rsidRPr="00BF4CA6" w:rsidDel="00BF4CA6">
              <w:rPr>
                <w:noProof/>
              </w:rPr>
              <w:delText>Cancelled</w:delText>
            </w:r>
            <w:r w:rsidDel="00BF4CA6">
              <w:rPr>
                <w:noProof/>
                <w:webHidden/>
              </w:rPr>
              <w:tab/>
              <w:delText>27</w:delText>
            </w:r>
          </w:del>
        </w:p>
        <w:p w14:paraId="79DD935A" w14:textId="77777777" w:rsidR="004E1B50" w:rsidDel="00BF4CA6" w:rsidRDefault="004E1B50">
          <w:pPr>
            <w:pStyle w:val="TOC3"/>
            <w:tabs>
              <w:tab w:val="left" w:pos="1320"/>
            </w:tabs>
            <w:rPr>
              <w:del w:id="572" w:author="Mahesh Venumbaka" w:date="2015-07-24T11:22:00Z"/>
              <w:rFonts w:eastAsiaTheme="minorEastAsia" w:cstheme="minorBidi"/>
              <w:i w:val="0"/>
              <w:noProof/>
              <w:color w:val="auto"/>
              <w:sz w:val="22"/>
              <w:szCs w:val="22"/>
              <w:lang w:eastAsia="en-GB"/>
            </w:rPr>
          </w:pPr>
          <w:del w:id="573" w:author="Mahesh Venumbaka" w:date="2015-07-24T11:22:00Z">
            <w:r w:rsidRPr="00BF4CA6" w:rsidDel="00BF4CA6">
              <w:rPr>
                <w:noProof/>
              </w:rPr>
              <w:delText>4.2.12</w:delText>
            </w:r>
            <w:r w:rsidDel="00BF4CA6">
              <w:rPr>
                <w:rFonts w:eastAsiaTheme="minorEastAsia" w:cstheme="minorBidi"/>
                <w:i w:val="0"/>
                <w:noProof/>
                <w:color w:val="auto"/>
                <w:sz w:val="22"/>
                <w:szCs w:val="22"/>
                <w:lang w:eastAsia="en-GB"/>
              </w:rPr>
              <w:tab/>
            </w:r>
            <w:r w:rsidRPr="00BF4CA6" w:rsidDel="00BF4CA6">
              <w:rPr>
                <w:noProof/>
              </w:rPr>
              <w:delText>Suspended</w:delText>
            </w:r>
            <w:r w:rsidDel="00BF4CA6">
              <w:rPr>
                <w:noProof/>
                <w:webHidden/>
              </w:rPr>
              <w:tab/>
              <w:delText>27</w:delText>
            </w:r>
          </w:del>
        </w:p>
        <w:p w14:paraId="446AEDDD" w14:textId="77777777" w:rsidR="004E1B50" w:rsidDel="00BF4CA6" w:rsidRDefault="004E1B50">
          <w:pPr>
            <w:pStyle w:val="TOC2"/>
            <w:tabs>
              <w:tab w:val="left" w:pos="880"/>
            </w:tabs>
            <w:rPr>
              <w:del w:id="574" w:author="Mahesh Venumbaka" w:date="2015-07-24T11:22:00Z"/>
              <w:rFonts w:eastAsiaTheme="minorEastAsia" w:cstheme="minorBidi"/>
              <w:smallCaps w:val="0"/>
              <w:noProof/>
              <w:color w:val="auto"/>
              <w:sz w:val="22"/>
              <w:szCs w:val="22"/>
              <w:lang w:eastAsia="en-GB"/>
            </w:rPr>
          </w:pPr>
          <w:del w:id="575" w:author="Mahesh Venumbaka" w:date="2015-07-24T11:22:00Z">
            <w:r w:rsidRPr="00BF4CA6" w:rsidDel="00BF4CA6">
              <w:rPr>
                <w:noProof/>
              </w:rPr>
              <w:delText>4.3</w:delText>
            </w:r>
            <w:r w:rsidDel="00BF4CA6">
              <w:rPr>
                <w:rFonts w:eastAsiaTheme="minorEastAsia" w:cstheme="minorBidi"/>
                <w:smallCaps w:val="0"/>
                <w:noProof/>
                <w:color w:val="auto"/>
                <w:sz w:val="22"/>
                <w:szCs w:val="22"/>
                <w:lang w:eastAsia="en-GB"/>
              </w:rPr>
              <w:tab/>
            </w:r>
            <w:r w:rsidRPr="00BF4CA6" w:rsidDel="00BF4CA6">
              <w:rPr>
                <w:noProof/>
              </w:rPr>
              <w:delText>GEHC’s Business Scenarios</w:delText>
            </w:r>
            <w:r w:rsidDel="00BF4CA6">
              <w:rPr>
                <w:noProof/>
                <w:webHidden/>
              </w:rPr>
              <w:tab/>
              <w:delText>28</w:delText>
            </w:r>
          </w:del>
        </w:p>
        <w:p w14:paraId="55340F06" w14:textId="77777777" w:rsidR="004E1B50" w:rsidDel="00BF4CA6" w:rsidRDefault="004E1B50">
          <w:pPr>
            <w:pStyle w:val="TOC3"/>
            <w:tabs>
              <w:tab w:val="left" w:pos="1100"/>
            </w:tabs>
            <w:rPr>
              <w:del w:id="576" w:author="Mahesh Venumbaka" w:date="2015-07-24T11:22:00Z"/>
              <w:rFonts w:eastAsiaTheme="minorEastAsia" w:cstheme="minorBidi"/>
              <w:i w:val="0"/>
              <w:noProof/>
              <w:color w:val="auto"/>
              <w:sz w:val="22"/>
              <w:szCs w:val="22"/>
              <w:lang w:eastAsia="en-GB"/>
            </w:rPr>
          </w:pPr>
          <w:del w:id="577" w:author="Mahesh Venumbaka" w:date="2015-07-24T11:22:00Z">
            <w:r w:rsidRPr="00BF4CA6" w:rsidDel="00BF4CA6">
              <w:rPr>
                <w:noProof/>
              </w:rPr>
              <w:delText>4.3.1</w:delText>
            </w:r>
            <w:r w:rsidDel="00BF4CA6">
              <w:rPr>
                <w:rFonts w:eastAsiaTheme="minorEastAsia" w:cstheme="minorBidi"/>
                <w:i w:val="0"/>
                <w:noProof/>
                <w:color w:val="auto"/>
                <w:sz w:val="22"/>
                <w:szCs w:val="22"/>
                <w:lang w:eastAsia="en-GB"/>
              </w:rPr>
              <w:tab/>
            </w:r>
            <w:r w:rsidRPr="00BF4CA6" w:rsidDel="00BF4CA6">
              <w:rPr>
                <w:noProof/>
              </w:rPr>
              <w:delText>Business Scenario 1: Schedule a Corrective job</w:delText>
            </w:r>
            <w:r w:rsidDel="00BF4CA6">
              <w:rPr>
                <w:noProof/>
                <w:webHidden/>
              </w:rPr>
              <w:tab/>
              <w:delText>28</w:delText>
            </w:r>
          </w:del>
        </w:p>
        <w:p w14:paraId="49314DEB" w14:textId="77777777" w:rsidR="004E1B50" w:rsidDel="00BF4CA6" w:rsidRDefault="004E1B50">
          <w:pPr>
            <w:pStyle w:val="TOC3"/>
            <w:tabs>
              <w:tab w:val="left" w:pos="1100"/>
            </w:tabs>
            <w:rPr>
              <w:del w:id="578" w:author="Mahesh Venumbaka" w:date="2015-07-24T11:22:00Z"/>
              <w:rFonts w:eastAsiaTheme="minorEastAsia" w:cstheme="minorBidi"/>
              <w:i w:val="0"/>
              <w:noProof/>
              <w:color w:val="auto"/>
              <w:sz w:val="22"/>
              <w:szCs w:val="22"/>
              <w:lang w:eastAsia="en-GB"/>
            </w:rPr>
          </w:pPr>
          <w:del w:id="579" w:author="Mahesh Venumbaka" w:date="2015-07-24T11:22:00Z">
            <w:r w:rsidRPr="00BF4CA6" w:rsidDel="00BF4CA6">
              <w:rPr>
                <w:noProof/>
              </w:rPr>
              <w:delText>4.3.2</w:delText>
            </w:r>
            <w:r w:rsidDel="00BF4CA6">
              <w:rPr>
                <w:rFonts w:eastAsiaTheme="minorEastAsia" w:cstheme="minorBidi"/>
                <w:i w:val="0"/>
                <w:noProof/>
                <w:color w:val="auto"/>
                <w:sz w:val="22"/>
                <w:szCs w:val="22"/>
                <w:lang w:eastAsia="en-GB"/>
              </w:rPr>
              <w:tab/>
            </w:r>
            <w:r w:rsidRPr="00BF4CA6" w:rsidDel="00BF4CA6">
              <w:rPr>
                <w:noProof/>
              </w:rPr>
              <w:delText xml:space="preserve">Business Scenario 1A: Appointment Booking    </w:delText>
            </w:r>
            <w:r w:rsidRPr="001E0D06" w:rsidDel="00BF4CA6">
              <w:rPr>
                <w:i w:val="0"/>
                <w:noProof/>
                <w:lang w:val="en-US"/>
              </w:rPr>
              <w:drawing>
                <wp:inline distT="0" distB="0" distL="0" distR="0" wp14:anchorId="0CAE7695" wp14:editId="0CAE7696">
                  <wp:extent cx="705644" cy="5334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344" cy="534685"/>
                          </a:xfrm>
                          <a:prstGeom prst="rect">
                            <a:avLst/>
                          </a:prstGeom>
                          <a:noFill/>
                        </pic:spPr>
                      </pic:pic>
                    </a:graphicData>
                  </a:graphic>
                </wp:inline>
              </w:drawing>
            </w:r>
            <w:r w:rsidDel="00BF4CA6">
              <w:rPr>
                <w:noProof/>
                <w:webHidden/>
              </w:rPr>
              <w:tab/>
              <w:delText>31</w:delText>
            </w:r>
          </w:del>
        </w:p>
        <w:p w14:paraId="03870A10" w14:textId="77777777" w:rsidR="004E1B50" w:rsidDel="00BF4CA6" w:rsidRDefault="004E1B50">
          <w:pPr>
            <w:pStyle w:val="TOC3"/>
            <w:tabs>
              <w:tab w:val="left" w:pos="1100"/>
            </w:tabs>
            <w:rPr>
              <w:del w:id="580" w:author="Mahesh Venumbaka" w:date="2015-07-24T11:22:00Z"/>
              <w:rFonts w:eastAsiaTheme="minorEastAsia" w:cstheme="minorBidi"/>
              <w:i w:val="0"/>
              <w:noProof/>
              <w:color w:val="auto"/>
              <w:sz w:val="22"/>
              <w:szCs w:val="22"/>
              <w:lang w:eastAsia="en-GB"/>
            </w:rPr>
          </w:pPr>
          <w:del w:id="581" w:author="Mahesh Venumbaka" w:date="2015-07-24T11:22:00Z">
            <w:r w:rsidRPr="00BF4CA6" w:rsidDel="00BF4CA6">
              <w:rPr>
                <w:noProof/>
              </w:rPr>
              <w:delText>4.3.3</w:delText>
            </w:r>
            <w:r w:rsidDel="00BF4CA6">
              <w:rPr>
                <w:rFonts w:eastAsiaTheme="minorEastAsia" w:cstheme="minorBidi"/>
                <w:i w:val="0"/>
                <w:noProof/>
                <w:color w:val="auto"/>
                <w:sz w:val="22"/>
                <w:szCs w:val="22"/>
                <w:lang w:eastAsia="en-GB"/>
              </w:rPr>
              <w:tab/>
            </w:r>
            <w:r w:rsidRPr="00BF4CA6" w:rsidDel="00BF4CA6">
              <w:rPr>
                <w:noProof/>
              </w:rPr>
              <w:delText xml:space="preserve">Business Scenario 1B: Dispatch Work    </w:delText>
            </w:r>
            <w:r w:rsidRPr="001E0D06" w:rsidDel="00BF4CA6">
              <w:rPr>
                <w:i w:val="0"/>
                <w:noProof/>
                <w:lang w:val="en-US"/>
              </w:rPr>
              <w:drawing>
                <wp:inline distT="0" distB="0" distL="0" distR="0" wp14:anchorId="0CAE7699" wp14:editId="0CAE769A">
                  <wp:extent cx="828675" cy="58958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0672" cy="591006"/>
                          </a:xfrm>
                          <a:prstGeom prst="rect">
                            <a:avLst/>
                          </a:prstGeom>
                          <a:noFill/>
                        </pic:spPr>
                      </pic:pic>
                    </a:graphicData>
                  </a:graphic>
                </wp:inline>
              </w:drawing>
            </w:r>
            <w:r w:rsidDel="00BF4CA6">
              <w:rPr>
                <w:noProof/>
                <w:webHidden/>
              </w:rPr>
              <w:tab/>
              <w:delText>38</w:delText>
            </w:r>
          </w:del>
        </w:p>
        <w:p w14:paraId="6E99CB8C" w14:textId="77777777" w:rsidR="004E1B50" w:rsidDel="00BF4CA6" w:rsidRDefault="004E1B50">
          <w:pPr>
            <w:pStyle w:val="TOC3"/>
            <w:tabs>
              <w:tab w:val="left" w:pos="1100"/>
            </w:tabs>
            <w:rPr>
              <w:del w:id="582" w:author="Mahesh Venumbaka" w:date="2015-07-24T11:22:00Z"/>
              <w:rFonts w:eastAsiaTheme="minorEastAsia" w:cstheme="minorBidi"/>
              <w:i w:val="0"/>
              <w:noProof/>
              <w:color w:val="auto"/>
              <w:sz w:val="22"/>
              <w:szCs w:val="22"/>
              <w:lang w:eastAsia="en-GB"/>
            </w:rPr>
          </w:pPr>
          <w:del w:id="583" w:author="Mahesh Venumbaka" w:date="2015-07-24T11:22:00Z">
            <w:r w:rsidRPr="00BF4CA6" w:rsidDel="00BF4CA6">
              <w:rPr>
                <w:noProof/>
              </w:rPr>
              <w:delText>4.3.4</w:delText>
            </w:r>
            <w:r w:rsidDel="00BF4CA6">
              <w:rPr>
                <w:rFonts w:eastAsiaTheme="minorEastAsia" w:cstheme="minorBidi"/>
                <w:i w:val="0"/>
                <w:noProof/>
                <w:color w:val="auto"/>
                <w:sz w:val="22"/>
                <w:szCs w:val="22"/>
                <w:lang w:eastAsia="en-GB"/>
              </w:rPr>
              <w:tab/>
            </w:r>
            <w:r w:rsidRPr="00BF4CA6" w:rsidDel="00BF4CA6">
              <w:rPr>
                <w:noProof/>
              </w:rPr>
              <w:delText xml:space="preserve">Business Scenario 1C: Job Closures -    </w:delText>
            </w:r>
            <w:r w:rsidRPr="001E0D06" w:rsidDel="00BF4CA6">
              <w:rPr>
                <w:i w:val="0"/>
                <w:noProof/>
                <w:lang w:val="en-US"/>
              </w:rPr>
              <w:drawing>
                <wp:inline distT="0" distB="0" distL="0" distR="0" wp14:anchorId="0CAE769F" wp14:editId="0CAE76A0">
                  <wp:extent cx="761129" cy="2476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140" cy="251883"/>
                          </a:xfrm>
                          <a:prstGeom prst="rect">
                            <a:avLst/>
                          </a:prstGeom>
                          <a:noFill/>
                        </pic:spPr>
                      </pic:pic>
                    </a:graphicData>
                  </a:graphic>
                </wp:inline>
              </w:drawing>
            </w:r>
            <w:r w:rsidRPr="00BF4CA6" w:rsidDel="00BF4CA6">
              <w:rPr>
                <w:noProof/>
              </w:rPr>
              <w:delText xml:space="preserve"> &amp; </w:delText>
            </w:r>
            <w:r w:rsidRPr="001E0D06" w:rsidDel="00BF4CA6">
              <w:rPr>
                <w:i w:val="0"/>
                <w:noProof/>
                <w:lang w:val="en-US"/>
              </w:rPr>
              <w:drawing>
                <wp:inline distT="0" distB="0" distL="0" distR="0" wp14:anchorId="0CAE76A1" wp14:editId="0CAE76A2">
                  <wp:extent cx="789319" cy="23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812" cy="242196"/>
                          </a:xfrm>
                          <a:prstGeom prst="rect">
                            <a:avLst/>
                          </a:prstGeom>
                          <a:noFill/>
                        </pic:spPr>
                      </pic:pic>
                    </a:graphicData>
                  </a:graphic>
                </wp:inline>
              </w:drawing>
            </w:r>
            <w:r w:rsidDel="00BF4CA6">
              <w:rPr>
                <w:noProof/>
                <w:webHidden/>
              </w:rPr>
              <w:tab/>
              <w:delText>43</w:delText>
            </w:r>
          </w:del>
        </w:p>
        <w:p w14:paraId="1D229B7E" w14:textId="77777777" w:rsidR="004E1B50" w:rsidDel="00BF4CA6" w:rsidRDefault="004E1B50">
          <w:pPr>
            <w:pStyle w:val="TOC3"/>
            <w:tabs>
              <w:tab w:val="left" w:pos="1100"/>
            </w:tabs>
            <w:rPr>
              <w:del w:id="584" w:author="Mahesh Venumbaka" w:date="2015-07-24T11:22:00Z"/>
              <w:rFonts w:eastAsiaTheme="minorEastAsia" w:cstheme="minorBidi"/>
              <w:i w:val="0"/>
              <w:noProof/>
              <w:color w:val="auto"/>
              <w:sz w:val="22"/>
              <w:szCs w:val="22"/>
              <w:lang w:eastAsia="en-GB"/>
            </w:rPr>
          </w:pPr>
          <w:del w:id="585" w:author="Mahesh Venumbaka" w:date="2015-07-24T11:22:00Z">
            <w:r w:rsidRPr="00BF4CA6" w:rsidDel="00BF4CA6">
              <w:rPr>
                <w:noProof/>
              </w:rPr>
              <w:delText>4.3.5</w:delText>
            </w:r>
            <w:r w:rsidDel="00BF4CA6">
              <w:rPr>
                <w:rFonts w:eastAsiaTheme="minorEastAsia" w:cstheme="minorBidi"/>
                <w:i w:val="0"/>
                <w:noProof/>
                <w:color w:val="auto"/>
                <w:sz w:val="22"/>
                <w:szCs w:val="22"/>
                <w:lang w:eastAsia="en-GB"/>
              </w:rPr>
              <w:tab/>
            </w:r>
            <w:r w:rsidRPr="00BF4CA6" w:rsidDel="00BF4CA6">
              <w:rPr>
                <w:noProof/>
              </w:rPr>
              <w:delText>Business Scenario 2.0 – Schedule a Preventive Maintenance job</w:delText>
            </w:r>
            <w:r w:rsidDel="00BF4CA6">
              <w:rPr>
                <w:noProof/>
                <w:webHidden/>
              </w:rPr>
              <w:tab/>
              <w:delText>46</w:delText>
            </w:r>
          </w:del>
        </w:p>
        <w:p w14:paraId="53B3FE53" w14:textId="77777777" w:rsidR="004E1B50" w:rsidDel="00BF4CA6" w:rsidRDefault="004E1B50">
          <w:pPr>
            <w:pStyle w:val="TOC3"/>
            <w:tabs>
              <w:tab w:val="left" w:pos="1100"/>
            </w:tabs>
            <w:rPr>
              <w:del w:id="586" w:author="Mahesh Venumbaka" w:date="2015-07-24T11:22:00Z"/>
              <w:rFonts w:eastAsiaTheme="minorEastAsia" w:cstheme="minorBidi"/>
              <w:i w:val="0"/>
              <w:noProof/>
              <w:color w:val="auto"/>
              <w:sz w:val="22"/>
              <w:szCs w:val="22"/>
              <w:lang w:eastAsia="en-GB"/>
            </w:rPr>
          </w:pPr>
          <w:del w:id="587" w:author="Mahesh Venumbaka" w:date="2015-07-24T11:22:00Z">
            <w:r w:rsidRPr="00BF4CA6" w:rsidDel="00BF4CA6">
              <w:rPr>
                <w:noProof/>
              </w:rPr>
              <w:delText>4.3.6</w:delText>
            </w:r>
            <w:r w:rsidDel="00BF4CA6">
              <w:rPr>
                <w:rFonts w:eastAsiaTheme="minorEastAsia" w:cstheme="minorBidi"/>
                <w:i w:val="0"/>
                <w:noProof/>
                <w:color w:val="auto"/>
                <w:sz w:val="22"/>
                <w:szCs w:val="22"/>
                <w:lang w:eastAsia="en-GB"/>
              </w:rPr>
              <w:tab/>
            </w:r>
            <w:r w:rsidRPr="00BF4CA6" w:rsidDel="00BF4CA6">
              <w:rPr>
                <w:noProof/>
              </w:rPr>
              <w:delText>Business Scenario 3.0 – Schedule an FMI job</w:delText>
            </w:r>
            <w:r w:rsidDel="00BF4CA6">
              <w:rPr>
                <w:noProof/>
                <w:webHidden/>
              </w:rPr>
              <w:tab/>
              <w:delText>49</w:delText>
            </w:r>
          </w:del>
        </w:p>
        <w:p w14:paraId="3B308FEB" w14:textId="77777777" w:rsidR="004E1B50" w:rsidDel="00BF4CA6" w:rsidRDefault="004E1B50">
          <w:pPr>
            <w:pStyle w:val="TOC3"/>
            <w:tabs>
              <w:tab w:val="left" w:pos="1100"/>
            </w:tabs>
            <w:rPr>
              <w:del w:id="588" w:author="Mahesh Venumbaka" w:date="2015-07-24T11:22:00Z"/>
              <w:rFonts w:eastAsiaTheme="minorEastAsia" w:cstheme="minorBidi"/>
              <w:i w:val="0"/>
              <w:noProof/>
              <w:color w:val="auto"/>
              <w:sz w:val="22"/>
              <w:szCs w:val="22"/>
              <w:lang w:eastAsia="en-GB"/>
            </w:rPr>
          </w:pPr>
          <w:del w:id="589" w:author="Mahesh Venumbaka" w:date="2015-07-24T11:22:00Z">
            <w:r w:rsidRPr="00BF4CA6" w:rsidDel="00BF4CA6">
              <w:rPr>
                <w:noProof/>
              </w:rPr>
              <w:delText>4.3.7</w:delText>
            </w:r>
            <w:r w:rsidDel="00BF4CA6">
              <w:rPr>
                <w:rFonts w:eastAsiaTheme="minorEastAsia" w:cstheme="minorBidi"/>
                <w:i w:val="0"/>
                <w:noProof/>
                <w:color w:val="auto"/>
                <w:sz w:val="22"/>
                <w:szCs w:val="22"/>
                <w:lang w:eastAsia="en-GB"/>
              </w:rPr>
              <w:tab/>
            </w:r>
            <w:r w:rsidRPr="00BF4CA6" w:rsidDel="00BF4CA6">
              <w:rPr>
                <w:noProof/>
              </w:rPr>
              <w:delText>Business Scenario 4.0 – Schedule an Installation job</w:delText>
            </w:r>
            <w:r w:rsidDel="00BF4CA6">
              <w:rPr>
                <w:noProof/>
                <w:webHidden/>
              </w:rPr>
              <w:tab/>
              <w:delText>51</w:delText>
            </w:r>
          </w:del>
        </w:p>
        <w:p w14:paraId="510DF513" w14:textId="77777777" w:rsidR="004E1B50" w:rsidDel="00BF4CA6" w:rsidRDefault="004E1B50">
          <w:pPr>
            <w:pStyle w:val="TOC3"/>
            <w:tabs>
              <w:tab w:val="left" w:pos="1100"/>
            </w:tabs>
            <w:rPr>
              <w:del w:id="590" w:author="Mahesh Venumbaka" w:date="2015-07-24T11:22:00Z"/>
              <w:rFonts w:eastAsiaTheme="minorEastAsia" w:cstheme="minorBidi"/>
              <w:i w:val="0"/>
              <w:noProof/>
              <w:color w:val="auto"/>
              <w:sz w:val="22"/>
              <w:szCs w:val="22"/>
              <w:lang w:eastAsia="en-GB"/>
            </w:rPr>
          </w:pPr>
          <w:del w:id="591" w:author="Mahesh Venumbaka" w:date="2015-07-24T11:22:00Z">
            <w:r w:rsidRPr="00BF4CA6" w:rsidDel="00BF4CA6">
              <w:rPr>
                <w:noProof/>
              </w:rPr>
              <w:delText>4.3.8</w:delText>
            </w:r>
            <w:r w:rsidDel="00BF4CA6">
              <w:rPr>
                <w:rFonts w:eastAsiaTheme="minorEastAsia" w:cstheme="minorBidi"/>
                <w:i w:val="0"/>
                <w:noProof/>
                <w:color w:val="auto"/>
                <w:sz w:val="22"/>
                <w:szCs w:val="22"/>
                <w:lang w:eastAsia="en-GB"/>
              </w:rPr>
              <w:tab/>
            </w:r>
            <w:r w:rsidRPr="00BF4CA6" w:rsidDel="00BF4CA6">
              <w:rPr>
                <w:noProof/>
              </w:rPr>
              <w:delText>Business Scenario 5.0 – Schedule a Training job on a C/P/? job</w:delText>
            </w:r>
            <w:r w:rsidDel="00BF4CA6">
              <w:rPr>
                <w:noProof/>
                <w:webHidden/>
              </w:rPr>
              <w:tab/>
              <w:delText>53</w:delText>
            </w:r>
          </w:del>
        </w:p>
        <w:p w14:paraId="1F7FB76A" w14:textId="77777777" w:rsidR="004E1B50" w:rsidDel="00BF4CA6" w:rsidRDefault="004E1B50">
          <w:pPr>
            <w:pStyle w:val="TOC3"/>
            <w:tabs>
              <w:tab w:val="left" w:pos="1100"/>
            </w:tabs>
            <w:rPr>
              <w:del w:id="592" w:author="Mahesh Venumbaka" w:date="2015-07-24T11:22:00Z"/>
              <w:rFonts w:eastAsiaTheme="minorEastAsia" w:cstheme="minorBidi"/>
              <w:i w:val="0"/>
              <w:noProof/>
              <w:color w:val="auto"/>
              <w:sz w:val="22"/>
              <w:szCs w:val="22"/>
              <w:lang w:eastAsia="en-GB"/>
            </w:rPr>
          </w:pPr>
          <w:del w:id="593" w:author="Mahesh Venumbaka" w:date="2015-07-24T11:22:00Z">
            <w:r w:rsidRPr="00BF4CA6" w:rsidDel="00BF4CA6">
              <w:rPr>
                <w:noProof/>
              </w:rPr>
              <w:delText>4.3.9</w:delText>
            </w:r>
            <w:r w:rsidDel="00BF4CA6">
              <w:rPr>
                <w:rFonts w:eastAsiaTheme="minorEastAsia" w:cstheme="minorBidi"/>
                <w:i w:val="0"/>
                <w:noProof/>
                <w:color w:val="auto"/>
                <w:sz w:val="22"/>
                <w:szCs w:val="22"/>
                <w:lang w:eastAsia="en-GB"/>
              </w:rPr>
              <w:tab/>
            </w:r>
            <w:r w:rsidRPr="00BF4CA6" w:rsidDel="00BF4CA6">
              <w:rPr>
                <w:noProof/>
              </w:rPr>
              <w:delText>Business Scenario 6.0 – Job Interrupted</w:delText>
            </w:r>
            <w:r w:rsidDel="00BF4CA6">
              <w:rPr>
                <w:noProof/>
                <w:webHidden/>
              </w:rPr>
              <w:tab/>
              <w:delText>55</w:delText>
            </w:r>
          </w:del>
        </w:p>
        <w:p w14:paraId="01AC2B5D" w14:textId="77777777" w:rsidR="004E1B50" w:rsidDel="00BF4CA6" w:rsidRDefault="004E1B50">
          <w:pPr>
            <w:pStyle w:val="TOC3"/>
            <w:tabs>
              <w:tab w:val="left" w:pos="1320"/>
            </w:tabs>
            <w:rPr>
              <w:del w:id="594" w:author="Mahesh Venumbaka" w:date="2015-07-24T11:22:00Z"/>
              <w:rFonts w:eastAsiaTheme="minorEastAsia" w:cstheme="minorBidi"/>
              <w:i w:val="0"/>
              <w:noProof/>
              <w:color w:val="auto"/>
              <w:sz w:val="22"/>
              <w:szCs w:val="22"/>
              <w:lang w:eastAsia="en-GB"/>
            </w:rPr>
          </w:pPr>
          <w:del w:id="595" w:author="Mahesh Venumbaka" w:date="2015-07-24T11:22:00Z">
            <w:r w:rsidRPr="00BF4CA6" w:rsidDel="00BF4CA6">
              <w:rPr>
                <w:noProof/>
              </w:rPr>
              <w:lastRenderedPageBreak/>
              <w:delText>4.3.10</w:delText>
            </w:r>
            <w:r w:rsidDel="00BF4CA6">
              <w:rPr>
                <w:rFonts w:eastAsiaTheme="minorEastAsia" w:cstheme="minorBidi"/>
                <w:i w:val="0"/>
                <w:noProof/>
                <w:color w:val="auto"/>
                <w:sz w:val="22"/>
                <w:szCs w:val="22"/>
                <w:lang w:eastAsia="en-GB"/>
              </w:rPr>
              <w:tab/>
            </w:r>
            <w:r w:rsidRPr="00BF4CA6" w:rsidDel="00BF4CA6">
              <w:rPr>
                <w:noProof/>
              </w:rPr>
              <w:delText>Business Scenario 10 – Update Job Details</w:delText>
            </w:r>
            <w:r w:rsidDel="00BF4CA6">
              <w:rPr>
                <w:noProof/>
                <w:webHidden/>
              </w:rPr>
              <w:tab/>
              <w:delText>57</w:delText>
            </w:r>
          </w:del>
        </w:p>
        <w:p w14:paraId="450837B2" w14:textId="77777777" w:rsidR="004E1B50" w:rsidDel="00BF4CA6" w:rsidRDefault="004E1B50">
          <w:pPr>
            <w:pStyle w:val="TOC3"/>
            <w:tabs>
              <w:tab w:val="left" w:pos="1320"/>
            </w:tabs>
            <w:rPr>
              <w:del w:id="596" w:author="Mahesh Venumbaka" w:date="2015-07-24T11:22:00Z"/>
              <w:rFonts w:eastAsiaTheme="minorEastAsia" w:cstheme="minorBidi"/>
              <w:i w:val="0"/>
              <w:noProof/>
              <w:color w:val="auto"/>
              <w:sz w:val="22"/>
              <w:szCs w:val="22"/>
              <w:lang w:eastAsia="en-GB"/>
            </w:rPr>
          </w:pPr>
          <w:del w:id="597" w:author="Mahesh Venumbaka" w:date="2015-07-24T11:22:00Z">
            <w:r w:rsidRPr="00BF4CA6" w:rsidDel="00BF4CA6">
              <w:rPr>
                <w:noProof/>
              </w:rPr>
              <w:delText>4.3.11</w:delText>
            </w:r>
            <w:r w:rsidDel="00BF4CA6">
              <w:rPr>
                <w:rFonts w:eastAsiaTheme="minorEastAsia" w:cstheme="minorBidi"/>
                <w:i w:val="0"/>
                <w:noProof/>
                <w:color w:val="auto"/>
                <w:sz w:val="22"/>
                <w:szCs w:val="22"/>
                <w:lang w:eastAsia="en-GB"/>
              </w:rPr>
              <w:tab/>
            </w:r>
            <w:r w:rsidRPr="00BF4CA6" w:rsidDel="00BF4CA6">
              <w:rPr>
                <w:bCs/>
                <w:noProof/>
              </w:rPr>
              <w:delText>Business Scenario - Day Tasks</w:delText>
            </w:r>
            <w:r w:rsidDel="00BF4CA6">
              <w:rPr>
                <w:noProof/>
                <w:webHidden/>
              </w:rPr>
              <w:tab/>
              <w:delText>59</w:delText>
            </w:r>
          </w:del>
        </w:p>
        <w:p w14:paraId="674D883F" w14:textId="77777777" w:rsidR="004E1B50" w:rsidDel="00BF4CA6" w:rsidRDefault="004E1B50">
          <w:pPr>
            <w:pStyle w:val="TOC1"/>
            <w:tabs>
              <w:tab w:val="left" w:pos="440"/>
            </w:tabs>
            <w:rPr>
              <w:del w:id="598" w:author="Mahesh Venumbaka" w:date="2015-07-24T11:22:00Z"/>
              <w:rFonts w:eastAsiaTheme="minorEastAsia" w:cstheme="minorBidi"/>
              <w:b w:val="0"/>
              <w:caps w:val="0"/>
              <w:noProof/>
              <w:color w:val="auto"/>
              <w:sz w:val="22"/>
              <w:szCs w:val="22"/>
              <w:lang w:eastAsia="en-GB"/>
            </w:rPr>
          </w:pPr>
          <w:del w:id="599" w:author="Mahesh Venumbaka" w:date="2015-07-24T11:22:00Z">
            <w:r w:rsidRPr="00BF4CA6" w:rsidDel="00BF4CA6">
              <w:rPr>
                <w:noProof/>
              </w:rPr>
              <w:delText>5</w:delText>
            </w:r>
            <w:r w:rsidDel="00BF4CA6">
              <w:rPr>
                <w:rFonts w:eastAsiaTheme="minorEastAsia" w:cstheme="minorBidi"/>
                <w:b w:val="0"/>
                <w:caps w:val="0"/>
                <w:noProof/>
                <w:color w:val="auto"/>
                <w:sz w:val="22"/>
                <w:szCs w:val="22"/>
                <w:lang w:eastAsia="en-GB"/>
              </w:rPr>
              <w:tab/>
            </w:r>
            <w:r w:rsidRPr="00BF4CA6" w:rsidDel="00BF4CA6">
              <w:rPr>
                <w:noProof/>
              </w:rPr>
              <w:delText>Solution Data Elements</w:delText>
            </w:r>
            <w:r w:rsidDel="00BF4CA6">
              <w:rPr>
                <w:noProof/>
                <w:webHidden/>
              </w:rPr>
              <w:tab/>
              <w:delText>62</w:delText>
            </w:r>
          </w:del>
        </w:p>
        <w:p w14:paraId="2470CEE7" w14:textId="77777777" w:rsidR="004E1B50" w:rsidDel="00BF4CA6" w:rsidRDefault="004E1B50">
          <w:pPr>
            <w:pStyle w:val="TOC2"/>
            <w:tabs>
              <w:tab w:val="left" w:pos="880"/>
            </w:tabs>
            <w:rPr>
              <w:del w:id="600" w:author="Mahesh Venumbaka" w:date="2015-07-24T11:22:00Z"/>
              <w:rFonts w:eastAsiaTheme="minorEastAsia" w:cstheme="minorBidi"/>
              <w:smallCaps w:val="0"/>
              <w:noProof/>
              <w:color w:val="auto"/>
              <w:sz w:val="22"/>
              <w:szCs w:val="22"/>
              <w:lang w:eastAsia="en-GB"/>
            </w:rPr>
          </w:pPr>
          <w:del w:id="601" w:author="Mahesh Venumbaka" w:date="2015-07-24T11:22:00Z">
            <w:r w:rsidRPr="00BF4CA6" w:rsidDel="00BF4CA6">
              <w:rPr>
                <w:noProof/>
              </w:rPr>
              <w:delText>5.1</w:delText>
            </w:r>
            <w:r w:rsidDel="00BF4CA6">
              <w:rPr>
                <w:rFonts w:eastAsiaTheme="minorEastAsia" w:cstheme="minorBidi"/>
                <w:smallCaps w:val="0"/>
                <w:noProof/>
                <w:color w:val="auto"/>
                <w:sz w:val="22"/>
                <w:szCs w:val="22"/>
                <w:lang w:eastAsia="en-GB"/>
              </w:rPr>
              <w:tab/>
            </w:r>
            <w:r w:rsidRPr="00BF4CA6" w:rsidDel="00BF4CA6">
              <w:rPr>
                <w:noProof/>
              </w:rPr>
              <w:delText>General Data Considerations</w:delText>
            </w:r>
            <w:r w:rsidDel="00BF4CA6">
              <w:rPr>
                <w:noProof/>
                <w:webHidden/>
              </w:rPr>
              <w:tab/>
              <w:delText>62</w:delText>
            </w:r>
          </w:del>
        </w:p>
        <w:p w14:paraId="16BE2A9E" w14:textId="77777777" w:rsidR="004E1B50" w:rsidDel="00BF4CA6" w:rsidRDefault="004E1B50">
          <w:pPr>
            <w:pStyle w:val="TOC2"/>
            <w:tabs>
              <w:tab w:val="left" w:pos="880"/>
            </w:tabs>
            <w:rPr>
              <w:del w:id="602" w:author="Mahesh Venumbaka" w:date="2015-07-24T11:22:00Z"/>
              <w:rFonts w:eastAsiaTheme="minorEastAsia" w:cstheme="minorBidi"/>
              <w:smallCaps w:val="0"/>
              <w:noProof/>
              <w:color w:val="auto"/>
              <w:sz w:val="22"/>
              <w:szCs w:val="22"/>
              <w:lang w:eastAsia="en-GB"/>
            </w:rPr>
          </w:pPr>
          <w:del w:id="603" w:author="Mahesh Venumbaka" w:date="2015-07-24T11:22:00Z">
            <w:r w:rsidRPr="00BF4CA6" w:rsidDel="00BF4CA6">
              <w:rPr>
                <w:noProof/>
              </w:rPr>
              <w:delText>5.2</w:delText>
            </w:r>
            <w:r w:rsidDel="00BF4CA6">
              <w:rPr>
                <w:rFonts w:eastAsiaTheme="minorEastAsia" w:cstheme="minorBidi"/>
                <w:smallCaps w:val="0"/>
                <w:noProof/>
                <w:color w:val="auto"/>
                <w:sz w:val="22"/>
                <w:szCs w:val="22"/>
                <w:lang w:eastAsia="en-GB"/>
              </w:rPr>
              <w:tab/>
            </w:r>
            <w:r w:rsidRPr="00BF4CA6" w:rsidDel="00BF4CA6">
              <w:rPr>
                <w:noProof/>
              </w:rPr>
              <w:delText>Time</w:delText>
            </w:r>
            <w:r w:rsidDel="00BF4CA6">
              <w:rPr>
                <w:noProof/>
                <w:webHidden/>
              </w:rPr>
              <w:tab/>
              <w:delText>62</w:delText>
            </w:r>
          </w:del>
        </w:p>
        <w:p w14:paraId="1875B9CE" w14:textId="77777777" w:rsidR="004E1B50" w:rsidDel="00BF4CA6" w:rsidRDefault="004E1B50">
          <w:pPr>
            <w:pStyle w:val="TOC2"/>
            <w:tabs>
              <w:tab w:val="left" w:pos="880"/>
            </w:tabs>
            <w:rPr>
              <w:del w:id="604" w:author="Mahesh Venumbaka" w:date="2015-07-24T11:22:00Z"/>
              <w:rFonts w:eastAsiaTheme="minorEastAsia" w:cstheme="minorBidi"/>
              <w:smallCaps w:val="0"/>
              <w:noProof/>
              <w:color w:val="auto"/>
              <w:sz w:val="22"/>
              <w:szCs w:val="22"/>
              <w:lang w:eastAsia="en-GB"/>
            </w:rPr>
          </w:pPr>
          <w:del w:id="605" w:author="Mahesh Venumbaka" w:date="2015-07-24T11:22:00Z">
            <w:r w:rsidRPr="00BF4CA6" w:rsidDel="00BF4CA6">
              <w:rPr>
                <w:noProof/>
              </w:rPr>
              <w:delText>5.3</w:delText>
            </w:r>
            <w:r w:rsidDel="00BF4CA6">
              <w:rPr>
                <w:rFonts w:eastAsiaTheme="minorEastAsia" w:cstheme="minorBidi"/>
                <w:smallCaps w:val="0"/>
                <w:noProof/>
                <w:color w:val="auto"/>
                <w:sz w:val="22"/>
                <w:szCs w:val="22"/>
                <w:lang w:eastAsia="en-GB"/>
              </w:rPr>
              <w:tab/>
            </w:r>
            <w:r w:rsidRPr="00BF4CA6" w:rsidDel="00BF4CA6">
              <w:rPr>
                <w:noProof/>
              </w:rPr>
              <w:delText>Object Model Overview</w:delText>
            </w:r>
            <w:r w:rsidDel="00BF4CA6">
              <w:rPr>
                <w:noProof/>
                <w:webHidden/>
              </w:rPr>
              <w:tab/>
              <w:delText>63</w:delText>
            </w:r>
          </w:del>
        </w:p>
        <w:p w14:paraId="7765D578" w14:textId="77777777" w:rsidR="004E1B50" w:rsidDel="00BF4CA6" w:rsidRDefault="004E1B50">
          <w:pPr>
            <w:pStyle w:val="TOC2"/>
            <w:tabs>
              <w:tab w:val="left" w:pos="880"/>
            </w:tabs>
            <w:rPr>
              <w:del w:id="606" w:author="Mahesh Venumbaka" w:date="2015-07-24T11:22:00Z"/>
              <w:rFonts w:eastAsiaTheme="minorEastAsia" w:cstheme="minorBidi"/>
              <w:smallCaps w:val="0"/>
              <w:noProof/>
              <w:color w:val="auto"/>
              <w:sz w:val="22"/>
              <w:szCs w:val="22"/>
              <w:lang w:eastAsia="en-GB"/>
            </w:rPr>
          </w:pPr>
          <w:del w:id="607" w:author="Mahesh Venumbaka" w:date="2015-07-24T11:22:00Z">
            <w:r w:rsidRPr="00BF4CA6" w:rsidDel="00BF4CA6">
              <w:rPr>
                <w:noProof/>
              </w:rPr>
              <w:delText>5.4</w:delText>
            </w:r>
            <w:r w:rsidDel="00BF4CA6">
              <w:rPr>
                <w:rFonts w:eastAsiaTheme="minorEastAsia" w:cstheme="minorBidi"/>
                <w:smallCaps w:val="0"/>
                <w:noProof/>
                <w:color w:val="auto"/>
                <w:sz w:val="22"/>
                <w:szCs w:val="22"/>
                <w:lang w:eastAsia="en-GB"/>
              </w:rPr>
              <w:tab/>
            </w:r>
            <w:r w:rsidRPr="00BF4CA6" w:rsidDel="00BF4CA6">
              <w:rPr>
                <w:noProof/>
              </w:rPr>
              <w:delText>Sites</w:delText>
            </w:r>
            <w:r w:rsidDel="00BF4CA6">
              <w:rPr>
                <w:noProof/>
                <w:webHidden/>
              </w:rPr>
              <w:tab/>
              <w:delText>64</w:delText>
            </w:r>
          </w:del>
        </w:p>
        <w:p w14:paraId="18BB614B" w14:textId="77777777" w:rsidR="004E1B50" w:rsidDel="00BF4CA6" w:rsidRDefault="004E1B50">
          <w:pPr>
            <w:pStyle w:val="TOC3"/>
            <w:tabs>
              <w:tab w:val="left" w:pos="1100"/>
            </w:tabs>
            <w:rPr>
              <w:del w:id="608" w:author="Mahesh Venumbaka" w:date="2015-07-24T11:22:00Z"/>
              <w:rFonts w:eastAsiaTheme="minorEastAsia" w:cstheme="minorBidi"/>
              <w:i w:val="0"/>
              <w:noProof/>
              <w:color w:val="auto"/>
              <w:sz w:val="22"/>
              <w:szCs w:val="22"/>
              <w:lang w:eastAsia="en-GB"/>
            </w:rPr>
          </w:pPr>
          <w:del w:id="609" w:author="Mahesh Venumbaka" w:date="2015-07-24T11:22:00Z">
            <w:r w:rsidRPr="00BF4CA6" w:rsidDel="00BF4CA6">
              <w:rPr>
                <w:noProof/>
              </w:rPr>
              <w:delText>5.4.1</w:delText>
            </w:r>
            <w:r w:rsidDel="00BF4CA6">
              <w:rPr>
                <w:rFonts w:eastAsiaTheme="minorEastAsia" w:cstheme="minorBidi"/>
                <w:i w:val="0"/>
                <w:noProof/>
                <w:color w:val="auto"/>
                <w:sz w:val="22"/>
                <w:szCs w:val="22"/>
                <w:lang w:eastAsia="en-GB"/>
              </w:rPr>
              <w:tab/>
            </w:r>
            <w:r w:rsidRPr="00BF4CA6" w:rsidDel="00BF4CA6">
              <w:rPr>
                <w:noProof/>
              </w:rPr>
              <w:delText>Site Property Requirements</w:delText>
            </w:r>
            <w:r w:rsidDel="00BF4CA6">
              <w:rPr>
                <w:noProof/>
                <w:webHidden/>
              </w:rPr>
              <w:tab/>
              <w:delText>64</w:delText>
            </w:r>
          </w:del>
        </w:p>
        <w:p w14:paraId="67904818" w14:textId="77777777" w:rsidR="004E1B50" w:rsidDel="00BF4CA6" w:rsidRDefault="004E1B50">
          <w:pPr>
            <w:pStyle w:val="TOC3"/>
            <w:tabs>
              <w:tab w:val="left" w:pos="1100"/>
            </w:tabs>
            <w:rPr>
              <w:del w:id="610" w:author="Mahesh Venumbaka" w:date="2015-07-24T11:22:00Z"/>
              <w:rFonts w:eastAsiaTheme="minorEastAsia" w:cstheme="minorBidi"/>
              <w:i w:val="0"/>
              <w:noProof/>
              <w:color w:val="auto"/>
              <w:sz w:val="22"/>
              <w:szCs w:val="22"/>
              <w:lang w:eastAsia="en-GB"/>
            </w:rPr>
          </w:pPr>
          <w:del w:id="611" w:author="Mahesh Venumbaka" w:date="2015-07-24T11:22:00Z">
            <w:r w:rsidRPr="00BF4CA6" w:rsidDel="00BF4CA6">
              <w:rPr>
                <w:noProof/>
              </w:rPr>
              <w:delText>5.4.1</w:delText>
            </w:r>
            <w:r w:rsidDel="00BF4CA6">
              <w:rPr>
                <w:rFonts w:eastAsiaTheme="minorEastAsia" w:cstheme="minorBidi"/>
                <w:i w:val="0"/>
                <w:noProof/>
                <w:color w:val="auto"/>
                <w:sz w:val="22"/>
                <w:szCs w:val="22"/>
                <w:lang w:eastAsia="en-GB"/>
              </w:rPr>
              <w:tab/>
            </w:r>
            <w:r w:rsidRPr="00BF4CA6" w:rsidDel="00BF4CA6">
              <w:rPr>
                <w:bCs/>
                <w:noProof/>
              </w:rPr>
              <w:delText>Site Data Derivation</w:delText>
            </w:r>
            <w:r w:rsidDel="00BF4CA6">
              <w:rPr>
                <w:noProof/>
                <w:webHidden/>
              </w:rPr>
              <w:tab/>
              <w:delText>66</w:delText>
            </w:r>
          </w:del>
        </w:p>
        <w:p w14:paraId="252AB65C" w14:textId="77777777" w:rsidR="004E1B50" w:rsidDel="00BF4CA6" w:rsidRDefault="004E1B50">
          <w:pPr>
            <w:pStyle w:val="TOC3"/>
            <w:tabs>
              <w:tab w:val="left" w:pos="1100"/>
            </w:tabs>
            <w:rPr>
              <w:del w:id="612" w:author="Mahesh Venumbaka" w:date="2015-07-24T11:22:00Z"/>
              <w:rFonts w:eastAsiaTheme="minorEastAsia" w:cstheme="minorBidi"/>
              <w:i w:val="0"/>
              <w:noProof/>
              <w:color w:val="auto"/>
              <w:sz w:val="22"/>
              <w:szCs w:val="22"/>
              <w:lang w:eastAsia="en-GB"/>
            </w:rPr>
          </w:pPr>
          <w:del w:id="613" w:author="Mahesh Venumbaka" w:date="2015-07-24T11:22:00Z">
            <w:r w:rsidRPr="00BF4CA6" w:rsidDel="00BF4CA6">
              <w:rPr>
                <w:noProof/>
              </w:rPr>
              <w:delText>5.4.2</w:delText>
            </w:r>
            <w:r w:rsidDel="00BF4CA6">
              <w:rPr>
                <w:rFonts w:eastAsiaTheme="minorEastAsia" w:cstheme="minorBidi"/>
                <w:i w:val="0"/>
                <w:noProof/>
                <w:color w:val="auto"/>
                <w:sz w:val="22"/>
                <w:szCs w:val="22"/>
                <w:lang w:eastAsia="en-GB"/>
              </w:rPr>
              <w:tab/>
            </w:r>
            <w:r w:rsidRPr="00BF4CA6" w:rsidDel="00BF4CA6">
              <w:rPr>
                <w:bCs/>
                <w:noProof/>
              </w:rPr>
              <w:delText>Site Data Management</w:delText>
            </w:r>
            <w:r w:rsidDel="00BF4CA6">
              <w:rPr>
                <w:noProof/>
                <w:webHidden/>
              </w:rPr>
              <w:tab/>
              <w:delText>66</w:delText>
            </w:r>
          </w:del>
        </w:p>
        <w:p w14:paraId="72A2A1A3" w14:textId="77777777" w:rsidR="004E1B50" w:rsidDel="00BF4CA6" w:rsidRDefault="004E1B50">
          <w:pPr>
            <w:pStyle w:val="TOC2"/>
            <w:tabs>
              <w:tab w:val="left" w:pos="880"/>
            </w:tabs>
            <w:rPr>
              <w:del w:id="614" w:author="Mahesh Venumbaka" w:date="2015-07-24T11:22:00Z"/>
              <w:rFonts w:eastAsiaTheme="minorEastAsia" w:cstheme="minorBidi"/>
              <w:smallCaps w:val="0"/>
              <w:noProof/>
              <w:color w:val="auto"/>
              <w:sz w:val="22"/>
              <w:szCs w:val="22"/>
              <w:lang w:eastAsia="en-GB"/>
            </w:rPr>
          </w:pPr>
          <w:del w:id="615" w:author="Mahesh Venumbaka" w:date="2015-07-24T11:22:00Z">
            <w:r w:rsidRPr="00BF4CA6" w:rsidDel="00BF4CA6">
              <w:rPr>
                <w:noProof/>
              </w:rPr>
              <w:delText>5.5</w:delText>
            </w:r>
            <w:r w:rsidDel="00BF4CA6">
              <w:rPr>
                <w:rFonts w:eastAsiaTheme="minorEastAsia" w:cstheme="minorBidi"/>
                <w:smallCaps w:val="0"/>
                <w:noProof/>
                <w:color w:val="auto"/>
                <w:sz w:val="22"/>
                <w:szCs w:val="22"/>
                <w:lang w:eastAsia="en-GB"/>
              </w:rPr>
              <w:tab/>
            </w:r>
            <w:r w:rsidRPr="00BF4CA6" w:rsidDel="00BF4CA6">
              <w:rPr>
                <w:noProof/>
              </w:rPr>
              <w:delText>Systems</w:delText>
            </w:r>
            <w:r w:rsidDel="00BF4CA6">
              <w:rPr>
                <w:noProof/>
                <w:webHidden/>
              </w:rPr>
              <w:tab/>
              <w:delText>66</w:delText>
            </w:r>
          </w:del>
        </w:p>
        <w:p w14:paraId="641FEF96" w14:textId="77777777" w:rsidR="004E1B50" w:rsidDel="00BF4CA6" w:rsidRDefault="004E1B50">
          <w:pPr>
            <w:pStyle w:val="TOC3"/>
            <w:tabs>
              <w:tab w:val="left" w:pos="1100"/>
            </w:tabs>
            <w:rPr>
              <w:del w:id="616" w:author="Mahesh Venumbaka" w:date="2015-07-24T11:22:00Z"/>
              <w:rFonts w:eastAsiaTheme="minorEastAsia" w:cstheme="minorBidi"/>
              <w:i w:val="0"/>
              <w:noProof/>
              <w:color w:val="auto"/>
              <w:sz w:val="22"/>
              <w:szCs w:val="22"/>
              <w:lang w:eastAsia="en-GB"/>
            </w:rPr>
          </w:pPr>
          <w:del w:id="617" w:author="Mahesh Venumbaka" w:date="2015-07-24T11:22:00Z">
            <w:r w:rsidRPr="00BF4CA6" w:rsidDel="00BF4CA6">
              <w:rPr>
                <w:noProof/>
              </w:rPr>
              <w:delText>5.5.1</w:delText>
            </w:r>
            <w:r w:rsidDel="00BF4CA6">
              <w:rPr>
                <w:rFonts w:eastAsiaTheme="minorEastAsia" w:cstheme="minorBidi"/>
                <w:i w:val="0"/>
                <w:noProof/>
                <w:color w:val="auto"/>
                <w:sz w:val="22"/>
                <w:szCs w:val="22"/>
                <w:lang w:eastAsia="en-GB"/>
              </w:rPr>
              <w:tab/>
            </w:r>
            <w:r w:rsidRPr="00BF4CA6" w:rsidDel="00BF4CA6">
              <w:rPr>
                <w:noProof/>
              </w:rPr>
              <w:delText>System Property Requirements</w:delText>
            </w:r>
            <w:r w:rsidDel="00BF4CA6">
              <w:rPr>
                <w:noProof/>
                <w:webHidden/>
              </w:rPr>
              <w:tab/>
              <w:delText>66</w:delText>
            </w:r>
          </w:del>
        </w:p>
        <w:p w14:paraId="3837339F" w14:textId="77777777" w:rsidR="004E1B50" w:rsidDel="00BF4CA6" w:rsidRDefault="004E1B50">
          <w:pPr>
            <w:pStyle w:val="TOC3"/>
            <w:tabs>
              <w:tab w:val="left" w:pos="1100"/>
            </w:tabs>
            <w:rPr>
              <w:del w:id="618" w:author="Mahesh Venumbaka" w:date="2015-07-24T11:22:00Z"/>
              <w:rFonts w:eastAsiaTheme="minorEastAsia" w:cstheme="minorBidi"/>
              <w:i w:val="0"/>
              <w:noProof/>
              <w:color w:val="auto"/>
              <w:sz w:val="22"/>
              <w:szCs w:val="22"/>
              <w:lang w:eastAsia="en-GB"/>
            </w:rPr>
          </w:pPr>
          <w:del w:id="619" w:author="Mahesh Venumbaka" w:date="2015-07-24T11:22:00Z">
            <w:r w:rsidRPr="00BF4CA6" w:rsidDel="00BF4CA6">
              <w:rPr>
                <w:noProof/>
              </w:rPr>
              <w:delText>5.5.2</w:delText>
            </w:r>
            <w:r w:rsidDel="00BF4CA6">
              <w:rPr>
                <w:rFonts w:eastAsiaTheme="minorEastAsia" w:cstheme="minorBidi"/>
                <w:i w:val="0"/>
                <w:noProof/>
                <w:color w:val="auto"/>
                <w:sz w:val="22"/>
                <w:szCs w:val="22"/>
                <w:lang w:eastAsia="en-GB"/>
              </w:rPr>
              <w:tab/>
            </w:r>
            <w:r w:rsidRPr="00BF4CA6" w:rsidDel="00BF4CA6">
              <w:rPr>
                <w:bCs/>
                <w:noProof/>
              </w:rPr>
              <w:delText>System Data Derivation</w:delText>
            </w:r>
            <w:r w:rsidDel="00BF4CA6">
              <w:rPr>
                <w:noProof/>
                <w:webHidden/>
              </w:rPr>
              <w:tab/>
              <w:delText>67</w:delText>
            </w:r>
          </w:del>
        </w:p>
        <w:p w14:paraId="38C42458" w14:textId="77777777" w:rsidR="004E1B50" w:rsidDel="00BF4CA6" w:rsidRDefault="004E1B50">
          <w:pPr>
            <w:pStyle w:val="TOC3"/>
            <w:tabs>
              <w:tab w:val="left" w:pos="1100"/>
            </w:tabs>
            <w:rPr>
              <w:del w:id="620" w:author="Mahesh Venumbaka" w:date="2015-07-24T11:22:00Z"/>
              <w:rFonts w:eastAsiaTheme="minorEastAsia" w:cstheme="minorBidi"/>
              <w:i w:val="0"/>
              <w:noProof/>
              <w:color w:val="auto"/>
              <w:sz w:val="22"/>
              <w:szCs w:val="22"/>
              <w:lang w:eastAsia="en-GB"/>
            </w:rPr>
          </w:pPr>
          <w:del w:id="621" w:author="Mahesh Venumbaka" w:date="2015-07-24T11:22:00Z">
            <w:r w:rsidRPr="00BF4CA6" w:rsidDel="00BF4CA6">
              <w:rPr>
                <w:noProof/>
              </w:rPr>
              <w:delText>5.5.3</w:delText>
            </w:r>
            <w:r w:rsidDel="00BF4CA6">
              <w:rPr>
                <w:rFonts w:eastAsiaTheme="minorEastAsia" w:cstheme="minorBidi"/>
                <w:i w:val="0"/>
                <w:noProof/>
                <w:color w:val="auto"/>
                <w:sz w:val="22"/>
                <w:szCs w:val="22"/>
                <w:lang w:eastAsia="en-GB"/>
              </w:rPr>
              <w:tab/>
            </w:r>
            <w:r w:rsidRPr="00BF4CA6" w:rsidDel="00BF4CA6">
              <w:rPr>
                <w:bCs/>
                <w:noProof/>
              </w:rPr>
              <w:delText>System Data Management</w:delText>
            </w:r>
            <w:r w:rsidDel="00BF4CA6">
              <w:rPr>
                <w:noProof/>
                <w:webHidden/>
              </w:rPr>
              <w:tab/>
              <w:delText>68</w:delText>
            </w:r>
          </w:del>
        </w:p>
        <w:p w14:paraId="57B305AE" w14:textId="77777777" w:rsidR="004E1B50" w:rsidDel="00BF4CA6" w:rsidRDefault="004E1B50">
          <w:pPr>
            <w:pStyle w:val="TOC2"/>
            <w:tabs>
              <w:tab w:val="left" w:pos="880"/>
            </w:tabs>
            <w:rPr>
              <w:del w:id="622" w:author="Mahesh Venumbaka" w:date="2015-07-24T11:22:00Z"/>
              <w:rFonts w:eastAsiaTheme="minorEastAsia" w:cstheme="minorBidi"/>
              <w:smallCaps w:val="0"/>
              <w:noProof/>
              <w:color w:val="auto"/>
              <w:sz w:val="22"/>
              <w:szCs w:val="22"/>
              <w:lang w:eastAsia="en-GB"/>
            </w:rPr>
          </w:pPr>
          <w:del w:id="623" w:author="Mahesh Venumbaka" w:date="2015-07-24T11:22:00Z">
            <w:r w:rsidRPr="00BF4CA6" w:rsidDel="00BF4CA6">
              <w:rPr>
                <w:noProof/>
              </w:rPr>
              <w:delText>5.6</w:delText>
            </w:r>
            <w:r w:rsidDel="00BF4CA6">
              <w:rPr>
                <w:rFonts w:eastAsiaTheme="minorEastAsia" w:cstheme="minorBidi"/>
                <w:smallCaps w:val="0"/>
                <w:noProof/>
                <w:color w:val="auto"/>
                <w:sz w:val="22"/>
                <w:szCs w:val="22"/>
                <w:lang w:eastAsia="en-GB"/>
              </w:rPr>
              <w:tab/>
            </w:r>
            <w:r w:rsidRPr="00BF4CA6" w:rsidDel="00BF4CA6">
              <w:rPr>
                <w:noProof/>
              </w:rPr>
              <w:delText>Contracts</w:delText>
            </w:r>
            <w:r w:rsidDel="00BF4CA6">
              <w:rPr>
                <w:noProof/>
                <w:webHidden/>
              </w:rPr>
              <w:tab/>
              <w:delText>68</w:delText>
            </w:r>
          </w:del>
        </w:p>
        <w:p w14:paraId="09EDC985" w14:textId="77777777" w:rsidR="004E1B50" w:rsidDel="00BF4CA6" w:rsidRDefault="004E1B50">
          <w:pPr>
            <w:pStyle w:val="TOC3"/>
            <w:tabs>
              <w:tab w:val="left" w:pos="1100"/>
            </w:tabs>
            <w:rPr>
              <w:del w:id="624" w:author="Mahesh Venumbaka" w:date="2015-07-24T11:22:00Z"/>
              <w:rFonts w:eastAsiaTheme="minorEastAsia" w:cstheme="minorBidi"/>
              <w:i w:val="0"/>
              <w:noProof/>
              <w:color w:val="auto"/>
              <w:sz w:val="22"/>
              <w:szCs w:val="22"/>
              <w:lang w:eastAsia="en-GB"/>
            </w:rPr>
          </w:pPr>
          <w:del w:id="625" w:author="Mahesh Venumbaka" w:date="2015-07-24T11:22:00Z">
            <w:r w:rsidRPr="00BF4CA6" w:rsidDel="00BF4CA6">
              <w:rPr>
                <w:noProof/>
              </w:rPr>
              <w:delText>5.6.1</w:delText>
            </w:r>
            <w:r w:rsidDel="00BF4CA6">
              <w:rPr>
                <w:rFonts w:eastAsiaTheme="minorEastAsia" w:cstheme="minorBidi"/>
                <w:i w:val="0"/>
                <w:noProof/>
                <w:color w:val="auto"/>
                <w:sz w:val="22"/>
                <w:szCs w:val="22"/>
                <w:lang w:eastAsia="en-GB"/>
              </w:rPr>
              <w:tab/>
            </w:r>
            <w:r w:rsidRPr="00BF4CA6" w:rsidDel="00BF4CA6">
              <w:rPr>
                <w:noProof/>
              </w:rPr>
              <w:delText>Coverage</w:delText>
            </w:r>
            <w:r w:rsidDel="00BF4CA6">
              <w:rPr>
                <w:noProof/>
                <w:webHidden/>
              </w:rPr>
              <w:tab/>
              <w:delText>68</w:delText>
            </w:r>
          </w:del>
        </w:p>
        <w:p w14:paraId="0258969D" w14:textId="77777777" w:rsidR="004E1B50" w:rsidDel="00BF4CA6" w:rsidRDefault="004E1B50">
          <w:pPr>
            <w:pStyle w:val="TOC3"/>
            <w:tabs>
              <w:tab w:val="left" w:pos="1100"/>
            </w:tabs>
            <w:rPr>
              <w:del w:id="626" w:author="Mahesh Venumbaka" w:date="2015-07-24T11:22:00Z"/>
              <w:rFonts w:eastAsiaTheme="minorEastAsia" w:cstheme="minorBidi"/>
              <w:i w:val="0"/>
              <w:noProof/>
              <w:color w:val="auto"/>
              <w:sz w:val="22"/>
              <w:szCs w:val="22"/>
              <w:lang w:eastAsia="en-GB"/>
            </w:rPr>
          </w:pPr>
          <w:del w:id="627" w:author="Mahesh Venumbaka" w:date="2015-07-24T11:22:00Z">
            <w:r w:rsidRPr="00BF4CA6" w:rsidDel="00BF4CA6">
              <w:rPr>
                <w:noProof/>
              </w:rPr>
              <w:delText>5.6.2</w:delText>
            </w:r>
            <w:r w:rsidDel="00BF4CA6">
              <w:rPr>
                <w:rFonts w:eastAsiaTheme="minorEastAsia" w:cstheme="minorBidi"/>
                <w:i w:val="0"/>
                <w:noProof/>
                <w:color w:val="auto"/>
                <w:sz w:val="22"/>
                <w:szCs w:val="22"/>
                <w:lang w:eastAsia="en-GB"/>
              </w:rPr>
              <w:tab/>
            </w:r>
            <w:r w:rsidRPr="00BF4CA6" w:rsidDel="00BF4CA6">
              <w:rPr>
                <w:noProof/>
              </w:rPr>
              <w:delText>Contract Property Requirements</w:delText>
            </w:r>
            <w:r w:rsidDel="00BF4CA6">
              <w:rPr>
                <w:noProof/>
                <w:webHidden/>
              </w:rPr>
              <w:tab/>
              <w:delText>68</w:delText>
            </w:r>
          </w:del>
        </w:p>
        <w:p w14:paraId="1B96A75B" w14:textId="77777777" w:rsidR="004E1B50" w:rsidDel="00BF4CA6" w:rsidRDefault="004E1B50">
          <w:pPr>
            <w:pStyle w:val="TOC3"/>
            <w:tabs>
              <w:tab w:val="left" w:pos="1100"/>
            </w:tabs>
            <w:rPr>
              <w:del w:id="628" w:author="Mahesh Venumbaka" w:date="2015-07-24T11:22:00Z"/>
              <w:rFonts w:eastAsiaTheme="minorEastAsia" w:cstheme="minorBidi"/>
              <w:i w:val="0"/>
              <w:noProof/>
              <w:color w:val="auto"/>
              <w:sz w:val="22"/>
              <w:szCs w:val="22"/>
              <w:lang w:eastAsia="en-GB"/>
            </w:rPr>
          </w:pPr>
          <w:del w:id="629" w:author="Mahesh Venumbaka" w:date="2015-07-24T11:22:00Z">
            <w:r w:rsidRPr="00BF4CA6" w:rsidDel="00BF4CA6">
              <w:rPr>
                <w:noProof/>
              </w:rPr>
              <w:delText>5.6.3</w:delText>
            </w:r>
            <w:r w:rsidDel="00BF4CA6">
              <w:rPr>
                <w:rFonts w:eastAsiaTheme="minorEastAsia" w:cstheme="minorBidi"/>
                <w:i w:val="0"/>
                <w:noProof/>
                <w:color w:val="auto"/>
                <w:sz w:val="22"/>
                <w:szCs w:val="22"/>
                <w:lang w:eastAsia="en-GB"/>
              </w:rPr>
              <w:tab/>
            </w:r>
            <w:r w:rsidRPr="00BF4CA6" w:rsidDel="00BF4CA6">
              <w:rPr>
                <w:bCs/>
                <w:noProof/>
              </w:rPr>
              <w:delText>Contract Data Management</w:delText>
            </w:r>
            <w:r w:rsidDel="00BF4CA6">
              <w:rPr>
                <w:noProof/>
                <w:webHidden/>
              </w:rPr>
              <w:tab/>
              <w:delText>69</w:delText>
            </w:r>
          </w:del>
        </w:p>
        <w:p w14:paraId="7D9F08E0" w14:textId="77777777" w:rsidR="004E1B50" w:rsidDel="00BF4CA6" w:rsidRDefault="004E1B50">
          <w:pPr>
            <w:pStyle w:val="TOC2"/>
            <w:tabs>
              <w:tab w:val="left" w:pos="880"/>
            </w:tabs>
            <w:rPr>
              <w:del w:id="630" w:author="Mahesh Venumbaka" w:date="2015-07-24T11:22:00Z"/>
              <w:rFonts w:eastAsiaTheme="minorEastAsia" w:cstheme="minorBidi"/>
              <w:smallCaps w:val="0"/>
              <w:noProof/>
              <w:color w:val="auto"/>
              <w:sz w:val="22"/>
              <w:szCs w:val="22"/>
              <w:lang w:eastAsia="en-GB"/>
            </w:rPr>
          </w:pPr>
          <w:del w:id="631" w:author="Mahesh Venumbaka" w:date="2015-07-24T11:22:00Z">
            <w:r w:rsidRPr="00BF4CA6" w:rsidDel="00BF4CA6">
              <w:rPr>
                <w:noProof/>
              </w:rPr>
              <w:delText>5.7</w:delText>
            </w:r>
            <w:r w:rsidDel="00BF4CA6">
              <w:rPr>
                <w:rFonts w:eastAsiaTheme="minorEastAsia" w:cstheme="minorBidi"/>
                <w:smallCaps w:val="0"/>
                <w:noProof/>
                <w:color w:val="auto"/>
                <w:sz w:val="22"/>
                <w:szCs w:val="22"/>
                <w:lang w:eastAsia="en-GB"/>
              </w:rPr>
              <w:tab/>
            </w:r>
            <w:r w:rsidRPr="00BF4CA6" w:rsidDel="00BF4CA6">
              <w:rPr>
                <w:noProof/>
              </w:rPr>
              <w:delText>Resources</w:delText>
            </w:r>
            <w:r w:rsidDel="00BF4CA6">
              <w:rPr>
                <w:noProof/>
                <w:webHidden/>
              </w:rPr>
              <w:tab/>
              <w:delText>69</w:delText>
            </w:r>
          </w:del>
        </w:p>
        <w:p w14:paraId="592480C5" w14:textId="77777777" w:rsidR="004E1B50" w:rsidDel="00BF4CA6" w:rsidRDefault="004E1B50">
          <w:pPr>
            <w:pStyle w:val="TOC3"/>
            <w:tabs>
              <w:tab w:val="left" w:pos="1100"/>
            </w:tabs>
            <w:rPr>
              <w:del w:id="632" w:author="Mahesh Venumbaka" w:date="2015-07-24T11:22:00Z"/>
              <w:rFonts w:eastAsiaTheme="minorEastAsia" w:cstheme="minorBidi"/>
              <w:i w:val="0"/>
              <w:noProof/>
              <w:color w:val="auto"/>
              <w:sz w:val="22"/>
              <w:szCs w:val="22"/>
              <w:lang w:eastAsia="en-GB"/>
            </w:rPr>
          </w:pPr>
          <w:del w:id="633" w:author="Mahesh Venumbaka" w:date="2015-07-24T11:22:00Z">
            <w:r w:rsidRPr="00BF4CA6" w:rsidDel="00BF4CA6">
              <w:rPr>
                <w:noProof/>
              </w:rPr>
              <w:delText>5.7.1</w:delText>
            </w:r>
            <w:r w:rsidDel="00BF4CA6">
              <w:rPr>
                <w:rFonts w:eastAsiaTheme="minorEastAsia" w:cstheme="minorBidi"/>
                <w:i w:val="0"/>
                <w:noProof/>
                <w:color w:val="auto"/>
                <w:sz w:val="22"/>
                <w:szCs w:val="22"/>
                <w:lang w:eastAsia="en-GB"/>
              </w:rPr>
              <w:tab/>
            </w:r>
            <w:r w:rsidRPr="00BF4CA6" w:rsidDel="00BF4CA6">
              <w:rPr>
                <w:noProof/>
              </w:rPr>
              <w:delText>Districts</w:delText>
            </w:r>
            <w:r w:rsidDel="00BF4CA6">
              <w:rPr>
                <w:noProof/>
                <w:webHidden/>
              </w:rPr>
              <w:tab/>
              <w:delText>69</w:delText>
            </w:r>
          </w:del>
        </w:p>
        <w:p w14:paraId="686CE818" w14:textId="77777777" w:rsidR="004E1B50" w:rsidDel="00BF4CA6" w:rsidRDefault="004E1B50">
          <w:pPr>
            <w:pStyle w:val="TOC3"/>
            <w:tabs>
              <w:tab w:val="left" w:pos="1100"/>
            </w:tabs>
            <w:rPr>
              <w:del w:id="634" w:author="Mahesh Venumbaka" w:date="2015-07-24T11:22:00Z"/>
              <w:rFonts w:eastAsiaTheme="minorEastAsia" w:cstheme="minorBidi"/>
              <w:i w:val="0"/>
              <w:noProof/>
              <w:color w:val="auto"/>
              <w:sz w:val="22"/>
              <w:szCs w:val="22"/>
              <w:lang w:eastAsia="en-GB"/>
            </w:rPr>
          </w:pPr>
          <w:del w:id="635" w:author="Mahesh Venumbaka" w:date="2015-07-24T11:22:00Z">
            <w:r w:rsidRPr="00BF4CA6" w:rsidDel="00BF4CA6">
              <w:rPr>
                <w:noProof/>
              </w:rPr>
              <w:delText>5.7.2</w:delText>
            </w:r>
            <w:r w:rsidDel="00BF4CA6">
              <w:rPr>
                <w:rFonts w:eastAsiaTheme="minorEastAsia" w:cstheme="minorBidi"/>
                <w:i w:val="0"/>
                <w:noProof/>
                <w:color w:val="auto"/>
                <w:sz w:val="22"/>
                <w:szCs w:val="22"/>
                <w:lang w:eastAsia="en-GB"/>
              </w:rPr>
              <w:tab/>
            </w:r>
            <w:r w:rsidRPr="00BF4CA6" w:rsidDel="00BF4CA6">
              <w:rPr>
                <w:noProof/>
              </w:rPr>
              <w:delText>Resource Type</w:delText>
            </w:r>
            <w:r w:rsidDel="00BF4CA6">
              <w:rPr>
                <w:noProof/>
                <w:webHidden/>
              </w:rPr>
              <w:tab/>
              <w:delText>69</w:delText>
            </w:r>
          </w:del>
        </w:p>
        <w:p w14:paraId="3510DB74" w14:textId="77777777" w:rsidR="004E1B50" w:rsidDel="00BF4CA6" w:rsidRDefault="004E1B50">
          <w:pPr>
            <w:pStyle w:val="TOC3"/>
            <w:tabs>
              <w:tab w:val="left" w:pos="1100"/>
            </w:tabs>
            <w:rPr>
              <w:del w:id="636" w:author="Mahesh Venumbaka" w:date="2015-07-24T11:22:00Z"/>
              <w:rFonts w:eastAsiaTheme="minorEastAsia" w:cstheme="minorBidi"/>
              <w:i w:val="0"/>
              <w:noProof/>
              <w:color w:val="auto"/>
              <w:sz w:val="22"/>
              <w:szCs w:val="22"/>
              <w:lang w:eastAsia="en-GB"/>
            </w:rPr>
          </w:pPr>
          <w:del w:id="637" w:author="Mahesh Venumbaka" w:date="2015-07-24T11:22:00Z">
            <w:r w:rsidRPr="00BF4CA6" w:rsidDel="00BF4CA6">
              <w:rPr>
                <w:noProof/>
              </w:rPr>
              <w:delText>5.7.3</w:delText>
            </w:r>
            <w:r w:rsidDel="00BF4CA6">
              <w:rPr>
                <w:rFonts w:eastAsiaTheme="minorEastAsia" w:cstheme="minorBidi"/>
                <w:i w:val="0"/>
                <w:noProof/>
                <w:color w:val="auto"/>
                <w:sz w:val="22"/>
                <w:szCs w:val="22"/>
                <w:lang w:eastAsia="en-GB"/>
              </w:rPr>
              <w:tab/>
            </w:r>
            <w:r w:rsidRPr="00BF4CA6" w:rsidDel="00BF4CA6">
              <w:rPr>
                <w:noProof/>
              </w:rPr>
              <w:delText>Resource Skills</w:delText>
            </w:r>
            <w:r w:rsidDel="00BF4CA6">
              <w:rPr>
                <w:noProof/>
                <w:webHidden/>
              </w:rPr>
              <w:tab/>
              <w:delText>70</w:delText>
            </w:r>
          </w:del>
        </w:p>
        <w:p w14:paraId="62BFB8D8" w14:textId="77777777" w:rsidR="004E1B50" w:rsidDel="00BF4CA6" w:rsidRDefault="004E1B50">
          <w:pPr>
            <w:pStyle w:val="TOC3"/>
            <w:tabs>
              <w:tab w:val="left" w:pos="1100"/>
            </w:tabs>
            <w:rPr>
              <w:del w:id="638" w:author="Mahesh Venumbaka" w:date="2015-07-24T11:22:00Z"/>
              <w:rFonts w:eastAsiaTheme="minorEastAsia" w:cstheme="minorBidi"/>
              <w:i w:val="0"/>
              <w:noProof/>
              <w:color w:val="auto"/>
              <w:sz w:val="22"/>
              <w:szCs w:val="22"/>
              <w:lang w:eastAsia="en-GB"/>
            </w:rPr>
          </w:pPr>
          <w:del w:id="639" w:author="Mahesh Venumbaka" w:date="2015-07-24T11:22:00Z">
            <w:r w:rsidRPr="00BF4CA6" w:rsidDel="00BF4CA6">
              <w:rPr>
                <w:noProof/>
              </w:rPr>
              <w:delText>5.7.4</w:delText>
            </w:r>
            <w:r w:rsidDel="00BF4CA6">
              <w:rPr>
                <w:rFonts w:eastAsiaTheme="minorEastAsia" w:cstheme="minorBidi"/>
                <w:i w:val="0"/>
                <w:noProof/>
                <w:color w:val="auto"/>
                <w:sz w:val="22"/>
                <w:szCs w:val="22"/>
                <w:lang w:eastAsia="en-GB"/>
              </w:rPr>
              <w:tab/>
            </w:r>
            <w:r w:rsidRPr="00BF4CA6" w:rsidDel="00BF4CA6">
              <w:rPr>
                <w:noProof/>
              </w:rPr>
              <w:delText>Calendars: Working and Overtime Hours</w:delText>
            </w:r>
            <w:r w:rsidDel="00BF4CA6">
              <w:rPr>
                <w:noProof/>
                <w:webHidden/>
              </w:rPr>
              <w:tab/>
              <w:delText>70</w:delText>
            </w:r>
          </w:del>
        </w:p>
        <w:p w14:paraId="70233026" w14:textId="77777777" w:rsidR="004E1B50" w:rsidDel="00BF4CA6" w:rsidRDefault="004E1B50">
          <w:pPr>
            <w:pStyle w:val="TOC3"/>
            <w:tabs>
              <w:tab w:val="left" w:pos="1100"/>
            </w:tabs>
            <w:rPr>
              <w:del w:id="640" w:author="Mahesh Venumbaka" w:date="2015-07-24T11:22:00Z"/>
              <w:rFonts w:eastAsiaTheme="minorEastAsia" w:cstheme="minorBidi"/>
              <w:i w:val="0"/>
              <w:noProof/>
              <w:color w:val="auto"/>
              <w:sz w:val="22"/>
              <w:szCs w:val="22"/>
              <w:lang w:eastAsia="en-GB"/>
            </w:rPr>
          </w:pPr>
          <w:del w:id="641" w:author="Mahesh Venumbaka" w:date="2015-07-24T11:22:00Z">
            <w:r w:rsidRPr="00BF4CA6" w:rsidDel="00BF4CA6">
              <w:rPr>
                <w:noProof/>
              </w:rPr>
              <w:delText>5.7.5</w:delText>
            </w:r>
            <w:r w:rsidDel="00BF4CA6">
              <w:rPr>
                <w:rFonts w:eastAsiaTheme="minorEastAsia" w:cstheme="minorBidi"/>
                <w:i w:val="0"/>
                <w:noProof/>
                <w:color w:val="auto"/>
                <w:sz w:val="22"/>
                <w:szCs w:val="22"/>
                <w:lang w:eastAsia="en-GB"/>
              </w:rPr>
              <w:tab/>
            </w:r>
            <w:r w:rsidRPr="00BF4CA6" w:rsidDel="00BF4CA6">
              <w:rPr>
                <w:noProof/>
              </w:rPr>
              <w:delText>Lunch Breaks</w:delText>
            </w:r>
            <w:r w:rsidDel="00BF4CA6">
              <w:rPr>
                <w:noProof/>
                <w:webHidden/>
              </w:rPr>
              <w:tab/>
              <w:delText>71</w:delText>
            </w:r>
          </w:del>
        </w:p>
        <w:p w14:paraId="10FB2169" w14:textId="77777777" w:rsidR="004E1B50" w:rsidDel="00BF4CA6" w:rsidRDefault="004E1B50">
          <w:pPr>
            <w:pStyle w:val="TOC3"/>
            <w:tabs>
              <w:tab w:val="left" w:pos="1100"/>
            </w:tabs>
            <w:rPr>
              <w:del w:id="642" w:author="Mahesh Venumbaka" w:date="2015-07-24T11:22:00Z"/>
              <w:rFonts w:eastAsiaTheme="minorEastAsia" w:cstheme="minorBidi"/>
              <w:i w:val="0"/>
              <w:noProof/>
              <w:color w:val="auto"/>
              <w:sz w:val="22"/>
              <w:szCs w:val="22"/>
              <w:lang w:eastAsia="en-GB"/>
            </w:rPr>
          </w:pPr>
          <w:del w:id="643" w:author="Mahesh Venumbaka" w:date="2015-07-24T11:22:00Z">
            <w:r w:rsidRPr="00BF4CA6" w:rsidDel="00BF4CA6">
              <w:rPr>
                <w:noProof/>
              </w:rPr>
              <w:delText>5.7.6</w:delText>
            </w:r>
            <w:r w:rsidDel="00BF4CA6">
              <w:rPr>
                <w:rFonts w:eastAsiaTheme="minorEastAsia" w:cstheme="minorBidi"/>
                <w:i w:val="0"/>
                <w:noProof/>
                <w:color w:val="auto"/>
                <w:sz w:val="22"/>
                <w:szCs w:val="22"/>
                <w:lang w:eastAsia="en-GB"/>
              </w:rPr>
              <w:tab/>
            </w:r>
            <w:r w:rsidRPr="00BF4CA6" w:rsidDel="00BF4CA6">
              <w:rPr>
                <w:noProof/>
              </w:rPr>
              <w:delText>Resource Non-Availability (Absences)</w:delText>
            </w:r>
            <w:r w:rsidDel="00BF4CA6">
              <w:rPr>
                <w:noProof/>
                <w:webHidden/>
              </w:rPr>
              <w:tab/>
              <w:delText>71</w:delText>
            </w:r>
          </w:del>
        </w:p>
        <w:p w14:paraId="0D3D7983" w14:textId="77777777" w:rsidR="004E1B50" w:rsidDel="00BF4CA6" w:rsidRDefault="004E1B50">
          <w:pPr>
            <w:pStyle w:val="TOC3"/>
            <w:tabs>
              <w:tab w:val="left" w:pos="1100"/>
            </w:tabs>
            <w:rPr>
              <w:del w:id="644" w:author="Mahesh Venumbaka" w:date="2015-07-24T11:22:00Z"/>
              <w:rFonts w:eastAsiaTheme="minorEastAsia" w:cstheme="minorBidi"/>
              <w:i w:val="0"/>
              <w:noProof/>
              <w:color w:val="auto"/>
              <w:sz w:val="22"/>
              <w:szCs w:val="22"/>
              <w:lang w:eastAsia="en-GB"/>
            </w:rPr>
          </w:pPr>
          <w:del w:id="645" w:author="Mahesh Venumbaka" w:date="2015-07-24T11:22:00Z">
            <w:r w:rsidRPr="00BF4CA6" w:rsidDel="00BF4CA6">
              <w:rPr>
                <w:noProof/>
              </w:rPr>
              <w:delText>5.7.7</w:delText>
            </w:r>
            <w:r w:rsidDel="00BF4CA6">
              <w:rPr>
                <w:rFonts w:eastAsiaTheme="minorEastAsia" w:cstheme="minorBidi"/>
                <w:i w:val="0"/>
                <w:noProof/>
                <w:color w:val="auto"/>
                <w:sz w:val="22"/>
                <w:szCs w:val="22"/>
                <w:lang w:eastAsia="en-GB"/>
              </w:rPr>
              <w:tab/>
            </w:r>
            <w:r w:rsidRPr="00BF4CA6" w:rsidDel="00BF4CA6">
              <w:rPr>
                <w:noProof/>
              </w:rPr>
              <w:delText>Home Base</w:delText>
            </w:r>
            <w:r w:rsidDel="00BF4CA6">
              <w:rPr>
                <w:noProof/>
                <w:webHidden/>
              </w:rPr>
              <w:tab/>
              <w:delText>74</w:delText>
            </w:r>
          </w:del>
        </w:p>
        <w:p w14:paraId="0A6B4B31" w14:textId="77777777" w:rsidR="004E1B50" w:rsidDel="00BF4CA6" w:rsidRDefault="004E1B50">
          <w:pPr>
            <w:pStyle w:val="TOC3"/>
            <w:tabs>
              <w:tab w:val="left" w:pos="1100"/>
            </w:tabs>
            <w:rPr>
              <w:del w:id="646" w:author="Mahesh Venumbaka" w:date="2015-07-24T11:22:00Z"/>
              <w:rFonts w:eastAsiaTheme="minorEastAsia" w:cstheme="minorBidi"/>
              <w:i w:val="0"/>
              <w:noProof/>
              <w:color w:val="auto"/>
              <w:sz w:val="22"/>
              <w:szCs w:val="22"/>
              <w:lang w:eastAsia="en-GB"/>
            </w:rPr>
          </w:pPr>
          <w:del w:id="647" w:author="Mahesh Venumbaka" w:date="2015-07-24T11:22:00Z">
            <w:r w:rsidRPr="00BF4CA6" w:rsidDel="00BF4CA6">
              <w:rPr>
                <w:noProof/>
              </w:rPr>
              <w:delText>5.7.8</w:delText>
            </w:r>
            <w:r w:rsidDel="00BF4CA6">
              <w:rPr>
                <w:rFonts w:eastAsiaTheme="minorEastAsia" w:cstheme="minorBidi"/>
                <w:i w:val="0"/>
                <w:noProof/>
                <w:color w:val="auto"/>
                <w:sz w:val="22"/>
                <w:szCs w:val="22"/>
                <w:lang w:eastAsia="en-GB"/>
              </w:rPr>
              <w:tab/>
            </w:r>
            <w:r w:rsidRPr="00BF4CA6" w:rsidDel="00BF4CA6">
              <w:rPr>
                <w:noProof/>
              </w:rPr>
              <w:delText>Travel Time Calculations</w:delText>
            </w:r>
            <w:r w:rsidDel="00BF4CA6">
              <w:rPr>
                <w:noProof/>
                <w:webHidden/>
              </w:rPr>
              <w:tab/>
              <w:delText>74</w:delText>
            </w:r>
          </w:del>
        </w:p>
        <w:p w14:paraId="51305DE8" w14:textId="77777777" w:rsidR="004E1B50" w:rsidDel="00BF4CA6" w:rsidRDefault="004E1B50">
          <w:pPr>
            <w:pStyle w:val="TOC3"/>
            <w:tabs>
              <w:tab w:val="left" w:pos="1100"/>
            </w:tabs>
            <w:rPr>
              <w:del w:id="648" w:author="Mahesh Venumbaka" w:date="2015-07-24T11:22:00Z"/>
              <w:rFonts w:eastAsiaTheme="minorEastAsia" w:cstheme="minorBidi"/>
              <w:i w:val="0"/>
              <w:noProof/>
              <w:color w:val="auto"/>
              <w:sz w:val="22"/>
              <w:szCs w:val="22"/>
              <w:lang w:eastAsia="en-GB"/>
            </w:rPr>
          </w:pPr>
          <w:del w:id="649" w:author="Mahesh Venumbaka" w:date="2015-07-24T11:22:00Z">
            <w:r w:rsidRPr="00BF4CA6" w:rsidDel="00BF4CA6">
              <w:rPr>
                <w:noProof/>
              </w:rPr>
              <w:delText>5.7.9</w:delText>
            </w:r>
            <w:r w:rsidDel="00BF4CA6">
              <w:rPr>
                <w:rFonts w:eastAsiaTheme="minorEastAsia" w:cstheme="minorBidi"/>
                <w:i w:val="0"/>
                <w:noProof/>
                <w:color w:val="auto"/>
                <w:sz w:val="22"/>
                <w:szCs w:val="22"/>
                <w:lang w:eastAsia="en-GB"/>
              </w:rPr>
              <w:tab/>
            </w:r>
            <w:r w:rsidRPr="00BF4CA6" w:rsidDel="00BF4CA6">
              <w:rPr>
                <w:noProof/>
              </w:rPr>
              <w:delText>Organizational Hierarchy</w:delText>
            </w:r>
            <w:r w:rsidDel="00BF4CA6">
              <w:rPr>
                <w:noProof/>
                <w:webHidden/>
              </w:rPr>
              <w:tab/>
              <w:delText>75</w:delText>
            </w:r>
          </w:del>
        </w:p>
        <w:p w14:paraId="478F7595" w14:textId="77777777" w:rsidR="004E1B50" w:rsidDel="00BF4CA6" w:rsidRDefault="004E1B50">
          <w:pPr>
            <w:pStyle w:val="TOC3"/>
            <w:tabs>
              <w:tab w:val="left" w:pos="1320"/>
            </w:tabs>
            <w:rPr>
              <w:del w:id="650" w:author="Mahesh Venumbaka" w:date="2015-07-24T11:22:00Z"/>
              <w:rFonts w:eastAsiaTheme="minorEastAsia" w:cstheme="minorBidi"/>
              <w:i w:val="0"/>
              <w:noProof/>
              <w:color w:val="auto"/>
              <w:sz w:val="22"/>
              <w:szCs w:val="22"/>
              <w:lang w:eastAsia="en-GB"/>
            </w:rPr>
          </w:pPr>
          <w:del w:id="651" w:author="Mahesh Venumbaka" w:date="2015-07-24T11:22:00Z">
            <w:r w:rsidRPr="00BF4CA6" w:rsidDel="00BF4CA6">
              <w:rPr>
                <w:noProof/>
              </w:rPr>
              <w:delText>5.7.10</w:delText>
            </w:r>
            <w:r w:rsidDel="00BF4CA6">
              <w:rPr>
                <w:rFonts w:eastAsiaTheme="minorEastAsia" w:cstheme="minorBidi"/>
                <w:i w:val="0"/>
                <w:noProof/>
                <w:color w:val="auto"/>
                <w:sz w:val="22"/>
                <w:szCs w:val="22"/>
                <w:lang w:eastAsia="en-GB"/>
              </w:rPr>
              <w:tab/>
            </w:r>
            <w:r w:rsidRPr="00BF4CA6" w:rsidDel="00BF4CA6">
              <w:rPr>
                <w:noProof/>
              </w:rPr>
              <w:delText>Internal/External indication</w:delText>
            </w:r>
            <w:r w:rsidDel="00BF4CA6">
              <w:rPr>
                <w:noProof/>
                <w:webHidden/>
              </w:rPr>
              <w:tab/>
              <w:delText>75</w:delText>
            </w:r>
          </w:del>
        </w:p>
        <w:p w14:paraId="659EA8F9" w14:textId="77777777" w:rsidR="004E1B50" w:rsidDel="00BF4CA6" w:rsidRDefault="004E1B50">
          <w:pPr>
            <w:pStyle w:val="TOC3"/>
            <w:tabs>
              <w:tab w:val="left" w:pos="1320"/>
            </w:tabs>
            <w:rPr>
              <w:del w:id="652" w:author="Mahesh Venumbaka" w:date="2015-07-24T11:22:00Z"/>
              <w:rFonts w:eastAsiaTheme="minorEastAsia" w:cstheme="minorBidi"/>
              <w:i w:val="0"/>
              <w:noProof/>
              <w:color w:val="auto"/>
              <w:sz w:val="22"/>
              <w:szCs w:val="22"/>
              <w:lang w:eastAsia="en-GB"/>
            </w:rPr>
          </w:pPr>
          <w:del w:id="653" w:author="Mahesh Venumbaka" w:date="2015-07-24T11:22:00Z">
            <w:r w:rsidRPr="00BF4CA6" w:rsidDel="00BF4CA6">
              <w:rPr>
                <w:noProof/>
              </w:rPr>
              <w:delText>5.7.11</w:delText>
            </w:r>
            <w:r w:rsidDel="00BF4CA6">
              <w:rPr>
                <w:rFonts w:eastAsiaTheme="minorEastAsia" w:cstheme="minorBidi"/>
                <w:i w:val="0"/>
                <w:noProof/>
                <w:color w:val="auto"/>
                <w:sz w:val="22"/>
                <w:szCs w:val="22"/>
                <w:lang w:eastAsia="en-GB"/>
              </w:rPr>
              <w:tab/>
            </w:r>
            <w:r w:rsidRPr="00BF4CA6" w:rsidDel="00BF4CA6">
              <w:rPr>
                <w:noProof/>
              </w:rPr>
              <w:delText>Resource Languages</w:delText>
            </w:r>
            <w:r w:rsidDel="00BF4CA6">
              <w:rPr>
                <w:noProof/>
                <w:webHidden/>
              </w:rPr>
              <w:tab/>
              <w:delText>75</w:delText>
            </w:r>
          </w:del>
        </w:p>
        <w:p w14:paraId="12C53C1D" w14:textId="77777777" w:rsidR="004E1B50" w:rsidDel="00BF4CA6" w:rsidRDefault="004E1B50">
          <w:pPr>
            <w:pStyle w:val="TOC3"/>
            <w:tabs>
              <w:tab w:val="left" w:pos="1320"/>
            </w:tabs>
            <w:rPr>
              <w:del w:id="654" w:author="Mahesh Venumbaka" w:date="2015-07-24T11:22:00Z"/>
              <w:rFonts w:eastAsiaTheme="minorEastAsia" w:cstheme="minorBidi"/>
              <w:i w:val="0"/>
              <w:noProof/>
              <w:color w:val="auto"/>
              <w:sz w:val="22"/>
              <w:szCs w:val="22"/>
              <w:lang w:eastAsia="en-GB"/>
            </w:rPr>
          </w:pPr>
          <w:del w:id="655" w:author="Mahesh Venumbaka" w:date="2015-07-24T11:22:00Z">
            <w:r w:rsidRPr="00BF4CA6" w:rsidDel="00BF4CA6">
              <w:rPr>
                <w:noProof/>
              </w:rPr>
              <w:delText>5.7.12</w:delText>
            </w:r>
            <w:r w:rsidDel="00BF4CA6">
              <w:rPr>
                <w:rFonts w:eastAsiaTheme="minorEastAsia" w:cstheme="minorBidi"/>
                <w:i w:val="0"/>
                <w:noProof/>
                <w:color w:val="auto"/>
                <w:sz w:val="22"/>
                <w:szCs w:val="22"/>
                <w:lang w:eastAsia="en-GB"/>
              </w:rPr>
              <w:tab/>
            </w:r>
            <w:r w:rsidRPr="00BF4CA6" w:rsidDel="00BF4CA6">
              <w:rPr>
                <w:noProof/>
              </w:rPr>
              <w:delText>Resource Property Requirements</w:delText>
            </w:r>
            <w:r w:rsidDel="00BF4CA6">
              <w:rPr>
                <w:noProof/>
                <w:webHidden/>
              </w:rPr>
              <w:tab/>
              <w:delText>75</w:delText>
            </w:r>
          </w:del>
        </w:p>
        <w:p w14:paraId="339FEE57" w14:textId="77777777" w:rsidR="004E1B50" w:rsidDel="00BF4CA6" w:rsidRDefault="004E1B50">
          <w:pPr>
            <w:pStyle w:val="TOC3"/>
            <w:tabs>
              <w:tab w:val="left" w:pos="1320"/>
            </w:tabs>
            <w:rPr>
              <w:del w:id="656" w:author="Mahesh Venumbaka" w:date="2015-07-24T11:22:00Z"/>
              <w:rFonts w:eastAsiaTheme="minorEastAsia" w:cstheme="minorBidi"/>
              <w:i w:val="0"/>
              <w:noProof/>
              <w:color w:val="auto"/>
              <w:sz w:val="22"/>
              <w:szCs w:val="22"/>
              <w:lang w:eastAsia="en-GB"/>
            </w:rPr>
          </w:pPr>
          <w:del w:id="657" w:author="Mahesh Venumbaka" w:date="2015-07-24T11:22:00Z">
            <w:r w:rsidRPr="00BF4CA6" w:rsidDel="00BF4CA6">
              <w:rPr>
                <w:noProof/>
              </w:rPr>
              <w:delText>5.7.13</w:delText>
            </w:r>
            <w:r w:rsidDel="00BF4CA6">
              <w:rPr>
                <w:rFonts w:eastAsiaTheme="minorEastAsia" w:cstheme="minorBidi"/>
                <w:i w:val="0"/>
                <w:noProof/>
                <w:color w:val="auto"/>
                <w:sz w:val="22"/>
                <w:szCs w:val="22"/>
                <w:lang w:eastAsia="en-GB"/>
              </w:rPr>
              <w:tab/>
            </w:r>
            <w:r w:rsidRPr="00BF4CA6" w:rsidDel="00BF4CA6">
              <w:rPr>
                <w:noProof/>
              </w:rPr>
              <w:delText>Resource Data Derivation</w:delText>
            </w:r>
            <w:r w:rsidDel="00BF4CA6">
              <w:rPr>
                <w:noProof/>
                <w:webHidden/>
              </w:rPr>
              <w:tab/>
              <w:delText>79</w:delText>
            </w:r>
          </w:del>
        </w:p>
        <w:p w14:paraId="1987563A" w14:textId="77777777" w:rsidR="004E1B50" w:rsidDel="00BF4CA6" w:rsidRDefault="004E1B50">
          <w:pPr>
            <w:pStyle w:val="TOC3"/>
            <w:tabs>
              <w:tab w:val="left" w:pos="1320"/>
            </w:tabs>
            <w:rPr>
              <w:del w:id="658" w:author="Mahesh Venumbaka" w:date="2015-07-24T11:22:00Z"/>
              <w:rFonts w:eastAsiaTheme="minorEastAsia" w:cstheme="minorBidi"/>
              <w:i w:val="0"/>
              <w:noProof/>
              <w:color w:val="auto"/>
              <w:sz w:val="22"/>
              <w:szCs w:val="22"/>
              <w:lang w:eastAsia="en-GB"/>
            </w:rPr>
          </w:pPr>
          <w:del w:id="659" w:author="Mahesh Venumbaka" w:date="2015-07-24T11:22:00Z">
            <w:r w:rsidRPr="00BF4CA6" w:rsidDel="00BF4CA6">
              <w:rPr>
                <w:noProof/>
              </w:rPr>
              <w:delText>5.7.14</w:delText>
            </w:r>
            <w:r w:rsidDel="00BF4CA6">
              <w:rPr>
                <w:rFonts w:eastAsiaTheme="minorEastAsia" w:cstheme="minorBidi"/>
                <w:i w:val="0"/>
                <w:noProof/>
                <w:color w:val="auto"/>
                <w:sz w:val="22"/>
                <w:szCs w:val="22"/>
                <w:lang w:eastAsia="en-GB"/>
              </w:rPr>
              <w:tab/>
            </w:r>
            <w:r w:rsidRPr="00BF4CA6" w:rsidDel="00BF4CA6">
              <w:rPr>
                <w:noProof/>
              </w:rPr>
              <w:delText>Resource Data Management</w:delText>
            </w:r>
            <w:r w:rsidDel="00BF4CA6">
              <w:rPr>
                <w:noProof/>
                <w:webHidden/>
              </w:rPr>
              <w:tab/>
              <w:delText>80</w:delText>
            </w:r>
          </w:del>
        </w:p>
        <w:p w14:paraId="7803A1A5" w14:textId="77777777" w:rsidR="004E1B50" w:rsidDel="00BF4CA6" w:rsidRDefault="004E1B50">
          <w:pPr>
            <w:pStyle w:val="TOC2"/>
            <w:tabs>
              <w:tab w:val="left" w:pos="880"/>
            </w:tabs>
            <w:rPr>
              <w:del w:id="660" w:author="Mahesh Venumbaka" w:date="2015-07-24T11:22:00Z"/>
              <w:rFonts w:eastAsiaTheme="minorEastAsia" w:cstheme="minorBidi"/>
              <w:smallCaps w:val="0"/>
              <w:noProof/>
              <w:color w:val="auto"/>
              <w:sz w:val="22"/>
              <w:szCs w:val="22"/>
              <w:lang w:eastAsia="en-GB"/>
            </w:rPr>
          </w:pPr>
          <w:del w:id="661" w:author="Mahesh Venumbaka" w:date="2015-07-24T11:22:00Z">
            <w:r w:rsidRPr="00BF4CA6" w:rsidDel="00BF4CA6">
              <w:rPr>
                <w:noProof/>
              </w:rPr>
              <w:delText>5.8</w:delText>
            </w:r>
            <w:r w:rsidDel="00BF4CA6">
              <w:rPr>
                <w:rFonts w:eastAsiaTheme="minorEastAsia" w:cstheme="minorBidi"/>
                <w:smallCaps w:val="0"/>
                <w:noProof/>
                <w:color w:val="auto"/>
                <w:sz w:val="22"/>
                <w:szCs w:val="22"/>
                <w:lang w:eastAsia="en-GB"/>
              </w:rPr>
              <w:tab/>
            </w:r>
            <w:r w:rsidRPr="00BF4CA6" w:rsidDel="00BF4CA6">
              <w:rPr>
                <w:noProof/>
              </w:rPr>
              <w:delText>Tasks</w:delText>
            </w:r>
            <w:r w:rsidDel="00BF4CA6">
              <w:rPr>
                <w:noProof/>
                <w:webHidden/>
              </w:rPr>
              <w:tab/>
              <w:delText>80</w:delText>
            </w:r>
          </w:del>
        </w:p>
        <w:p w14:paraId="3E5D2815" w14:textId="77777777" w:rsidR="004E1B50" w:rsidDel="00BF4CA6" w:rsidRDefault="004E1B50">
          <w:pPr>
            <w:pStyle w:val="TOC3"/>
            <w:tabs>
              <w:tab w:val="left" w:pos="1100"/>
            </w:tabs>
            <w:rPr>
              <w:del w:id="662" w:author="Mahesh Venumbaka" w:date="2015-07-24T11:22:00Z"/>
              <w:rFonts w:eastAsiaTheme="minorEastAsia" w:cstheme="minorBidi"/>
              <w:i w:val="0"/>
              <w:noProof/>
              <w:color w:val="auto"/>
              <w:sz w:val="22"/>
              <w:szCs w:val="22"/>
              <w:lang w:eastAsia="en-GB"/>
            </w:rPr>
          </w:pPr>
          <w:del w:id="663" w:author="Mahesh Venumbaka" w:date="2015-07-24T11:22:00Z">
            <w:r w:rsidRPr="00BF4CA6" w:rsidDel="00BF4CA6">
              <w:rPr>
                <w:noProof/>
              </w:rPr>
              <w:delText>5.8.1</w:delText>
            </w:r>
            <w:r w:rsidDel="00BF4CA6">
              <w:rPr>
                <w:rFonts w:eastAsiaTheme="minorEastAsia" w:cstheme="minorBidi"/>
                <w:i w:val="0"/>
                <w:noProof/>
                <w:color w:val="auto"/>
                <w:sz w:val="22"/>
                <w:szCs w:val="22"/>
                <w:lang w:eastAsia="en-GB"/>
              </w:rPr>
              <w:tab/>
            </w:r>
            <w:r w:rsidRPr="00BF4CA6" w:rsidDel="00BF4CA6">
              <w:rPr>
                <w:bCs/>
                <w:noProof/>
              </w:rPr>
              <w:delText>Job Type</w:delText>
            </w:r>
            <w:r w:rsidDel="00BF4CA6">
              <w:rPr>
                <w:noProof/>
                <w:webHidden/>
              </w:rPr>
              <w:tab/>
              <w:delText>80</w:delText>
            </w:r>
          </w:del>
        </w:p>
        <w:p w14:paraId="16D79243" w14:textId="77777777" w:rsidR="004E1B50" w:rsidDel="00BF4CA6" w:rsidRDefault="004E1B50">
          <w:pPr>
            <w:pStyle w:val="TOC3"/>
            <w:tabs>
              <w:tab w:val="left" w:pos="1100"/>
            </w:tabs>
            <w:rPr>
              <w:del w:id="664" w:author="Mahesh Venumbaka" w:date="2015-07-24T11:22:00Z"/>
              <w:rFonts w:eastAsiaTheme="minorEastAsia" w:cstheme="minorBidi"/>
              <w:i w:val="0"/>
              <w:noProof/>
              <w:color w:val="auto"/>
              <w:sz w:val="22"/>
              <w:szCs w:val="22"/>
              <w:lang w:eastAsia="en-GB"/>
            </w:rPr>
          </w:pPr>
          <w:del w:id="665" w:author="Mahesh Venumbaka" w:date="2015-07-24T11:22:00Z">
            <w:r w:rsidRPr="00BF4CA6" w:rsidDel="00BF4CA6">
              <w:rPr>
                <w:noProof/>
              </w:rPr>
              <w:delText>5.8.2</w:delText>
            </w:r>
            <w:r w:rsidDel="00BF4CA6">
              <w:rPr>
                <w:rFonts w:eastAsiaTheme="minorEastAsia" w:cstheme="minorBidi"/>
                <w:i w:val="0"/>
                <w:noProof/>
                <w:color w:val="auto"/>
                <w:sz w:val="22"/>
                <w:szCs w:val="22"/>
                <w:lang w:eastAsia="en-GB"/>
              </w:rPr>
              <w:tab/>
            </w:r>
            <w:r w:rsidRPr="00BF4CA6" w:rsidDel="00BF4CA6">
              <w:rPr>
                <w:bCs/>
                <w:noProof/>
              </w:rPr>
              <w:delText>Job Sub-Type</w:delText>
            </w:r>
            <w:r w:rsidDel="00BF4CA6">
              <w:rPr>
                <w:noProof/>
                <w:webHidden/>
              </w:rPr>
              <w:tab/>
              <w:delText>80</w:delText>
            </w:r>
          </w:del>
        </w:p>
        <w:p w14:paraId="6712C5A4" w14:textId="77777777" w:rsidR="004E1B50" w:rsidDel="00BF4CA6" w:rsidRDefault="004E1B50">
          <w:pPr>
            <w:pStyle w:val="TOC3"/>
            <w:tabs>
              <w:tab w:val="left" w:pos="1100"/>
            </w:tabs>
            <w:rPr>
              <w:del w:id="666" w:author="Mahesh Venumbaka" w:date="2015-07-24T11:22:00Z"/>
              <w:rFonts w:eastAsiaTheme="minorEastAsia" w:cstheme="minorBidi"/>
              <w:i w:val="0"/>
              <w:noProof/>
              <w:color w:val="auto"/>
              <w:sz w:val="22"/>
              <w:szCs w:val="22"/>
              <w:lang w:eastAsia="en-GB"/>
            </w:rPr>
          </w:pPr>
          <w:del w:id="667" w:author="Mahesh Venumbaka" w:date="2015-07-24T11:22:00Z">
            <w:r w:rsidRPr="00BF4CA6" w:rsidDel="00BF4CA6">
              <w:rPr>
                <w:noProof/>
              </w:rPr>
              <w:lastRenderedPageBreak/>
              <w:delText>5.8.3</w:delText>
            </w:r>
            <w:r w:rsidDel="00BF4CA6">
              <w:rPr>
                <w:rFonts w:eastAsiaTheme="minorEastAsia" w:cstheme="minorBidi"/>
                <w:i w:val="0"/>
                <w:noProof/>
                <w:color w:val="auto"/>
                <w:sz w:val="22"/>
                <w:szCs w:val="22"/>
                <w:lang w:eastAsia="en-GB"/>
              </w:rPr>
              <w:tab/>
            </w:r>
            <w:r w:rsidRPr="00BF4CA6" w:rsidDel="00BF4CA6">
              <w:rPr>
                <w:bCs/>
                <w:noProof/>
              </w:rPr>
              <w:delText>Required Skills</w:delText>
            </w:r>
            <w:r w:rsidDel="00BF4CA6">
              <w:rPr>
                <w:noProof/>
                <w:webHidden/>
              </w:rPr>
              <w:tab/>
              <w:delText>81</w:delText>
            </w:r>
          </w:del>
        </w:p>
        <w:p w14:paraId="56351259" w14:textId="77777777" w:rsidR="004E1B50" w:rsidDel="00BF4CA6" w:rsidRDefault="004E1B50">
          <w:pPr>
            <w:pStyle w:val="TOC3"/>
            <w:tabs>
              <w:tab w:val="left" w:pos="1100"/>
            </w:tabs>
            <w:rPr>
              <w:del w:id="668" w:author="Mahesh Venumbaka" w:date="2015-07-24T11:22:00Z"/>
              <w:rFonts w:eastAsiaTheme="minorEastAsia" w:cstheme="minorBidi"/>
              <w:i w:val="0"/>
              <w:noProof/>
              <w:color w:val="auto"/>
              <w:sz w:val="22"/>
              <w:szCs w:val="22"/>
              <w:lang w:eastAsia="en-GB"/>
            </w:rPr>
          </w:pPr>
          <w:del w:id="669" w:author="Mahesh Venumbaka" w:date="2015-07-24T11:22:00Z">
            <w:r w:rsidRPr="00BF4CA6" w:rsidDel="00BF4CA6">
              <w:rPr>
                <w:noProof/>
              </w:rPr>
              <w:delText>5.8.4</w:delText>
            </w:r>
            <w:r w:rsidDel="00BF4CA6">
              <w:rPr>
                <w:rFonts w:eastAsiaTheme="minorEastAsia" w:cstheme="minorBidi"/>
                <w:i w:val="0"/>
                <w:noProof/>
                <w:color w:val="auto"/>
                <w:sz w:val="22"/>
                <w:szCs w:val="22"/>
                <w:lang w:eastAsia="en-GB"/>
              </w:rPr>
              <w:tab/>
            </w:r>
            <w:r w:rsidRPr="00BF4CA6" w:rsidDel="00BF4CA6">
              <w:rPr>
                <w:noProof/>
              </w:rPr>
              <w:delText>Required Languages</w:delText>
            </w:r>
            <w:r w:rsidDel="00BF4CA6">
              <w:rPr>
                <w:noProof/>
                <w:webHidden/>
              </w:rPr>
              <w:tab/>
              <w:delText>81</w:delText>
            </w:r>
          </w:del>
        </w:p>
        <w:p w14:paraId="4D0DBE24" w14:textId="77777777" w:rsidR="004E1B50" w:rsidDel="00BF4CA6" w:rsidRDefault="004E1B50">
          <w:pPr>
            <w:pStyle w:val="TOC3"/>
            <w:tabs>
              <w:tab w:val="left" w:pos="1100"/>
            </w:tabs>
            <w:rPr>
              <w:del w:id="670" w:author="Mahesh Venumbaka" w:date="2015-07-24T11:22:00Z"/>
              <w:rFonts w:eastAsiaTheme="minorEastAsia" w:cstheme="minorBidi"/>
              <w:i w:val="0"/>
              <w:noProof/>
              <w:color w:val="auto"/>
              <w:sz w:val="22"/>
              <w:szCs w:val="22"/>
              <w:lang w:eastAsia="en-GB"/>
            </w:rPr>
          </w:pPr>
          <w:del w:id="671" w:author="Mahesh Venumbaka" w:date="2015-07-24T11:22:00Z">
            <w:r w:rsidRPr="00BF4CA6" w:rsidDel="00BF4CA6">
              <w:rPr>
                <w:noProof/>
              </w:rPr>
              <w:delText>5.8.5</w:delText>
            </w:r>
            <w:r w:rsidDel="00BF4CA6">
              <w:rPr>
                <w:rFonts w:eastAsiaTheme="minorEastAsia" w:cstheme="minorBidi"/>
                <w:i w:val="0"/>
                <w:noProof/>
                <w:color w:val="auto"/>
                <w:sz w:val="22"/>
                <w:szCs w:val="22"/>
                <w:lang w:eastAsia="en-GB"/>
              </w:rPr>
              <w:tab/>
            </w:r>
            <w:r w:rsidRPr="00BF4CA6" w:rsidDel="00BF4CA6">
              <w:rPr>
                <w:bCs/>
                <w:noProof/>
              </w:rPr>
              <w:delText>Task Organizational Hierarchy</w:delText>
            </w:r>
            <w:r w:rsidDel="00BF4CA6">
              <w:rPr>
                <w:noProof/>
                <w:webHidden/>
              </w:rPr>
              <w:tab/>
              <w:delText>81</w:delText>
            </w:r>
          </w:del>
        </w:p>
        <w:p w14:paraId="234454CE" w14:textId="77777777" w:rsidR="004E1B50" w:rsidDel="00BF4CA6" w:rsidRDefault="004E1B50">
          <w:pPr>
            <w:pStyle w:val="TOC3"/>
            <w:tabs>
              <w:tab w:val="left" w:pos="1100"/>
            </w:tabs>
            <w:rPr>
              <w:del w:id="672" w:author="Mahesh Venumbaka" w:date="2015-07-24T11:22:00Z"/>
              <w:rFonts w:eastAsiaTheme="minorEastAsia" w:cstheme="minorBidi"/>
              <w:i w:val="0"/>
              <w:noProof/>
              <w:color w:val="auto"/>
              <w:sz w:val="22"/>
              <w:szCs w:val="22"/>
              <w:lang w:eastAsia="en-GB"/>
            </w:rPr>
          </w:pPr>
          <w:del w:id="673" w:author="Mahesh Venumbaka" w:date="2015-07-24T11:22:00Z">
            <w:r w:rsidRPr="00BF4CA6" w:rsidDel="00BF4CA6">
              <w:rPr>
                <w:noProof/>
              </w:rPr>
              <w:delText>5.8.6</w:delText>
            </w:r>
            <w:r w:rsidDel="00BF4CA6">
              <w:rPr>
                <w:rFonts w:eastAsiaTheme="minorEastAsia" w:cstheme="minorBidi"/>
                <w:i w:val="0"/>
                <w:noProof/>
                <w:color w:val="auto"/>
                <w:sz w:val="22"/>
                <w:szCs w:val="22"/>
                <w:lang w:eastAsia="en-GB"/>
              </w:rPr>
              <w:tab/>
            </w:r>
            <w:r w:rsidRPr="00BF4CA6" w:rsidDel="00BF4CA6">
              <w:rPr>
                <w:bCs/>
                <w:noProof/>
              </w:rPr>
              <w:delText>Rejection</w:delText>
            </w:r>
            <w:r w:rsidRPr="00BF4CA6" w:rsidDel="00BF4CA6">
              <w:rPr>
                <w:noProof/>
              </w:rPr>
              <w:delText xml:space="preserve"> Reasons</w:delText>
            </w:r>
            <w:r w:rsidDel="00BF4CA6">
              <w:rPr>
                <w:noProof/>
                <w:webHidden/>
              </w:rPr>
              <w:tab/>
              <w:delText>81</w:delText>
            </w:r>
          </w:del>
        </w:p>
        <w:p w14:paraId="0F7621A1" w14:textId="77777777" w:rsidR="004E1B50" w:rsidDel="00BF4CA6" w:rsidRDefault="004E1B50">
          <w:pPr>
            <w:pStyle w:val="TOC3"/>
            <w:tabs>
              <w:tab w:val="left" w:pos="1100"/>
            </w:tabs>
            <w:rPr>
              <w:del w:id="674" w:author="Mahesh Venumbaka" w:date="2015-07-24T11:22:00Z"/>
              <w:rFonts w:eastAsiaTheme="minorEastAsia" w:cstheme="minorBidi"/>
              <w:i w:val="0"/>
              <w:noProof/>
              <w:color w:val="auto"/>
              <w:sz w:val="22"/>
              <w:szCs w:val="22"/>
              <w:lang w:eastAsia="en-GB"/>
            </w:rPr>
          </w:pPr>
          <w:del w:id="675" w:author="Mahesh Venumbaka" w:date="2015-07-24T11:22:00Z">
            <w:r w:rsidRPr="00BF4CA6" w:rsidDel="00BF4CA6">
              <w:rPr>
                <w:noProof/>
              </w:rPr>
              <w:delText>5.8.7</w:delText>
            </w:r>
            <w:r w:rsidDel="00BF4CA6">
              <w:rPr>
                <w:rFonts w:eastAsiaTheme="minorEastAsia" w:cstheme="minorBidi"/>
                <w:i w:val="0"/>
                <w:noProof/>
                <w:color w:val="auto"/>
                <w:sz w:val="22"/>
                <w:szCs w:val="22"/>
                <w:lang w:eastAsia="en-GB"/>
              </w:rPr>
              <w:tab/>
            </w:r>
            <w:r w:rsidRPr="00BF4CA6" w:rsidDel="00BF4CA6">
              <w:rPr>
                <w:bCs/>
                <w:noProof/>
              </w:rPr>
              <w:delText>Incompletion</w:delText>
            </w:r>
            <w:r w:rsidRPr="00BF4CA6" w:rsidDel="00BF4CA6">
              <w:rPr>
                <w:noProof/>
              </w:rPr>
              <w:delText xml:space="preserve"> Reasons</w:delText>
            </w:r>
            <w:r w:rsidDel="00BF4CA6">
              <w:rPr>
                <w:noProof/>
                <w:webHidden/>
              </w:rPr>
              <w:tab/>
              <w:delText>81</w:delText>
            </w:r>
          </w:del>
        </w:p>
        <w:p w14:paraId="41F4D935" w14:textId="77777777" w:rsidR="004E1B50" w:rsidDel="00BF4CA6" w:rsidRDefault="004E1B50">
          <w:pPr>
            <w:pStyle w:val="TOC3"/>
            <w:tabs>
              <w:tab w:val="left" w:pos="1100"/>
            </w:tabs>
            <w:rPr>
              <w:del w:id="676" w:author="Mahesh Venumbaka" w:date="2015-07-24T11:22:00Z"/>
              <w:rFonts w:eastAsiaTheme="minorEastAsia" w:cstheme="minorBidi"/>
              <w:i w:val="0"/>
              <w:noProof/>
              <w:color w:val="auto"/>
              <w:sz w:val="22"/>
              <w:szCs w:val="22"/>
              <w:lang w:eastAsia="en-GB"/>
            </w:rPr>
          </w:pPr>
          <w:del w:id="677" w:author="Mahesh Venumbaka" w:date="2015-07-24T11:22:00Z">
            <w:r w:rsidRPr="00BF4CA6" w:rsidDel="00BF4CA6">
              <w:rPr>
                <w:noProof/>
              </w:rPr>
              <w:delText>5.8.8</w:delText>
            </w:r>
            <w:r w:rsidDel="00BF4CA6">
              <w:rPr>
                <w:rFonts w:eastAsiaTheme="minorEastAsia" w:cstheme="minorBidi"/>
                <w:i w:val="0"/>
                <w:noProof/>
                <w:color w:val="auto"/>
                <w:sz w:val="22"/>
                <w:szCs w:val="22"/>
                <w:lang w:eastAsia="en-GB"/>
              </w:rPr>
              <w:tab/>
            </w:r>
            <w:r w:rsidRPr="00BF4CA6" w:rsidDel="00BF4CA6">
              <w:rPr>
                <w:noProof/>
              </w:rPr>
              <w:delText>Job Comments</w:delText>
            </w:r>
            <w:r w:rsidDel="00BF4CA6">
              <w:rPr>
                <w:noProof/>
                <w:webHidden/>
              </w:rPr>
              <w:tab/>
              <w:delText>81</w:delText>
            </w:r>
          </w:del>
        </w:p>
        <w:p w14:paraId="693D972D" w14:textId="77777777" w:rsidR="004E1B50" w:rsidDel="00BF4CA6" w:rsidRDefault="004E1B50">
          <w:pPr>
            <w:pStyle w:val="TOC3"/>
            <w:tabs>
              <w:tab w:val="left" w:pos="1100"/>
            </w:tabs>
            <w:rPr>
              <w:del w:id="678" w:author="Mahesh Venumbaka" w:date="2015-07-24T11:22:00Z"/>
              <w:rFonts w:eastAsiaTheme="minorEastAsia" w:cstheme="minorBidi"/>
              <w:i w:val="0"/>
              <w:noProof/>
              <w:color w:val="auto"/>
              <w:sz w:val="22"/>
              <w:szCs w:val="22"/>
              <w:lang w:eastAsia="en-GB"/>
            </w:rPr>
          </w:pPr>
          <w:del w:id="679" w:author="Mahesh Venumbaka" w:date="2015-07-24T11:22:00Z">
            <w:r w:rsidRPr="00BF4CA6" w:rsidDel="00BF4CA6">
              <w:rPr>
                <w:noProof/>
              </w:rPr>
              <w:delText>5.8.9</w:delText>
            </w:r>
            <w:r w:rsidDel="00BF4CA6">
              <w:rPr>
                <w:rFonts w:eastAsiaTheme="minorEastAsia" w:cstheme="minorBidi"/>
                <w:i w:val="0"/>
                <w:noProof/>
                <w:color w:val="auto"/>
                <w:sz w:val="22"/>
                <w:szCs w:val="22"/>
                <w:lang w:eastAsia="en-GB"/>
              </w:rPr>
              <w:tab/>
            </w:r>
            <w:r w:rsidRPr="00BF4CA6" w:rsidDel="00BF4CA6">
              <w:rPr>
                <w:bCs/>
                <w:noProof/>
              </w:rPr>
              <w:delText>Resource Specifications</w:delText>
            </w:r>
            <w:r w:rsidDel="00BF4CA6">
              <w:rPr>
                <w:noProof/>
                <w:webHidden/>
              </w:rPr>
              <w:tab/>
              <w:delText>82</w:delText>
            </w:r>
          </w:del>
        </w:p>
        <w:p w14:paraId="7ADD79C7" w14:textId="77777777" w:rsidR="004E1B50" w:rsidDel="00BF4CA6" w:rsidRDefault="004E1B50">
          <w:pPr>
            <w:pStyle w:val="TOC3"/>
            <w:tabs>
              <w:tab w:val="left" w:pos="1320"/>
            </w:tabs>
            <w:rPr>
              <w:del w:id="680" w:author="Mahesh Venumbaka" w:date="2015-07-24T11:22:00Z"/>
              <w:rFonts w:eastAsiaTheme="minorEastAsia" w:cstheme="minorBidi"/>
              <w:i w:val="0"/>
              <w:noProof/>
              <w:color w:val="auto"/>
              <w:sz w:val="22"/>
              <w:szCs w:val="22"/>
              <w:lang w:eastAsia="en-GB"/>
            </w:rPr>
          </w:pPr>
          <w:del w:id="681" w:author="Mahesh Venumbaka" w:date="2015-07-24T11:22:00Z">
            <w:r w:rsidRPr="00BF4CA6" w:rsidDel="00BF4CA6">
              <w:rPr>
                <w:noProof/>
              </w:rPr>
              <w:delText>5.8.10</w:delText>
            </w:r>
            <w:r w:rsidDel="00BF4CA6">
              <w:rPr>
                <w:rFonts w:eastAsiaTheme="minorEastAsia" w:cstheme="minorBidi"/>
                <w:i w:val="0"/>
                <w:noProof/>
                <w:color w:val="auto"/>
                <w:sz w:val="22"/>
                <w:szCs w:val="22"/>
                <w:lang w:eastAsia="en-GB"/>
              </w:rPr>
              <w:tab/>
            </w:r>
            <w:r w:rsidRPr="00BF4CA6" w:rsidDel="00BF4CA6">
              <w:rPr>
                <w:bCs/>
                <w:noProof/>
              </w:rPr>
              <w:delText>Task Property Requirements</w:delText>
            </w:r>
            <w:r w:rsidDel="00BF4CA6">
              <w:rPr>
                <w:noProof/>
                <w:webHidden/>
              </w:rPr>
              <w:tab/>
              <w:delText>82</w:delText>
            </w:r>
          </w:del>
        </w:p>
        <w:p w14:paraId="1D95BEBB" w14:textId="77777777" w:rsidR="004E1B50" w:rsidDel="00BF4CA6" w:rsidRDefault="004E1B50">
          <w:pPr>
            <w:pStyle w:val="TOC3"/>
            <w:tabs>
              <w:tab w:val="left" w:pos="1320"/>
            </w:tabs>
            <w:rPr>
              <w:del w:id="682" w:author="Mahesh Venumbaka" w:date="2015-07-24T11:22:00Z"/>
              <w:rFonts w:eastAsiaTheme="minorEastAsia" w:cstheme="minorBidi"/>
              <w:i w:val="0"/>
              <w:noProof/>
              <w:color w:val="auto"/>
              <w:sz w:val="22"/>
              <w:szCs w:val="22"/>
              <w:lang w:eastAsia="en-GB"/>
            </w:rPr>
          </w:pPr>
          <w:del w:id="683" w:author="Mahesh Venumbaka" w:date="2015-07-24T11:22:00Z">
            <w:r w:rsidRPr="00BF4CA6" w:rsidDel="00BF4CA6">
              <w:rPr>
                <w:noProof/>
              </w:rPr>
              <w:delText>5.8.11</w:delText>
            </w:r>
            <w:r w:rsidDel="00BF4CA6">
              <w:rPr>
                <w:rFonts w:eastAsiaTheme="minorEastAsia" w:cstheme="minorBidi"/>
                <w:i w:val="0"/>
                <w:noProof/>
                <w:color w:val="auto"/>
                <w:sz w:val="22"/>
                <w:szCs w:val="22"/>
                <w:lang w:eastAsia="en-GB"/>
              </w:rPr>
              <w:tab/>
            </w:r>
            <w:r w:rsidRPr="00BF4CA6" w:rsidDel="00BF4CA6">
              <w:rPr>
                <w:bCs/>
                <w:noProof/>
              </w:rPr>
              <w:delText>Task Data Derivation</w:delText>
            </w:r>
            <w:r w:rsidDel="00BF4CA6">
              <w:rPr>
                <w:noProof/>
                <w:webHidden/>
              </w:rPr>
              <w:tab/>
              <w:delText>93</w:delText>
            </w:r>
          </w:del>
        </w:p>
        <w:p w14:paraId="14C2D418" w14:textId="77777777" w:rsidR="004E1B50" w:rsidDel="00BF4CA6" w:rsidRDefault="004E1B50">
          <w:pPr>
            <w:pStyle w:val="TOC3"/>
            <w:tabs>
              <w:tab w:val="left" w:pos="1320"/>
            </w:tabs>
            <w:rPr>
              <w:del w:id="684" w:author="Mahesh Venumbaka" w:date="2015-07-24T11:22:00Z"/>
              <w:rFonts w:eastAsiaTheme="minorEastAsia" w:cstheme="minorBidi"/>
              <w:i w:val="0"/>
              <w:noProof/>
              <w:color w:val="auto"/>
              <w:sz w:val="22"/>
              <w:szCs w:val="22"/>
              <w:lang w:eastAsia="en-GB"/>
            </w:rPr>
          </w:pPr>
          <w:del w:id="685" w:author="Mahesh Venumbaka" w:date="2015-07-24T11:22:00Z">
            <w:r w:rsidRPr="00BF4CA6" w:rsidDel="00BF4CA6">
              <w:rPr>
                <w:noProof/>
              </w:rPr>
              <w:delText>5.8.12</w:delText>
            </w:r>
            <w:r w:rsidDel="00BF4CA6">
              <w:rPr>
                <w:rFonts w:eastAsiaTheme="minorEastAsia" w:cstheme="minorBidi"/>
                <w:i w:val="0"/>
                <w:noProof/>
                <w:color w:val="auto"/>
                <w:sz w:val="22"/>
                <w:szCs w:val="22"/>
                <w:lang w:eastAsia="en-GB"/>
              </w:rPr>
              <w:tab/>
            </w:r>
            <w:r w:rsidRPr="00BF4CA6" w:rsidDel="00BF4CA6">
              <w:rPr>
                <w:bCs/>
                <w:noProof/>
              </w:rPr>
              <w:delText>Task Data Management</w:delText>
            </w:r>
            <w:r w:rsidDel="00BF4CA6">
              <w:rPr>
                <w:noProof/>
                <w:webHidden/>
              </w:rPr>
              <w:tab/>
              <w:delText>95</w:delText>
            </w:r>
          </w:del>
        </w:p>
        <w:p w14:paraId="114F4D20" w14:textId="77777777" w:rsidR="004E1B50" w:rsidDel="00BF4CA6" w:rsidRDefault="004E1B50">
          <w:pPr>
            <w:pStyle w:val="TOC1"/>
            <w:tabs>
              <w:tab w:val="left" w:pos="440"/>
            </w:tabs>
            <w:rPr>
              <w:del w:id="686" w:author="Mahesh Venumbaka" w:date="2015-07-24T11:22:00Z"/>
              <w:rFonts w:eastAsiaTheme="minorEastAsia" w:cstheme="minorBidi"/>
              <w:b w:val="0"/>
              <w:caps w:val="0"/>
              <w:noProof/>
              <w:color w:val="auto"/>
              <w:sz w:val="22"/>
              <w:szCs w:val="22"/>
              <w:lang w:eastAsia="en-GB"/>
            </w:rPr>
          </w:pPr>
          <w:del w:id="687" w:author="Mahesh Venumbaka" w:date="2015-07-24T11:22:00Z">
            <w:r w:rsidRPr="00BF4CA6" w:rsidDel="00BF4CA6">
              <w:rPr>
                <w:noProof/>
              </w:rPr>
              <w:delText>6</w:delText>
            </w:r>
            <w:r w:rsidDel="00BF4CA6">
              <w:rPr>
                <w:rFonts w:eastAsiaTheme="minorEastAsia" w:cstheme="minorBidi"/>
                <w:b w:val="0"/>
                <w:caps w:val="0"/>
                <w:noProof/>
                <w:color w:val="auto"/>
                <w:sz w:val="22"/>
                <w:szCs w:val="22"/>
                <w:lang w:eastAsia="en-GB"/>
              </w:rPr>
              <w:tab/>
            </w:r>
            <w:r w:rsidRPr="00BF4CA6" w:rsidDel="00BF4CA6">
              <w:rPr>
                <w:noProof/>
              </w:rPr>
              <w:delText>Geographic Information System Solution (GIS)</w:delText>
            </w:r>
            <w:r w:rsidDel="00BF4CA6">
              <w:rPr>
                <w:noProof/>
                <w:webHidden/>
              </w:rPr>
              <w:tab/>
              <w:delText>96</w:delText>
            </w:r>
          </w:del>
        </w:p>
        <w:p w14:paraId="2A4E8524" w14:textId="77777777" w:rsidR="004E1B50" w:rsidDel="00BF4CA6" w:rsidRDefault="004E1B50">
          <w:pPr>
            <w:pStyle w:val="TOC2"/>
            <w:tabs>
              <w:tab w:val="left" w:pos="880"/>
            </w:tabs>
            <w:rPr>
              <w:del w:id="688" w:author="Mahesh Venumbaka" w:date="2015-07-24T11:22:00Z"/>
              <w:rFonts w:eastAsiaTheme="minorEastAsia" w:cstheme="minorBidi"/>
              <w:smallCaps w:val="0"/>
              <w:noProof/>
              <w:color w:val="auto"/>
              <w:sz w:val="22"/>
              <w:szCs w:val="22"/>
              <w:lang w:eastAsia="en-GB"/>
            </w:rPr>
          </w:pPr>
          <w:del w:id="689" w:author="Mahesh Venumbaka" w:date="2015-07-24T11:22:00Z">
            <w:r w:rsidRPr="00BF4CA6" w:rsidDel="00BF4CA6">
              <w:rPr>
                <w:noProof/>
              </w:rPr>
              <w:delText>6.1</w:delText>
            </w:r>
            <w:r w:rsidDel="00BF4CA6">
              <w:rPr>
                <w:rFonts w:eastAsiaTheme="minorEastAsia" w:cstheme="minorBidi"/>
                <w:smallCaps w:val="0"/>
                <w:noProof/>
                <w:color w:val="auto"/>
                <w:sz w:val="22"/>
                <w:szCs w:val="22"/>
                <w:lang w:eastAsia="en-GB"/>
              </w:rPr>
              <w:tab/>
            </w:r>
            <w:r w:rsidRPr="00BF4CA6" w:rsidDel="00BF4CA6">
              <w:rPr>
                <w:noProof/>
              </w:rPr>
              <w:delText>Geo-coding</w:delText>
            </w:r>
            <w:r w:rsidDel="00BF4CA6">
              <w:rPr>
                <w:noProof/>
                <w:webHidden/>
              </w:rPr>
              <w:tab/>
              <w:delText>96</w:delText>
            </w:r>
          </w:del>
        </w:p>
        <w:p w14:paraId="2156789E" w14:textId="77777777" w:rsidR="004E1B50" w:rsidDel="00BF4CA6" w:rsidRDefault="004E1B50">
          <w:pPr>
            <w:pStyle w:val="TOC2"/>
            <w:tabs>
              <w:tab w:val="left" w:pos="880"/>
            </w:tabs>
            <w:rPr>
              <w:del w:id="690" w:author="Mahesh Venumbaka" w:date="2015-07-24T11:22:00Z"/>
              <w:rFonts w:eastAsiaTheme="minorEastAsia" w:cstheme="minorBidi"/>
              <w:smallCaps w:val="0"/>
              <w:noProof/>
              <w:color w:val="auto"/>
              <w:sz w:val="22"/>
              <w:szCs w:val="22"/>
              <w:lang w:eastAsia="en-GB"/>
            </w:rPr>
          </w:pPr>
          <w:del w:id="691" w:author="Mahesh Venumbaka" w:date="2015-07-24T11:22:00Z">
            <w:r w:rsidRPr="00BF4CA6" w:rsidDel="00BF4CA6">
              <w:rPr>
                <w:noProof/>
              </w:rPr>
              <w:delText>6.2</w:delText>
            </w:r>
            <w:r w:rsidDel="00BF4CA6">
              <w:rPr>
                <w:rFonts w:eastAsiaTheme="minorEastAsia" w:cstheme="minorBidi"/>
                <w:smallCaps w:val="0"/>
                <w:noProof/>
                <w:color w:val="auto"/>
                <w:sz w:val="22"/>
                <w:szCs w:val="22"/>
                <w:lang w:eastAsia="en-GB"/>
              </w:rPr>
              <w:tab/>
            </w:r>
            <w:r w:rsidRPr="00BF4CA6" w:rsidDel="00BF4CA6">
              <w:rPr>
                <w:noProof/>
              </w:rPr>
              <w:delText>Routing</w:delText>
            </w:r>
            <w:r w:rsidDel="00BF4CA6">
              <w:rPr>
                <w:noProof/>
                <w:webHidden/>
              </w:rPr>
              <w:tab/>
              <w:delText>96</w:delText>
            </w:r>
          </w:del>
        </w:p>
        <w:p w14:paraId="0D5E0444" w14:textId="77777777" w:rsidR="004E1B50" w:rsidDel="00BF4CA6" w:rsidRDefault="004E1B50">
          <w:pPr>
            <w:pStyle w:val="TOC2"/>
            <w:tabs>
              <w:tab w:val="left" w:pos="880"/>
            </w:tabs>
            <w:rPr>
              <w:del w:id="692" w:author="Mahesh Venumbaka" w:date="2015-07-24T11:22:00Z"/>
              <w:rFonts w:eastAsiaTheme="minorEastAsia" w:cstheme="minorBidi"/>
              <w:smallCaps w:val="0"/>
              <w:noProof/>
              <w:color w:val="auto"/>
              <w:sz w:val="22"/>
              <w:szCs w:val="22"/>
              <w:lang w:eastAsia="en-GB"/>
            </w:rPr>
          </w:pPr>
          <w:del w:id="693" w:author="Mahesh Venumbaka" w:date="2015-07-24T11:22:00Z">
            <w:r w:rsidRPr="00BF4CA6" w:rsidDel="00BF4CA6">
              <w:rPr>
                <w:noProof/>
              </w:rPr>
              <w:delText>6.3</w:delText>
            </w:r>
            <w:r w:rsidDel="00BF4CA6">
              <w:rPr>
                <w:rFonts w:eastAsiaTheme="minorEastAsia" w:cstheme="minorBidi"/>
                <w:smallCaps w:val="0"/>
                <w:noProof/>
                <w:color w:val="auto"/>
                <w:sz w:val="22"/>
                <w:szCs w:val="22"/>
                <w:lang w:eastAsia="en-GB"/>
              </w:rPr>
              <w:tab/>
            </w:r>
            <w:r w:rsidRPr="00BF4CA6" w:rsidDel="00BF4CA6">
              <w:rPr>
                <w:noProof/>
              </w:rPr>
              <w:delText>Mapping</w:delText>
            </w:r>
            <w:r w:rsidDel="00BF4CA6">
              <w:rPr>
                <w:noProof/>
                <w:webHidden/>
              </w:rPr>
              <w:tab/>
              <w:delText>97</w:delText>
            </w:r>
          </w:del>
        </w:p>
        <w:p w14:paraId="6AD66763" w14:textId="77777777" w:rsidR="004E1B50" w:rsidDel="00BF4CA6" w:rsidRDefault="004E1B50">
          <w:pPr>
            <w:pStyle w:val="TOC1"/>
            <w:tabs>
              <w:tab w:val="left" w:pos="440"/>
            </w:tabs>
            <w:rPr>
              <w:del w:id="694" w:author="Mahesh Venumbaka" w:date="2015-07-24T11:22:00Z"/>
              <w:rFonts w:eastAsiaTheme="minorEastAsia" w:cstheme="minorBidi"/>
              <w:b w:val="0"/>
              <w:caps w:val="0"/>
              <w:noProof/>
              <w:color w:val="auto"/>
              <w:sz w:val="22"/>
              <w:szCs w:val="22"/>
              <w:lang w:eastAsia="en-GB"/>
            </w:rPr>
          </w:pPr>
          <w:del w:id="695" w:author="Mahesh Venumbaka" w:date="2015-07-24T11:22:00Z">
            <w:r w:rsidRPr="00BF4CA6" w:rsidDel="00BF4CA6">
              <w:rPr>
                <w:noProof/>
              </w:rPr>
              <w:delText>7</w:delText>
            </w:r>
            <w:r w:rsidDel="00BF4CA6">
              <w:rPr>
                <w:rFonts w:eastAsiaTheme="minorEastAsia" w:cstheme="minorBidi"/>
                <w:b w:val="0"/>
                <w:caps w:val="0"/>
                <w:noProof/>
                <w:color w:val="auto"/>
                <w:sz w:val="22"/>
                <w:szCs w:val="22"/>
                <w:lang w:eastAsia="en-GB"/>
              </w:rPr>
              <w:tab/>
            </w:r>
            <w:r w:rsidRPr="00BF4CA6" w:rsidDel="00BF4CA6">
              <w:rPr>
                <w:noProof/>
              </w:rPr>
              <w:delText>Scheduling Policies</w:delText>
            </w:r>
            <w:r w:rsidDel="00BF4CA6">
              <w:rPr>
                <w:noProof/>
                <w:webHidden/>
              </w:rPr>
              <w:tab/>
              <w:delText>98</w:delText>
            </w:r>
          </w:del>
        </w:p>
        <w:p w14:paraId="3E493421" w14:textId="77777777" w:rsidR="004E1B50" w:rsidDel="00BF4CA6" w:rsidRDefault="004E1B50">
          <w:pPr>
            <w:pStyle w:val="TOC2"/>
            <w:tabs>
              <w:tab w:val="left" w:pos="880"/>
            </w:tabs>
            <w:rPr>
              <w:del w:id="696" w:author="Mahesh Venumbaka" w:date="2015-07-24T11:22:00Z"/>
              <w:rFonts w:eastAsiaTheme="minorEastAsia" w:cstheme="minorBidi"/>
              <w:smallCaps w:val="0"/>
              <w:noProof/>
              <w:color w:val="auto"/>
              <w:sz w:val="22"/>
              <w:szCs w:val="22"/>
              <w:lang w:eastAsia="en-GB"/>
            </w:rPr>
          </w:pPr>
          <w:del w:id="697" w:author="Mahesh Venumbaka" w:date="2015-07-24T11:22:00Z">
            <w:r w:rsidRPr="00BF4CA6" w:rsidDel="00BF4CA6">
              <w:rPr>
                <w:noProof/>
              </w:rPr>
              <w:delText>7.1</w:delText>
            </w:r>
            <w:r w:rsidDel="00BF4CA6">
              <w:rPr>
                <w:rFonts w:eastAsiaTheme="minorEastAsia" w:cstheme="minorBidi"/>
                <w:smallCaps w:val="0"/>
                <w:noProof/>
                <w:color w:val="auto"/>
                <w:sz w:val="22"/>
                <w:szCs w:val="22"/>
                <w:lang w:eastAsia="en-GB"/>
              </w:rPr>
              <w:tab/>
            </w:r>
            <w:r w:rsidRPr="00BF4CA6" w:rsidDel="00BF4CA6">
              <w:rPr>
                <w:noProof/>
              </w:rPr>
              <w:delText>Standard Policy</w:delText>
            </w:r>
            <w:r w:rsidDel="00BF4CA6">
              <w:rPr>
                <w:noProof/>
                <w:webHidden/>
              </w:rPr>
              <w:tab/>
              <w:delText>98</w:delText>
            </w:r>
          </w:del>
        </w:p>
        <w:p w14:paraId="1961B6E0" w14:textId="77777777" w:rsidR="004E1B50" w:rsidDel="00BF4CA6" w:rsidRDefault="004E1B50">
          <w:pPr>
            <w:pStyle w:val="TOC2"/>
            <w:tabs>
              <w:tab w:val="left" w:pos="880"/>
            </w:tabs>
            <w:rPr>
              <w:del w:id="698" w:author="Mahesh Venumbaka" w:date="2015-07-24T11:22:00Z"/>
              <w:rFonts w:eastAsiaTheme="minorEastAsia" w:cstheme="minorBidi"/>
              <w:smallCaps w:val="0"/>
              <w:noProof/>
              <w:color w:val="auto"/>
              <w:sz w:val="22"/>
              <w:szCs w:val="22"/>
              <w:lang w:eastAsia="en-GB"/>
            </w:rPr>
          </w:pPr>
          <w:del w:id="699" w:author="Mahesh Venumbaka" w:date="2015-07-24T11:22:00Z">
            <w:r w:rsidRPr="00BF4CA6" w:rsidDel="00BF4CA6">
              <w:rPr>
                <w:noProof/>
              </w:rPr>
              <w:delText>7.2</w:delText>
            </w:r>
            <w:r w:rsidDel="00BF4CA6">
              <w:rPr>
                <w:rFonts w:eastAsiaTheme="minorEastAsia" w:cstheme="minorBidi"/>
                <w:smallCaps w:val="0"/>
                <w:noProof/>
                <w:color w:val="auto"/>
                <w:sz w:val="22"/>
                <w:szCs w:val="22"/>
                <w:lang w:eastAsia="en-GB"/>
              </w:rPr>
              <w:tab/>
            </w:r>
            <w:r w:rsidRPr="00BF4CA6" w:rsidDel="00BF4CA6">
              <w:rPr>
                <w:noProof/>
              </w:rPr>
              <w:delText>Appointment Booking</w:delText>
            </w:r>
            <w:r w:rsidDel="00BF4CA6">
              <w:rPr>
                <w:noProof/>
                <w:webHidden/>
              </w:rPr>
              <w:tab/>
              <w:delText>100</w:delText>
            </w:r>
          </w:del>
        </w:p>
        <w:p w14:paraId="54B15D88" w14:textId="77777777" w:rsidR="004E1B50" w:rsidDel="00BF4CA6" w:rsidRDefault="004E1B50">
          <w:pPr>
            <w:pStyle w:val="TOC1"/>
            <w:tabs>
              <w:tab w:val="left" w:pos="440"/>
            </w:tabs>
            <w:rPr>
              <w:del w:id="700" w:author="Mahesh Venumbaka" w:date="2015-07-24T11:22:00Z"/>
              <w:rFonts w:eastAsiaTheme="minorEastAsia" w:cstheme="minorBidi"/>
              <w:b w:val="0"/>
              <w:caps w:val="0"/>
              <w:noProof/>
              <w:color w:val="auto"/>
              <w:sz w:val="22"/>
              <w:szCs w:val="22"/>
              <w:lang w:eastAsia="en-GB"/>
            </w:rPr>
          </w:pPr>
          <w:del w:id="701" w:author="Mahesh Venumbaka" w:date="2015-07-24T11:22:00Z">
            <w:r w:rsidRPr="00BF4CA6" w:rsidDel="00BF4CA6">
              <w:rPr>
                <w:noProof/>
              </w:rPr>
              <w:delText>8</w:delText>
            </w:r>
            <w:r w:rsidDel="00BF4CA6">
              <w:rPr>
                <w:rFonts w:eastAsiaTheme="minorEastAsia" w:cstheme="minorBidi"/>
                <w:b w:val="0"/>
                <w:caps w:val="0"/>
                <w:noProof/>
                <w:color w:val="auto"/>
                <w:sz w:val="22"/>
                <w:szCs w:val="22"/>
                <w:lang w:eastAsia="en-GB"/>
              </w:rPr>
              <w:tab/>
            </w:r>
            <w:r w:rsidRPr="00BF4CA6" w:rsidDel="00BF4CA6">
              <w:rPr>
                <w:noProof/>
              </w:rPr>
              <w:delText>Scheduling Methods</w:delText>
            </w:r>
            <w:r w:rsidDel="00BF4CA6">
              <w:rPr>
                <w:noProof/>
                <w:webHidden/>
              </w:rPr>
              <w:tab/>
              <w:delText>102</w:delText>
            </w:r>
          </w:del>
        </w:p>
        <w:p w14:paraId="335E000D" w14:textId="77777777" w:rsidR="004E1B50" w:rsidDel="00BF4CA6" w:rsidRDefault="004E1B50">
          <w:pPr>
            <w:pStyle w:val="TOC2"/>
            <w:tabs>
              <w:tab w:val="left" w:pos="880"/>
            </w:tabs>
            <w:rPr>
              <w:del w:id="702" w:author="Mahesh Venumbaka" w:date="2015-07-24T11:22:00Z"/>
              <w:rFonts w:eastAsiaTheme="minorEastAsia" w:cstheme="minorBidi"/>
              <w:smallCaps w:val="0"/>
              <w:noProof/>
              <w:color w:val="auto"/>
              <w:sz w:val="22"/>
              <w:szCs w:val="22"/>
              <w:lang w:eastAsia="en-GB"/>
            </w:rPr>
          </w:pPr>
          <w:del w:id="703" w:author="Mahesh Venumbaka" w:date="2015-07-24T11:22:00Z">
            <w:r w:rsidRPr="00BF4CA6" w:rsidDel="00BF4CA6">
              <w:rPr>
                <w:noProof/>
              </w:rPr>
              <w:delText>8.1</w:delText>
            </w:r>
            <w:r w:rsidDel="00BF4CA6">
              <w:rPr>
                <w:rFonts w:eastAsiaTheme="minorEastAsia" w:cstheme="minorBidi"/>
                <w:smallCaps w:val="0"/>
                <w:noProof/>
                <w:color w:val="auto"/>
                <w:sz w:val="22"/>
                <w:szCs w:val="22"/>
                <w:lang w:eastAsia="en-GB"/>
              </w:rPr>
              <w:tab/>
            </w:r>
            <w:r w:rsidRPr="00BF4CA6" w:rsidDel="00BF4CA6">
              <w:rPr>
                <w:noProof/>
              </w:rPr>
              <w:delText>Appointment Booking</w:delText>
            </w:r>
            <w:r w:rsidDel="00BF4CA6">
              <w:rPr>
                <w:noProof/>
                <w:webHidden/>
              </w:rPr>
              <w:tab/>
              <w:delText>102</w:delText>
            </w:r>
          </w:del>
        </w:p>
        <w:p w14:paraId="3834BDCD" w14:textId="77777777" w:rsidR="004E1B50" w:rsidDel="00BF4CA6" w:rsidRDefault="004E1B50">
          <w:pPr>
            <w:pStyle w:val="TOC2"/>
            <w:tabs>
              <w:tab w:val="left" w:pos="880"/>
            </w:tabs>
            <w:rPr>
              <w:del w:id="704" w:author="Mahesh Venumbaka" w:date="2015-07-24T11:22:00Z"/>
              <w:rFonts w:eastAsiaTheme="minorEastAsia" w:cstheme="minorBidi"/>
              <w:smallCaps w:val="0"/>
              <w:noProof/>
              <w:color w:val="auto"/>
              <w:sz w:val="22"/>
              <w:szCs w:val="22"/>
              <w:lang w:eastAsia="en-GB"/>
            </w:rPr>
          </w:pPr>
          <w:del w:id="705" w:author="Mahesh Venumbaka" w:date="2015-07-24T11:22:00Z">
            <w:r w:rsidRPr="00BF4CA6" w:rsidDel="00BF4CA6">
              <w:rPr>
                <w:noProof/>
              </w:rPr>
              <w:delText>8.2</w:delText>
            </w:r>
            <w:r w:rsidDel="00BF4CA6">
              <w:rPr>
                <w:rFonts w:eastAsiaTheme="minorEastAsia" w:cstheme="minorBidi"/>
                <w:smallCaps w:val="0"/>
                <w:noProof/>
                <w:color w:val="auto"/>
                <w:sz w:val="22"/>
                <w:szCs w:val="22"/>
                <w:lang w:eastAsia="en-GB"/>
              </w:rPr>
              <w:tab/>
            </w:r>
            <w:r w:rsidRPr="00BF4CA6" w:rsidDel="00BF4CA6">
              <w:rPr>
                <w:noProof/>
              </w:rPr>
              <w:delText>Background Optimization (BGO)</w:delText>
            </w:r>
            <w:r w:rsidDel="00BF4CA6">
              <w:rPr>
                <w:noProof/>
                <w:webHidden/>
              </w:rPr>
              <w:tab/>
              <w:delText>102</w:delText>
            </w:r>
          </w:del>
        </w:p>
        <w:p w14:paraId="5A623B76" w14:textId="77777777" w:rsidR="004E1B50" w:rsidDel="00BF4CA6" w:rsidRDefault="004E1B50">
          <w:pPr>
            <w:pStyle w:val="TOC3"/>
            <w:tabs>
              <w:tab w:val="left" w:pos="1100"/>
            </w:tabs>
            <w:rPr>
              <w:del w:id="706" w:author="Mahesh Venumbaka" w:date="2015-07-24T11:22:00Z"/>
              <w:rFonts w:eastAsiaTheme="minorEastAsia" w:cstheme="minorBidi"/>
              <w:i w:val="0"/>
              <w:noProof/>
              <w:color w:val="auto"/>
              <w:sz w:val="22"/>
              <w:szCs w:val="22"/>
              <w:lang w:eastAsia="en-GB"/>
            </w:rPr>
          </w:pPr>
          <w:del w:id="707" w:author="Mahesh Venumbaka" w:date="2015-07-24T11:22:00Z">
            <w:r w:rsidRPr="00BF4CA6" w:rsidDel="00BF4CA6">
              <w:rPr>
                <w:noProof/>
              </w:rPr>
              <w:delText>8.2.1</w:delText>
            </w:r>
            <w:r w:rsidDel="00BF4CA6">
              <w:rPr>
                <w:rFonts w:eastAsiaTheme="minorEastAsia" w:cstheme="minorBidi"/>
                <w:i w:val="0"/>
                <w:noProof/>
                <w:color w:val="auto"/>
                <w:sz w:val="22"/>
                <w:szCs w:val="22"/>
                <w:lang w:eastAsia="en-GB"/>
              </w:rPr>
              <w:tab/>
            </w:r>
            <w:r w:rsidRPr="00BF4CA6" w:rsidDel="00BF4CA6">
              <w:rPr>
                <w:noProof/>
              </w:rPr>
              <w:delText>Offline (Night) Optimization</w:delText>
            </w:r>
            <w:r w:rsidDel="00BF4CA6">
              <w:rPr>
                <w:noProof/>
                <w:webHidden/>
              </w:rPr>
              <w:tab/>
              <w:delText>103</w:delText>
            </w:r>
          </w:del>
        </w:p>
        <w:p w14:paraId="058FFD7B" w14:textId="77777777" w:rsidR="004E1B50" w:rsidDel="00BF4CA6" w:rsidRDefault="004E1B50">
          <w:pPr>
            <w:pStyle w:val="TOC3"/>
            <w:tabs>
              <w:tab w:val="left" w:pos="1100"/>
            </w:tabs>
            <w:rPr>
              <w:del w:id="708" w:author="Mahesh Venumbaka" w:date="2015-07-24T11:22:00Z"/>
              <w:rFonts w:eastAsiaTheme="minorEastAsia" w:cstheme="minorBidi"/>
              <w:i w:val="0"/>
              <w:noProof/>
              <w:color w:val="auto"/>
              <w:sz w:val="22"/>
              <w:szCs w:val="22"/>
              <w:lang w:eastAsia="en-GB"/>
            </w:rPr>
          </w:pPr>
          <w:del w:id="709" w:author="Mahesh Venumbaka" w:date="2015-07-24T11:22:00Z">
            <w:r w:rsidRPr="00BF4CA6" w:rsidDel="00BF4CA6">
              <w:rPr>
                <w:noProof/>
              </w:rPr>
              <w:delText>8.2.2</w:delText>
            </w:r>
            <w:r w:rsidDel="00BF4CA6">
              <w:rPr>
                <w:rFonts w:eastAsiaTheme="minorEastAsia" w:cstheme="minorBidi"/>
                <w:i w:val="0"/>
                <w:noProof/>
                <w:color w:val="auto"/>
                <w:sz w:val="22"/>
                <w:szCs w:val="22"/>
                <w:lang w:eastAsia="en-GB"/>
              </w:rPr>
              <w:tab/>
            </w:r>
            <w:r w:rsidRPr="00BF4CA6" w:rsidDel="00BF4CA6">
              <w:rPr>
                <w:noProof/>
              </w:rPr>
              <w:delText>Online (In-Day) Optimization</w:delText>
            </w:r>
            <w:r w:rsidDel="00BF4CA6">
              <w:rPr>
                <w:noProof/>
                <w:webHidden/>
              </w:rPr>
              <w:tab/>
              <w:delText>103</w:delText>
            </w:r>
          </w:del>
        </w:p>
        <w:p w14:paraId="7FFC0277" w14:textId="77777777" w:rsidR="004E1B50" w:rsidDel="00BF4CA6" w:rsidRDefault="004E1B50">
          <w:pPr>
            <w:pStyle w:val="TOC2"/>
            <w:tabs>
              <w:tab w:val="left" w:pos="880"/>
            </w:tabs>
            <w:rPr>
              <w:del w:id="710" w:author="Mahesh Venumbaka" w:date="2015-07-24T11:22:00Z"/>
              <w:rFonts w:eastAsiaTheme="minorEastAsia" w:cstheme="minorBidi"/>
              <w:smallCaps w:val="0"/>
              <w:noProof/>
              <w:color w:val="auto"/>
              <w:sz w:val="22"/>
              <w:szCs w:val="22"/>
              <w:lang w:eastAsia="en-GB"/>
            </w:rPr>
          </w:pPr>
          <w:del w:id="711" w:author="Mahesh Venumbaka" w:date="2015-07-24T11:22:00Z">
            <w:r w:rsidRPr="00BF4CA6" w:rsidDel="00BF4CA6">
              <w:rPr>
                <w:noProof/>
              </w:rPr>
              <w:delText>8.3</w:delText>
            </w:r>
            <w:r w:rsidDel="00BF4CA6">
              <w:rPr>
                <w:rFonts w:eastAsiaTheme="minorEastAsia" w:cstheme="minorBidi"/>
                <w:smallCaps w:val="0"/>
                <w:noProof/>
                <w:color w:val="auto"/>
                <w:sz w:val="22"/>
                <w:szCs w:val="22"/>
                <w:lang w:eastAsia="en-GB"/>
              </w:rPr>
              <w:tab/>
            </w:r>
            <w:r w:rsidRPr="00BF4CA6" w:rsidDel="00BF4CA6">
              <w:rPr>
                <w:noProof/>
              </w:rPr>
              <w:delText>Scheduling Work Immediately (Task Insert)</w:delText>
            </w:r>
            <w:r w:rsidDel="00BF4CA6">
              <w:rPr>
                <w:noProof/>
                <w:webHidden/>
              </w:rPr>
              <w:tab/>
              <w:delText>104</w:delText>
            </w:r>
          </w:del>
        </w:p>
        <w:p w14:paraId="01F78493" w14:textId="77777777" w:rsidR="004E1B50" w:rsidDel="00BF4CA6" w:rsidRDefault="004E1B50">
          <w:pPr>
            <w:pStyle w:val="TOC2"/>
            <w:tabs>
              <w:tab w:val="left" w:pos="880"/>
            </w:tabs>
            <w:rPr>
              <w:del w:id="712" w:author="Mahesh Venumbaka" w:date="2015-07-24T11:22:00Z"/>
              <w:rFonts w:eastAsiaTheme="minorEastAsia" w:cstheme="minorBidi"/>
              <w:smallCaps w:val="0"/>
              <w:noProof/>
              <w:color w:val="auto"/>
              <w:sz w:val="22"/>
              <w:szCs w:val="22"/>
              <w:lang w:eastAsia="en-GB"/>
            </w:rPr>
          </w:pPr>
          <w:del w:id="713" w:author="Mahesh Venumbaka" w:date="2015-07-24T11:22:00Z">
            <w:r w:rsidRPr="00BF4CA6" w:rsidDel="00BF4CA6">
              <w:rPr>
                <w:noProof/>
              </w:rPr>
              <w:delText>8.4</w:delText>
            </w:r>
            <w:r w:rsidDel="00BF4CA6">
              <w:rPr>
                <w:rFonts w:eastAsiaTheme="minorEastAsia" w:cstheme="minorBidi"/>
                <w:smallCaps w:val="0"/>
                <w:noProof/>
                <w:color w:val="auto"/>
                <w:sz w:val="22"/>
                <w:szCs w:val="22"/>
                <w:lang w:eastAsia="en-GB"/>
              </w:rPr>
              <w:tab/>
            </w:r>
            <w:r w:rsidRPr="00BF4CA6" w:rsidDel="00BF4CA6">
              <w:rPr>
                <w:noProof/>
              </w:rPr>
              <w:delText>Schedule Updates</w:delText>
            </w:r>
            <w:r w:rsidDel="00BF4CA6">
              <w:rPr>
                <w:noProof/>
                <w:webHidden/>
              </w:rPr>
              <w:tab/>
              <w:delText>104</w:delText>
            </w:r>
          </w:del>
        </w:p>
        <w:p w14:paraId="0FA599E7" w14:textId="77777777" w:rsidR="004E1B50" w:rsidDel="00BF4CA6" w:rsidRDefault="004E1B50">
          <w:pPr>
            <w:pStyle w:val="TOC2"/>
            <w:tabs>
              <w:tab w:val="left" w:pos="880"/>
            </w:tabs>
            <w:rPr>
              <w:del w:id="714" w:author="Mahesh Venumbaka" w:date="2015-07-24T11:22:00Z"/>
              <w:rFonts w:eastAsiaTheme="minorEastAsia" w:cstheme="minorBidi"/>
              <w:smallCaps w:val="0"/>
              <w:noProof/>
              <w:color w:val="auto"/>
              <w:sz w:val="22"/>
              <w:szCs w:val="22"/>
              <w:lang w:eastAsia="en-GB"/>
            </w:rPr>
          </w:pPr>
          <w:del w:id="715" w:author="Mahesh Venumbaka" w:date="2015-07-24T11:22:00Z">
            <w:r w:rsidRPr="00BF4CA6" w:rsidDel="00BF4CA6">
              <w:rPr>
                <w:noProof/>
              </w:rPr>
              <w:delText>8.5</w:delText>
            </w:r>
            <w:r w:rsidDel="00BF4CA6">
              <w:rPr>
                <w:rFonts w:eastAsiaTheme="minorEastAsia" w:cstheme="minorBidi"/>
                <w:smallCaps w:val="0"/>
                <w:noProof/>
                <w:color w:val="auto"/>
                <w:sz w:val="22"/>
                <w:szCs w:val="22"/>
                <w:lang w:eastAsia="en-GB"/>
              </w:rPr>
              <w:tab/>
            </w:r>
            <w:r w:rsidRPr="00BF4CA6" w:rsidDel="00BF4CA6">
              <w:rPr>
                <w:noProof/>
              </w:rPr>
              <w:delText>Tools for Manual and Semi-Automatic Scheduling</w:delText>
            </w:r>
            <w:r w:rsidDel="00BF4CA6">
              <w:rPr>
                <w:noProof/>
                <w:webHidden/>
              </w:rPr>
              <w:tab/>
              <w:delText>105</w:delText>
            </w:r>
          </w:del>
        </w:p>
        <w:p w14:paraId="5F0DE39F" w14:textId="77777777" w:rsidR="004E1B50" w:rsidDel="00BF4CA6" w:rsidRDefault="004E1B50">
          <w:pPr>
            <w:pStyle w:val="TOC3"/>
            <w:tabs>
              <w:tab w:val="left" w:pos="1100"/>
            </w:tabs>
            <w:rPr>
              <w:del w:id="716" w:author="Mahesh Venumbaka" w:date="2015-07-24T11:22:00Z"/>
              <w:rFonts w:eastAsiaTheme="minorEastAsia" w:cstheme="minorBidi"/>
              <w:i w:val="0"/>
              <w:noProof/>
              <w:color w:val="auto"/>
              <w:sz w:val="22"/>
              <w:szCs w:val="22"/>
              <w:lang w:eastAsia="en-GB"/>
            </w:rPr>
          </w:pPr>
          <w:del w:id="717" w:author="Mahesh Venumbaka" w:date="2015-07-24T11:22:00Z">
            <w:r w:rsidRPr="00BF4CA6" w:rsidDel="00BF4CA6">
              <w:rPr>
                <w:noProof/>
              </w:rPr>
              <w:delText>8.5.1</w:delText>
            </w:r>
            <w:r w:rsidDel="00BF4CA6">
              <w:rPr>
                <w:rFonts w:eastAsiaTheme="minorEastAsia" w:cstheme="minorBidi"/>
                <w:i w:val="0"/>
                <w:noProof/>
                <w:color w:val="auto"/>
                <w:sz w:val="22"/>
                <w:szCs w:val="22"/>
                <w:lang w:eastAsia="en-GB"/>
              </w:rPr>
              <w:tab/>
            </w:r>
            <w:r w:rsidRPr="00BF4CA6" w:rsidDel="00BF4CA6">
              <w:rPr>
                <w:noProof/>
              </w:rPr>
              <w:delText>Semi-Automatic Scheduling (a.k.a. ‘Right-Click Schedule’)</w:delText>
            </w:r>
            <w:r w:rsidDel="00BF4CA6">
              <w:rPr>
                <w:noProof/>
                <w:webHidden/>
              </w:rPr>
              <w:tab/>
              <w:delText>105</w:delText>
            </w:r>
          </w:del>
        </w:p>
        <w:p w14:paraId="32E23E27" w14:textId="77777777" w:rsidR="004E1B50" w:rsidDel="00BF4CA6" w:rsidRDefault="004E1B50">
          <w:pPr>
            <w:pStyle w:val="TOC3"/>
            <w:tabs>
              <w:tab w:val="left" w:pos="1100"/>
            </w:tabs>
            <w:rPr>
              <w:del w:id="718" w:author="Mahesh Venumbaka" w:date="2015-07-24T11:22:00Z"/>
              <w:rFonts w:eastAsiaTheme="minorEastAsia" w:cstheme="minorBidi"/>
              <w:i w:val="0"/>
              <w:noProof/>
              <w:color w:val="auto"/>
              <w:sz w:val="22"/>
              <w:szCs w:val="22"/>
              <w:lang w:eastAsia="en-GB"/>
            </w:rPr>
          </w:pPr>
          <w:del w:id="719" w:author="Mahesh Venumbaka" w:date="2015-07-24T11:22:00Z">
            <w:r w:rsidRPr="00BF4CA6" w:rsidDel="00BF4CA6">
              <w:rPr>
                <w:noProof/>
              </w:rPr>
              <w:delText>8.5.2</w:delText>
            </w:r>
            <w:r w:rsidDel="00BF4CA6">
              <w:rPr>
                <w:rFonts w:eastAsiaTheme="minorEastAsia" w:cstheme="minorBidi"/>
                <w:i w:val="0"/>
                <w:noProof/>
                <w:color w:val="auto"/>
                <w:sz w:val="22"/>
                <w:szCs w:val="22"/>
                <w:lang w:eastAsia="en-GB"/>
              </w:rPr>
              <w:tab/>
            </w:r>
            <w:r w:rsidRPr="00BF4CA6" w:rsidDel="00BF4CA6">
              <w:rPr>
                <w:noProof/>
              </w:rPr>
              <w:delText>Manual Scheduling (a.k.a. Drag &amp; Drop)</w:delText>
            </w:r>
            <w:r w:rsidDel="00BF4CA6">
              <w:rPr>
                <w:noProof/>
                <w:webHidden/>
              </w:rPr>
              <w:tab/>
              <w:delText>105</w:delText>
            </w:r>
          </w:del>
        </w:p>
        <w:p w14:paraId="2C772D85" w14:textId="77777777" w:rsidR="004E1B50" w:rsidDel="00BF4CA6" w:rsidRDefault="004E1B50">
          <w:pPr>
            <w:pStyle w:val="TOC3"/>
            <w:tabs>
              <w:tab w:val="left" w:pos="1100"/>
            </w:tabs>
            <w:rPr>
              <w:del w:id="720" w:author="Mahesh Venumbaka" w:date="2015-07-24T11:22:00Z"/>
              <w:rFonts w:eastAsiaTheme="minorEastAsia" w:cstheme="minorBidi"/>
              <w:i w:val="0"/>
              <w:noProof/>
              <w:color w:val="auto"/>
              <w:sz w:val="22"/>
              <w:szCs w:val="22"/>
              <w:lang w:eastAsia="en-GB"/>
            </w:rPr>
          </w:pPr>
          <w:del w:id="721" w:author="Mahesh Venumbaka" w:date="2015-07-24T11:22:00Z">
            <w:r w:rsidRPr="00BF4CA6" w:rsidDel="00BF4CA6">
              <w:rPr>
                <w:noProof/>
              </w:rPr>
              <w:delText>8.5.3</w:delText>
            </w:r>
            <w:r w:rsidDel="00BF4CA6">
              <w:rPr>
                <w:rFonts w:eastAsiaTheme="minorEastAsia" w:cstheme="minorBidi"/>
                <w:i w:val="0"/>
                <w:noProof/>
                <w:color w:val="auto"/>
                <w:sz w:val="22"/>
                <w:szCs w:val="22"/>
                <w:lang w:eastAsia="en-GB"/>
              </w:rPr>
              <w:tab/>
            </w:r>
            <w:r w:rsidRPr="00BF4CA6" w:rsidDel="00BF4CA6">
              <w:rPr>
                <w:noProof/>
              </w:rPr>
              <w:delText>Get Candidates</w:delText>
            </w:r>
            <w:r w:rsidDel="00BF4CA6">
              <w:rPr>
                <w:noProof/>
                <w:webHidden/>
              </w:rPr>
              <w:tab/>
              <w:delText>105</w:delText>
            </w:r>
          </w:del>
        </w:p>
        <w:p w14:paraId="731A0880" w14:textId="77777777" w:rsidR="004E1B50" w:rsidDel="00BF4CA6" w:rsidRDefault="004E1B50">
          <w:pPr>
            <w:pStyle w:val="TOC1"/>
            <w:tabs>
              <w:tab w:val="left" w:pos="440"/>
            </w:tabs>
            <w:rPr>
              <w:del w:id="722" w:author="Mahesh Venumbaka" w:date="2015-07-24T11:22:00Z"/>
              <w:rFonts w:eastAsiaTheme="minorEastAsia" w:cstheme="minorBidi"/>
              <w:b w:val="0"/>
              <w:caps w:val="0"/>
              <w:noProof/>
              <w:color w:val="auto"/>
              <w:sz w:val="22"/>
              <w:szCs w:val="22"/>
              <w:lang w:eastAsia="en-GB"/>
            </w:rPr>
          </w:pPr>
          <w:del w:id="723" w:author="Mahesh Venumbaka" w:date="2015-07-24T11:22:00Z">
            <w:r w:rsidRPr="00BF4CA6" w:rsidDel="00BF4CA6">
              <w:rPr>
                <w:noProof/>
              </w:rPr>
              <w:delText>9</w:delText>
            </w:r>
            <w:r w:rsidDel="00BF4CA6">
              <w:rPr>
                <w:rFonts w:eastAsiaTheme="minorEastAsia" w:cstheme="minorBidi"/>
                <w:b w:val="0"/>
                <w:caps w:val="0"/>
                <w:noProof/>
                <w:color w:val="auto"/>
                <w:sz w:val="22"/>
                <w:szCs w:val="22"/>
                <w:lang w:eastAsia="en-GB"/>
              </w:rPr>
              <w:tab/>
            </w:r>
            <w:r w:rsidRPr="00BF4CA6" w:rsidDel="00BF4CA6">
              <w:rPr>
                <w:noProof/>
              </w:rPr>
              <w:delText>Schedule Monitoring and Management</w:delText>
            </w:r>
            <w:r w:rsidDel="00BF4CA6">
              <w:rPr>
                <w:noProof/>
                <w:webHidden/>
              </w:rPr>
              <w:tab/>
              <w:delText>106</w:delText>
            </w:r>
          </w:del>
        </w:p>
        <w:p w14:paraId="48C517C0" w14:textId="77777777" w:rsidR="004E1B50" w:rsidDel="00BF4CA6" w:rsidRDefault="004E1B50">
          <w:pPr>
            <w:pStyle w:val="TOC2"/>
            <w:tabs>
              <w:tab w:val="left" w:pos="880"/>
            </w:tabs>
            <w:rPr>
              <w:del w:id="724" w:author="Mahesh Venumbaka" w:date="2015-07-24T11:22:00Z"/>
              <w:rFonts w:eastAsiaTheme="minorEastAsia" w:cstheme="minorBidi"/>
              <w:smallCaps w:val="0"/>
              <w:noProof/>
              <w:color w:val="auto"/>
              <w:sz w:val="22"/>
              <w:szCs w:val="22"/>
              <w:lang w:eastAsia="en-GB"/>
            </w:rPr>
          </w:pPr>
          <w:del w:id="725" w:author="Mahesh Venumbaka" w:date="2015-07-24T11:22:00Z">
            <w:r w:rsidRPr="00BF4CA6" w:rsidDel="00BF4CA6">
              <w:rPr>
                <w:noProof/>
              </w:rPr>
              <w:delText>9.1</w:delText>
            </w:r>
            <w:r w:rsidDel="00BF4CA6">
              <w:rPr>
                <w:rFonts w:eastAsiaTheme="minorEastAsia" w:cstheme="minorBidi"/>
                <w:smallCaps w:val="0"/>
                <w:noProof/>
                <w:color w:val="auto"/>
                <w:sz w:val="22"/>
                <w:szCs w:val="22"/>
                <w:lang w:eastAsia="en-GB"/>
              </w:rPr>
              <w:tab/>
            </w:r>
            <w:r w:rsidRPr="00BF4CA6" w:rsidDel="00BF4CA6">
              <w:rPr>
                <w:noProof/>
              </w:rPr>
              <w:delText>Dispatching of Assignments</w:delText>
            </w:r>
            <w:r w:rsidDel="00BF4CA6">
              <w:rPr>
                <w:noProof/>
                <w:webHidden/>
              </w:rPr>
              <w:tab/>
              <w:delText>106</w:delText>
            </w:r>
          </w:del>
        </w:p>
        <w:p w14:paraId="4C2D0754" w14:textId="77777777" w:rsidR="004E1B50" w:rsidDel="00BF4CA6" w:rsidRDefault="004E1B50">
          <w:pPr>
            <w:pStyle w:val="TOC2"/>
            <w:tabs>
              <w:tab w:val="left" w:pos="880"/>
            </w:tabs>
            <w:rPr>
              <w:del w:id="726" w:author="Mahesh Venumbaka" w:date="2015-07-24T11:22:00Z"/>
              <w:rFonts w:eastAsiaTheme="minorEastAsia" w:cstheme="minorBidi"/>
              <w:smallCaps w:val="0"/>
              <w:noProof/>
              <w:color w:val="auto"/>
              <w:sz w:val="22"/>
              <w:szCs w:val="22"/>
              <w:lang w:eastAsia="en-GB"/>
            </w:rPr>
          </w:pPr>
          <w:del w:id="727" w:author="Mahesh Venumbaka" w:date="2015-07-24T11:22:00Z">
            <w:r w:rsidRPr="00BF4CA6" w:rsidDel="00BF4CA6">
              <w:rPr>
                <w:noProof/>
              </w:rPr>
              <w:delText>9.2</w:delText>
            </w:r>
            <w:r w:rsidDel="00BF4CA6">
              <w:rPr>
                <w:rFonts w:eastAsiaTheme="minorEastAsia" w:cstheme="minorBidi"/>
                <w:smallCaps w:val="0"/>
                <w:noProof/>
                <w:color w:val="auto"/>
                <w:sz w:val="22"/>
                <w:szCs w:val="22"/>
                <w:lang w:eastAsia="en-GB"/>
              </w:rPr>
              <w:tab/>
            </w:r>
            <w:r w:rsidRPr="00BF4CA6" w:rsidDel="00BF4CA6">
              <w:rPr>
                <w:noProof/>
              </w:rPr>
              <w:delText>Scheduling Monitor</w:delText>
            </w:r>
            <w:r w:rsidDel="00BF4CA6">
              <w:rPr>
                <w:noProof/>
                <w:webHidden/>
              </w:rPr>
              <w:tab/>
              <w:delText>106</w:delText>
            </w:r>
          </w:del>
        </w:p>
        <w:p w14:paraId="767EEE8A" w14:textId="77777777" w:rsidR="004E1B50" w:rsidDel="00BF4CA6" w:rsidRDefault="004E1B50">
          <w:pPr>
            <w:pStyle w:val="TOC2"/>
            <w:tabs>
              <w:tab w:val="left" w:pos="880"/>
            </w:tabs>
            <w:rPr>
              <w:del w:id="728" w:author="Mahesh Venumbaka" w:date="2015-07-24T11:22:00Z"/>
              <w:rFonts w:eastAsiaTheme="minorEastAsia" w:cstheme="minorBidi"/>
              <w:smallCaps w:val="0"/>
              <w:noProof/>
              <w:color w:val="auto"/>
              <w:sz w:val="22"/>
              <w:szCs w:val="22"/>
              <w:lang w:eastAsia="en-GB"/>
            </w:rPr>
          </w:pPr>
          <w:del w:id="729" w:author="Mahesh Venumbaka" w:date="2015-07-24T11:22:00Z">
            <w:r w:rsidRPr="00BF4CA6" w:rsidDel="00BF4CA6">
              <w:rPr>
                <w:noProof/>
              </w:rPr>
              <w:delText>9.3</w:delText>
            </w:r>
            <w:r w:rsidDel="00BF4CA6">
              <w:rPr>
                <w:rFonts w:eastAsiaTheme="minorEastAsia" w:cstheme="minorBidi"/>
                <w:smallCaps w:val="0"/>
                <w:noProof/>
                <w:color w:val="auto"/>
                <w:sz w:val="22"/>
                <w:szCs w:val="22"/>
                <w:lang w:eastAsia="en-GB"/>
              </w:rPr>
              <w:tab/>
            </w:r>
            <w:r w:rsidRPr="00BF4CA6" w:rsidDel="00BF4CA6">
              <w:rPr>
                <w:noProof/>
              </w:rPr>
              <w:delText>Jeopardies and Task Highlighting</w:delText>
            </w:r>
            <w:r w:rsidDel="00BF4CA6">
              <w:rPr>
                <w:noProof/>
                <w:webHidden/>
              </w:rPr>
              <w:tab/>
              <w:delText>107</w:delText>
            </w:r>
          </w:del>
        </w:p>
        <w:p w14:paraId="7E9219D7" w14:textId="77777777" w:rsidR="004E1B50" w:rsidDel="00BF4CA6" w:rsidRDefault="004E1B50">
          <w:pPr>
            <w:pStyle w:val="TOC3"/>
            <w:tabs>
              <w:tab w:val="left" w:pos="1100"/>
            </w:tabs>
            <w:rPr>
              <w:del w:id="730" w:author="Mahesh Venumbaka" w:date="2015-07-24T11:22:00Z"/>
              <w:rFonts w:eastAsiaTheme="minorEastAsia" w:cstheme="minorBidi"/>
              <w:i w:val="0"/>
              <w:noProof/>
              <w:color w:val="auto"/>
              <w:sz w:val="22"/>
              <w:szCs w:val="22"/>
              <w:lang w:eastAsia="en-GB"/>
            </w:rPr>
          </w:pPr>
          <w:del w:id="731" w:author="Mahesh Venumbaka" w:date="2015-07-24T11:22:00Z">
            <w:r w:rsidRPr="00BF4CA6" w:rsidDel="00BF4CA6">
              <w:rPr>
                <w:noProof/>
              </w:rPr>
              <w:delText>9.3.1</w:delText>
            </w:r>
            <w:r w:rsidDel="00BF4CA6">
              <w:rPr>
                <w:rFonts w:eastAsiaTheme="minorEastAsia" w:cstheme="minorBidi"/>
                <w:i w:val="0"/>
                <w:noProof/>
                <w:color w:val="auto"/>
                <w:sz w:val="22"/>
                <w:szCs w:val="22"/>
                <w:lang w:eastAsia="en-GB"/>
              </w:rPr>
              <w:tab/>
            </w:r>
            <w:r w:rsidRPr="00BF4CA6" w:rsidDel="00BF4CA6">
              <w:rPr>
                <w:noProof/>
              </w:rPr>
              <w:delText>Timeline Jeopardies</w:delText>
            </w:r>
            <w:r w:rsidDel="00BF4CA6">
              <w:rPr>
                <w:noProof/>
                <w:webHidden/>
              </w:rPr>
              <w:tab/>
              <w:delText>108</w:delText>
            </w:r>
          </w:del>
        </w:p>
        <w:p w14:paraId="45F65B18" w14:textId="77777777" w:rsidR="004E1B50" w:rsidDel="00BF4CA6" w:rsidRDefault="004E1B50">
          <w:pPr>
            <w:pStyle w:val="TOC3"/>
            <w:tabs>
              <w:tab w:val="left" w:pos="1100"/>
            </w:tabs>
            <w:rPr>
              <w:del w:id="732" w:author="Mahesh Venumbaka" w:date="2015-07-24T11:22:00Z"/>
              <w:rFonts w:eastAsiaTheme="minorEastAsia" w:cstheme="minorBidi"/>
              <w:i w:val="0"/>
              <w:noProof/>
              <w:color w:val="auto"/>
              <w:sz w:val="22"/>
              <w:szCs w:val="22"/>
              <w:lang w:eastAsia="en-GB"/>
            </w:rPr>
          </w:pPr>
          <w:del w:id="733" w:author="Mahesh Venumbaka" w:date="2015-07-24T11:22:00Z">
            <w:r w:rsidRPr="00BF4CA6" w:rsidDel="00BF4CA6">
              <w:rPr>
                <w:noProof/>
              </w:rPr>
              <w:delText>9.3.2</w:delText>
            </w:r>
            <w:r w:rsidDel="00BF4CA6">
              <w:rPr>
                <w:rFonts w:eastAsiaTheme="minorEastAsia" w:cstheme="minorBidi"/>
                <w:i w:val="0"/>
                <w:noProof/>
                <w:color w:val="auto"/>
                <w:sz w:val="22"/>
                <w:szCs w:val="22"/>
                <w:lang w:eastAsia="en-GB"/>
              </w:rPr>
              <w:tab/>
            </w:r>
            <w:r w:rsidRPr="00BF4CA6" w:rsidDel="00BF4CA6">
              <w:rPr>
                <w:noProof/>
              </w:rPr>
              <w:delText>Informational Task Highlighting</w:delText>
            </w:r>
            <w:r w:rsidDel="00BF4CA6">
              <w:rPr>
                <w:noProof/>
                <w:webHidden/>
              </w:rPr>
              <w:tab/>
              <w:delText>108</w:delText>
            </w:r>
          </w:del>
        </w:p>
        <w:p w14:paraId="171189A7" w14:textId="77777777" w:rsidR="004E1B50" w:rsidDel="00BF4CA6" w:rsidRDefault="004E1B50">
          <w:pPr>
            <w:pStyle w:val="TOC2"/>
            <w:tabs>
              <w:tab w:val="left" w:pos="880"/>
            </w:tabs>
            <w:rPr>
              <w:del w:id="734" w:author="Mahesh Venumbaka" w:date="2015-07-24T11:22:00Z"/>
              <w:rFonts w:eastAsiaTheme="minorEastAsia" w:cstheme="minorBidi"/>
              <w:smallCaps w:val="0"/>
              <w:noProof/>
              <w:color w:val="auto"/>
              <w:sz w:val="22"/>
              <w:szCs w:val="22"/>
              <w:lang w:eastAsia="en-GB"/>
            </w:rPr>
          </w:pPr>
          <w:del w:id="735" w:author="Mahesh Venumbaka" w:date="2015-07-24T11:22:00Z">
            <w:r w:rsidRPr="00BF4CA6" w:rsidDel="00BF4CA6">
              <w:rPr>
                <w:noProof/>
              </w:rPr>
              <w:delText>9.4</w:delText>
            </w:r>
            <w:r w:rsidDel="00BF4CA6">
              <w:rPr>
                <w:rFonts w:eastAsiaTheme="minorEastAsia" w:cstheme="minorBidi"/>
                <w:smallCaps w:val="0"/>
                <w:noProof/>
                <w:color w:val="auto"/>
                <w:sz w:val="22"/>
                <w:szCs w:val="22"/>
                <w:lang w:eastAsia="en-GB"/>
              </w:rPr>
              <w:tab/>
            </w:r>
            <w:r w:rsidRPr="00BF4CA6" w:rsidDel="00BF4CA6">
              <w:rPr>
                <w:noProof/>
              </w:rPr>
              <w:delText>Alerts</w:delText>
            </w:r>
            <w:r w:rsidDel="00BF4CA6">
              <w:rPr>
                <w:noProof/>
                <w:webHidden/>
              </w:rPr>
              <w:tab/>
              <w:delText>108</w:delText>
            </w:r>
          </w:del>
        </w:p>
        <w:p w14:paraId="16DA8EA8" w14:textId="77777777" w:rsidR="004E1B50" w:rsidDel="00BF4CA6" w:rsidRDefault="004E1B50">
          <w:pPr>
            <w:pStyle w:val="TOC2"/>
            <w:tabs>
              <w:tab w:val="left" w:pos="880"/>
            </w:tabs>
            <w:rPr>
              <w:del w:id="736" w:author="Mahesh Venumbaka" w:date="2015-07-24T11:22:00Z"/>
              <w:rFonts w:eastAsiaTheme="minorEastAsia" w:cstheme="minorBidi"/>
              <w:smallCaps w:val="0"/>
              <w:noProof/>
              <w:color w:val="auto"/>
              <w:sz w:val="22"/>
              <w:szCs w:val="22"/>
              <w:lang w:eastAsia="en-GB"/>
            </w:rPr>
          </w:pPr>
          <w:del w:id="737" w:author="Mahesh Venumbaka" w:date="2015-07-24T11:22:00Z">
            <w:r w:rsidRPr="00BF4CA6" w:rsidDel="00BF4CA6">
              <w:rPr>
                <w:noProof/>
              </w:rPr>
              <w:delText>9.5</w:delText>
            </w:r>
            <w:r w:rsidDel="00BF4CA6">
              <w:rPr>
                <w:rFonts w:eastAsiaTheme="minorEastAsia" w:cstheme="minorBidi"/>
                <w:smallCaps w:val="0"/>
                <w:noProof/>
                <w:color w:val="auto"/>
                <w:sz w:val="22"/>
                <w:szCs w:val="22"/>
                <w:lang w:eastAsia="en-GB"/>
              </w:rPr>
              <w:tab/>
            </w:r>
            <w:r w:rsidRPr="00BF4CA6" w:rsidDel="00BF4CA6">
              <w:rPr>
                <w:noProof/>
              </w:rPr>
              <w:delText>Purging Policy</w:delText>
            </w:r>
            <w:r w:rsidDel="00BF4CA6">
              <w:rPr>
                <w:noProof/>
                <w:webHidden/>
              </w:rPr>
              <w:tab/>
              <w:delText>108</w:delText>
            </w:r>
          </w:del>
        </w:p>
        <w:p w14:paraId="599F8557" w14:textId="77777777" w:rsidR="004E1B50" w:rsidDel="00BF4CA6" w:rsidRDefault="004E1B50">
          <w:pPr>
            <w:pStyle w:val="TOC2"/>
            <w:tabs>
              <w:tab w:val="left" w:pos="880"/>
            </w:tabs>
            <w:rPr>
              <w:del w:id="738" w:author="Mahesh Venumbaka" w:date="2015-07-24T11:22:00Z"/>
              <w:rFonts w:eastAsiaTheme="minorEastAsia" w:cstheme="minorBidi"/>
              <w:smallCaps w:val="0"/>
              <w:noProof/>
              <w:color w:val="auto"/>
              <w:sz w:val="22"/>
              <w:szCs w:val="22"/>
              <w:lang w:eastAsia="en-GB"/>
            </w:rPr>
          </w:pPr>
          <w:del w:id="739" w:author="Mahesh Venumbaka" w:date="2015-07-24T11:22:00Z">
            <w:r w:rsidRPr="00BF4CA6" w:rsidDel="00BF4CA6">
              <w:rPr>
                <w:noProof/>
              </w:rPr>
              <w:lastRenderedPageBreak/>
              <w:delText>9.6</w:delText>
            </w:r>
            <w:r w:rsidDel="00BF4CA6">
              <w:rPr>
                <w:rFonts w:eastAsiaTheme="minorEastAsia" w:cstheme="minorBidi"/>
                <w:smallCaps w:val="0"/>
                <w:noProof/>
                <w:color w:val="auto"/>
                <w:sz w:val="22"/>
                <w:szCs w:val="22"/>
                <w:lang w:eastAsia="en-GB"/>
              </w:rPr>
              <w:tab/>
            </w:r>
            <w:r w:rsidRPr="00BF4CA6" w:rsidDel="00BF4CA6">
              <w:rPr>
                <w:noProof/>
              </w:rPr>
              <w:delText>Task Presentation</w:delText>
            </w:r>
            <w:r w:rsidDel="00BF4CA6">
              <w:rPr>
                <w:noProof/>
                <w:webHidden/>
              </w:rPr>
              <w:tab/>
              <w:delText>109</w:delText>
            </w:r>
          </w:del>
        </w:p>
        <w:p w14:paraId="57CB514A" w14:textId="77777777" w:rsidR="004E1B50" w:rsidDel="00BF4CA6" w:rsidRDefault="004E1B50">
          <w:pPr>
            <w:pStyle w:val="TOC1"/>
            <w:tabs>
              <w:tab w:val="left" w:pos="440"/>
            </w:tabs>
            <w:rPr>
              <w:del w:id="740" w:author="Mahesh Venumbaka" w:date="2015-07-24T11:22:00Z"/>
              <w:rFonts w:eastAsiaTheme="minorEastAsia" w:cstheme="minorBidi"/>
              <w:b w:val="0"/>
              <w:caps w:val="0"/>
              <w:noProof/>
              <w:color w:val="auto"/>
              <w:sz w:val="22"/>
              <w:szCs w:val="22"/>
              <w:lang w:eastAsia="en-GB"/>
            </w:rPr>
          </w:pPr>
          <w:del w:id="741" w:author="Mahesh Venumbaka" w:date="2015-07-24T11:22:00Z">
            <w:r w:rsidRPr="00BF4CA6" w:rsidDel="00BF4CA6">
              <w:rPr>
                <w:noProof/>
              </w:rPr>
              <w:delText>10</w:delText>
            </w:r>
            <w:r w:rsidDel="00BF4CA6">
              <w:rPr>
                <w:rFonts w:eastAsiaTheme="minorEastAsia" w:cstheme="minorBidi"/>
                <w:b w:val="0"/>
                <w:caps w:val="0"/>
                <w:noProof/>
                <w:color w:val="auto"/>
                <w:sz w:val="22"/>
                <w:szCs w:val="22"/>
                <w:lang w:eastAsia="en-GB"/>
              </w:rPr>
              <w:tab/>
            </w:r>
            <w:r w:rsidRPr="00BF4CA6" w:rsidDel="00BF4CA6">
              <w:rPr>
                <w:noProof/>
              </w:rPr>
              <w:delText>Access Control and Security</w:delText>
            </w:r>
            <w:r w:rsidDel="00BF4CA6">
              <w:rPr>
                <w:noProof/>
                <w:webHidden/>
              </w:rPr>
              <w:tab/>
              <w:delText>110</w:delText>
            </w:r>
          </w:del>
        </w:p>
        <w:p w14:paraId="2DFA794C" w14:textId="77777777" w:rsidR="004E1B50" w:rsidDel="00BF4CA6" w:rsidRDefault="004E1B50">
          <w:pPr>
            <w:pStyle w:val="TOC2"/>
            <w:tabs>
              <w:tab w:val="left" w:pos="880"/>
            </w:tabs>
            <w:rPr>
              <w:del w:id="742" w:author="Mahesh Venumbaka" w:date="2015-07-24T11:22:00Z"/>
              <w:rFonts w:eastAsiaTheme="minorEastAsia" w:cstheme="minorBidi"/>
              <w:smallCaps w:val="0"/>
              <w:noProof/>
              <w:color w:val="auto"/>
              <w:sz w:val="22"/>
              <w:szCs w:val="22"/>
              <w:lang w:eastAsia="en-GB"/>
            </w:rPr>
          </w:pPr>
          <w:del w:id="743" w:author="Mahesh Venumbaka" w:date="2015-07-24T11:22:00Z">
            <w:r w:rsidRPr="00BF4CA6" w:rsidDel="00BF4CA6">
              <w:rPr>
                <w:noProof/>
              </w:rPr>
              <w:delText>10.1</w:delText>
            </w:r>
            <w:r w:rsidDel="00BF4CA6">
              <w:rPr>
                <w:rFonts w:eastAsiaTheme="minorEastAsia" w:cstheme="minorBidi"/>
                <w:smallCaps w:val="0"/>
                <w:noProof/>
                <w:color w:val="auto"/>
                <w:sz w:val="22"/>
                <w:szCs w:val="22"/>
                <w:lang w:eastAsia="en-GB"/>
              </w:rPr>
              <w:tab/>
            </w:r>
            <w:r w:rsidRPr="00BF4CA6" w:rsidDel="00BF4CA6">
              <w:rPr>
                <w:noProof/>
              </w:rPr>
              <w:delText>Overview</w:delText>
            </w:r>
            <w:r w:rsidDel="00BF4CA6">
              <w:rPr>
                <w:noProof/>
                <w:webHidden/>
              </w:rPr>
              <w:tab/>
              <w:delText>110</w:delText>
            </w:r>
          </w:del>
        </w:p>
        <w:p w14:paraId="7D0C2449" w14:textId="77777777" w:rsidR="004E1B50" w:rsidDel="00BF4CA6" w:rsidRDefault="004E1B50">
          <w:pPr>
            <w:pStyle w:val="TOC2"/>
            <w:tabs>
              <w:tab w:val="left" w:pos="880"/>
            </w:tabs>
            <w:rPr>
              <w:del w:id="744" w:author="Mahesh Venumbaka" w:date="2015-07-24T11:22:00Z"/>
              <w:rFonts w:eastAsiaTheme="minorEastAsia" w:cstheme="minorBidi"/>
              <w:smallCaps w:val="0"/>
              <w:noProof/>
              <w:color w:val="auto"/>
              <w:sz w:val="22"/>
              <w:szCs w:val="22"/>
              <w:lang w:eastAsia="en-GB"/>
            </w:rPr>
          </w:pPr>
          <w:del w:id="745" w:author="Mahesh Venumbaka" w:date="2015-07-24T11:22:00Z">
            <w:r w:rsidRPr="00BF4CA6" w:rsidDel="00BF4CA6">
              <w:rPr>
                <w:noProof/>
              </w:rPr>
              <w:delText>10.2</w:delText>
            </w:r>
            <w:r w:rsidDel="00BF4CA6">
              <w:rPr>
                <w:rFonts w:eastAsiaTheme="minorEastAsia" w:cstheme="minorBidi"/>
                <w:smallCaps w:val="0"/>
                <w:noProof/>
                <w:color w:val="auto"/>
                <w:sz w:val="22"/>
                <w:szCs w:val="22"/>
                <w:lang w:eastAsia="en-GB"/>
              </w:rPr>
              <w:tab/>
            </w:r>
            <w:r w:rsidRPr="00BF4CA6" w:rsidDel="00BF4CA6">
              <w:rPr>
                <w:noProof/>
              </w:rPr>
              <w:delText>Access to System Functions</w:delText>
            </w:r>
            <w:r w:rsidDel="00BF4CA6">
              <w:rPr>
                <w:noProof/>
                <w:webHidden/>
              </w:rPr>
              <w:tab/>
              <w:delText>110</w:delText>
            </w:r>
          </w:del>
        </w:p>
        <w:p w14:paraId="55D8EFE4" w14:textId="77777777" w:rsidR="004E1B50" w:rsidDel="00BF4CA6" w:rsidRDefault="004E1B50">
          <w:pPr>
            <w:pStyle w:val="TOC1"/>
            <w:tabs>
              <w:tab w:val="left" w:pos="440"/>
            </w:tabs>
            <w:rPr>
              <w:del w:id="746" w:author="Mahesh Venumbaka" w:date="2015-07-24T11:22:00Z"/>
              <w:rFonts w:eastAsiaTheme="minorEastAsia" w:cstheme="minorBidi"/>
              <w:b w:val="0"/>
              <w:caps w:val="0"/>
              <w:noProof/>
              <w:color w:val="auto"/>
              <w:sz w:val="22"/>
              <w:szCs w:val="22"/>
              <w:lang w:eastAsia="en-GB"/>
            </w:rPr>
          </w:pPr>
          <w:del w:id="747" w:author="Mahesh Venumbaka" w:date="2015-07-24T11:22:00Z">
            <w:r w:rsidRPr="00BF4CA6" w:rsidDel="00BF4CA6">
              <w:rPr>
                <w:noProof/>
              </w:rPr>
              <w:delText>11</w:delText>
            </w:r>
            <w:r w:rsidDel="00BF4CA6">
              <w:rPr>
                <w:rFonts w:eastAsiaTheme="minorEastAsia" w:cstheme="minorBidi"/>
                <w:b w:val="0"/>
                <w:caps w:val="0"/>
                <w:noProof/>
                <w:color w:val="auto"/>
                <w:sz w:val="22"/>
                <w:szCs w:val="22"/>
                <w:lang w:eastAsia="en-GB"/>
              </w:rPr>
              <w:tab/>
            </w:r>
            <w:r w:rsidRPr="00BF4CA6" w:rsidDel="00BF4CA6">
              <w:rPr>
                <w:noProof/>
              </w:rPr>
              <w:delText>Integration Overview</w:delText>
            </w:r>
            <w:r w:rsidDel="00BF4CA6">
              <w:rPr>
                <w:noProof/>
                <w:webHidden/>
              </w:rPr>
              <w:tab/>
              <w:delText>112</w:delText>
            </w:r>
          </w:del>
        </w:p>
        <w:p w14:paraId="7E77E2E7" w14:textId="77777777" w:rsidR="004E1B50" w:rsidDel="00BF4CA6" w:rsidRDefault="004E1B50">
          <w:pPr>
            <w:pStyle w:val="TOC2"/>
            <w:tabs>
              <w:tab w:val="left" w:pos="880"/>
            </w:tabs>
            <w:rPr>
              <w:del w:id="748" w:author="Mahesh Venumbaka" w:date="2015-07-24T11:22:00Z"/>
              <w:rFonts w:eastAsiaTheme="minorEastAsia" w:cstheme="minorBidi"/>
              <w:smallCaps w:val="0"/>
              <w:noProof/>
              <w:color w:val="auto"/>
              <w:sz w:val="22"/>
              <w:szCs w:val="22"/>
              <w:lang w:eastAsia="en-GB"/>
            </w:rPr>
          </w:pPr>
          <w:del w:id="749" w:author="Mahesh Venumbaka" w:date="2015-07-24T11:22:00Z">
            <w:r w:rsidRPr="00BF4CA6" w:rsidDel="00BF4CA6">
              <w:rPr>
                <w:noProof/>
              </w:rPr>
              <w:delText>11.1</w:delText>
            </w:r>
            <w:r w:rsidDel="00BF4CA6">
              <w:rPr>
                <w:rFonts w:eastAsiaTheme="minorEastAsia" w:cstheme="minorBidi"/>
                <w:smallCaps w:val="0"/>
                <w:noProof/>
                <w:color w:val="auto"/>
                <w:sz w:val="22"/>
                <w:szCs w:val="22"/>
                <w:lang w:eastAsia="en-GB"/>
              </w:rPr>
              <w:tab/>
            </w:r>
            <w:r w:rsidRPr="00BF4CA6" w:rsidDel="00BF4CA6">
              <w:rPr>
                <w:noProof/>
              </w:rPr>
              <w:delText>Tasks</w:delText>
            </w:r>
            <w:r w:rsidDel="00BF4CA6">
              <w:rPr>
                <w:noProof/>
                <w:webHidden/>
              </w:rPr>
              <w:tab/>
              <w:delText>113</w:delText>
            </w:r>
          </w:del>
        </w:p>
        <w:p w14:paraId="5848B965" w14:textId="77777777" w:rsidR="004E1B50" w:rsidDel="00BF4CA6" w:rsidRDefault="004E1B50">
          <w:pPr>
            <w:pStyle w:val="TOC2"/>
            <w:tabs>
              <w:tab w:val="left" w:pos="880"/>
            </w:tabs>
            <w:rPr>
              <w:del w:id="750" w:author="Mahesh Venumbaka" w:date="2015-07-24T11:22:00Z"/>
              <w:rFonts w:eastAsiaTheme="minorEastAsia" w:cstheme="minorBidi"/>
              <w:smallCaps w:val="0"/>
              <w:noProof/>
              <w:color w:val="auto"/>
              <w:sz w:val="22"/>
              <w:szCs w:val="22"/>
              <w:lang w:eastAsia="en-GB"/>
            </w:rPr>
          </w:pPr>
          <w:del w:id="751" w:author="Mahesh Venumbaka" w:date="2015-07-24T11:22:00Z">
            <w:r w:rsidRPr="00BF4CA6" w:rsidDel="00BF4CA6">
              <w:rPr>
                <w:noProof/>
              </w:rPr>
              <w:delText>11.2</w:delText>
            </w:r>
            <w:r w:rsidDel="00BF4CA6">
              <w:rPr>
                <w:rFonts w:eastAsiaTheme="minorEastAsia" w:cstheme="minorBidi"/>
                <w:smallCaps w:val="0"/>
                <w:noProof/>
                <w:color w:val="auto"/>
                <w:sz w:val="22"/>
                <w:szCs w:val="22"/>
                <w:lang w:eastAsia="en-GB"/>
              </w:rPr>
              <w:tab/>
            </w:r>
            <w:r w:rsidRPr="00BF4CA6" w:rsidDel="00BF4CA6">
              <w:rPr>
                <w:noProof/>
              </w:rPr>
              <w:delText>Resources</w:delText>
            </w:r>
            <w:r w:rsidDel="00BF4CA6">
              <w:rPr>
                <w:noProof/>
                <w:webHidden/>
              </w:rPr>
              <w:tab/>
              <w:delText>113</w:delText>
            </w:r>
          </w:del>
        </w:p>
        <w:p w14:paraId="78FD2CBB" w14:textId="77777777" w:rsidR="004E1B50" w:rsidDel="00BF4CA6" w:rsidRDefault="004E1B50">
          <w:pPr>
            <w:pStyle w:val="TOC2"/>
            <w:tabs>
              <w:tab w:val="left" w:pos="880"/>
            </w:tabs>
            <w:rPr>
              <w:del w:id="752" w:author="Mahesh Venumbaka" w:date="2015-07-24T11:22:00Z"/>
              <w:rFonts w:eastAsiaTheme="minorEastAsia" w:cstheme="minorBidi"/>
              <w:smallCaps w:val="0"/>
              <w:noProof/>
              <w:color w:val="auto"/>
              <w:sz w:val="22"/>
              <w:szCs w:val="22"/>
              <w:lang w:eastAsia="en-GB"/>
            </w:rPr>
          </w:pPr>
          <w:del w:id="753" w:author="Mahesh Venumbaka" w:date="2015-07-24T11:22:00Z">
            <w:r w:rsidRPr="00BF4CA6" w:rsidDel="00BF4CA6">
              <w:rPr>
                <w:noProof/>
              </w:rPr>
              <w:delText>11.3</w:delText>
            </w:r>
            <w:r w:rsidDel="00BF4CA6">
              <w:rPr>
                <w:rFonts w:eastAsiaTheme="minorEastAsia" w:cstheme="minorBidi"/>
                <w:smallCaps w:val="0"/>
                <w:noProof/>
                <w:color w:val="auto"/>
                <w:sz w:val="22"/>
                <w:szCs w:val="22"/>
                <w:lang w:eastAsia="en-GB"/>
              </w:rPr>
              <w:tab/>
            </w:r>
            <w:r w:rsidRPr="00BF4CA6" w:rsidDel="00BF4CA6">
              <w:rPr>
                <w:noProof/>
              </w:rPr>
              <w:delText>Sites, Systems and Contracts</w:delText>
            </w:r>
            <w:r w:rsidDel="00BF4CA6">
              <w:rPr>
                <w:noProof/>
                <w:webHidden/>
              </w:rPr>
              <w:tab/>
              <w:delText>113</w:delText>
            </w:r>
          </w:del>
        </w:p>
        <w:p w14:paraId="23AA085B" w14:textId="77777777" w:rsidR="004E1B50" w:rsidDel="00BF4CA6" w:rsidRDefault="004E1B50">
          <w:pPr>
            <w:pStyle w:val="TOC2"/>
            <w:tabs>
              <w:tab w:val="left" w:pos="880"/>
            </w:tabs>
            <w:rPr>
              <w:del w:id="754" w:author="Mahesh Venumbaka" w:date="2015-07-24T11:22:00Z"/>
              <w:rFonts w:eastAsiaTheme="minorEastAsia" w:cstheme="minorBidi"/>
              <w:smallCaps w:val="0"/>
              <w:noProof/>
              <w:color w:val="auto"/>
              <w:sz w:val="22"/>
              <w:szCs w:val="22"/>
              <w:lang w:eastAsia="en-GB"/>
            </w:rPr>
          </w:pPr>
          <w:del w:id="755" w:author="Mahesh Venumbaka" w:date="2015-07-24T11:22:00Z">
            <w:r w:rsidRPr="00BF4CA6" w:rsidDel="00BF4CA6">
              <w:rPr>
                <w:noProof/>
              </w:rPr>
              <w:delText>11.4</w:delText>
            </w:r>
            <w:r w:rsidDel="00BF4CA6">
              <w:rPr>
                <w:rFonts w:eastAsiaTheme="minorEastAsia" w:cstheme="minorBidi"/>
                <w:smallCaps w:val="0"/>
                <w:noProof/>
                <w:color w:val="auto"/>
                <w:sz w:val="22"/>
                <w:szCs w:val="22"/>
                <w:lang w:eastAsia="en-GB"/>
              </w:rPr>
              <w:tab/>
            </w:r>
            <w:r w:rsidRPr="00BF4CA6" w:rsidDel="00BF4CA6">
              <w:rPr>
                <w:noProof/>
              </w:rPr>
              <w:delText>Skills Lookup</w:delText>
            </w:r>
            <w:r w:rsidDel="00BF4CA6">
              <w:rPr>
                <w:noProof/>
                <w:webHidden/>
              </w:rPr>
              <w:tab/>
              <w:delText>113</w:delText>
            </w:r>
          </w:del>
        </w:p>
        <w:p w14:paraId="4D0F5FCD" w14:textId="77777777" w:rsidR="004E1B50" w:rsidDel="00BF4CA6" w:rsidRDefault="004E1B50">
          <w:pPr>
            <w:pStyle w:val="TOC2"/>
            <w:tabs>
              <w:tab w:val="left" w:pos="880"/>
            </w:tabs>
            <w:rPr>
              <w:del w:id="756" w:author="Mahesh Venumbaka" w:date="2015-07-24T11:22:00Z"/>
              <w:rFonts w:eastAsiaTheme="minorEastAsia" w:cstheme="minorBidi"/>
              <w:smallCaps w:val="0"/>
              <w:noProof/>
              <w:color w:val="auto"/>
              <w:sz w:val="22"/>
              <w:szCs w:val="22"/>
              <w:lang w:eastAsia="en-GB"/>
            </w:rPr>
          </w:pPr>
          <w:del w:id="757" w:author="Mahesh Venumbaka" w:date="2015-07-24T11:22:00Z">
            <w:r w:rsidRPr="00BF4CA6" w:rsidDel="00BF4CA6">
              <w:rPr>
                <w:noProof/>
              </w:rPr>
              <w:delText>11.5</w:delText>
            </w:r>
            <w:r w:rsidDel="00BF4CA6">
              <w:rPr>
                <w:rFonts w:eastAsiaTheme="minorEastAsia" w:cstheme="minorBidi"/>
                <w:smallCaps w:val="0"/>
                <w:noProof/>
                <w:color w:val="auto"/>
                <w:sz w:val="22"/>
                <w:szCs w:val="22"/>
                <w:lang w:eastAsia="en-GB"/>
              </w:rPr>
              <w:tab/>
            </w:r>
            <w:r w:rsidRPr="00BF4CA6" w:rsidDel="00BF4CA6">
              <w:rPr>
                <w:noProof/>
              </w:rPr>
              <w:delText>Appointment Booking and Task Creation</w:delText>
            </w:r>
            <w:r w:rsidDel="00BF4CA6">
              <w:rPr>
                <w:noProof/>
                <w:webHidden/>
              </w:rPr>
              <w:tab/>
              <w:delText>113</w:delText>
            </w:r>
          </w:del>
        </w:p>
        <w:p w14:paraId="61DB2605" w14:textId="77777777" w:rsidR="004E1B50" w:rsidDel="00BF4CA6" w:rsidRDefault="004E1B50">
          <w:pPr>
            <w:pStyle w:val="TOC2"/>
            <w:tabs>
              <w:tab w:val="left" w:pos="880"/>
            </w:tabs>
            <w:rPr>
              <w:del w:id="758" w:author="Mahesh Venumbaka" w:date="2015-07-24T11:22:00Z"/>
              <w:rFonts w:eastAsiaTheme="minorEastAsia" w:cstheme="minorBidi"/>
              <w:smallCaps w:val="0"/>
              <w:noProof/>
              <w:color w:val="auto"/>
              <w:sz w:val="22"/>
              <w:szCs w:val="22"/>
              <w:lang w:eastAsia="en-GB"/>
            </w:rPr>
          </w:pPr>
          <w:del w:id="759" w:author="Mahesh Venumbaka" w:date="2015-07-24T11:22:00Z">
            <w:r w:rsidRPr="00BF4CA6" w:rsidDel="00BF4CA6">
              <w:rPr>
                <w:noProof/>
              </w:rPr>
              <w:delText>11.6</w:delText>
            </w:r>
            <w:r w:rsidDel="00BF4CA6">
              <w:rPr>
                <w:rFonts w:eastAsiaTheme="minorEastAsia" w:cstheme="minorBidi"/>
                <w:smallCaps w:val="0"/>
                <w:noProof/>
                <w:color w:val="auto"/>
                <w:sz w:val="22"/>
                <w:szCs w:val="22"/>
                <w:lang w:eastAsia="en-GB"/>
              </w:rPr>
              <w:tab/>
            </w:r>
            <w:r w:rsidRPr="00BF4CA6" w:rsidDel="00BF4CA6">
              <w:rPr>
                <w:noProof/>
              </w:rPr>
              <w:delText>Task Update</w:delText>
            </w:r>
            <w:r w:rsidDel="00BF4CA6">
              <w:rPr>
                <w:noProof/>
                <w:webHidden/>
              </w:rPr>
              <w:tab/>
              <w:delText>114</w:delText>
            </w:r>
          </w:del>
        </w:p>
        <w:p w14:paraId="2F4E72E5" w14:textId="77777777" w:rsidR="004E1B50" w:rsidDel="00BF4CA6" w:rsidRDefault="004E1B50">
          <w:pPr>
            <w:pStyle w:val="TOC1"/>
            <w:tabs>
              <w:tab w:val="left" w:pos="440"/>
            </w:tabs>
            <w:rPr>
              <w:del w:id="760" w:author="Mahesh Venumbaka" w:date="2015-07-24T11:22:00Z"/>
              <w:rFonts w:eastAsiaTheme="minorEastAsia" w:cstheme="minorBidi"/>
              <w:b w:val="0"/>
              <w:caps w:val="0"/>
              <w:noProof/>
              <w:color w:val="auto"/>
              <w:sz w:val="22"/>
              <w:szCs w:val="22"/>
              <w:lang w:eastAsia="en-GB"/>
            </w:rPr>
          </w:pPr>
          <w:del w:id="761" w:author="Mahesh Venumbaka" w:date="2015-07-24T11:22:00Z">
            <w:r w:rsidRPr="00BF4CA6" w:rsidDel="00BF4CA6">
              <w:rPr>
                <w:noProof/>
              </w:rPr>
              <w:delText>12</w:delText>
            </w:r>
            <w:r w:rsidDel="00BF4CA6">
              <w:rPr>
                <w:rFonts w:eastAsiaTheme="minorEastAsia" w:cstheme="minorBidi"/>
                <w:b w:val="0"/>
                <w:caps w:val="0"/>
                <w:noProof/>
                <w:color w:val="auto"/>
                <w:sz w:val="22"/>
                <w:szCs w:val="22"/>
                <w:lang w:eastAsia="en-GB"/>
              </w:rPr>
              <w:tab/>
            </w:r>
            <w:r w:rsidRPr="00BF4CA6" w:rsidDel="00BF4CA6">
              <w:rPr>
                <w:noProof/>
              </w:rPr>
              <w:delText>Audit Trail</w:delText>
            </w:r>
            <w:r w:rsidDel="00BF4CA6">
              <w:rPr>
                <w:noProof/>
                <w:webHidden/>
              </w:rPr>
              <w:tab/>
              <w:delText>115</w:delText>
            </w:r>
          </w:del>
        </w:p>
        <w:p w14:paraId="6F9A964D" w14:textId="77777777" w:rsidR="004E1B50" w:rsidDel="00BF4CA6" w:rsidRDefault="004E1B50">
          <w:pPr>
            <w:pStyle w:val="TOC2"/>
            <w:tabs>
              <w:tab w:val="left" w:pos="880"/>
            </w:tabs>
            <w:rPr>
              <w:del w:id="762" w:author="Mahesh Venumbaka" w:date="2015-07-24T11:22:00Z"/>
              <w:rFonts w:eastAsiaTheme="minorEastAsia" w:cstheme="minorBidi"/>
              <w:smallCaps w:val="0"/>
              <w:noProof/>
              <w:color w:val="auto"/>
              <w:sz w:val="22"/>
              <w:szCs w:val="22"/>
              <w:lang w:eastAsia="en-GB"/>
            </w:rPr>
          </w:pPr>
          <w:del w:id="763" w:author="Mahesh Venumbaka" w:date="2015-07-24T11:22:00Z">
            <w:r w:rsidRPr="00BF4CA6" w:rsidDel="00BF4CA6">
              <w:rPr>
                <w:noProof/>
              </w:rPr>
              <w:delText>12.1</w:delText>
            </w:r>
            <w:r w:rsidDel="00BF4CA6">
              <w:rPr>
                <w:rFonts w:eastAsiaTheme="minorEastAsia" w:cstheme="minorBidi"/>
                <w:smallCaps w:val="0"/>
                <w:noProof/>
                <w:color w:val="auto"/>
                <w:sz w:val="22"/>
                <w:szCs w:val="22"/>
                <w:lang w:eastAsia="en-GB"/>
              </w:rPr>
              <w:tab/>
            </w:r>
            <w:r w:rsidRPr="00BF4CA6" w:rsidDel="00BF4CA6">
              <w:rPr>
                <w:noProof/>
              </w:rPr>
              <w:delText>Overview</w:delText>
            </w:r>
            <w:r w:rsidDel="00BF4CA6">
              <w:rPr>
                <w:noProof/>
                <w:webHidden/>
              </w:rPr>
              <w:tab/>
              <w:delText>115</w:delText>
            </w:r>
          </w:del>
        </w:p>
        <w:p w14:paraId="18850362" w14:textId="77777777" w:rsidR="004E1B50" w:rsidDel="00BF4CA6" w:rsidRDefault="004E1B50">
          <w:pPr>
            <w:pStyle w:val="TOC2"/>
            <w:tabs>
              <w:tab w:val="left" w:pos="880"/>
            </w:tabs>
            <w:rPr>
              <w:del w:id="764" w:author="Mahesh Venumbaka" w:date="2015-07-24T11:22:00Z"/>
              <w:rFonts w:eastAsiaTheme="minorEastAsia" w:cstheme="minorBidi"/>
              <w:smallCaps w:val="0"/>
              <w:noProof/>
              <w:color w:val="auto"/>
              <w:sz w:val="22"/>
              <w:szCs w:val="22"/>
              <w:lang w:eastAsia="en-GB"/>
            </w:rPr>
          </w:pPr>
          <w:del w:id="765" w:author="Mahesh Venumbaka" w:date="2015-07-24T11:22:00Z">
            <w:r w:rsidRPr="00BF4CA6" w:rsidDel="00BF4CA6">
              <w:rPr>
                <w:noProof/>
              </w:rPr>
              <w:delText>12.2</w:delText>
            </w:r>
            <w:r w:rsidDel="00BF4CA6">
              <w:rPr>
                <w:rFonts w:eastAsiaTheme="minorEastAsia" w:cstheme="minorBidi"/>
                <w:smallCaps w:val="0"/>
                <w:noProof/>
                <w:color w:val="auto"/>
                <w:sz w:val="22"/>
                <w:szCs w:val="22"/>
                <w:lang w:eastAsia="en-GB"/>
              </w:rPr>
              <w:tab/>
            </w:r>
            <w:r w:rsidRPr="00BF4CA6" w:rsidDel="00BF4CA6">
              <w:rPr>
                <w:noProof/>
              </w:rPr>
              <w:delText>Audited Properties</w:delText>
            </w:r>
            <w:r w:rsidDel="00BF4CA6">
              <w:rPr>
                <w:noProof/>
                <w:webHidden/>
              </w:rPr>
              <w:tab/>
              <w:delText>115</w:delText>
            </w:r>
          </w:del>
        </w:p>
        <w:p w14:paraId="41DF805F" w14:textId="77777777" w:rsidR="004E1B50" w:rsidDel="00BF4CA6" w:rsidRDefault="004E1B50">
          <w:pPr>
            <w:pStyle w:val="TOC2"/>
            <w:tabs>
              <w:tab w:val="left" w:pos="880"/>
            </w:tabs>
            <w:rPr>
              <w:del w:id="766" w:author="Mahesh Venumbaka" w:date="2015-07-24T11:22:00Z"/>
              <w:rFonts w:eastAsiaTheme="minorEastAsia" w:cstheme="minorBidi"/>
              <w:smallCaps w:val="0"/>
              <w:noProof/>
              <w:color w:val="auto"/>
              <w:sz w:val="22"/>
              <w:szCs w:val="22"/>
              <w:lang w:eastAsia="en-GB"/>
            </w:rPr>
          </w:pPr>
          <w:del w:id="767" w:author="Mahesh Venumbaka" w:date="2015-07-24T11:22:00Z">
            <w:r w:rsidRPr="00BF4CA6" w:rsidDel="00BF4CA6">
              <w:rPr>
                <w:noProof/>
              </w:rPr>
              <w:delText>12.3</w:delText>
            </w:r>
            <w:r w:rsidDel="00BF4CA6">
              <w:rPr>
                <w:rFonts w:eastAsiaTheme="minorEastAsia" w:cstheme="minorBidi"/>
                <w:smallCaps w:val="0"/>
                <w:noProof/>
                <w:color w:val="auto"/>
                <w:sz w:val="22"/>
                <w:szCs w:val="22"/>
                <w:lang w:eastAsia="en-GB"/>
              </w:rPr>
              <w:tab/>
            </w:r>
            <w:r w:rsidRPr="00BF4CA6" w:rsidDel="00BF4CA6">
              <w:rPr>
                <w:noProof/>
              </w:rPr>
              <w:delText>The Audit Client</w:delText>
            </w:r>
            <w:r w:rsidDel="00BF4CA6">
              <w:rPr>
                <w:noProof/>
                <w:webHidden/>
              </w:rPr>
              <w:tab/>
              <w:delText>117</w:delText>
            </w:r>
          </w:del>
        </w:p>
        <w:p w14:paraId="364C9813" w14:textId="77777777" w:rsidR="004E1B50" w:rsidDel="00BF4CA6" w:rsidRDefault="004E1B50">
          <w:pPr>
            <w:pStyle w:val="TOC2"/>
            <w:tabs>
              <w:tab w:val="left" w:pos="880"/>
            </w:tabs>
            <w:rPr>
              <w:del w:id="768" w:author="Mahesh Venumbaka" w:date="2015-07-24T11:22:00Z"/>
              <w:rFonts w:eastAsiaTheme="minorEastAsia" w:cstheme="minorBidi"/>
              <w:smallCaps w:val="0"/>
              <w:noProof/>
              <w:color w:val="auto"/>
              <w:sz w:val="22"/>
              <w:szCs w:val="22"/>
              <w:lang w:eastAsia="en-GB"/>
            </w:rPr>
          </w:pPr>
          <w:del w:id="769" w:author="Mahesh Venumbaka" w:date="2015-07-24T11:22:00Z">
            <w:r w:rsidRPr="00BF4CA6" w:rsidDel="00BF4CA6">
              <w:rPr>
                <w:noProof/>
              </w:rPr>
              <w:delText>12.4</w:delText>
            </w:r>
            <w:r w:rsidDel="00BF4CA6">
              <w:rPr>
                <w:rFonts w:eastAsiaTheme="minorEastAsia" w:cstheme="minorBidi"/>
                <w:smallCaps w:val="0"/>
                <w:noProof/>
                <w:color w:val="auto"/>
                <w:sz w:val="22"/>
                <w:szCs w:val="22"/>
                <w:lang w:eastAsia="en-GB"/>
              </w:rPr>
              <w:tab/>
            </w:r>
            <w:r w:rsidRPr="00BF4CA6" w:rsidDel="00BF4CA6">
              <w:rPr>
                <w:noProof/>
              </w:rPr>
              <w:delText>Purging</w:delText>
            </w:r>
            <w:r w:rsidDel="00BF4CA6">
              <w:rPr>
                <w:noProof/>
                <w:webHidden/>
              </w:rPr>
              <w:tab/>
              <w:delText>118</w:delText>
            </w:r>
          </w:del>
        </w:p>
        <w:p w14:paraId="3372E965" w14:textId="77777777" w:rsidR="004E1B50" w:rsidDel="00BF4CA6" w:rsidRDefault="004E1B50">
          <w:pPr>
            <w:pStyle w:val="TOC1"/>
            <w:tabs>
              <w:tab w:val="left" w:pos="440"/>
            </w:tabs>
            <w:rPr>
              <w:del w:id="770" w:author="Mahesh Venumbaka" w:date="2015-07-24T11:22:00Z"/>
              <w:rFonts w:eastAsiaTheme="minorEastAsia" w:cstheme="minorBidi"/>
              <w:b w:val="0"/>
              <w:caps w:val="0"/>
              <w:noProof/>
              <w:color w:val="auto"/>
              <w:sz w:val="22"/>
              <w:szCs w:val="22"/>
              <w:lang w:eastAsia="en-GB"/>
            </w:rPr>
          </w:pPr>
          <w:del w:id="771" w:author="Mahesh Venumbaka" w:date="2015-07-24T11:22:00Z">
            <w:r w:rsidRPr="00BF4CA6" w:rsidDel="00BF4CA6">
              <w:rPr>
                <w:noProof/>
              </w:rPr>
              <w:delText>13</w:delText>
            </w:r>
            <w:r w:rsidDel="00BF4CA6">
              <w:rPr>
                <w:rFonts w:eastAsiaTheme="minorEastAsia" w:cstheme="minorBidi"/>
                <w:b w:val="0"/>
                <w:caps w:val="0"/>
                <w:noProof/>
                <w:color w:val="auto"/>
                <w:sz w:val="22"/>
                <w:szCs w:val="22"/>
                <w:lang w:eastAsia="en-GB"/>
              </w:rPr>
              <w:tab/>
            </w:r>
            <w:r w:rsidRPr="00BF4CA6" w:rsidDel="00BF4CA6">
              <w:rPr>
                <w:noProof/>
              </w:rPr>
              <w:delText>Click Mobile</w:delText>
            </w:r>
            <w:r w:rsidDel="00BF4CA6">
              <w:rPr>
                <w:noProof/>
                <w:webHidden/>
              </w:rPr>
              <w:tab/>
              <w:delText>119</w:delText>
            </w:r>
          </w:del>
        </w:p>
        <w:p w14:paraId="5A708F06" w14:textId="77777777" w:rsidR="004E1B50" w:rsidDel="00BF4CA6" w:rsidRDefault="004E1B50">
          <w:pPr>
            <w:pStyle w:val="TOC2"/>
            <w:tabs>
              <w:tab w:val="left" w:pos="880"/>
            </w:tabs>
            <w:rPr>
              <w:del w:id="772" w:author="Mahesh Venumbaka" w:date="2015-07-24T11:22:00Z"/>
              <w:rFonts w:eastAsiaTheme="minorEastAsia" w:cstheme="minorBidi"/>
              <w:smallCaps w:val="0"/>
              <w:noProof/>
              <w:color w:val="auto"/>
              <w:sz w:val="22"/>
              <w:szCs w:val="22"/>
              <w:lang w:eastAsia="en-GB"/>
            </w:rPr>
          </w:pPr>
          <w:del w:id="773" w:author="Mahesh Venumbaka" w:date="2015-07-24T11:22:00Z">
            <w:r w:rsidRPr="00BF4CA6" w:rsidDel="00BF4CA6">
              <w:rPr>
                <w:noProof/>
              </w:rPr>
              <w:delText>13.1</w:delText>
            </w:r>
            <w:r w:rsidDel="00BF4CA6">
              <w:rPr>
                <w:rFonts w:eastAsiaTheme="minorEastAsia" w:cstheme="minorBidi"/>
                <w:smallCaps w:val="0"/>
                <w:noProof/>
                <w:color w:val="auto"/>
                <w:sz w:val="22"/>
                <w:szCs w:val="22"/>
                <w:lang w:eastAsia="en-GB"/>
              </w:rPr>
              <w:tab/>
            </w:r>
            <w:r w:rsidRPr="00BF4CA6" w:rsidDel="00BF4CA6">
              <w:rPr>
                <w:noProof/>
              </w:rPr>
              <w:delText>Overview</w:delText>
            </w:r>
            <w:r w:rsidDel="00BF4CA6">
              <w:rPr>
                <w:noProof/>
                <w:webHidden/>
              </w:rPr>
              <w:tab/>
              <w:delText>119</w:delText>
            </w:r>
          </w:del>
        </w:p>
        <w:p w14:paraId="2B2BB006" w14:textId="77777777" w:rsidR="004E1B50" w:rsidDel="00BF4CA6" w:rsidRDefault="004E1B50">
          <w:pPr>
            <w:pStyle w:val="TOC3"/>
            <w:tabs>
              <w:tab w:val="left" w:pos="1320"/>
            </w:tabs>
            <w:rPr>
              <w:del w:id="774" w:author="Mahesh Venumbaka" w:date="2015-07-24T11:22:00Z"/>
              <w:rFonts w:eastAsiaTheme="minorEastAsia" w:cstheme="minorBidi"/>
              <w:i w:val="0"/>
              <w:noProof/>
              <w:color w:val="auto"/>
              <w:sz w:val="22"/>
              <w:szCs w:val="22"/>
              <w:lang w:eastAsia="en-GB"/>
            </w:rPr>
          </w:pPr>
          <w:del w:id="775" w:author="Mahesh Venumbaka" w:date="2015-07-24T11:22:00Z">
            <w:r w:rsidRPr="00BF4CA6" w:rsidDel="00BF4CA6">
              <w:rPr>
                <w:noProof/>
              </w:rPr>
              <w:delText>13.1.1</w:delText>
            </w:r>
            <w:r w:rsidDel="00BF4CA6">
              <w:rPr>
                <w:rFonts w:eastAsiaTheme="minorEastAsia" w:cstheme="minorBidi"/>
                <w:i w:val="0"/>
                <w:noProof/>
                <w:color w:val="auto"/>
                <w:sz w:val="22"/>
                <w:szCs w:val="22"/>
                <w:lang w:eastAsia="en-GB"/>
              </w:rPr>
              <w:tab/>
            </w:r>
            <w:r w:rsidRPr="00BF4CA6" w:rsidDel="00BF4CA6">
              <w:rPr>
                <w:noProof/>
              </w:rPr>
              <w:delText>Users</w:delText>
            </w:r>
            <w:r w:rsidDel="00BF4CA6">
              <w:rPr>
                <w:noProof/>
                <w:webHidden/>
              </w:rPr>
              <w:tab/>
              <w:delText>119</w:delText>
            </w:r>
          </w:del>
        </w:p>
        <w:p w14:paraId="460C9DA9" w14:textId="77777777" w:rsidR="004E1B50" w:rsidDel="00BF4CA6" w:rsidRDefault="004E1B50">
          <w:pPr>
            <w:pStyle w:val="TOC3"/>
            <w:tabs>
              <w:tab w:val="left" w:pos="1320"/>
            </w:tabs>
            <w:rPr>
              <w:del w:id="776" w:author="Mahesh Venumbaka" w:date="2015-07-24T11:22:00Z"/>
              <w:rFonts w:eastAsiaTheme="minorEastAsia" w:cstheme="minorBidi"/>
              <w:i w:val="0"/>
              <w:noProof/>
              <w:color w:val="auto"/>
              <w:sz w:val="22"/>
              <w:szCs w:val="22"/>
              <w:lang w:eastAsia="en-GB"/>
            </w:rPr>
          </w:pPr>
          <w:del w:id="777" w:author="Mahesh Venumbaka" w:date="2015-07-24T11:22:00Z">
            <w:r w:rsidRPr="00BF4CA6" w:rsidDel="00BF4CA6">
              <w:rPr>
                <w:noProof/>
              </w:rPr>
              <w:delText>13.1.2</w:delText>
            </w:r>
            <w:r w:rsidDel="00BF4CA6">
              <w:rPr>
                <w:rFonts w:eastAsiaTheme="minorEastAsia" w:cstheme="minorBidi"/>
                <w:i w:val="0"/>
                <w:noProof/>
                <w:color w:val="auto"/>
                <w:sz w:val="22"/>
                <w:szCs w:val="22"/>
                <w:lang w:eastAsia="en-GB"/>
              </w:rPr>
              <w:tab/>
            </w:r>
            <w:r w:rsidRPr="00BF4CA6" w:rsidDel="00BF4CA6">
              <w:rPr>
                <w:noProof/>
              </w:rPr>
              <w:delText>Devices</w:delText>
            </w:r>
            <w:r w:rsidDel="00BF4CA6">
              <w:rPr>
                <w:noProof/>
                <w:webHidden/>
              </w:rPr>
              <w:tab/>
              <w:delText>119</w:delText>
            </w:r>
          </w:del>
        </w:p>
        <w:p w14:paraId="6D09412C" w14:textId="77777777" w:rsidR="004E1B50" w:rsidDel="00BF4CA6" w:rsidRDefault="004E1B50">
          <w:pPr>
            <w:pStyle w:val="TOC3"/>
            <w:tabs>
              <w:tab w:val="left" w:pos="1320"/>
            </w:tabs>
            <w:rPr>
              <w:del w:id="778" w:author="Mahesh Venumbaka" w:date="2015-07-24T11:22:00Z"/>
              <w:rFonts w:eastAsiaTheme="minorEastAsia" w:cstheme="minorBidi"/>
              <w:i w:val="0"/>
              <w:noProof/>
              <w:color w:val="auto"/>
              <w:sz w:val="22"/>
              <w:szCs w:val="22"/>
              <w:lang w:eastAsia="en-GB"/>
            </w:rPr>
          </w:pPr>
          <w:del w:id="779" w:author="Mahesh Venumbaka" w:date="2015-07-24T11:22:00Z">
            <w:r w:rsidRPr="00BF4CA6" w:rsidDel="00BF4CA6">
              <w:rPr>
                <w:noProof/>
              </w:rPr>
              <w:delText>13.1.3</w:delText>
            </w:r>
            <w:r w:rsidDel="00BF4CA6">
              <w:rPr>
                <w:rFonts w:eastAsiaTheme="minorEastAsia" w:cstheme="minorBidi"/>
                <w:i w:val="0"/>
                <w:noProof/>
                <w:color w:val="auto"/>
                <w:sz w:val="22"/>
                <w:szCs w:val="22"/>
                <w:lang w:eastAsia="en-GB"/>
              </w:rPr>
              <w:tab/>
            </w:r>
            <w:r w:rsidRPr="00BF4CA6" w:rsidDel="00BF4CA6">
              <w:rPr>
                <w:noProof/>
              </w:rPr>
              <w:delText>Connectivity</w:delText>
            </w:r>
            <w:r w:rsidDel="00BF4CA6">
              <w:rPr>
                <w:noProof/>
                <w:webHidden/>
              </w:rPr>
              <w:tab/>
              <w:delText>119</w:delText>
            </w:r>
          </w:del>
        </w:p>
        <w:p w14:paraId="17161A97" w14:textId="77777777" w:rsidR="004E1B50" w:rsidDel="00BF4CA6" w:rsidRDefault="004E1B50">
          <w:pPr>
            <w:pStyle w:val="TOC3"/>
            <w:tabs>
              <w:tab w:val="left" w:pos="1320"/>
            </w:tabs>
            <w:rPr>
              <w:del w:id="780" w:author="Mahesh Venumbaka" w:date="2015-07-24T11:22:00Z"/>
              <w:rFonts w:eastAsiaTheme="minorEastAsia" w:cstheme="minorBidi"/>
              <w:i w:val="0"/>
              <w:noProof/>
              <w:color w:val="auto"/>
              <w:sz w:val="22"/>
              <w:szCs w:val="22"/>
              <w:lang w:eastAsia="en-GB"/>
            </w:rPr>
          </w:pPr>
          <w:del w:id="781" w:author="Mahesh Venumbaka" w:date="2015-07-24T11:22:00Z">
            <w:r w:rsidRPr="00BF4CA6" w:rsidDel="00BF4CA6">
              <w:rPr>
                <w:noProof/>
              </w:rPr>
              <w:delText>13.1.4</w:delText>
            </w:r>
            <w:r w:rsidDel="00BF4CA6">
              <w:rPr>
                <w:rFonts w:eastAsiaTheme="minorEastAsia" w:cstheme="minorBidi"/>
                <w:i w:val="0"/>
                <w:noProof/>
                <w:color w:val="auto"/>
                <w:sz w:val="22"/>
                <w:szCs w:val="22"/>
                <w:lang w:eastAsia="en-GB"/>
              </w:rPr>
              <w:tab/>
            </w:r>
            <w:r w:rsidRPr="00BF4CA6" w:rsidDel="00BF4CA6">
              <w:rPr>
                <w:noProof/>
              </w:rPr>
              <w:delText>Data Availability</w:delText>
            </w:r>
            <w:r w:rsidDel="00BF4CA6">
              <w:rPr>
                <w:noProof/>
                <w:webHidden/>
              </w:rPr>
              <w:tab/>
              <w:delText>119</w:delText>
            </w:r>
          </w:del>
        </w:p>
        <w:p w14:paraId="4606D205" w14:textId="77777777" w:rsidR="004E1B50" w:rsidDel="00BF4CA6" w:rsidRDefault="004E1B50">
          <w:pPr>
            <w:pStyle w:val="TOC2"/>
            <w:tabs>
              <w:tab w:val="left" w:pos="880"/>
            </w:tabs>
            <w:rPr>
              <w:del w:id="782" w:author="Mahesh Venumbaka" w:date="2015-07-24T11:22:00Z"/>
              <w:rFonts w:eastAsiaTheme="minorEastAsia" w:cstheme="minorBidi"/>
              <w:smallCaps w:val="0"/>
              <w:noProof/>
              <w:color w:val="auto"/>
              <w:sz w:val="22"/>
              <w:szCs w:val="22"/>
              <w:lang w:eastAsia="en-GB"/>
            </w:rPr>
          </w:pPr>
          <w:del w:id="783" w:author="Mahesh Venumbaka" w:date="2015-07-24T11:22:00Z">
            <w:r w:rsidRPr="00BF4CA6" w:rsidDel="00BF4CA6">
              <w:rPr>
                <w:noProof/>
              </w:rPr>
              <w:delText>13.2</w:delText>
            </w:r>
            <w:r w:rsidDel="00BF4CA6">
              <w:rPr>
                <w:rFonts w:eastAsiaTheme="minorEastAsia" w:cstheme="minorBidi"/>
                <w:smallCaps w:val="0"/>
                <w:noProof/>
                <w:color w:val="auto"/>
                <w:sz w:val="22"/>
                <w:szCs w:val="22"/>
                <w:lang w:eastAsia="en-GB"/>
              </w:rPr>
              <w:tab/>
            </w:r>
            <w:r w:rsidRPr="00BF4CA6" w:rsidDel="00BF4CA6">
              <w:rPr>
                <w:noProof/>
              </w:rPr>
              <w:delText>Workflow</w:delText>
            </w:r>
            <w:r w:rsidDel="00BF4CA6">
              <w:rPr>
                <w:noProof/>
                <w:webHidden/>
              </w:rPr>
              <w:tab/>
              <w:delText>119</w:delText>
            </w:r>
          </w:del>
        </w:p>
        <w:p w14:paraId="0EB3E861" w14:textId="77777777" w:rsidR="004E1B50" w:rsidDel="00BF4CA6" w:rsidRDefault="004E1B50">
          <w:pPr>
            <w:pStyle w:val="TOC3"/>
            <w:tabs>
              <w:tab w:val="left" w:pos="1320"/>
            </w:tabs>
            <w:rPr>
              <w:del w:id="784" w:author="Mahesh Venumbaka" w:date="2015-07-24T11:22:00Z"/>
              <w:rFonts w:eastAsiaTheme="minorEastAsia" w:cstheme="minorBidi"/>
              <w:i w:val="0"/>
              <w:noProof/>
              <w:color w:val="auto"/>
              <w:sz w:val="22"/>
              <w:szCs w:val="22"/>
              <w:lang w:eastAsia="en-GB"/>
            </w:rPr>
          </w:pPr>
          <w:del w:id="785" w:author="Mahesh Venumbaka" w:date="2015-07-24T11:22:00Z">
            <w:r w:rsidRPr="00BF4CA6" w:rsidDel="00BF4CA6">
              <w:rPr>
                <w:noProof/>
              </w:rPr>
              <w:delText>13.2.1</w:delText>
            </w:r>
            <w:r w:rsidDel="00BF4CA6">
              <w:rPr>
                <w:rFonts w:eastAsiaTheme="minorEastAsia" w:cstheme="minorBidi"/>
                <w:i w:val="0"/>
                <w:noProof/>
                <w:color w:val="auto"/>
                <w:sz w:val="22"/>
                <w:szCs w:val="22"/>
                <w:lang w:eastAsia="en-GB"/>
              </w:rPr>
              <w:tab/>
            </w:r>
            <w:r w:rsidRPr="00BF4CA6" w:rsidDel="00BF4CA6">
              <w:rPr>
                <w:noProof/>
              </w:rPr>
              <w:delText>Tentative</w:delText>
            </w:r>
            <w:r w:rsidDel="00BF4CA6">
              <w:rPr>
                <w:noProof/>
                <w:webHidden/>
              </w:rPr>
              <w:tab/>
              <w:delText>119</w:delText>
            </w:r>
          </w:del>
        </w:p>
        <w:p w14:paraId="26E68D8F" w14:textId="77777777" w:rsidR="004E1B50" w:rsidDel="00BF4CA6" w:rsidRDefault="004E1B50">
          <w:pPr>
            <w:pStyle w:val="TOC3"/>
            <w:tabs>
              <w:tab w:val="left" w:pos="1320"/>
            </w:tabs>
            <w:rPr>
              <w:del w:id="786" w:author="Mahesh Venumbaka" w:date="2015-07-24T11:22:00Z"/>
              <w:rFonts w:eastAsiaTheme="minorEastAsia" w:cstheme="minorBidi"/>
              <w:i w:val="0"/>
              <w:noProof/>
              <w:color w:val="auto"/>
              <w:sz w:val="22"/>
              <w:szCs w:val="22"/>
              <w:lang w:eastAsia="en-GB"/>
            </w:rPr>
          </w:pPr>
          <w:del w:id="787" w:author="Mahesh Venumbaka" w:date="2015-07-24T11:22:00Z">
            <w:r w:rsidRPr="00BF4CA6" w:rsidDel="00BF4CA6">
              <w:rPr>
                <w:noProof/>
              </w:rPr>
              <w:delText>13.2.2</w:delText>
            </w:r>
            <w:r w:rsidDel="00BF4CA6">
              <w:rPr>
                <w:rFonts w:eastAsiaTheme="minorEastAsia" w:cstheme="minorBidi"/>
                <w:i w:val="0"/>
                <w:noProof/>
                <w:color w:val="auto"/>
                <w:sz w:val="22"/>
                <w:szCs w:val="22"/>
                <w:lang w:eastAsia="en-GB"/>
              </w:rPr>
              <w:tab/>
            </w:r>
            <w:r w:rsidRPr="00BF4CA6" w:rsidDel="00BF4CA6">
              <w:rPr>
                <w:noProof/>
              </w:rPr>
              <w:delText>Assigned</w:delText>
            </w:r>
            <w:r w:rsidDel="00BF4CA6">
              <w:rPr>
                <w:noProof/>
                <w:webHidden/>
              </w:rPr>
              <w:tab/>
              <w:delText>119</w:delText>
            </w:r>
          </w:del>
        </w:p>
        <w:p w14:paraId="75D162E4" w14:textId="77777777" w:rsidR="004E1B50" w:rsidDel="00BF4CA6" w:rsidRDefault="004E1B50">
          <w:pPr>
            <w:pStyle w:val="TOC3"/>
            <w:tabs>
              <w:tab w:val="left" w:pos="1320"/>
            </w:tabs>
            <w:rPr>
              <w:del w:id="788" w:author="Mahesh Venumbaka" w:date="2015-07-24T11:22:00Z"/>
              <w:rFonts w:eastAsiaTheme="minorEastAsia" w:cstheme="minorBidi"/>
              <w:i w:val="0"/>
              <w:noProof/>
              <w:color w:val="auto"/>
              <w:sz w:val="22"/>
              <w:szCs w:val="22"/>
              <w:lang w:eastAsia="en-GB"/>
            </w:rPr>
          </w:pPr>
          <w:del w:id="789" w:author="Mahesh Venumbaka" w:date="2015-07-24T11:22:00Z">
            <w:r w:rsidRPr="00BF4CA6" w:rsidDel="00BF4CA6">
              <w:rPr>
                <w:noProof/>
              </w:rPr>
              <w:delText>13.2.3</w:delText>
            </w:r>
            <w:r w:rsidDel="00BF4CA6">
              <w:rPr>
                <w:rFonts w:eastAsiaTheme="minorEastAsia" w:cstheme="minorBidi"/>
                <w:i w:val="0"/>
                <w:noProof/>
                <w:color w:val="auto"/>
                <w:sz w:val="22"/>
                <w:szCs w:val="22"/>
                <w:lang w:eastAsia="en-GB"/>
              </w:rPr>
              <w:tab/>
            </w:r>
            <w:r w:rsidRPr="00BF4CA6" w:rsidDel="00BF4CA6">
              <w:rPr>
                <w:noProof/>
              </w:rPr>
              <w:delText>Acknowledged</w:delText>
            </w:r>
            <w:r w:rsidDel="00BF4CA6">
              <w:rPr>
                <w:noProof/>
                <w:webHidden/>
              </w:rPr>
              <w:tab/>
              <w:delText>119</w:delText>
            </w:r>
          </w:del>
        </w:p>
        <w:p w14:paraId="7CCBAAA7" w14:textId="77777777" w:rsidR="004E1B50" w:rsidDel="00BF4CA6" w:rsidRDefault="004E1B50">
          <w:pPr>
            <w:pStyle w:val="TOC3"/>
            <w:tabs>
              <w:tab w:val="left" w:pos="1320"/>
            </w:tabs>
            <w:rPr>
              <w:del w:id="790" w:author="Mahesh Venumbaka" w:date="2015-07-24T11:22:00Z"/>
              <w:rFonts w:eastAsiaTheme="minorEastAsia" w:cstheme="minorBidi"/>
              <w:i w:val="0"/>
              <w:noProof/>
              <w:color w:val="auto"/>
              <w:sz w:val="22"/>
              <w:szCs w:val="22"/>
              <w:lang w:eastAsia="en-GB"/>
            </w:rPr>
          </w:pPr>
          <w:del w:id="791" w:author="Mahesh Venumbaka" w:date="2015-07-24T11:22:00Z">
            <w:r w:rsidRPr="00BF4CA6" w:rsidDel="00BF4CA6">
              <w:rPr>
                <w:noProof/>
              </w:rPr>
              <w:delText>13.2.4</w:delText>
            </w:r>
            <w:r w:rsidDel="00BF4CA6">
              <w:rPr>
                <w:rFonts w:eastAsiaTheme="minorEastAsia" w:cstheme="minorBidi"/>
                <w:i w:val="0"/>
                <w:noProof/>
                <w:color w:val="auto"/>
                <w:sz w:val="22"/>
                <w:szCs w:val="22"/>
                <w:lang w:eastAsia="en-GB"/>
              </w:rPr>
              <w:tab/>
            </w:r>
            <w:r w:rsidRPr="00BF4CA6" w:rsidDel="00BF4CA6">
              <w:rPr>
                <w:noProof/>
              </w:rPr>
              <w:delText>Rejected by FSE</w:delText>
            </w:r>
            <w:r w:rsidDel="00BF4CA6">
              <w:rPr>
                <w:noProof/>
                <w:webHidden/>
              </w:rPr>
              <w:tab/>
              <w:delText>119</w:delText>
            </w:r>
          </w:del>
        </w:p>
        <w:p w14:paraId="2C5EC32D" w14:textId="77777777" w:rsidR="004E1B50" w:rsidDel="00BF4CA6" w:rsidRDefault="004E1B50">
          <w:pPr>
            <w:pStyle w:val="TOC3"/>
            <w:tabs>
              <w:tab w:val="left" w:pos="1320"/>
            </w:tabs>
            <w:rPr>
              <w:del w:id="792" w:author="Mahesh Venumbaka" w:date="2015-07-24T11:22:00Z"/>
              <w:rFonts w:eastAsiaTheme="minorEastAsia" w:cstheme="minorBidi"/>
              <w:i w:val="0"/>
              <w:noProof/>
              <w:color w:val="auto"/>
              <w:sz w:val="22"/>
              <w:szCs w:val="22"/>
              <w:lang w:eastAsia="en-GB"/>
            </w:rPr>
          </w:pPr>
          <w:del w:id="793" w:author="Mahesh Venumbaka" w:date="2015-07-24T11:22:00Z">
            <w:r w:rsidRPr="00BF4CA6" w:rsidDel="00BF4CA6">
              <w:rPr>
                <w:noProof/>
              </w:rPr>
              <w:delText>13.2.5</w:delText>
            </w:r>
            <w:r w:rsidDel="00BF4CA6">
              <w:rPr>
                <w:rFonts w:eastAsiaTheme="minorEastAsia" w:cstheme="minorBidi"/>
                <w:i w:val="0"/>
                <w:noProof/>
                <w:color w:val="auto"/>
                <w:sz w:val="22"/>
                <w:szCs w:val="22"/>
                <w:lang w:eastAsia="en-GB"/>
              </w:rPr>
              <w:tab/>
            </w:r>
            <w:r w:rsidRPr="00BF4CA6" w:rsidDel="00BF4CA6">
              <w:rPr>
                <w:noProof/>
              </w:rPr>
              <w:delText>En Route</w:delText>
            </w:r>
            <w:r w:rsidDel="00BF4CA6">
              <w:rPr>
                <w:noProof/>
                <w:webHidden/>
              </w:rPr>
              <w:tab/>
              <w:delText>120</w:delText>
            </w:r>
          </w:del>
        </w:p>
        <w:p w14:paraId="4A726E96" w14:textId="77777777" w:rsidR="004E1B50" w:rsidDel="00BF4CA6" w:rsidRDefault="004E1B50">
          <w:pPr>
            <w:pStyle w:val="TOC3"/>
            <w:tabs>
              <w:tab w:val="left" w:pos="1320"/>
            </w:tabs>
            <w:rPr>
              <w:del w:id="794" w:author="Mahesh Venumbaka" w:date="2015-07-24T11:22:00Z"/>
              <w:rFonts w:eastAsiaTheme="minorEastAsia" w:cstheme="minorBidi"/>
              <w:i w:val="0"/>
              <w:noProof/>
              <w:color w:val="auto"/>
              <w:sz w:val="22"/>
              <w:szCs w:val="22"/>
              <w:lang w:eastAsia="en-GB"/>
            </w:rPr>
          </w:pPr>
          <w:del w:id="795" w:author="Mahesh Venumbaka" w:date="2015-07-24T11:22:00Z">
            <w:r w:rsidRPr="00BF4CA6" w:rsidDel="00BF4CA6">
              <w:rPr>
                <w:noProof/>
              </w:rPr>
              <w:delText>13.2.6</w:delText>
            </w:r>
            <w:r w:rsidDel="00BF4CA6">
              <w:rPr>
                <w:rFonts w:eastAsiaTheme="minorEastAsia" w:cstheme="minorBidi"/>
                <w:i w:val="0"/>
                <w:noProof/>
                <w:color w:val="auto"/>
                <w:sz w:val="22"/>
                <w:szCs w:val="22"/>
                <w:lang w:eastAsia="en-GB"/>
              </w:rPr>
              <w:tab/>
            </w:r>
            <w:r w:rsidRPr="00BF4CA6" w:rsidDel="00BF4CA6">
              <w:rPr>
                <w:noProof/>
              </w:rPr>
              <w:delText>On Site</w:delText>
            </w:r>
            <w:r w:rsidDel="00BF4CA6">
              <w:rPr>
                <w:noProof/>
                <w:webHidden/>
              </w:rPr>
              <w:tab/>
              <w:delText>120</w:delText>
            </w:r>
          </w:del>
        </w:p>
        <w:p w14:paraId="23095725" w14:textId="77777777" w:rsidR="004E1B50" w:rsidDel="00BF4CA6" w:rsidRDefault="004E1B50">
          <w:pPr>
            <w:pStyle w:val="TOC3"/>
            <w:tabs>
              <w:tab w:val="left" w:pos="1320"/>
            </w:tabs>
            <w:rPr>
              <w:del w:id="796" w:author="Mahesh Venumbaka" w:date="2015-07-24T11:22:00Z"/>
              <w:rFonts w:eastAsiaTheme="minorEastAsia" w:cstheme="minorBidi"/>
              <w:i w:val="0"/>
              <w:noProof/>
              <w:color w:val="auto"/>
              <w:sz w:val="22"/>
              <w:szCs w:val="22"/>
              <w:lang w:eastAsia="en-GB"/>
            </w:rPr>
          </w:pPr>
          <w:del w:id="797" w:author="Mahesh Venumbaka" w:date="2015-07-24T11:22:00Z">
            <w:r w:rsidRPr="00BF4CA6" w:rsidDel="00BF4CA6">
              <w:rPr>
                <w:noProof/>
              </w:rPr>
              <w:delText>13.2.7</w:delText>
            </w:r>
            <w:r w:rsidDel="00BF4CA6">
              <w:rPr>
                <w:rFonts w:eastAsiaTheme="minorEastAsia" w:cstheme="minorBidi"/>
                <w:i w:val="0"/>
                <w:noProof/>
                <w:color w:val="auto"/>
                <w:sz w:val="22"/>
                <w:szCs w:val="22"/>
                <w:lang w:eastAsia="en-GB"/>
              </w:rPr>
              <w:tab/>
            </w:r>
            <w:r w:rsidRPr="00BF4CA6" w:rsidDel="00BF4CA6">
              <w:rPr>
                <w:iCs/>
                <w:noProof/>
              </w:rPr>
              <w:delText>Suspended</w:delText>
            </w:r>
            <w:r w:rsidDel="00BF4CA6">
              <w:rPr>
                <w:noProof/>
                <w:webHidden/>
              </w:rPr>
              <w:tab/>
              <w:delText>120</w:delText>
            </w:r>
          </w:del>
        </w:p>
        <w:p w14:paraId="3860FA70" w14:textId="77777777" w:rsidR="004E1B50" w:rsidDel="00BF4CA6" w:rsidRDefault="004E1B50">
          <w:pPr>
            <w:pStyle w:val="TOC3"/>
            <w:tabs>
              <w:tab w:val="left" w:pos="1320"/>
            </w:tabs>
            <w:rPr>
              <w:del w:id="798" w:author="Mahesh Venumbaka" w:date="2015-07-24T11:22:00Z"/>
              <w:rFonts w:eastAsiaTheme="minorEastAsia" w:cstheme="minorBidi"/>
              <w:i w:val="0"/>
              <w:noProof/>
              <w:color w:val="auto"/>
              <w:sz w:val="22"/>
              <w:szCs w:val="22"/>
              <w:lang w:eastAsia="en-GB"/>
            </w:rPr>
          </w:pPr>
          <w:del w:id="799" w:author="Mahesh Venumbaka" w:date="2015-07-24T11:22:00Z">
            <w:r w:rsidRPr="00BF4CA6" w:rsidDel="00BF4CA6">
              <w:rPr>
                <w:noProof/>
              </w:rPr>
              <w:delText>13.2.8</w:delText>
            </w:r>
            <w:r w:rsidDel="00BF4CA6">
              <w:rPr>
                <w:rFonts w:eastAsiaTheme="minorEastAsia" w:cstheme="minorBidi"/>
                <w:i w:val="0"/>
                <w:noProof/>
                <w:color w:val="auto"/>
                <w:sz w:val="22"/>
                <w:szCs w:val="22"/>
                <w:lang w:eastAsia="en-GB"/>
              </w:rPr>
              <w:tab/>
            </w:r>
            <w:r w:rsidRPr="00BF4CA6" w:rsidDel="00BF4CA6">
              <w:rPr>
                <w:noProof/>
              </w:rPr>
              <w:delText>Completed</w:delText>
            </w:r>
            <w:r w:rsidDel="00BF4CA6">
              <w:rPr>
                <w:noProof/>
                <w:webHidden/>
              </w:rPr>
              <w:tab/>
              <w:delText>120</w:delText>
            </w:r>
          </w:del>
        </w:p>
        <w:p w14:paraId="7B7465EA" w14:textId="77777777" w:rsidR="004E1B50" w:rsidDel="00BF4CA6" w:rsidRDefault="004E1B50">
          <w:pPr>
            <w:pStyle w:val="TOC3"/>
            <w:tabs>
              <w:tab w:val="left" w:pos="1320"/>
            </w:tabs>
            <w:rPr>
              <w:del w:id="800" w:author="Mahesh Venumbaka" w:date="2015-07-24T11:22:00Z"/>
              <w:rFonts w:eastAsiaTheme="minorEastAsia" w:cstheme="minorBidi"/>
              <w:i w:val="0"/>
              <w:noProof/>
              <w:color w:val="auto"/>
              <w:sz w:val="22"/>
              <w:szCs w:val="22"/>
              <w:lang w:eastAsia="en-GB"/>
            </w:rPr>
          </w:pPr>
          <w:del w:id="801" w:author="Mahesh Venumbaka" w:date="2015-07-24T11:22:00Z">
            <w:r w:rsidRPr="00BF4CA6" w:rsidDel="00BF4CA6">
              <w:rPr>
                <w:noProof/>
              </w:rPr>
              <w:delText>13.2.9</w:delText>
            </w:r>
            <w:r w:rsidDel="00BF4CA6">
              <w:rPr>
                <w:rFonts w:eastAsiaTheme="minorEastAsia" w:cstheme="minorBidi"/>
                <w:i w:val="0"/>
                <w:noProof/>
                <w:color w:val="auto"/>
                <w:sz w:val="22"/>
                <w:szCs w:val="22"/>
                <w:lang w:eastAsia="en-GB"/>
              </w:rPr>
              <w:tab/>
            </w:r>
            <w:r w:rsidRPr="00BF4CA6" w:rsidDel="00BF4CA6">
              <w:rPr>
                <w:noProof/>
              </w:rPr>
              <w:delText>Incomplete</w:delText>
            </w:r>
            <w:r w:rsidDel="00BF4CA6">
              <w:rPr>
                <w:noProof/>
                <w:webHidden/>
              </w:rPr>
              <w:tab/>
              <w:delText>120</w:delText>
            </w:r>
          </w:del>
        </w:p>
        <w:p w14:paraId="3B76A9EF" w14:textId="77777777" w:rsidR="004E1B50" w:rsidDel="00BF4CA6" w:rsidRDefault="004E1B50">
          <w:pPr>
            <w:pStyle w:val="TOC2"/>
            <w:tabs>
              <w:tab w:val="left" w:pos="880"/>
            </w:tabs>
            <w:rPr>
              <w:del w:id="802" w:author="Mahesh Venumbaka" w:date="2015-07-24T11:22:00Z"/>
              <w:rFonts w:eastAsiaTheme="minorEastAsia" w:cstheme="minorBidi"/>
              <w:smallCaps w:val="0"/>
              <w:noProof/>
              <w:color w:val="auto"/>
              <w:sz w:val="22"/>
              <w:szCs w:val="22"/>
              <w:lang w:eastAsia="en-GB"/>
            </w:rPr>
          </w:pPr>
          <w:del w:id="803" w:author="Mahesh Venumbaka" w:date="2015-07-24T11:22:00Z">
            <w:r w:rsidRPr="00BF4CA6" w:rsidDel="00BF4CA6">
              <w:rPr>
                <w:noProof/>
              </w:rPr>
              <w:delText>13.3</w:delText>
            </w:r>
            <w:r w:rsidDel="00BF4CA6">
              <w:rPr>
                <w:rFonts w:eastAsiaTheme="minorEastAsia" w:cstheme="minorBidi"/>
                <w:smallCaps w:val="0"/>
                <w:noProof/>
                <w:color w:val="auto"/>
                <w:sz w:val="22"/>
                <w:szCs w:val="22"/>
                <w:lang w:eastAsia="en-GB"/>
              </w:rPr>
              <w:tab/>
            </w:r>
            <w:r w:rsidRPr="00BF4CA6" w:rsidDel="00BF4CA6">
              <w:rPr>
                <w:noProof/>
              </w:rPr>
              <w:delText>Main Screens</w:delText>
            </w:r>
            <w:r w:rsidDel="00BF4CA6">
              <w:rPr>
                <w:noProof/>
                <w:webHidden/>
              </w:rPr>
              <w:tab/>
              <w:delText>121</w:delText>
            </w:r>
          </w:del>
        </w:p>
        <w:p w14:paraId="52620D44" w14:textId="77777777" w:rsidR="004E1B50" w:rsidDel="00BF4CA6" w:rsidRDefault="004E1B50">
          <w:pPr>
            <w:pStyle w:val="TOC3"/>
            <w:tabs>
              <w:tab w:val="left" w:pos="1320"/>
            </w:tabs>
            <w:rPr>
              <w:del w:id="804" w:author="Mahesh Venumbaka" w:date="2015-07-24T11:22:00Z"/>
              <w:rFonts w:eastAsiaTheme="minorEastAsia" w:cstheme="minorBidi"/>
              <w:i w:val="0"/>
              <w:noProof/>
              <w:color w:val="auto"/>
              <w:sz w:val="22"/>
              <w:szCs w:val="22"/>
              <w:lang w:eastAsia="en-GB"/>
            </w:rPr>
          </w:pPr>
          <w:del w:id="805" w:author="Mahesh Venumbaka" w:date="2015-07-24T11:22:00Z">
            <w:r w:rsidRPr="00BF4CA6" w:rsidDel="00BF4CA6">
              <w:rPr>
                <w:noProof/>
              </w:rPr>
              <w:delText>13.3.1</w:delText>
            </w:r>
            <w:r w:rsidDel="00BF4CA6">
              <w:rPr>
                <w:rFonts w:eastAsiaTheme="minorEastAsia" w:cstheme="minorBidi"/>
                <w:i w:val="0"/>
                <w:noProof/>
                <w:color w:val="auto"/>
                <w:sz w:val="22"/>
                <w:szCs w:val="22"/>
                <w:lang w:eastAsia="en-GB"/>
              </w:rPr>
              <w:tab/>
            </w:r>
            <w:r w:rsidRPr="00BF4CA6" w:rsidDel="00BF4CA6">
              <w:rPr>
                <w:noProof/>
              </w:rPr>
              <w:delText>Logon</w:delText>
            </w:r>
            <w:r w:rsidDel="00BF4CA6">
              <w:rPr>
                <w:noProof/>
                <w:webHidden/>
              </w:rPr>
              <w:tab/>
              <w:delText>121</w:delText>
            </w:r>
          </w:del>
        </w:p>
        <w:p w14:paraId="16A3C292" w14:textId="77777777" w:rsidR="004E1B50" w:rsidDel="00BF4CA6" w:rsidRDefault="004E1B50">
          <w:pPr>
            <w:pStyle w:val="TOC3"/>
            <w:tabs>
              <w:tab w:val="left" w:pos="1320"/>
            </w:tabs>
            <w:rPr>
              <w:del w:id="806" w:author="Mahesh Venumbaka" w:date="2015-07-24T11:22:00Z"/>
              <w:rFonts w:eastAsiaTheme="minorEastAsia" w:cstheme="minorBidi"/>
              <w:i w:val="0"/>
              <w:noProof/>
              <w:color w:val="auto"/>
              <w:sz w:val="22"/>
              <w:szCs w:val="22"/>
              <w:lang w:eastAsia="en-GB"/>
            </w:rPr>
          </w:pPr>
          <w:del w:id="807" w:author="Mahesh Venumbaka" w:date="2015-07-24T11:22:00Z">
            <w:r w:rsidRPr="00BF4CA6" w:rsidDel="00BF4CA6">
              <w:rPr>
                <w:noProof/>
              </w:rPr>
              <w:delText>13.3.2</w:delText>
            </w:r>
            <w:r w:rsidDel="00BF4CA6">
              <w:rPr>
                <w:rFonts w:eastAsiaTheme="minorEastAsia" w:cstheme="minorBidi"/>
                <w:i w:val="0"/>
                <w:noProof/>
                <w:color w:val="auto"/>
                <w:sz w:val="22"/>
                <w:szCs w:val="22"/>
                <w:lang w:eastAsia="en-GB"/>
              </w:rPr>
              <w:tab/>
            </w:r>
            <w:r w:rsidRPr="00BF4CA6" w:rsidDel="00BF4CA6">
              <w:rPr>
                <w:noProof/>
              </w:rPr>
              <w:delText>Home Page</w:delText>
            </w:r>
            <w:r w:rsidDel="00BF4CA6">
              <w:rPr>
                <w:noProof/>
                <w:webHidden/>
              </w:rPr>
              <w:tab/>
              <w:delText>121</w:delText>
            </w:r>
          </w:del>
        </w:p>
        <w:p w14:paraId="236C1EDA" w14:textId="77777777" w:rsidR="004E1B50" w:rsidDel="00BF4CA6" w:rsidRDefault="004E1B50">
          <w:pPr>
            <w:pStyle w:val="TOC3"/>
            <w:tabs>
              <w:tab w:val="left" w:pos="1320"/>
            </w:tabs>
            <w:rPr>
              <w:del w:id="808" w:author="Mahesh Venumbaka" w:date="2015-07-24T11:22:00Z"/>
              <w:rFonts w:eastAsiaTheme="minorEastAsia" w:cstheme="minorBidi"/>
              <w:i w:val="0"/>
              <w:noProof/>
              <w:color w:val="auto"/>
              <w:sz w:val="22"/>
              <w:szCs w:val="22"/>
              <w:lang w:eastAsia="en-GB"/>
            </w:rPr>
          </w:pPr>
          <w:del w:id="809" w:author="Mahesh Venumbaka" w:date="2015-07-24T11:22:00Z">
            <w:r w:rsidRPr="00BF4CA6" w:rsidDel="00BF4CA6">
              <w:rPr>
                <w:noProof/>
              </w:rPr>
              <w:delText>13.3.3</w:delText>
            </w:r>
            <w:r w:rsidDel="00BF4CA6">
              <w:rPr>
                <w:rFonts w:eastAsiaTheme="minorEastAsia" w:cstheme="minorBidi"/>
                <w:i w:val="0"/>
                <w:noProof/>
                <w:color w:val="auto"/>
                <w:sz w:val="22"/>
                <w:szCs w:val="22"/>
                <w:lang w:eastAsia="en-GB"/>
              </w:rPr>
              <w:tab/>
            </w:r>
            <w:r w:rsidRPr="00BF4CA6" w:rsidDel="00BF4CA6">
              <w:rPr>
                <w:noProof/>
              </w:rPr>
              <w:delText>Schedule Main Tasks View</w:delText>
            </w:r>
            <w:r w:rsidDel="00BF4CA6">
              <w:rPr>
                <w:noProof/>
                <w:webHidden/>
              </w:rPr>
              <w:tab/>
              <w:delText>122</w:delText>
            </w:r>
          </w:del>
        </w:p>
        <w:p w14:paraId="05E85370" w14:textId="77777777" w:rsidR="004E1B50" w:rsidDel="00BF4CA6" w:rsidRDefault="004E1B50">
          <w:pPr>
            <w:pStyle w:val="TOC3"/>
            <w:tabs>
              <w:tab w:val="left" w:pos="1320"/>
            </w:tabs>
            <w:rPr>
              <w:del w:id="810" w:author="Mahesh Venumbaka" w:date="2015-07-24T11:22:00Z"/>
              <w:rFonts w:eastAsiaTheme="minorEastAsia" w:cstheme="minorBidi"/>
              <w:i w:val="0"/>
              <w:noProof/>
              <w:color w:val="auto"/>
              <w:sz w:val="22"/>
              <w:szCs w:val="22"/>
              <w:lang w:eastAsia="en-GB"/>
            </w:rPr>
          </w:pPr>
          <w:del w:id="811" w:author="Mahesh Venumbaka" w:date="2015-07-24T11:22:00Z">
            <w:r w:rsidRPr="00BF4CA6" w:rsidDel="00BF4CA6">
              <w:rPr>
                <w:noProof/>
              </w:rPr>
              <w:lastRenderedPageBreak/>
              <w:delText>13.3.4</w:delText>
            </w:r>
            <w:r w:rsidDel="00BF4CA6">
              <w:rPr>
                <w:rFonts w:eastAsiaTheme="minorEastAsia" w:cstheme="minorBidi"/>
                <w:i w:val="0"/>
                <w:noProof/>
                <w:color w:val="auto"/>
                <w:sz w:val="22"/>
                <w:szCs w:val="22"/>
                <w:lang w:eastAsia="en-GB"/>
              </w:rPr>
              <w:tab/>
            </w:r>
            <w:r w:rsidRPr="00BF4CA6" w:rsidDel="00BF4CA6">
              <w:rPr>
                <w:noProof/>
              </w:rPr>
              <w:delText>Assignment Form</w:delText>
            </w:r>
            <w:r w:rsidDel="00BF4CA6">
              <w:rPr>
                <w:noProof/>
                <w:webHidden/>
              </w:rPr>
              <w:tab/>
              <w:delText>124</w:delText>
            </w:r>
          </w:del>
        </w:p>
        <w:p w14:paraId="3CD592AE" w14:textId="77777777" w:rsidR="004E1B50" w:rsidDel="00BF4CA6" w:rsidRDefault="004E1B50">
          <w:pPr>
            <w:pStyle w:val="TOC3"/>
            <w:tabs>
              <w:tab w:val="left" w:pos="1320"/>
            </w:tabs>
            <w:rPr>
              <w:del w:id="812" w:author="Mahesh Venumbaka" w:date="2015-07-24T11:22:00Z"/>
              <w:rFonts w:eastAsiaTheme="minorEastAsia" w:cstheme="minorBidi"/>
              <w:i w:val="0"/>
              <w:noProof/>
              <w:color w:val="auto"/>
              <w:sz w:val="22"/>
              <w:szCs w:val="22"/>
              <w:lang w:eastAsia="en-GB"/>
            </w:rPr>
          </w:pPr>
          <w:del w:id="813" w:author="Mahesh Venumbaka" w:date="2015-07-24T11:22:00Z">
            <w:r w:rsidRPr="00BF4CA6" w:rsidDel="00BF4CA6">
              <w:rPr>
                <w:noProof/>
              </w:rPr>
              <w:delText>13.3.5</w:delText>
            </w:r>
            <w:r w:rsidDel="00BF4CA6">
              <w:rPr>
                <w:rFonts w:eastAsiaTheme="minorEastAsia" w:cstheme="minorBidi"/>
                <w:i w:val="0"/>
                <w:noProof/>
                <w:color w:val="auto"/>
                <w:sz w:val="22"/>
                <w:szCs w:val="22"/>
                <w:lang w:eastAsia="en-GB"/>
              </w:rPr>
              <w:tab/>
            </w:r>
            <w:r w:rsidRPr="00BF4CA6" w:rsidDel="00BF4CA6">
              <w:rPr>
                <w:noProof/>
              </w:rPr>
              <w:delText>Non-Availability Form</w:delText>
            </w:r>
            <w:r w:rsidDel="00BF4CA6">
              <w:rPr>
                <w:noProof/>
                <w:webHidden/>
              </w:rPr>
              <w:tab/>
              <w:delText>129</w:delText>
            </w:r>
          </w:del>
        </w:p>
        <w:p w14:paraId="6868F061" w14:textId="77777777" w:rsidR="004E1B50" w:rsidDel="00BF4CA6" w:rsidRDefault="004E1B50">
          <w:pPr>
            <w:pStyle w:val="TOC3"/>
            <w:tabs>
              <w:tab w:val="left" w:pos="1320"/>
            </w:tabs>
            <w:rPr>
              <w:del w:id="814" w:author="Mahesh Venumbaka" w:date="2015-07-24T11:22:00Z"/>
              <w:rFonts w:eastAsiaTheme="minorEastAsia" w:cstheme="minorBidi"/>
              <w:i w:val="0"/>
              <w:noProof/>
              <w:color w:val="auto"/>
              <w:sz w:val="22"/>
              <w:szCs w:val="22"/>
              <w:lang w:eastAsia="en-GB"/>
            </w:rPr>
          </w:pPr>
          <w:del w:id="815" w:author="Mahesh Venumbaka" w:date="2015-07-24T11:22:00Z">
            <w:r w:rsidRPr="00BF4CA6" w:rsidDel="00BF4CA6">
              <w:rPr>
                <w:noProof/>
              </w:rPr>
              <w:delText>13.3.6</w:delText>
            </w:r>
            <w:r w:rsidDel="00BF4CA6">
              <w:rPr>
                <w:rFonts w:eastAsiaTheme="minorEastAsia" w:cstheme="minorBidi"/>
                <w:i w:val="0"/>
                <w:noProof/>
                <w:color w:val="auto"/>
                <w:sz w:val="22"/>
                <w:szCs w:val="22"/>
                <w:lang w:eastAsia="en-GB"/>
              </w:rPr>
              <w:tab/>
            </w:r>
            <w:r w:rsidRPr="00BF4CA6" w:rsidDel="00BF4CA6">
              <w:rPr>
                <w:noProof/>
              </w:rPr>
              <w:delText>Messages Form</w:delText>
            </w:r>
            <w:r w:rsidDel="00BF4CA6">
              <w:rPr>
                <w:noProof/>
                <w:webHidden/>
              </w:rPr>
              <w:tab/>
              <w:delText>129</w:delText>
            </w:r>
          </w:del>
        </w:p>
        <w:p w14:paraId="1CDAAAE8" w14:textId="77777777" w:rsidR="004E1B50" w:rsidDel="00BF4CA6" w:rsidRDefault="004E1B50">
          <w:pPr>
            <w:pStyle w:val="TOC2"/>
            <w:tabs>
              <w:tab w:val="left" w:pos="880"/>
            </w:tabs>
            <w:rPr>
              <w:del w:id="816" w:author="Mahesh Venumbaka" w:date="2015-07-24T11:22:00Z"/>
              <w:rFonts w:eastAsiaTheme="minorEastAsia" w:cstheme="minorBidi"/>
              <w:smallCaps w:val="0"/>
              <w:noProof/>
              <w:color w:val="auto"/>
              <w:sz w:val="22"/>
              <w:szCs w:val="22"/>
              <w:lang w:eastAsia="en-GB"/>
            </w:rPr>
          </w:pPr>
          <w:del w:id="817" w:author="Mahesh Venumbaka" w:date="2015-07-24T11:22:00Z">
            <w:r w:rsidRPr="00BF4CA6" w:rsidDel="00BF4CA6">
              <w:rPr>
                <w:noProof/>
              </w:rPr>
              <w:delText>13.4</w:delText>
            </w:r>
            <w:r w:rsidDel="00BF4CA6">
              <w:rPr>
                <w:rFonts w:eastAsiaTheme="minorEastAsia" w:cstheme="minorBidi"/>
                <w:smallCaps w:val="0"/>
                <w:noProof/>
                <w:color w:val="auto"/>
                <w:sz w:val="22"/>
                <w:szCs w:val="22"/>
                <w:lang w:eastAsia="en-GB"/>
              </w:rPr>
              <w:tab/>
            </w:r>
            <w:r w:rsidRPr="00BF4CA6" w:rsidDel="00BF4CA6">
              <w:rPr>
                <w:noProof/>
              </w:rPr>
              <w:delText>Alerts</w:delText>
            </w:r>
            <w:r w:rsidDel="00BF4CA6">
              <w:rPr>
                <w:noProof/>
                <w:webHidden/>
              </w:rPr>
              <w:tab/>
              <w:delText>130</w:delText>
            </w:r>
          </w:del>
        </w:p>
        <w:p w14:paraId="0BDB4ED1" w14:textId="77777777" w:rsidR="004E1B50" w:rsidDel="00BF4CA6" w:rsidRDefault="004E1B50">
          <w:pPr>
            <w:pStyle w:val="TOC2"/>
            <w:tabs>
              <w:tab w:val="left" w:pos="880"/>
            </w:tabs>
            <w:rPr>
              <w:del w:id="818" w:author="Mahesh Venumbaka" w:date="2015-07-24T11:22:00Z"/>
              <w:rFonts w:eastAsiaTheme="minorEastAsia" w:cstheme="minorBidi"/>
              <w:smallCaps w:val="0"/>
              <w:noProof/>
              <w:color w:val="auto"/>
              <w:sz w:val="22"/>
              <w:szCs w:val="22"/>
              <w:lang w:eastAsia="en-GB"/>
            </w:rPr>
          </w:pPr>
          <w:del w:id="819" w:author="Mahesh Venumbaka" w:date="2015-07-24T11:22:00Z">
            <w:r w:rsidRPr="00BF4CA6" w:rsidDel="00BF4CA6">
              <w:rPr>
                <w:noProof/>
              </w:rPr>
              <w:delText>13.5</w:delText>
            </w:r>
            <w:r w:rsidDel="00BF4CA6">
              <w:rPr>
                <w:rFonts w:eastAsiaTheme="minorEastAsia" w:cstheme="minorBidi"/>
                <w:smallCaps w:val="0"/>
                <w:noProof/>
                <w:color w:val="auto"/>
                <w:sz w:val="22"/>
                <w:szCs w:val="22"/>
                <w:lang w:eastAsia="en-GB"/>
              </w:rPr>
              <w:tab/>
            </w:r>
            <w:r w:rsidRPr="00BF4CA6" w:rsidDel="00BF4CA6">
              <w:rPr>
                <w:noProof/>
              </w:rPr>
              <w:delText>Purging Policy</w:delText>
            </w:r>
            <w:r w:rsidDel="00BF4CA6">
              <w:rPr>
                <w:noProof/>
                <w:webHidden/>
              </w:rPr>
              <w:tab/>
              <w:delText>131</w:delText>
            </w:r>
          </w:del>
        </w:p>
        <w:p w14:paraId="776B54CE" w14:textId="77777777" w:rsidR="004E1B50" w:rsidDel="00BF4CA6" w:rsidRDefault="004E1B50">
          <w:pPr>
            <w:pStyle w:val="TOC1"/>
            <w:tabs>
              <w:tab w:val="left" w:pos="440"/>
            </w:tabs>
            <w:rPr>
              <w:del w:id="820" w:author="Mahesh Venumbaka" w:date="2015-07-24T11:22:00Z"/>
              <w:rFonts w:eastAsiaTheme="minorEastAsia" w:cstheme="minorBidi"/>
              <w:b w:val="0"/>
              <w:caps w:val="0"/>
              <w:noProof/>
              <w:color w:val="auto"/>
              <w:sz w:val="22"/>
              <w:szCs w:val="22"/>
              <w:lang w:eastAsia="en-GB"/>
            </w:rPr>
          </w:pPr>
          <w:del w:id="821" w:author="Mahesh Venumbaka" w:date="2015-07-24T11:22:00Z">
            <w:r w:rsidRPr="00BF4CA6" w:rsidDel="00BF4CA6">
              <w:rPr>
                <w:noProof/>
              </w:rPr>
              <w:delText>14</w:delText>
            </w:r>
            <w:r w:rsidDel="00BF4CA6">
              <w:rPr>
                <w:rFonts w:eastAsiaTheme="minorEastAsia" w:cstheme="minorBidi"/>
                <w:b w:val="0"/>
                <w:caps w:val="0"/>
                <w:noProof/>
                <w:color w:val="auto"/>
                <w:sz w:val="22"/>
                <w:szCs w:val="22"/>
                <w:lang w:eastAsia="en-GB"/>
              </w:rPr>
              <w:tab/>
            </w:r>
            <w:r w:rsidRPr="00BF4CA6" w:rsidDel="00BF4CA6">
              <w:rPr>
                <w:noProof/>
              </w:rPr>
              <w:delText>Appendix A: Data Structure</w:delText>
            </w:r>
            <w:r w:rsidDel="00BF4CA6">
              <w:rPr>
                <w:noProof/>
                <w:webHidden/>
              </w:rPr>
              <w:tab/>
              <w:delText>132</w:delText>
            </w:r>
          </w:del>
        </w:p>
        <w:p w14:paraId="6BA15B78" w14:textId="77777777" w:rsidR="004E1B50" w:rsidDel="00BF4CA6" w:rsidRDefault="004E1B50">
          <w:pPr>
            <w:pStyle w:val="TOC1"/>
            <w:tabs>
              <w:tab w:val="left" w:pos="440"/>
            </w:tabs>
            <w:rPr>
              <w:del w:id="822" w:author="Mahesh Venumbaka" w:date="2015-07-24T11:22:00Z"/>
              <w:rFonts w:eastAsiaTheme="minorEastAsia" w:cstheme="minorBidi"/>
              <w:b w:val="0"/>
              <w:caps w:val="0"/>
              <w:noProof/>
              <w:color w:val="auto"/>
              <w:sz w:val="22"/>
              <w:szCs w:val="22"/>
              <w:lang w:eastAsia="en-GB"/>
            </w:rPr>
          </w:pPr>
          <w:del w:id="823" w:author="Mahesh Venumbaka" w:date="2015-07-24T11:22:00Z">
            <w:r w:rsidRPr="00BF4CA6" w:rsidDel="00BF4CA6">
              <w:rPr>
                <w:noProof/>
              </w:rPr>
              <w:delText>15</w:delText>
            </w:r>
            <w:r w:rsidDel="00BF4CA6">
              <w:rPr>
                <w:rFonts w:eastAsiaTheme="minorEastAsia" w:cstheme="minorBidi"/>
                <w:b w:val="0"/>
                <w:caps w:val="0"/>
                <w:noProof/>
                <w:color w:val="auto"/>
                <w:sz w:val="22"/>
                <w:szCs w:val="22"/>
                <w:lang w:eastAsia="en-GB"/>
              </w:rPr>
              <w:tab/>
            </w:r>
            <w:r w:rsidRPr="00BF4CA6" w:rsidDel="00BF4CA6">
              <w:rPr>
                <w:noProof/>
              </w:rPr>
              <w:delText>Appendix B: Approvals</w:delText>
            </w:r>
            <w:r w:rsidDel="00BF4CA6">
              <w:rPr>
                <w:noProof/>
                <w:webHidden/>
              </w:rPr>
              <w:tab/>
              <w:delText>133</w:delText>
            </w:r>
          </w:del>
        </w:p>
        <w:p w14:paraId="0CAE6441" w14:textId="77777777" w:rsidR="00496D71" w:rsidRDefault="00496D71">
          <w:r>
            <w:rPr>
              <w:b/>
              <w:bCs/>
              <w:noProof/>
            </w:rPr>
            <w:fldChar w:fldCharType="end"/>
          </w:r>
        </w:p>
      </w:sdtContent>
    </w:sdt>
    <w:p w14:paraId="0CAE6442" w14:textId="77777777" w:rsidR="00496D71" w:rsidRPr="0035061B" w:rsidRDefault="00496D71" w:rsidP="0043245D">
      <w:pPr>
        <w:jc w:val="left"/>
        <w:rPr>
          <w:b/>
          <w:sz w:val="32"/>
          <w:szCs w:val="32"/>
        </w:rPr>
      </w:pPr>
    </w:p>
    <w:p w14:paraId="0CAE6443" w14:textId="77777777" w:rsidR="000E0011" w:rsidRPr="003E65B4" w:rsidRDefault="000E0011" w:rsidP="00C73BA6">
      <w:pPr>
        <w:pStyle w:val="Heading1"/>
      </w:pPr>
      <w:bookmarkStart w:id="824" w:name="_Toc442861135"/>
      <w:bookmarkStart w:id="825" w:name="_Toc534093889"/>
      <w:bookmarkStart w:id="826" w:name="_Toc536247739"/>
      <w:bookmarkStart w:id="827" w:name="_Toc536248502"/>
      <w:bookmarkStart w:id="828" w:name="_Toc536498782"/>
      <w:bookmarkStart w:id="829" w:name="_Toc536498904"/>
      <w:bookmarkStart w:id="830" w:name="_Toc50367454"/>
      <w:bookmarkStart w:id="831" w:name="_Toc50690808"/>
      <w:bookmarkStart w:id="832" w:name="_Toc50690960"/>
      <w:bookmarkStart w:id="833" w:name="_Toc50693652"/>
      <w:bookmarkStart w:id="834" w:name="_Toc50723115"/>
      <w:bookmarkStart w:id="835" w:name="_Toc50769878"/>
      <w:bookmarkStart w:id="836" w:name="_Toc50771645"/>
      <w:bookmarkStart w:id="837" w:name="_Toc50774071"/>
      <w:bookmarkStart w:id="838" w:name="_Toc51037885"/>
      <w:bookmarkStart w:id="839" w:name="_Toc51059119"/>
      <w:bookmarkStart w:id="840" w:name="_Toc64695865"/>
      <w:bookmarkStart w:id="841" w:name="_Toc65911302"/>
      <w:bookmarkStart w:id="842" w:name="_Toc76455585"/>
      <w:bookmarkStart w:id="843" w:name="_Toc192318104"/>
      <w:bookmarkStart w:id="844" w:name="_Toc354672206"/>
      <w:bookmarkStart w:id="845" w:name="_Toc355343748"/>
      <w:bookmarkStart w:id="846" w:name="_Toc425500284"/>
      <w:bookmarkStart w:id="847" w:name="_Toc429219070"/>
      <w:bookmarkStart w:id="848" w:name="_Toc442523807"/>
      <w:bookmarkStart w:id="849" w:name="_Toc442861136"/>
      <w:bookmarkStart w:id="850" w:name="_Toc443042551"/>
      <w:bookmarkStart w:id="851" w:name="_Toc443898235"/>
      <w:bookmarkStart w:id="852" w:name="_Toc443987066"/>
      <w:bookmarkStart w:id="853" w:name="_Toc449858822"/>
      <w:bookmarkStart w:id="854" w:name="_Toc465490042"/>
      <w:bookmarkStart w:id="855" w:name="_Toc474221945"/>
      <w:bookmarkStart w:id="856" w:name="_Toc474222193"/>
      <w:bookmarkStart w:id="857" w:name="_Toc477535521"/>
      <w:bookmarkStart w:id="858" w:name="_Toc477671161"/>
      <w:bookmarkStart w:id="859" w:name="_Toc477671403"/>
      <w:bookmarkStart w:id="860" w:name="_Toc478867882"/>
      <w:bookmarkStart w:id="861" w:name="_Toc478868395"/>
      <w:bookmarkStart w:id="862" w:name="_Toc480332740"/>
      <w:bookmarkStart w:id="863" w:name="_Toc480515695"/>
      <w:bookmarkStart w:id="864" w:name="_Toc480688286"/>
      <w:bookmarkStart w:id="865" w:name="_Toc480691047"/>
      <w:bookmarkStart w:id="866" w:name="_Toc480863348"/>
      <w:bookmarkStart w:id="867" w:name="_Toc481228810"/>
      <w:bookmarkStart w:id="868" w:name="_Toc481229376"/>
      <w:bookmarkStart w:id="869" w:name="_Toc401032010"/>
      <w:bookmarkStart w:id="870" w:name="_Toc397145482"/>
      <w:bookmarkStart w:id="871" w:name="_Ref401989884"/>
      <w:bookmarkStart w:id="872" w:name="_Toc480332765"/>
      <w:bookmarkStart w:id="873" w:name="_Toc480515721"/>
      <w:bookmarkStart w:id="874" w:name="_Toc480688312"/>
      <w:bookmarkStart w:id="875" w:name="_Toc480691073"/>
      <w:bookmarkStart w:id="876" w:name="_Toc480863374"/>
      <w:bookmarkStart w:id="877" w:name="_Toc481228836"/>
      <w:bookmarkStart w:id="878" w:name="_Toc481229402"/>
      <w:bookmarkStart w:id="879" w:name="_Toc534093951"/>
      <w:bookmarkStart w:id="880" w:name="_Toc536247801"/>
      <w:bookmarkStart w:id="881" w:name="_Toc536248548"/>
      <w:bookmarkStart w:id="882" w:name="_Toc536498830"/>
      <w:bookmarkStart w:id="883" w:name="_Toc536498952"/>
      <w:bookmarkStart w:id="884" w:name="_Toc536587071"/>
      <w:bookmarkStart w:id="885" w:name="_Toc42505530"/>
      <w:bookmarkStart w:id="886" w:name="_Toc50690851"/>
      <w:bookmarkStart w:id="887" w:name="_Toc50691003"/>
      <w:bookmarkStart w:id="888" w:name="_Toc50693697"/>
      <w:bookmarkStart w:id="889" w:name="_Toc50723160"/>
      <w:bookmarkStart w:id="890" w:name="_Toc50769923"/>
      <w:bookmarkStart w:id="891" w:name="_Toc50771690"/>
      <w:bookmarkStart w:id="892" w:name="_Toc50774116"/>
      <w:bookmarkStart w:id="893" w:name="_Toc51037922"/>
      <w:bookmarkStart w:id="894" w:name="_Toc51059156"/>
      <w:bookmarkStart w:id="895" w:name="_Toc64695927"/>
      <w:bookmarkStart w:id="896" w:name="_Toc65911386"/>
      <w:bookmarkStart w:id="897" w:name="_Toc76455793"/>
      <w:bookmarkStart w:id="898" w:name="_Ref192472605"/>
      <w:bookmarkStart w:id="899" w:name="_Ref192472612"/>
      <w:bookmarkEnd w:id="824"/>
      <w:r w:rsidRPr="00C73BA6">
        <w:lastRenderedPageBreak/>
        <w:t>Introduction</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0CAE6444" w14:textId="77777777" w:rsidR="000E0011" w:rsidRPr="003E65B4" w:rsidRDefault="000E0011" w:rsidP="00C73BA6">
      <w:pPr>
        <w:pStyle w:val="Heading2"/>
      </w:pPr>
      <w:bookmarkStart w:id="900" w:name="_Toc534093890"/>
      <w:bookmarkStart w:id="901" w:name="_Toc536247740"/>
      <w:bookmarkStart w:id="902" w:name="_Toc536248503"/>
      <w:bookmarkStart w:id="903" w:name="_Toc536498783"/>
      <w:bookmarkStart w:id="904" w:name="_Toc536498905"/>
      <w:bookmarkStart w:id="905" w:name="_Toc50367455"/>
      <w:bookmarkStart w:id="906" w:name="_Toc50690809"/>
      <w:bookmarkStart w:id="907" w:name="_Toc50690961"/>
      <w:bookmarkStart w:id="908" w:name="_Toc50693653"/>
      <w:bookmarkStart w:id="909" w:name="_Toc50723116"/>
      <w:bookmarkStart w:id="910" w:name="_Toc50769879"/>
      <w:bookmarkStart w:id="911" w:name="_Toc50771646"/>
      <w:bookmarkStart w:id="912" w:name="_Toc50774072"/>
      <w:bookmarkStart w:id="913" w:name="_Toc51037886"/>
      <w:bookmarkStart w:id="914" w:name="_Toc51059120"/>
      <w:bookmarkStart w:id="915" w:name="_Toc64695866"/>
      <w:bookmarkStart w:id="916" w:name="_Toc65911303"/>
      <w:bookmarkStart w:id="917" w:name="_Toc76455586"/>
      <w:bookmarkStart w:id="918" w:name="_Toc192318105"/>
      <w:bookmarkStart w:id="919" w:name="_Toc354672207"/>
      <w:bookmarkStart w:id="920" w:name="_Toc355343749"/>
      <w:bookmarkStart w:id="921" w:name="_Toc425500285"/>
      <w:r w:rsidRPr="003E65B4">
        <w:t xml:space="preserve">About this </w:t>
      </w:r>
      <w:r w:rsidRPr="00C73BA6">
        <w:t>Document</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14:paraId="0CAE6445" w14:textId="5376E2F2" w:rsidR="000E0011" w:rsidRPr="00CA1D41" w:rsidRDefault="000E0011" w:rsidP="0043245D">
      <w:pPr>
        <w:jc w:val="left"/>
      </w:pPr>
      <w:r w:rsidRPr="00CA1D41">
        <w:t>This document is the</w:t>
      </w:r>
      <w:r w:rsidR="004F1C0A" w:rsidRPr="00CA1D41">
        <w:t xml:space="preserve"> </w:t>
      </w:r>
      <w:r w:rsidR="007B3B50" w:rsidRPr="00CA1D41">
        <w:t>Business</w:t>
      </w:r>
      <w:r w:rsidRPr="00CA1D41">
        <w:t xml:space="preserve"> </w:t>
      </w:r>
      <w:r w:rsidR="006C6358" w:rsidRPr="00CA1D41">
        <w:t>Solution</w:t>
      </w:r>
      <w:r w:rsidRPr="00CA1D41">
        <w:t xml:space="preserve"> Specification for the</w:t>
      </w:r>
      <w:r w:rsidR="0035061B" w:rsidRPr="00CA1D41">
        <w:t xml:space="preserve"> </w:t>
      </w:r>
      <w:r w:rsidR="008870B0" w:rsidRPr="00CA1D41">
        <w:t>ClickSchedule and ClickMobile</w:t>
      </w:r>
      <w:r w:rsidR="0035061B" w:rsidRPr="00CA1D41">
        <w:t xml:space="preserve"> </w:t>
      </w:r>
      <w:r w:rsidRPr="00CA1D41">
        <w:t xml:space="preserve">implementation at </w:t>
      </w:r>
      <w:r w:rsidR="009473F9">
        <w:t>GE Healthcare</w:t>
      </w:r>
      <w:r w:rsidRPr="00CA1D41">
        <w:t>.</w:t>
      </w:r>
      <w:r w:rsidR="00CD299F" w:rsidRPr="00CA1D41">
        <w:t xml:space="preserve"> </w:t>
      </w:r>
      <w:r w:rsidRPr="00CA1D41">
        <w:t xml:space="preserve">In this document we describe our understanding of </w:t>
      </w:r>
      <w:r w:rsidR="00A3717B">
        <w:t>GE Healthcare</w:t>
      </w:r>
      <w:r w:rsidR="00E5286B" w:rsidRPr="00CA1D41">
        <w:t>’s</w:t>
      </w:r>
      <w:r w:rsidRPr="00CA1D41">
        <w:t xml:space="preserve"> </w:t>
      </w:r>
      <w:r w:rsidR="000F380A">
        <w:t xml:space="preserve">(GEHC) </w:t>
      </w:r>
      <w:r w:rsidRPr="00CA1D41">
        <w:t xml:space="preserve">business </w:t>
      </w:r>
      <w:r w:rsidR="007B2665" w:rsidRPr="00CA1D41">
        <w:t>requirements</w:t>
      </w:r>
      <w:r w:rsidRPr="00CA1D41">
        <w:t xml:space="preserve"> </w:t>
      </w:r>
      <w:r w:rsidR="00364762" w:rsidRPr="00CA1D41">
        <w:t xml:space="preserve">associated with </w:t>
      </w:r>
      <w:r w:rsidR="006F18DC">
        <w:t>F</w:t>
      </w:r>
      <w:r w:rsidR="00364762" w:rsidRPr="00CA1D41">
        <w:t xml:space="preserve">ield </w:t>
      </w:r>
      <w:r w:rsidR="006F18DC">
        <w:t>S</w:t>
      </w:r>
      <w:r w:rsidR="00364762" w:rsidRPr="00CA1D41">
        <w:t>ervice</w:t>
      </w:r>
      <w:r w:rsidR="00A3717B">
        <w:t xml:space="preserve"> Engineer</w:t>
      </w:r>
      <w:r w:rsidR="00364762" w:rsidRPr="00CA1D41">
        <w:t xml:space="preserve"> </w:t>
      </w:r>
      <w:r w:rsidR="006F18DC">
        <w:t>(FS</w:t>
      </w:r>
      <w:r w:rsidR="00A3717B">
        <w:t>E</w:t>
      </w:r>
      <w:r w:rsidR="006F18DC">
        <w:t xml:space="preserve">) </w:t>
      </w:r>
      <w:r w:rsidR="00364762" w:rsidRPr="00CA1D41">
        <w:t>scheduling</w:t>
      </w:r>
      <w:r w:rsidRPr="00CA1D41">
        <w:t xml:space="preserve"> and propose a solution </w:t>
      </w:r>
      <w:r w:rsidR="00DF072B" w:rsidRPr="00CA1D41">
        <w:t>for the</w:t>
      </w:r>
      <w:r w:rsidR="00A3717B">
        <w:t xml:space="preserve"> deployment of the Smart Dispatch Tool (ClickSchedule and ClickMobile) as</w:t>
      </w:r>
      <w:r w:rsidR="00DF072B" w:rsidRPr="00CA1D41">
        <w:t xml:space="preserve"> </w:t>
      </w:r>
      <w:r w:rsidR="00A3717B">
        <w:t xml:space="preserve">part of the </w:t>
      </w:r>
      <w:r w:rsidR="00AA555E">
        <w:t xml:space="preserve">GE Healthcare </w:t>
      </w:r>
      <w:r w:rsidR="00A3717B">
        <w:t>One Services initiative.</w:t>
      </w:r>
      <w:r w:rsidR="006F18DC">
        <w:t xml:space="preserve"> </w:t>
      </w:r>
      <w:r w:rsidR="001560B9">
        <w:t>The scope of this document addresses the Smart Dispatch tool requirements for the standard model that will be designed</w:t>
      </w:r>
      <w:r w:rsidR="0024306A">
        <w:t xml:space="preserve">, built and piloted </w:t>
      </w:r>
      <w:r w:rsidR="00D01A1B">
        <w:t xml:space="preserve"> for APAC  (i.e ASEAN , ANZ and Korea)</w:t>
      </w:r>
      <w:r w:rsidR="0024306A">
        <w:t xml:space="preserve">,. During the Requirements workshops, attention was given to regional </w:t>
      </w:r>
      <w:r w:rsidR="00DE657E">
        <w:t xml:space="preserve">specific </w:t>
      </w:r>
      <w:r w:rsidR="0024306A">
        <w:t xml:space="preserve">requirements and where </w:t>
      </w:r>
      <w:r w:rsidR="00DE657E">
        <w:t xml:space="preserve">these requirements </w:t>
      </w:r>
      <w:r w:rsidR="0024306A">
        <w:t xml:space="preserve">they can be addressed by the OOTB (Out Of The Box) functionality available </w:t>
      </w:r>
      <w:r w:rsidR="00DE657E">
        <w:t xml:space="preserve">within ClickSchedule and ClickMobile </w:t>
      </w:r>
      <w:r w:rsidR="0024306A">
        <w:t>these requirements have been incorporated into the standard model.</w:t>
      </w:r>
      <w:r w:rsidR="00DE657E">
        <w:t xml:space="preserve">  </w:t>
      </w:r>
      <w:r w:rsidR="0093031D">
        <w:t>R</w:t>
      </w:r>
      <w:r w:rsidR="00DE657E">
        <w:t xml:space="preserve">equirements </w:t>
      </w:r>
      <w:r w:rsidR="0093031D">
        <w:t xml:space="preserve">needing </w:t>
      </w:r>
      <w:r w:rsidR="00DE657E">
        <w:t>customisation</w:t>
      </w:r>
      <w:r w:rsidR="0093031D">
        <w:t>s</w:t>
      </w:r>
      <w:r w:rsidR="00675A69">
        <w:t xml:space="preserve"> outside the scope of the initial ClickSoftware proposal</w:t>
      </w:r>
      <w:r w:rsidR="00DE657E">
        <w:t xml:space="preserve"> </w:t>
      </w:r>
      <w:r w:rsidR="00675A69">
        <w:t>will be</w:t>
      </w:r>
      <w:r w:rsidR="0093031D">
        <w:t xml:space="preserve"> subject to further discussion and agreement with GE Healthcare.</w:t>
      </w:r>
    </w:p>
    <w:p w14:paraId="0CAE6446" w14:textId="7C415B83" w:rsidR="000E0011" w:rsidRPr="00CA1D41" w:rsidRDefault="004F1C0A" w:rsidP="0043245D">
      <w:pPr>
        <w:jc w:val="left"/>
      </w:pPr>
      <w:r w:rsidRPr="00CA1D41">
        <w:t>Requirements</w:t>
      </w:r>
      <w:r w:rsidR="000E0011" w:rsidRPr="00CA1D41">
        <w:t xml:space="preserve"> presented in this document </w:t>
      </w:r>
      <w:r w:rsidRPr="00CA1D41">
        <w:t xml:space="preserve">are </w:t>
      </w:r>
      <w:r w:rsidR="000E0011" w:rsidRPr="00CA1D41">
        <w:t xml:space="preserve">based on the information obtained during Business Requirements Workshop </w:t>
      </w:r>
      <w:r w:rsidR="00A006BB" w:rsidRPr="00CA1D41">
        <w:t>conducted</w:t>
      </w:r>
      <w:r w:rsidR="00A006BB">
        <w:t xml:space="preserve"> </w:t>
      </w:r>
      <w:r w:rsidR="00A006BB" w:rsidRPr="00CA1D41">
        <w:t>at</w:t>
      </w:r>
      <w:r w:rsidR="000E0011" w:rsidRPr="00CA1D41">
        <w:t xml:space="preserve"> </w:t>
      </w:r>
      <w:r w:rsidR="00AA555E">
        <w:t>GE Healthcare</w:t>
      </w:r>
      <w:r w:rsidR="000E0011" w:rsidRPr="00CA1D41">
        <w:t xml:space="preserve"> during</w:t>
      </w:r>
      <w:r w:rsidR="00D01A1B">
        <w:rPr>
          <w:vertAlign w:val="superscript"/>
        </w:rPr>
        <w:t xml:space="preserve"> </w:t>
      </w:r>
      <w:r w:rsidR="00D01A1B">
        <w:t>9</w:t>
      </w:r>
      <w:r w:rsidR="00D01A1B" w:rsidRPr="00D01A1B">
        <w:rPr>
          <w:vertAlign w:val="superscript"/>
        </w:rPr>
        <w:t>th</w:t>
      </w:r>
      <w:r w:rsidR="00D01A1B">
        <w:t xml:space="preserve"> </w:t>
      </w:r>
      <w:r w:rsidR="007036AB">
        <w:t>to</w:t>
      </w:r>
      <w:r w:rsidR="00D01A1B">
        <w:t xml:space="preserve"> 11</w:t>
      </w:r>
      <w:r w:rsidR="00D01A1B" w:rsidRPr="00D01A1B">
        <w:rPr>
          <w:vertAlign w:val="superscript"/>
        </w:rPr>
        <w:t>th</w:t>
      </w:r>
      <w:r w:rsidR="00D01A1B">
        <w:t xml:space="preserve"> </w:t>
      </w:r>
      <w:r w:rsidR="00A006BB">
        <w:t>June</w:t>
      </w:r>
      <w:r w:rsidR="00D01A1B">
        <w:t xml:space="preserve"> </w:t>
      </w:r>
      <w:r w:rsidR="00185DAE" w:rsidRPr="00CA1D41">
        <w:t>201</w:t>
      </w:r>
      <w:r w:rsidR="00D01A1B">
        <w:t>5</w:t>
      </w:r>
      <w:r w:rsidR="003D6504">
        <w:t xml:space="preserve"> </w:t>
      </w:r>
    </w:p>
    <w:p w14:paraId="0CAE6447" w14:textId="77777777" w:rsidR="000E0011" w:rsidRPr="00CA1D41" w:rsidRDefault="004F1C0A" w:rsidP="0043245D">
      <w:pPr>
        <w:jc w:val="left"/>
      </w:pPr>
      <w:r w:rsidRPr="00CA1D41">
        <w:t xml:space="preserve">This document </w:t>
      </w:r>
      <w:r w:rsidR="000E0011" w:rsidRPr="00CA1D41">
        <w:t xml:space="preserve">is presented to </w:t>
      </w:r>
      <w:r w:rsidR="00AA555E">
        <w:t>GE Healthcare</w:t>
      </w:r>
      <w:r w:rsidR="000E0011" w:rsidRPr="00CA1D41">
        <w:t xml:space="preserve"> for approval </w:t>
      </w:r>
      <w:r w:rsidRPr="00CA1D41">
        <w:t>to enable ClickSoftware to proceed</w:t>
      </w:r>
      <w:r w:rsidR="000E0011" w:rsidRPr="00CA1D41">
        <w:t xml:space="preserve"> with the development and implementation of </w:t>
      </w:r>
      <w:r w:rsidR="00C6427F" w:rsidRPr="00CA1D41">
        <w:t>Click</w:t>
      </w:r>
      <w:r w:rsidR="00C6427F">
        <w:t>Software products</w:t>
      </w:r>
      <w:r w:rsidR="000E0011" w:rsidRPr="00CA1D41">
        <w:t xml:space="preserve">, enabling </w:t>
      </w:r>
      <w:r w:rsidR="00AA555E">
        <w:t>GE Healthcare</w:t>
      </w:r>
      <w:r w:rsidR="000E0011" w:rsidRPr="00CA1D41">
        <w:t xml:space="preserve"> to begin </w:t>
      </w:r>
      <w:r w:rsidR="00E1490B" w:rsidRPr="00CA1D41">
        <w:t>realis</w:t>
      </w:r>
      <w:r w:rsidR="000E0011" w:rsidRPr="00CA1D41">
        <w:t xml:space="preserve">ing the benefits and value of </w:t>
      </w:r>
      <w:r w:rsidR="009D40F7" w:rsidRPr="00CA1D41">
        <w:t xml:space="preserve">its </w:t>
      </w:r>
      <w:r w:rsidR="000E0011" w:rsidRPr="00CA1D41">
        <w:t>investment at the earliest opportunity. Upon receipt of this document</w:t>
      </w:r>
      <w:r w:rsidR="009D40F7" w:rsidRPr="00CA1D41">
        <w:t>,</w:t>
      </w:r>
      <w:r w:rsidR="000E0011" w:rsidRPr="00CA1D41">
        <w:t xml:space="preserve"> </w:t>
      </w:r>
      <w:r w:rsidR="00AA555E">
        <w:t>GE Healthcare</w:t>
      </w:r>
      <w:r w:rsidR="009D40F7" w:rsidRPr="00CA1D41">
        <w:t xml:space="preserve"> </w:t>
      </w:r>
      <w:r w:rsidR="000E0011" w:rsidRPr="00CA1D41">
        <w:t xml:space="preserve">is expected </w:t>
      </w:r>
      <w:r w:rsidR="009D40F7" w:rsidRPr="00CA1D41">
        <w:t>to</w:t>
      </w:r>
      <w:r w:rsidR="000E0011" w:rsidRPr="00CA1D41">
        <w:t xml:space="preserve"> reply, correcting any inconsistencies or </w:t>
      </w:r>
      <w:r w:rsidR="009D40F7" w:rsidRPr="00CA1D41">
        <w:t xml:space="preserve">requesting </w:t>
      </w:r>
      <w:r w:rsidR="000E0011" w:rsidRPr="00CA1D41">
        <w:t>further clarification.</w:t>
      </w:r>
      <w:r w:rsidR="00CD299F" w:rsidRPr="00CA1D41">
        <w:t xml:space="preserve"> </w:t>
      </w:r>
      <w:r w:rsidR="00C6427F">
        <w:t xml:space="preserve">ClickSoftware </w:t>
      </w:r>
      <w:r w:rsidR="003D6504">
        <w:t xml:space="preserve">and </w:t>
      </w:r>
      <w:r w:rsidR="00AA555E">
        <w:t>GE Healthcare</w:t>
      </w:r>
      <w:r w:rsidR="003D6504">
        <w:t xml:space="preserve"> have already </w:t>
      </w:r>
      <w:r w:rsidR="00675A69">
        <w:t>arranged</w:t>
      </w:r>
      <w:r w:rsidR="003D6504">
        <w:t xml:space="preserve"> </w:t>
      </w:r>
      <w:r w:rsidR="001560B9">
        <w:t xml:space="preserve">to conduct </w:t>
      </w:r>
      <w:r w:rsidR="00C6427F">
        <w:t xml:space="preserve">a workshop to review and amend the content of </w:t>
      </w:r>
      <w:r w:rsidR="00675A69">
        <w:t>the BSS</w:t>
      </w:r>
      <w:r w:rsidR="00C6427F">
        <w:t xml:space="preserve">. </w:t>
      </w:r>
      <w:r w:rsidR="000E0011" w:rsidRPr="00CA1D41">
        <w:t xml:space="preserve">Once both parties have agreed upon the document’s contents, </w:t>
      </w:r>
      <w:r w:rsidR="00F91DD0" w:rsidRPr="00CA1D41">
        <w:t>both parties</w:t>
      </w:r>
      <w:r w:rsidR="000E0011" w:rsidRPr="00CA1D41">
        <w:t xml:space="preserve"> will be required to sign off the Approval form that can be found in</w:t>
      </w:r>
      <w:r w:rsidR="00787FC9">
        <w:t xml:space="preserve"> </w:t>
      </w:r>
      <w:r w:rsidR="00787FC9">
        <w:fldChar w:fldCharType="begin"/>
      </w:r>
      <w:r w:rsidR="00787FC9">
        <w:instrText xml:space="preserve"> REF _Ref199765330 \h </w:instrText>
      </w:r>
      <w:r w:rsidR="00787FC9">
        <w:fldChar w:fldCharType="separate"/>
      </w:r>
      <w:r w:rsidR="00EA7CED" w:rsidRPr="003E65B4">
        <w:t xml:space="preserve">Appendix </w:t>
      </w:r>
      <w:r w:rsidR="005460AB">
        <w:t>B</w:t>
      </w:r>
      <w:r w:rsidR="00EA7CED" w:rsidRPr="003E65B4">
        <w:t>: Approvals</w:t>
      </w:r>
      <w:r w:rsidR="00787FC9">
        <w:fldChar w:fldCharType="end"/>
      </w:r>
      <w:r w:rsidR="000E0011" w:rsidRPr="00CA1D41">
        <w:t>, to move forward with the design</w:t>
      </w:r>
      <w:r w:rsidRPr="00CA1D41">
        <w:t xml:space="preserve"> and build</w:t>
      </w:r>
      <w:r w:rsidR="000E0011" w:rsidRPr="00CA1D41">
        <w:t xml:space="preserve"> process.</w:t>
      </w:r>
    </w:p>
    <w:p w14:paraId="0CAE6448" w14:textId="77777777" w:rsidR="000E0011" w:rsidRPr="003E65B4" w:rsidRDefault="000E0011" w:rsidP="0043245D">
      <w:pPr>
        <w:pStyle w:val="Heading2"/>
        <w:jc w:val="left"/>
      </w:pPr>
      <w:bookmarkStart w:id="922" w:name="_Toc64276618"/>
      <w:bookmarkStart w:id="923" w:name="_Toc64693838"/>
      <w:bookmarkStart w:id="924" w:name="_Toc64694515"/>
      <w:bookmarkStart w:id="925" w:name="_Toc64695867"/>
      <w:bookmarkStart w:id="926" w:name="_Toc64696543"/>
      <w:bookmarkStart w:id="927" w:name="_Toc65216782"/>
      <w:bookmarkStart w:id="928" w:name="_Toc65816174"/>
      <w:bookmarkStart w:id="929" w:name="_Toc65833286"/>
      <w:bookmarkStart w:id="930" w:name="_Toc65834209"/>
      <w:bookmarkStart w:id="931" w:name="_Toc65911304"/>
      <w:bookmarkStart w:id="932" w:name="_Toc65911763"/>
      <w:bookmarkStart w:id="933" w:name="_Toc65912222"/>
      <w:bookmarkStart w:id="934" w:name="_Toc65912679"/>
      <w:bookmarkStart w:id="935" w:name="_Toc75752119"/>
      <w:bookmarkStart w:id="936" w:name="_Toc75752636"/>
      <w:bookmarkStart w:id="937" w:name="_Toc75764250"/>
      <w:bookmarkStart w:id="938" w:name="_Toc75830414"/>
      <w:bookmarkStart w:id="939" w:name="_Toc76089746"/>
      <w:bookmarkStart w:id="940" w:name="_Toc76097921"/>
      <w:bookmarkStart w:id="941" w:name="_Toc76104139"/>
      <w:bookmarkStart w:id="942" w:name="_Toc76284866"/>
      <w:bookmarkStart w:id="943" w:name="_Toc76373166"/>
      <w:bookmarkStart w:id="944" w:name="_Toc76382848"/>
      <w:bookmarkStart w:id="945" w:name="_Toc76388756"/>
      <w:bookmarkStart w:id="946" w:name="_Toc76428935"/>
      <w:bookmarkStart w:id="947" w:name="_Toc76429946"/>
      <w:bookmarkStart w:id="948" w:name="_Toc76445114"/>
      <w:bookmarkStart w:id="949" w:name="_Toc76455587"/>
      <w:bookmarkStart w:id="950" w:name="_Toc76465916"/>
      <w:bookmarkStart w:id="951" w:name="_Toc76466298"/>
      <w:bookmarkStart w:id="952" w:name="_Toc76466356"/>
      <w:bookmarkStart w:id="953" w:name="_Toc76467004"/>
      <w:bookmarkStart w:id="954" w:name="_Toc64276620"/>
      <w:bookmarkStart w:id="955" w:name="_Toc64693840"/>
      <w:bookmarkStart w:id="956" w:name="_Toc64694517"/>
      <w:bookmarkStart w:id="957" w:name="_Toc64695869"/>
      <w:bookmarkStart w:id="958" w:name="_Toc64696545"/>
      <w:bookmarkStart w:id="959" w:name="_Toc65216800"/>
      <w:bookmarkStart w:id="960" w:name="_Toc65816192"/>
      <w:bookmarkStart w:id="961" w:name="_Toc65833304"/>
      <w:bookmarkStart w:id="962" w:name="_Toc65834227"/>
      <w:bookmarkStart w:id="963" w:name="_Toc65911322"/>
      <w:bookmarkStart w:id="964" w:name="_Toc65911781"/>
      <w:bookmarkStart w:id="965" w:name="_Toc65912240"/>
      <w:bookmarkStart w:id="966" w:name="_Toc65912697"/>
      <w:bookmarkStart w:id="967" w:name="_Toc75752137"/>
      <w:bookmarkStart w:id="968" w:name="_Toc75752654"/>
      <w:bookmarkStart w:id="969" w:name="_Toc75764268"/>
      <w:bookmarkStart w:id="970" w:name="_Toc75830432"/>
      <w:bookmarkStart w:id="971" w:name="_Toc76089764"/>
      <w:bookmarkStart w:id="972" w:name="_Toc76097939"/>
      <w:bookmarkStart w:id="973" w:name="_Toc76104157"/>
      <w:bookmarkStart w:id="974" w:name="_Toc76284884"/>
      <w:bookmarkStart w:id="975" w:name="_Toc76373184"/>
      <w:bookmarkStart w:id="976" w:name="_Toc76382866"/>
      <w:bookmarkStart w:id="977" w:name="_Toc76388774"/>
      <w:bookmarkStart w:id="978" w:name="_Toc76428953"/>
      <w:bookmarkStart w:id="979" w:name="_Toc76429964"/>
      <w:bookmarkStart w:id="980" w:name="_Toc76445132"/>
      <w:bookmarkStart w:id="981" w:name="_Toc76455605"/>
      <w:bookmarkStart w:id="982" w:name="_Toc76465934"/>
      <w:bookmarkStart w:id="983" w:name="_Toc76466316"/>
      <w:bookmarkStart w:id="984" w:name="_Toc192318106"/>
      <w:bookmarkStart w:id="985" w:name="_Toc354672208"/>
      <w:bookmarkStart w:id="986" w:name="_Toc355343750"/>
      <w:bookmarkStart w:id="987" w:name="_Toc425500286"/>
      <w:bookmarkStart w:id="988" w:name="_Toc466098237"/>
      <w:bookmarkStart w:id="989" w:name="_Toc466971219"/>
      <w:bookmarkStart w:id="990" w:name="_Toc475515749"/>
      <w:bookmarkStart w:id="991" w:name="_Toc475783399"/>
      <w:bookmarkStart w:id="992" w:name="_Toc475871886"/>
      <w:bookmarkStart w:id="993" w:name="_Toc475875813"/>
      <w:bookmarkStart w:id="994" w:name="_Toc477671162"/>
      <w:bookmarkStart w:id="995" w:name="_Toc477671404"/>
      <w:bookmarkStart w:id="996" w:name="_Toc478867883"/>
      <w:bookmarkStart w:id="997" w:name="_Toc478868396"/>
      <w:bookmarkStart w:id="998" w:name="_Toc480332741"/>
      <w:bookmarkStart w:id="999" w:name="_Toc480515696"/>
      <w:bookmarkStart w:id="1000" w:name="_Toc480688287"/>
      <w:bookmarkStart w:id="1001" w:name="_Toc480691048"/>
      <w:bookmarkStart w:id="1002" w:name="_Toc480863349"/>
      <w:bookmarkStart w:id="1003" w:name="_Toc481228811"/>
      <w:bookmarkStart w:id="1004" w:name="_Toc481229377"/>
      <w:bookmarkStart w:id="1005" w:name="_Toc534093891"/>
      <w:bookmarkStart w:id="1006" w:name="_Toc536247741"/>
      <w:bookmarkStart w:id="1007" w:name="_Toc536248504"/>
      <w:bookmarkStart w:id="1008" w:name="_Toc536498784"/>
      <w:bookmarkStart w:id="1009" w:name="_Toc536498906"/>
      <w:bookmarkStart w:id="1010" w:name="_Toc50367456"/>
      <w:bookmarkStart w:id="1011" w:name="_Toc50690810"/>
      <w:bookmarkStart w:id="1012" w:name="_Toc50690962"/>
      <w:bookmarkStart w:id="1013" w:name="_Toc50693654"/>
      <w:bookmarkStart w:id="1014" w:name="_Toc50723117"/>
      <w:bookmarkStart w:id="1015" w:name="_Toc50769880"/>
      <w:bookmarkStart w:id="1016" w:name="_Toc50771647"/>
      <w:bookmarkStart w:id="1017" w:name="_Toc50774073"/>
      <w:bookmarkStart w:id="1018" w:name="_Toc51037887"/>
      <w:bookmarkStart w:id="1019" w:name="_Toc51059121"/>
      <w:bookmarkStart w:id="1020" w:name="_Toc64695870"/>
      <w:bookmarkStart w:id="1021" w:name="_Toc65911323"/>
      <w:bookmarkStart w:id="1022" w:name="_Toc76455606"/>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r w:rsidRPr="003E65B4">
        <w:t>Related Documents</w:t>
      </w:r>
      <w:bookmarkEnd w:id="984"/>
      <w:bookmarkEnd w:id="985"/>
      <w:bookmarkEnd w:id="986"/>
      <w:bookmarkEnd w:id="987"/>
    </w:p>
    <w:p w14:paraId="0CAE6449" w14:textId="1720D34D" w:rsidR="00283940" w:rsidRPr="003E65B4" w:rsidRDefault="00283940" w:rsidP="009A52C8">
      <w:pPr>
        <w:pStyle w:val="ListParagraph"/>
        <w:numPr>
          <w:ilvl w:val="0"/>
          <w:numId w:val="6"/>
        </w:numPr>
        <w:jc w:val="left"/>
      </w:pPr>
      <w:r w:rsidRPr="003E65B4">
        <w:t xml:space="preserve">Integration Design Specification (IDS) for information regarding the interaction of ClickSchedule </w:t>
      </w:r>
      <w:r w:rsidR="00675A69">
        <w:t xml:space="preserve">with external GEHC systems, such as </w:t>
      </w:r>
      <w:r w:rsidR="00D01A1B">
        <w:t>SIEBEL</w:t>
      </w:r>
      <w:r w:rsidR="00675A69">
        <w:t>.</w:t>
      </w:r>
      <w:r w:rsidR="00D9104B">
        <w:t xml:space="preserve"> </w:t>
      </w:r>
      <w:r w:rsidR="00EE132E" w:rsidRPr="00EE132E">
        <w:t xml:space="preserve"> </w:t>
      </w:r>
      <w:r w:rsidR="00EE132E">
        <w:t xml:space="preserve">The IDS </w:t>
      </w:r>
      <w:r w:rsidR="00317CEF">
        <w:t xml:space="preserve">will be </w:t>
      </w:r>
      <w:r w:rsidR="00EE132E">
        <w:t xml:space="preserve">produced </w:t>
      </w:r>
      <w:r w:rsidR="00317CEF">
        <w:t xml:space="preserve">following the publication of this BSS and before </w:t>
      </w:r>
      <w:r w:rsidR="00EE132E">
        <w:t>the “Build” phase of the project.</w:t>
      </w:r>
    </w:p>
    <w:p w14:paraId="0CAE644A" w14:textId="77777777" w:rsidR="0010572E" w:rsidRDefault="00185DAE" w:rsidP="009A52C8">
      <w:pPr>
        <w:pStyle w:val="ListParagraph"/>
        <w:numPr>
          <w:ilvl w:val="0"/>
          <w:numId w:val="6"/>
        </w:numPr>
        <w:jc w:val="left"/>
      </w:pPr>
      <w:r>
        <w:t xml:space="preserve">Notes collected in the </w:t>
      </w:r>
      <w:r w:rsidR="001560B9">
        <w:t xml:space="preserve">Business </w:t>
      </w:r>
      <w:r w:rsidR="009D40F7" w:rsidRPr="003E65B4">
        <w:t xml:space="preserve">Requirements </w:t>
      </w:r>
      <w:r w:rsidR="008F53FE" w:rsidRPr="003E65B4">
        <w:t>Workshop</w:t>
      </w:r>
      <w:r w:rsidR="00787FC9">
        <w:t>s</w:t>
      </w:r>
      <w:r>
        <w:t>.</w:t>
      </w:r>
    </w:p>
    <w:p w14:paraId="0CAE644B" w14:textId="77777777" w:rsidR="002E761A" w:rsidRDefault="002E761A" w:rsidP="009A52C8">
      <w:pPr>
        <w:pStyle w:val="ListParagraph"/>
        <w:numPr>
          <w:ilvl w:val="0"/>
          <w:numId w:val="6"/>
        </w:numPr>
        <w:jc w:val="left"/>
      </w:pPr>
      <w:r>
        <w:t>The GEHC SDT (Smart Dispatch Tool) RFP user requirements documentation.</w:t>
      </w:r>
    </w:p>
    <w:p w14:paraId="0CAE644C" w14:textId="77777777" w:rsidR="00752020" w:rsidRDefault="00752020" w:rsidP="009A52C8">
      <w:pPr>
        <w:pStyle w:val="ListParagraph"/>
        <w:numPr>
          <w:ilvl w:val="0"/>
          <w:numId w:val="6"/>
        </w:numPr>
        <w:jc w:val="left"/>
      </w:pPr>
      <w:r>
        <w:t>The GEHC SDT Data Mapping for Interface, version 1.1.</w:t>
      </w:r>
    </w:p>
    <w:p w14:paraId="0CAE644D" w14:textId="77777777" w:rsidR="000E0011" w:rsidRPr="003E65B4" w:rsidRDefault="000E0011" w:rsidP="0043245D">
      <w:pPr>
        <w:pStyle w:val="Heading2"/>
        <w:jc w:val="left"/>
      </w:pPr>
      <w:bookmarkStart w:id="1023" w:name="_Toc148702152"/>
      <w:bookmarkStart w:id="1024" w:name="_Toc189553714"/>
      <w:bookmarkStart w:id="1025" w:name="_Toc192318107"/>
      <w:bookmarkStart w:id="1026" w:name="_Toc354672209"/>
      <w:bookmarkStart w:id="1027" w:name="_Toc355343751"/>
      <w:bookmarkStart w:id="1028" w:name="_Toc425500287"/>
      <w:r w:rsidRPr="003E65B4">
        <w:t>Introduction to ClickSchedule</w:t>
      </w:r>
      <w:bookmarkEnd w:id="1023"/>
      <w:bookmarkEnd w:id="1024"/>
      <w:bookmarkEnd w:id="1025"/>
      <w:bookmarkEnd w:id="1026"/>
      <w:bookmarkEnd w:id="1027"/>
      <w:bookmarkEnd w:id="1028"/>
    </w:p>
    <w:p w14:paraId="0CAE644E" w14:textId="0015B01C" w:rsidR="000E0011" w:rsidRPr="003E65B4" w:rsidRDefault="000E0011" w:rsidP="0043245D">
      <w:pPr>
        <w:jc w:val="left"/>
      </w:pPr>
      <w:r w:rsidRPr="003E65B4">
        <w:t>ClickSchedule is an enterprise application that provides a more efficient and effective way of scheduling service personnel and other field resources.</w:t>
      </w:r>
      <w:r w:rsidR="00CD299F">
        <w:t xml:space="preserve"> </w:t>
      </w:r>
      <w:r w:rsidRPr="003E65B4">
        <w:t xml:space="preserve">ClickSchedule </w:t>
      </w:r>
      <w:r w:rsidR="00DE657E">
        <w:t>will be</w:t>
      </w:r>
      <w:r w:rsidRPr="003E65B4">
        <w:t xml:space="preserve"> integrated with </w:t>
      </w:r>
      <w:r w:rsidR="00317CEF">
        <w:t>the</w:t>
      </w:r>
      <w:r w:rsidR="00317CEF" w:rsidRPr="003E65B4">
        <w:t xml:space="preserve"> </w:t>
      </w:r>
      <w:r w:rsidR="00DE657E">
        <w:t xml:space="preserve">GE Healthcare </w:t>
      </w:r>
      <w:r w:rsidR="00D01A1B">
        <w:t>SIEBEL</w:t>
      </w:r>
      <w:r w:rsidR="00DD2962">
        <w:t xml:space="preserve"> </w:t>
      </w:r>
      <w:r w:rsidR="002F2374">
        <w:t>CRM</w:t>
      </w:r>
      <w:r w:rsidR="00DE657E">
        <w:t xml:space="preserve"> </w:t>
      </w:r>
      <w:r w:rsidR="00DD2962">
        <w:t>system</w:t>
      </w:r>
      <w:r w:rsidR="00DE657E">
        <w:t xml:space="preserve"> </w:t>
      </w:r>
      <w:r w:rsidR="00DD2962">
        <w:t xml:space="preserve">and if required in the future, </w:t>
      </w:r>
      <w:r w:rsidRPr="003E65B4">
        <w:t>Enterprise Resource Planning (ERPor legacy system</w:t>
      </w:r>
      <w:r w:rsidR="00DD2962">
        <w:t>s</w:t>
      </w:r>
      <w:r w:rsidRPr="003E65B4">
        <w:t xml:space="preserve"> that may be in use for the creation and management of tasks, orders, </w:t>
      </w:r>
      <w:r w:rsidR="004F1C0A" w:rsidRPr="003E65B4">
        <w:t>jobs</w:t>
      </w:r>
      <w:r w:rsidRPr="003E65B4">
        <w:t>, projects or any other types of work.</w:t>
      </w:r>
      <w:r w:rsidR="00CD299F">
        <w:t xml:space="preserve"> </w:t>
      </w:r>
      <w:r w:rsidRPr="003E65B4">
        <w:t xml:space="preserve">Furthermore, ClickSchedule </w:t>
      </w:r>
      <w:r w:rsidR="00DD2962">
        <w:t>could</w:t>
      </w:r>
      <w:r w:rsidR="00DD2962" w:rsidRPr="003E65B4">
        <w:t xml:space="preserve"> </w:t>
      </w:r>
      <w:r w:rsidRPr="003E65B4">
        <w:t>be integrated with human resource (HR) systems for maintaining resource profiles, skills, location, availability and other information.</w:t>
      </w:r>
    </w:p>
    <w:p w14:paraId="0CAE644F" w14:textId="77777777" w:rsidR="000E0011" w:rsidRPr="003E65B4" w:rsidRDefault="000E0011" w:rsidP="0043245D">
      <w:pPr>
        <w:jc w:val="left"/>
      </w:pPr>
      <w:r w:rsidRPr="003E65B4">
        <w:t xml:space="preserve">ClickSchedule is designed for </w:t>
      </w:r>
      <w:r w:rsidR="001D6A44" w:rsidRPr="003E65B4">
        <w:t>organiz</w:t>
      </w:r>
      <w:r w:rsidRPr="003E65B4">
        <w:t xml:space="preserve">ations that provide </w:t>
      </w:r>
      <w:r w:rsidR="00DD2962">
        <w:t>a range of different</w:t>
      </w:r>
      <w:r w:rsidR="00DD2962" w:rsidRPr="003E65B4">
        <w:t xml:space="preserve"> </w:t>
      </w:r>
      <w:r w:rsidR="00692F0E">
        <w:t>types of service</w:t>
      </w:r>
      <w:r w:rsidRPr="003E65B4">
        <w:t xml:space="preserve"> </w:t>
      </w:r>
      <w:r w:rsidR="00DD2962">
        <w:t xml:space="preserve">and </w:t>
      </w:r>
      <w:r w:rsidR="00692F0E">
        <w:t xml:space="preserve">it </w:t>
      </w:r>
      <w:r w:rsidR="00DD2962">
        <w:t>schedules service resources based on</w:t>
      </w:r>
      <w:r w:rsidRPr="003E65B4">
        <w:t xml:space="preserve"> considerations </w:t>
      </w:r>
      <w:r w:rsidR="00DD2962">
        <w:t xml:space="preserve">that are critical </w:t>
      </w:r>
      <w:r w:rsidRPr="003E65B4">
        <w:t>to the</w:t>
      </w:r>
      <w:r w:rsidR="00692F0E">
        <w:t xml:space="preserve"> </w:t>
      </w:r>
      <w:r w:rsidR="00DD2962">
        <w:t>specific</w:t>
      </w:r>
      <w:r w:rsidRPr="003E65B4">
        <w:t xml:space="preserve"> </w:t>
      </w:r>
      <w:r w:rsidR="00DD2962">
        <w:t xml:space="preserve">type of </w:t>
      </w:r>
      <w:r w:rsidRPr="003E65B4">
        <w:t>service operation.</w:t>
      </w:r>
      <w:r w:rsidR="00CD299F">
        <w:t xml:space="preserve"> </w:t>
      </w:r>
      <w:r w:rsidRPr="003E65B4">
        <w:t>These considerations may include</w:t>
      </w:r>
      <w:r w:rsidR="004F1C0A" w:rsidRPr="003E65B4">
        <w:t>:</w:t>
      </w:r>
      <w:r w:rsidRPr="003E65B4">
        <w:t xml:space="preserve"> selecting an appropriately skilled and available resource to complete a task or series of tasks</w:t>
      </w:r>
      <w:r w:rsidR="001D6A44" w:rsidRPr="003E65B4">
        <w:t xml:space="preserve">, </w:t>
      </w:r>
      <w:r w:rsidR="00E1490B">
        <w:t>maximis</w:t>
      </w:r>
      <w:r w:rsidR="004F1C0A" w:rsidRPr="003E65B4">
        <w:t xml:space="preserve">ing </w:t>
      </w:r>
      <w:r w:rsidRPr="003E65B4">
        <w:t xml:space="preserve">resource </w:t>
      </w:r>
      <w:r w:rsidR="00E1490B">
        <w:t>utilis</w:t>
      </w:r>
      <w:r w:rsidRPr="003E65B4">
        <w:t xml:space="preserve">ation, </w:t>
      </w:r>
      <w:r w:rsidR="00E1490B">
        <w:t>minimis</w:t>
      </w:r>
      <w:r w:rsidR="004F1C0A" w:rsidRPr="003E65B4">
        <w:t xml:space="preserve">ing response </w:t>
      </w:r>
      <w:r w:rsidRPr="003E65B4">
        <w:t xml:space="preserve">time, </w:t>
      </w:r>
      <w:r w:rsidR="00E1490B">
        <w:t>minimis</w:t>
      </w:r>
      <w:r w:rsidR="004F1C0A" w:rsidRPr="003E65B4">
        <w:t xml:space="preserve">ing the </w:t>
      </w:r>
      <w:r w:rsidRPr="003E65B4">
        <w:t>cost of service</w:t>
      </w:r>
      <w:r w:rsidR="004F1C0A" w:rsidRPr="003E65B4">
        <w:t xml:space="preserve"> and many others</w:t>
      </w:r>
      <w:r w:rsidRPr="003E65B4">
        <w:t>.</w:t>
      </w:r>
      <w:r w:rsidR="00CD299F">
        <w:t xml:space="preserve"> </w:t>
      </w:r>
      <w:r w:rsidRPr="003E65B4">
        <w:t>ClickSchedule has unique configuration capabilities which include substantial built-in</w:t>
      </w:r>
      <w:r w:rsidR="00DE0AEE" w:rsidRPr="003E65B4">
        <w:t xml:space="preserve"> </w:t>
      </w:r>
      <w:r w:rsidR="009D40F7" w:rsidRPr="003E65B4">
        <w:t>(</w:t>
      </w:r>
      <w:r w:rsidR="00DD2962">
        <w:t>i.e.</w:t>
      </w:r>
      <w:r w:rsidR="009D40F7" w:rsidRPr="003E65B4">
        <w:t xml:space="preserve"> </w:t>
      </w:r>
      <w:r w:rsidR="00DE0AEE" w:rsidRPr="003E65B4">
        <w:t>out of the box</w:t>
      </w:r>
      <w:r w:rsidR="00DD2962">
        <w:t xml:space="preserve"> or OOTB</w:t>
      </w:r>
      <w:r w:rsidR="009D40F7" w:rsidRPr="003E65B4">
        <w:t>)</w:t>
      </w:r>
      <w:r w:rsidRPr="003E65B4">
        <w:t xml:space="preserve"> functionality and logic that may be tailored to meet the needs of specific </w:t>
      </w:r>
      <w:r w:rsidR="00692F0E">
        <w:t>Field S</w:t>
      </w:r>
      <w:r w:rsidRPr="003E65B4">
        <w:t xml:space="preserve">ervice </w:t>
      </w:r>
      <w:r w:rsidR="00DE657E">
        <w:t xml:space="preserve">Engineer </w:t>
      </w:r>
      <w:r w:rsidRPr="003E65B4">
        <w:t>operations. ClickSchedule’s flexibility allows changes to the appearance, workflow, scheduling logic and attributes that describe work and resources.</w:t>
      </w:r>
    </w:p>
    <w:p w14:paraId="0CAE6450" w14:textId="77777777" w:rsidR="000E0011" w:rsidRDefault="001D6A44" w:rsidP="0043245D">
      <w:pPr>
        <w:jc w:val="left"/>
      </w:pPr>
      <w:r w:rsidRPr="003E65B4">
        <w:lastRenderedPageBreak/>
        <w:t xml:space="preserve">ClickSchedule </w:t>
      </w:r>
      <w:r w:rsidR="00E1490B">
        <w:t>utilis</w:t>
      </w:r>
      <w:r w:rsidR="000E0011" w:rsidRPr="003E65B4">
        <w:t>es built-in scheduling criteria to automate much of the scheduling process.</w:t>
      </w:r>
      <w:r w:rsidR="00CD299F">
        <w:t xml:space="preserve"> </w:t>
      </w:r>
      <w:r w:rsidR="000E0011" w:rsidRPr="003E65B4">
        <w:t>Parameters such</w:t>
      </w:r>
      <w:r w:rsidR="004D1A59">
        <w:t xml:space="preserve"> as resource details, work data</w:t>
      </w:r>
      <w:r w:rsidR="000E0011" w:rsidRPr="003E65B4">
        <w:t xml:space="preserve"> and scheduling policies can be </w:t>
      </w:r>
      <w:r w:rsidR="00DE0AEE" w:rsidRPr="003E65B4">
        <w:t>created</w:t>
      </w:r>
      <w:r w:rsidR="000E0011" w:rsidRPr="003E65B4">
        <w:t xml:space="preserve">, </w:t>
      </w:r>
      <w:r w:rsidR="004D1A59">
        <w:t>deleted</w:t>
      </w:r>
      <w:r w:rsidR="00DE0AEE" w:rsidRPr="003E65B4">
        <w:t xml:space="preserve"> or modified</w:t>
      </w:r>
      <w:r w:rsidR="000E0011" w:rsidRPr="003E65B4">
        <w:t xml:space="preserve"> as needed.</w:t>
      </w:r>
      <w:r w:rsidR="00CD299F">
        <w:t xml:space="preserve"> </w:t>
      </w:r>
      <w:r w:rsidR="000E0011" w:rsidRPr="003E65B4">
        <w:t xml:space="preserve">The system schedules tasks according to predefined service policies and guides scheduling personnel </w:t>
      </w:r>
      <w:r w:rsidR="00346AB5" w:rsidRPr="003E65B4">
        <w:t xml:space="preserve">in </w:t>
      </w:r>
      <w:r w:rsidR="000E0011" w:rsidRPr="003E65B4">
        <w:t>mak</w:t>
      </w:r>
      <w:r w:rsidR="00346AB5" w:rsidRPr="003E65B4">
        <w:t>ing</w:t>
      </w:r>
      <w:r w:rsidR="000E0011" w:rsidRPr="003E65B4">
        <w:t xml:space="preserve"> scheduling decisions that comply with or override these policies</w:t>
      </w:r>
      <w:r w:rsidR="00346AB5" w:rsidRPr="003E65B4">
        <w:t>,</w:t>
      </w:r>
      <w:r w:rsidR="000E0011" w:rsidRPr="003E65B4">
        <w:t xml:space="preserve"> as </w:t>
      </w:r>
      <w:r w:rsidR="00346AB5" w:rsidRPr="003E65B4">
        <w:t>appropriate</w:t>
      </w:r>
      <w:r w:rsidR="000E0011" w:rsidRPr="003E65B4">
        <w:t>.</w:t>
      </w:r>
    </w:p>
    <w:p w14:paraId="0CAE6451" w14:textId="77777777" w:rsidR="00EE132E" w:rsidRDefault="00EE132E">
      <w:pPr>
        <w:spacing w:after="0" w:line="240" w:lineRule="auto"/>
        <w:jc w:val="left"/>
      </w:pPr>
      <w:r>
        <w:br w:type="page"/>
      </w:r>
    </w:p>
    <w:p w14:paraId="0CAE6452" w14:textId="77777777" w:rsidR="000E0011" w:rsidRDefault="000E0011" w:rsidP="0043245D">
      <w:pPr>
        <w:pStyle w:val="Heading2"/>
        <w:jc w:val="left"/>
      </w:pPr>
      <w:bookmarkStart w:id="1029" w:name="_Toc220073780"/>
      <w:bookmarkStart w:id="1030" w:name="_Toc192318109"/>
      <w:bookmarkStart w:id="1031" w:name="_Toc354672210"/>
      <w:bookmarkStart w:id="1032" w:name="_Toc355343752"/>
      <w:bookmarkStart w:id="1033" w:name="_Toc425500288"/>
      <w:bookmarkEnd w:id="1029"/>
      <w:r w:rsidRPr="003E65B4">
        <w:lastRenderedPageBreak/>
        <w:t>Terms and Abbreviations</w:t>
      </w:r>
      <w:bookmarkEnd w:id="1030"/>
      <w:bookmarkEnd w:id="1031"/>
      <w:bookmarkEnd w:id="1032"/>
      <w:bookmarkEnd w:id="1033"/>
    </w:p>
    <w:tbl>
      <w:tblPr>
        <w:tblW w:w="9630" w:type="dxa"/>
        <w:tblInd w:w="37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2403"/>
        <w:gridCol w:w="7227"/>
      </w:tblGrid>
      <w:tr w:rsidR="00F01F4B" w:rsidRPr="00CA1D41" w14:paraId="0CAE6455" w14:textId="77777777" w:rsidTr="004D3B58">
        <w:trPr>
          <w:tblHeader/>
        </w:trPr>
        <w:tc>
          <w:tcPr>
            <w:tcW w:w="2403" w:type="dxa"/>
            <w:shd w:val="clear" w:color="auto" w:fill="1F497D" w:themeFill="text2"/>
          </w:tcPr>
          <w:p w14:paraId="0CAE6453" w14:textId="77777777" w:rsidR="00F01F4B" w:rsidRPr="00CA1D41" w:rsidRDefault="00F01F4B" w:rsidP="0043245D">
            <w:pPr>
              <w:pStyle w:val="StyleTableHeadingComplexArialWhiteJustified"/>
              <w:jc w:val="left"/>
              <w:rPr>
                <w:color w:val="FFFFFF" w:themeColor="background1"/>
              </w:rPr>
            </w:pPr>
            <w:r w:rsidRPr="00CA1D41">
              <w:rPr>
                <w:color w:val="FFFFFF" w:themeColor="background1"/>
              </w:rPr>
              <w:t>Term</w:t>
            </w:r>
          </w:p>
        </w:tc>
        <w:tc>
          <w:tcPr>
            <w:tcW w:w="7227" w:type="dxa"/>
            <w:shd w:val="clear" w:color="auto" w:fill="1F497D" w:themeFill="text2"/>
          </w:tcPr>
          <w:p w14:paraId="0CAE6454" w14:textId="77777777" w:rsidR="00F01F4B" w:rsidRPr="00CA1D41" w:rsidRDefault="00F01F4B" w:rsidP="0043245D">
            <w:pPr>
              <w:pStyle w:val="StyleTableHeadingComplexArialWhiteJustified"/>
              <w:jc w:val="left"/>
              <w:rPr>
                <w:color w:val="FFFFFF" w:themeColor="background1"/>
              </w:rPr>
            </w:pPr>
            <w:r w:rsidRPr="00CA1D41">
              <w:rPr>
                <w:color w:val="FFFFFF" w:themeColor="background1"/>
              </w:rPr>
              <w:t>Explanation</w:t>
            </w:r>
          </w:p>
        </w:tc>
      </w:tr>
      <w:tr w:rsidR="00787FC9" w:rsidRPr="00CA1D41" w14:paraId="0CAE6458" w14:textId="77777777" w:rsidTr="00B26FEF">
        <w:trPr>
          <w:cantSplit/>
          <w:trHeight w:val="430"/>
        </w:trPr>
        <w:tc>
          <w:tcPr>
            <w:tcW w:w="2403" w:type="dxa"/>
          </w:tcPr>
          <w:p w14:paraId="0CAE6456" w14:textId="77777777" w:rsidR="00787FC9" w:rsidRPr="00CA1D41" w:rsidRDefault="00787FC9" w:rsidP="00B26FEF">
            <w:pPr>
              <w:jc w:val="left"/>
            </w:pPr>
            <w:r>
              <w:t>Activity</w:t>
            </w:r>
          </w:p>
        </w:tc>
        <w:tc>
          <w:tcPr>
            <w:tcW w:w="7227" w:type="dxa"/>
          </w:tcPr>
          <w:p w14:paraId="0CAE6457" w14:textId="6D514048" w:rsidR="00787FC9" w:rsidRPr="00CA1D41" w:rsidRDefault="00787FC9" w:rsidP="00B26FEF">
            <w:pPr>
              <w:jc w:val="left"/>
            </w:pPr>
            <w:r>
              <w:t xml:space="preserve">A </w:t>
            </w:r>
            <w:r w:rsidR="00D01A1B">
              <w:t>SIEBEL</w:t>
            </w:r>
            <w:r>
              <w:t xml:space="preserve"> term, representing a given “visit” within a </w:t>
            </w:r>
            <w:r w:rsidR="00D01A1B">
              <w:t>SIEBEL</w:t>
            </w:r>
            <w:r>
              <w:t xml:space="preserve"> Job. </w:t>
            </w:r>
            <w:r w:rsidR="00D01A1B">
              <w:t>SIEBEL</w:t>
            </w:r>
            <w:r>
              <w:t xml:space="preserve"> Activities are released to ClickSchedule and are therefore equivalent to Tasks.</w:t>
            </w:r>
          </w:p>
        </w:tc>
      </w:tr>
      <w:tr w:rsidR="000E6D11" w:rsidRPr="00CA1D41" w14:paraId="5C678160" w14:textId="77777777" w:rsidTr="00B26FEF">
        <w:trPr>
          <w:cantSplit/>
          <w:trHeight w:val="430"/>
        </w:trPr>
        <w:tc>
          <w:tcPr>
            <w:tcW w:w="2403" w:type="dxa"/>
          </w:tcPr>
          <w:p w14:paraId="1B77B0EC" w14:textId="1CF0DB9A" w:rsidR="000E6D11" w:rsidRDefault="000E6D11" w:rsidP="00B26FEF">
            <w:pPr>
              <w:jc w:val="left"/>
            </w:pPr>
            <w:r>
              <w:t>Service Request (SR)</w:t>
            </w:r>
          </w:p>
        </w:tc>
        <w:tc>
          <w:tcPr>
            <w:tcW w:w="7227" w:type="dxa"/>
          </w:tcPr>
          <w:p w14:paraId="59CB040E" w14:textId="5F2570A5" w:rsidR="000E6D11" w:rsidRDefault="000E6D11" w:rsidP="00B26FEF">
            <w:pPr>
              <w:jc w:val="left"/>
            </w:pPr>
            <w:r>
              <w:t>A SIEBEL term, representing that one SR can have multiple activities.</w:t>
            </w:r>
          </w:p>
        </w:tc>
      </w:tr>
      <w:tr w:rsidR="00FE645A" w:rsidRPr="00CA1D41" w14:paraId="0CAE645B" w14:textId="77777777" w:rsidTr="00675A69">
        <w:trPr>
          <w:cantSplit/>
          <w:trHeight w:val="430"/>
        </w:trPr>
        <w:tc>
          <w:tcPr>
            <w:tcW w:w="2403" w:type="dxa"/>
          </w:tcPr>
          <w:p w14:paraId="0CAE6459" w14:textId="77777777" w:rsidR="00FE645A" w:rsidRPr="00CA1D41" w:rsidRDefault="00FE645A" w:rsidP="00332F58">
            <w:pPr>
              <w:jc w:val="left"/>
            </w:pPr>
            <w:r w:rsidRPr="00CA1D41">
              <w:t>Assignment</w:t>
            </w:r>
          </w:p>
        </w:tc>
        <w:tc>
          <w:tcPr>
            <w:tcW w:w="7227" w:type="dxa"/>
          </w:tcPr>
          <w:p w14:paraId="0CAE645A" w14:textId="77777777" w:rsidR="00FE645A" w:rsidRPr="00CA1D41" w:rsidRDefault="00FE645A" w:rsidP="00332F58">
            <w:pPr>
              <w:jc w:val="left"/>
            </w:pPr>
            <w:r w:rsidRPr="00CA1D41">
              <w:t>The term for a unit of work with an Assigned field resource and Assigned time.</w:t>
            </w:r>
          </w:p>
        </w:tc>
      </w:tr>
      <w:tr w:rsidR="00FE645A" w:rsidRPr="00CA1D41" w14:paraId="0CAE645E" w14:textId="77777777" w:rsidTr="004D3B58">
        <w:trPr>
          <w:cantSplit/>
        </w:trPr>
        <w:tc>
          <w:tcPr>
            <w:tcW w:w="2403" w:type="dxa"/>
          </w:tcPr>
          <w:p w14:paraId="0CAE645C" w14:textId="77777777" w:rsidR="00FE645A" w:rsidRPr="00CA1D41" w:rsidRDefault="00FE645A" w:rsidP="0043245D">
            <w:pPr>
              <w:jc w:val="left"/>
            </w:pPr>
            <w:r w:rsidRPr="00CA1D41">
              <w:t>BGO</w:t>
            </w:r>
          </w:p>
        </w:tc>
        <w:tc>
          <w:tcPr>
            <w:tcW w:w="7227" w:type="dxa"/>
          </w:tcPr>
          <w:p w14:paraId="0CAE645D" w14:textId="77777777" w:rsidR="00FE645A" w:rsidRPr="00CA1D41" w:rsidRDefault="00FE645A" w:rsidP="0043245D">
            <w:pPr>
              <w:jc w:val="left"/>
            </w:pPr>
            <w:r w:rsidRPr="00CA1D41">
              <w:t>Background Optimizer</w:t>
            </w:r>
            <w:r w:rsidR="00787FC9">
              <w:t>. Logic that executes “in the background” in order to optimize the schedule.</w:t>
            </w:r>
          </w:p>
        </w:tc>
      </w:tr>
      <w:tr w:rsidR="00FE645A" w:rsidRPr="00CA1D41" w14:paraId="0CAE6461" w14:textId="77777777" w:rsidTr="004D3B58">
        <w:trPr>
          <w:cantSplit/>
        </w:trPr>
        <w:tc>
          <w:tcPr>
            <w:tcW w:w="2403" w:type="dxa"/>
          </w:tcPr>
          <w:p w14:paraId="0CAE645F" w14:textId="77777777" w:rsidR="00FE645A" w:rsidRPr="00CA1D41" w:rsidRDefault="00FE645A" w:rsidP="0043245D">
            <w:pPr>
              <w:jc w:val="left"/>
              <w:rPr>
                <w:lang w:eastAsia="sv-SE"/>
              </w:rPr>
            </w:pPr>
            <w:r w:rsidRPr="00CA1D41">
              <w:rPr>
                <w:lang w:eastAsia="sv-SE"/>
              </w:rPr>
              <w:t>Business Hierarchy</w:t>
            </w:r>
          </w:p>
        </w:tc>
        <w:tc>
          <w:tcPr>
            <w:tcW w:w="7227" w:type="dxa"/>
            <w:vAlign w:val="bottom"/>
          </w:tcPr>
          <w:p w14:paraId="0CAE6460" w14:textId="77777777" w:rsidR="00FE645A" w:rsidRPr="00CA1D41" w:rsidRDefault="00675A69" w:rsidP="00675A69">
            <w:pPr>
              <w:jc w:val="left"/>
              <w:rPr>
                <w:lang w:eastAsia="sv-SE"/>
              </w:rPr>
            </w:pPr>
            <w:r>
              <w:rPr>
                <w:lang w:eastAsia="sv-SE"/>
              </w:rPr>
              <w:t>Describes the Navigation T</w:t>
            </w:r>
            <w:r w:rsidR="00FE645A" w:rsidRPr="00CA1D41">
              <w:rPr>
                <w:lang w:eastAsia="sv-SE"/>
              </w:rPr>
              <w:t xml:space="preserve">ree that is </w:t>
            </w:r>
            <w:r>
              <w:rPr>
                <w:lang w:eastAsia="sv-SE"/>
              </w:rPr>
              <w:t>used</w:t>
            </w:r>
            <w:r w:rsidR="00FE645A" w:rsidRPr="00CA1D41">
              <w:rPr>
                <w:lang w:eastAsia="sv-SE"/>
              </w:rPr>
              <w:t xml:space="preserve"> in ClickSchedule</w:t>
            </w:r>
          </w:p>
        </w:tc>
      </w:tr>
      <w:tr w:rsidR="00FE645A" w:rsidRPr="00CA1D41" w14:paraId="0CAE6464" w14:textId="77777777" w:rsidTr="004D3B58">
        <w:trPr>
          <w:cantSplit/>
        </w:trPr>
        <w:tc>
          <w:tcPr>
            <w:tcW w:w="2403" w:type="dxa"/>
          </w:tcPr>
          <w:p w14:paraId="0CAE6462" w14:textId="77777777" w:rsidR="00FE645A" w:rsidRPr="00CA1D41" w:rsidRDefault="00FE645A" w:rsidP="0043245D">
            <w:pPr>
              <w:jc w:val="left"/>
              <w:rPr>
                <w:lang w:eastAsia="sv-SE"/>
              </w:rPr>
            </w:pPr>
            <w:r w:rsidRPr="00CA1D41">
              <w:rPr>
                <w:lang w:eastAsia="sv-SE"/>
              </w:rPr>
              <w:t>ClickMobile</w:t>
            </w:r>
            <w:r w:rsidR="00787FC9">
              <w:rPr>
                <w:lang w:eastAsia="sv-SE"/>
              </w:rPr>
              <w:t xml:space="preserve"> </w:t>
            </w:r>
            <w:r w:rsidRPr="00CA1D41">
              <w:rPr>
                <w:lang w:eastAsia="sv-SE"/>
              </w:rPr>
              <w:t>Touch</w:t>
            </w:r>
          </w:p>
        </w:tc>
        <w:tc>
          <w:tcPr>
            <w:tcW w:w="7227" w:type="dxa"/>
            <w:vAlign w:val="bottom"/>
          </w:tcPr>
          <w:p w14:paraId="0CAE6463" w14:textId="77777777" w:rsidR="00FE645A" w:rsidRPr="00CA1D41" w:rsidRDefault="00FE645A" w:rsidP="00787FC9">
            <w:pPr>
              <w:jc w:val="left"/>
              <w:rPr>
                <w:lang w:eastAsia="sv-SE"/>
              </w:rPr>
            </w:pPr>
            <w:r w:rsidRPr="00CA1D41">
              <w:rPr>
                <w:lang w:eastAsia="sv-SE"/>
              </w:rPr>
              <w:t>The ClickMobile</w:t>
            </w:r>
            <w:r w:rsidR="00787FC9">
              <w:rPr>
                <w:lang w:eastAsia="sv-SE"/>
              </w:rPr>
              <w:t xml:space="preserve"> </w:t>
            </w:r>
            <w:r w:rsidRPr="00CA1D41">
              <w:rPr>
                <w:lang w:eastAsia="sv-SE"/>
              </w:rPr>
              <w:t>Touch application enables the field force to interact with the ClickSchedule application using an HTML5 capable handheld mobile device.</w:t>
            </w:r>
          </w:p>
        </w:tc>
      </w:tr>
      <w:tr w:rsidR="00FE645A" w:rsidRPr="00CA1D41" w14:paraId="0CAE6467" w14:textId="77777777" w:rsidTr="004D3B58">
        <w:trPr>
          <w:cantSplit/>
        </w:trPr>
        <w:tc>
          <w:tcPr>
            <w:tcW w:w="2403" w:type="dxa"/>
          </w:tcPr>
          <w:p w14:paraId="0CAE6465" w14:textId="77777777" w:rsidR="00FE645A" w:rsidRPr="00CA1D41" w:rsidRDefault="00FE645A" w:rsidP="0043245D">
            <w:pPr>
              <w:jc w:val="left"/>
            </w:pPr>
            <w:r w:rsidRPr="00CA1D41">
              <w:t>ClickSchedule</w:t>
            </w:r>
          </w:p>
        </w:tc>
        <w:tc>
          <w:tcPr>
            <w:tcW w:w="7227" w:type="dxa"/>
          </w:tcPr>
          <w:p w14:paraId="0CAE6466" w14:textId="77777777" w:rsidR="00FE645A" w:rsidRPr="00CA1D41" w:rsidRDefault="00FE645A" w:rsidP="0043245D">
            <w:pPr>
              <w:jc w:val="left"/>
            </w:pPr>
            <w:r w:rsidRPr="00CA1D41">
              <w:t xml:space="preserve">The workforce </w:t>
            </w:r>
            <w:r w:rsidR="00E1490B" w:rsidRPr="00CA1D41">
              <w:t>optimi</w:t>
            </w:r>
            <w:r w:rsidR="002013EC">
              <w:t>z</w:t>
            </w:r>
            <w:r w:rsidRPr="00CA1D41">
              <w:t xml:space="preserve">ation component of the solution being implemented at </w:t>
            </w:r>
            <w:r w:rsidR="001560B9">
              <w:t>GE Healthcare</w:t>
            </w:r>
            <w:r w:rsidRPr="00CA1D41">
              <w:t>.</w:t>
            </w:r>
          </w:p>
        </w:tc>
      </w:tr>
      <w:tr w:rsidR="00FE645A" w:rsidRPr="00CA1D41" w14:paraId="0CAE646A" w14:textId="77777777" w:rsidTr="004D3B58">
        <w:trPr>
          <w:cantSplit/>
        </w:trPr>
        <w:tc>
          <w:tcPr>
            <w:tcW w:w="2403" w:type="dxa"/>
          </w:tcPr>
          <w:p w14:paraId="0CAE6468" w14:textId="77777777" w:rsidR="00FE645A" w:rsidRPr="00CA1D41" w:rsidRDefault="00FE645A" w:rsidP="0043245D">
            <w:pPr>
              <w:jc w:val="left"/>
            </w:pPr>
            <w:r w:rsidRPr="00CA1D41">
              <w:t>ClickSoftware</w:t>
            </w:r>
          </w:p>
        </w:tc>
        <w:tc>
          <w:tcPr>
            <w:tcW w:w="7227" w:type="dxa"/>
          </w:tcPr>
          <w:p w14:paraId="0CAE6469" w14:textId="77777777" w:rsidR="00FE645A" w:rsidRPr="00CA1D41" w:rsidRDefault="00FE645A" w:rsidP="0043245D">
            <w:pPr>
              <w:jc w:val="left"/>
            </w:pPr>
            <w:r w:rsidRPr="00CA1D41">
              <w:t>ClickSoftware is the supplier of the Service Optimization suite of applications.</w:t>
            </w:r>
          </w:p>
        </w:tc>
      </w:tr>
      <w:tr w:rsidR="00FE645A" w:rsidRPr="00CA1D41" w14:paraId="0CAE646D" w14:textId="77777777" w:rsidTr="004D3B58">
        <w:trPr>
          <w:cantSplit/>
        </w:trPr>
        <w:tc>
          <w:tcPr>
            <w:tcW w:w="2403" w:type="dxa"/>
          </w:tcPr>
          <w:p w14:paraId="0CAE646B" w14:textId="77777777" w:rsidR="00FE645A" w:rsidRPr="00CA1D41" w:rsidRDefault="00FE645A" w:rsidP="0043245D">
            <w:pPr>
              <w:jc w:val="left"/>
              <w:rPr>
                <w:lang w:eastAsia="sv-SE"/>
              </w:rPr>
            </w:pPr>
            <w:r w:rsidRPr="00CA1D41">
              <w:rPr>
                <w:lang w:eastAsia="sv-SE"/>
              </w:rPr>
              <w:t>Configuration</w:t>
            </w:r>
          </w:p>
        </w:tc>
        <w:tc>
          <w:tcPr>
            <w:tcW w:w="7227" w:type="dxa"/>
            <w:vAlign w:val="bottom"/>
          </w:tcPr>
          <w:p w14:paraId="0CAE646C" w14:textId="77777777" w:rsidR="00FE645A" w:rsidRPr="00CA1D41" w:rsidRDefault="00FE645A" w:rsidP="005F4869">
            <w:pPr>
              <w:jc w:val="left"/>
              <w:rPr>
                <w:lang w:eastAsia="sv-SE"/>
              </w:rPr>
            </w:pPr>
            <w:r w:rsidRPr="00CA1D41">
              <w:rPr>
                <w:lang w:eastAsia="sv-SE"/>
              </w:rPr>
              <w:t>The activities involved in manipulating the Out of the Box application</w:t>
            </w:r>
            <w:r w:rsidR="00DD2962">
              <w:rPr>
                <w:lang w:eastAsia="sv-SE"/>
              </w:rPr>
              <w:t>s</w:t>
            </w:r>
            <w:r w:rsidRPr="00CA1D41">
              <w:rPr>
                <w:lang w:eastAsia="sv-SE"/>
              </w:rPr>
              <w:t xml:space="preserve"> to ensure they deliver the maximum functionality possible. These activities do not include any modification of or addition to the base code of the products.</w:t>
            </w:r>
          </w:p>
        </w:tc>
      </w:tr>
      <w:tr w:rsidR="00787FC9" w:rsidRPr="00CA1D41" w14:paraId="0CAE6470" w14:textId="77777777" w:rsidTr="00B26FEF">
        <w:trPr>
          <w:cantSplit/>
        </w:trPr>
        <w:tc>
          <w:tcPr>
            <w:tcW w:w="2403" w:type="dxa"/>
          </w:tcPr>
          <w:p w14:paraId="0CAE646E" w14:textId="77777777" w:rsidR="00787FC9" w:rsidRPr="00CA1D41" w:rsidRDefault="00787FC9" w:rsidP="00B26FEF">
            <w:pPr>
              <w:jc w:val="left"/>
              <w:rPr>
                <w:lang w:eastAsia="sv-SE"/>
              </w:rPr>
            </w:pPr>
            <w:r>
              <w:rPr>
                <w:lang w:eastAsia="sv-SE"/>
              </w:rPr>
              <w:t>CS</w:t>
            </w:r>
          </w:p>
        </w:tc>
        <w:tc>
          <w:tcPr>
            <w:tcW w:w="7227" w:type="dxa"/>
            <w:vAlign w:val="bottom"/>
          </w:tcPr>
          <w:p w14:paraId="0CAE646F" w14:textId="77777777" w:rsidR="00787FC9" w:rsidRPr="00CA1D41" w:rsidRDefault="00787FC9" w:rsidP="00B26FEF">
            <w:pPr>
              <w:jc w:val="left"/>
              <w:rPr>
                <w:lang w:eastAsia="sv-SE"/>
              </w:rPr>
            </w:pPr>
            <w:r>
              <w:rPr>
                <w:lang w:eastAsia="sv-SE"/>
              </w:rPr>
              <w:t>ClickSchedule.</w:t>
            </w:r>
          </w:p>
        </w:tc>
      </w:tr>
      <w:tr w:rsidR="00787FC9" w:rsidRPr="00CA1D41" w14:paraId="0CAE6473" w14:textId="77777777" w:rsidTr="00B26FEF">
        <w:trPr>
          <w:cantSplit/>
        </w:trPr>
        <w:tc>
          <w:tcPr>
            <w:tcW w:w="2403" w:type="dxa"/>
          </w:tcPr>
          <w:p w14:paraId="0CAE6471" w14:textId="77777777" w:rsidR="00787FC9" w:rsidRDefault="00787FC9" w:rsidP="00B26FEF">
            <w:pPr>
              <w:jc w:val="left"/>
              <w:rPr>
                <w:lang w:eastAsia="sv-SE"/>
              </w:rPr>
            </w:pPr>
            <w:r>
              <w:rPr>
                <w:lang w:eastAsia="sv-SE"/>
              </w:rPr>
              <w:t>CSC</w:t>
            </w:r>
          </w:p>
        </w:tc>
        <w:tc>
          <w:tcPr>
            <w:tcW w:w="7227" w:type="dxa"/>
            <w:vAlign w:val="bottom"/>
          </w:tcPr>
          <w:p w14:paraId="0CAE6472" w14:textId="77777777" w:rsidR="00787FC9" w:rsidRDefault="00787FC9" w:rsidP="00B26FEF">
            <w:pPr>
              <w:jc w:val="left"/>
              <w:rPr>
                <w:lang w:eastAsia="sv-SE"/>
              </w:rPr>
            </w:pPr>
            <w:r>
              <w:rPr>
                <w:lang w:eastAsia="sv-SE"/>
              </w:rPr>
              <w:t>Customer Service Centre.</w:t>
            </w:r>
          </w:p>
        </w:tc>
      </w:tr>
      <w:tr w:rsidR="0039300E" w:rsidRPr="00CA1D41" w14:paraId="0CAE6476" w14:textId="77777777" w:rsidTr="00B26FEF">
        <w:trPr>
          <w:cantSplit/>
        </w:trPr>
        <w:tc>
          <w:tcPr>
            <w:tcW w:w="2403" w:type="dxa"/>
          </w:tcPr>
          <w:p w14:paraId="0CAE6474" w14:textId="77777777" w:rsidR="0039300E" w:rsidRDefault="0039300E" w:rsidP="00B26FEF">
            <w:pPr>
              <w:jc w:val="left"/>
              <w:rPr>
                <w:lang w:eastAsia="sv-SE"/>
              </w:rPr>
            </w:pPr>
            <w:r>
              <w:rPr>
                <w:lang w:eastAsia="sv-SE"/>
              </w:rPr>
              <w:t>CSC Agent</w:t>
            </w:r>
          </w:p>
        </w:tc>
        <w:tc>
          <w:tcPr>
            <w:tcW w:w="7227" w:type="dxa"/>
            <w:vAlign w:val="bottom"/>
          </w:tcPr>
          <w:p w14:paraId="0CAE6475" w14:textId="77777777" w:rsidR="0039300E" w:rsidRDefault="0039300E" w:rsidP="00B26FEF">
            <w:pPr>
              <w:jc w:val="left"/>
              <w:rPr>
                <w:lang w:eastAsia="sv-SE"/>
              </w:rPr>
            </w:pPr>
            <w:r>
              <w:rPr>
                <w:lang w:eastAsia="sv-SE"/>
              </w:rPr>
              <w:t>A synonym for the Dispatcher.</w:t>
            </w:r>
          </w:p>
        </w:tc>
      </w:tr>
      <w:tr w:rsidR="0039300E" w:rsidRPr="00CA1D41" w14:paraId="0CAE6479" w14:textId="77777777" w:rsidTr="00B26FEF">
        <w:trPr>
          <w:cantSplit/>
        </w:trPr>
        <w:tc>
          <w:tcPr>
            <w:tcW w:w="2403" w:type="dxa"/>
          </w:tcPr>
          <w:p w14:paraId="0CAE6477" w14:textId="77777777" w:rsidR="0039300E" w:rsidRDefault="0039300E" w:rsidP="00B26FEF">
            <w:pPr>
              <w:jc w:val="left"/>
              <w:rPr>
                <w:lang w:eastAsia="sv-SE"/>
              </w:rPr>
            </w:pPr>
            <w:r>
              <w:rPr>
                <w:lang w:eastAsia="sv-SE"/>
              </w:rPr>
              <w:t>CTC</w:t>
            </w:r>
          </w:p>
        </w:tc>
        <w:tc>
          <w:tcPr>
            <w:tcW w:w="7227" w:type="dxa"/>
            <w:vAlign w:val="bottom"/>
          </w:tcPr>
          <w:p w14:paraId="0CAE6478" w14:textId="77777777" w:rsidR="0039300E" w:rsidRDefault="0039300E" w:rsidP="00B26FEF">
            <w:pPr>
              <w:jc w:val="left"/>
              <w:rPr>
                <w:lang w:eastAsia="sv-SE"/>
              </w:rPr>
            </w:pPr>
            <w:r>
              <w:rPr>
                <w:lang w:eastAsia="sv-SE"/>
              </w:rPr>
              <w:t>Customer Technical Centre. Staffed by OLSEs, this centre provides remote diagnostic and fix support.</w:t>
            </w:r>
          </w:p>
        </w:tc>
      </w:tr>
      <w:tr w:rsidR="00FE645A" w:rsidRPr="00CA1D41" w14:paraId="0CAE647C" w14:textId="77777777" w:rsidTr="004D3B58">
        <w:trPr>
          <w:cantSplit/>
        </w:trPr>
        <w:tc>
          <w:tcPr>
            <w:tcW w:w="2403" w:type="dxa"/>
          </w:tcPr>
          <w:p w14:paraId="0CAE647A" w14:textId="77777777" w:rsidR="00FE645A" w:rsidRPr="00CA1D41" w:rsidRDefault="00FE645A" w:rsidP="0043245D">
            <w:pPr>
              <w:jc w:val="left"/>
              <w:rPr>
                <w:lang w:eastAsia="sv-SE"/>
              </w:rPr>
            </w:pPr>
            <w:r w:rsidRPr="00CA1D41">
              <w:rPr>
                <w:lang w:eastAsia="sv-SE"/>
              </w:rPr>
              <w:t>Customization based on existing functionality</w:t>
            </w:r>
          </w:p>
        </w:tc>
        <w:tc>
          <w:tcPr>
            <w:tcW w:w="7227" w:type="dxa"/>
            <w:vAlign w:val="bottom"/>
          </w:tcPr>
          <w:p w14:paraId="0CAE647B" w14:textId="77777777" w:rsidR="00FE645A" w:rsidRPr="00CA1D41" w:rsidRDefault="00FE645A" w:rsidP="005F4869">
            <w:pPr>
              <w:jc w:val="left"/>
              <w:rPr>
                <w:lang w:eastAsia="sv-SE"/>
              </w:rPr>
            </w:pPr>
            <w:r w:rsidRPr="00CA1D41">
              <w:rPr>
                <w:lang w:eastAsia="sv-SE"/>
              </w:rPr>
              <w:t>The activities involved in manipulating the Out of the Box application while substantially leveraging the existing code base.</w:t>
            </w:r>
          </w:p>
        </w:tc>
      </w:tr>
      <w:tr w:rsidR="00FE645A" w:rsidRPr="00CA1D41" w14:paraId="0CAE647F" w14:textId="77777777" w:rsidTr="004D3B58">
        <w:trPr>
          <w:cantSplit/>
        </w:trPr>
        <w:tc>
          <w:tcPr>
            <w:tcW w:w="2403" w:type="dxa"/>
          </w:tcPr>
          <w:p w14:paraId="0CAE647D" w14:textId="77777777" w:rsidR="00FE645A" w:rsidRPr="00CA1D41" w:rsidRDefault="00FE645A" w:rsidP="0043245D">
            <w:pPr>
              <w:jc w:val="left"/>
              <w:rPr>
                <w:lang w:eastAsia="sv-SE"/>
              </w:rPr>
            </w:pPr>
            <w:r w:rsidRPr="00CA1D41">
              <w:rPr>
                <w:lang w:eastAsia="sv-SE"/>
              </w:rPr>
              <w:t>Customization from scratch</w:t>
            </w:r>
          </w:p>
        </w:tc>
        <w:tc>
          <w:tcPr>
            <w:tcW w:w="7227" w:type="dxa"/>
            <w:vAlign w:val="bottom"/>
          </w:tcPr>
          <w:p w14:paraId="0CAE647E" w14:textId="77777777" w:rsidR="00FE645A" w:rsidRPr="00CA1D41" w:rsidRDefault="00FE645A" w:rsidP="0043245D">
            <w:pPr>
              <w:jc w:val="left"/>
              <w:rPr>
                <w:lang w:eastAsia="sv-SE"/>
              </w:rPr>
            </w:pPr>
            <w:r w:rsidRPr="00CA1D41">
              <w:rPr>
                <w:lang w:eastAsia="sv-SE"/>
              </w:rPr>
              <w:t>The activities involved in creating additional components, logic or other technical solutions which do not substantially leverage any existing code base.</w:t>
            </w:r>
          </w:p>
        </w:tc>
      </w:tr>
      <w:tr w:rsidR="00FE645A" w:rsidRPr="00CA1D41" w14:paraId="0CAE6482" w14:textId="77777777" w:rsidTr="004D3B58">
        <w:trPr>
          <w:cantSplit/>
        </w:trPr>
        <w:tc>
          <w:tcPr>
            <w:tcW w:w="2403" w:type="dxa"/>
          </w:tcPr>
          <w:p w14:paraId="0CAE6480" w14:textId="77777777" w:rsidR="00FE645A" w:rsidRPr="00CA1D41" w:rsidRDefault="001560B9" w:rsidP="009431A6">
            <w:pPr>
              <w:jc w:val="left"/>
            </w:pPr>
            <w:r>
              <w:t>Dispatcher</w:t>
            </w:r>
          </w:p>
        </w:tc>
        <w:tc>
          <w:tcPr>
            <w:tcW w:w="7227" w:type="dxa"/>
          </w:tcPr>
          <w:p w14:paraId="0CAE6481" w14:textId="77777777" w:rsidR="00FE645A" w:rsidRPr="00CA1D41" w:rsidRDefault="00FE645A" w:rsidP="0039300E">
            <w:pPr>
              <w:jc w:val="left"/>
            </w:pPr>
            <w:r w:rsidRPr="00CA1D41">
              <w:t xml:space="preserve">These personnel are users of the scheduling application; they typically handle </w:t>
            </w:r>
            <w:r w:rsidR="0039300E">
              <w:t xml:space="preserve">customer calls, appointment booking and </w:t>
            </w:r>
            <w:r w:rsidRPr="00CA1D41">
              <w:t xml:space="preserve">all scheduling activities </w:t>
            </w:r>
            <w:r w:rsidR="00787FC9">
              <w:t>(mainly focused on exception cases where m</w:t>
            </w:r>
            <w:r w:rsidR="0039300E">
              <w:t>anual intervention is required).</w:t>
            </w:r>
            <w:r w:rsidRPr="00CA1D41">
              <w:t xml:space="preserve"> </w:t>
            </w:r>
            <w:r w:rsidR="0039300E">
              <w:t xml:space="preserve">They </w:t>
            </w:r>
            <w:r w:rsidRPr="00CA1D41">
              <w:t>are in regular contact with the Resources</w:t>
            </w:r>
            <w:r w:rsidR="0039300E">
              <w:t xml:space="preserve"> to assist them in maintaining their schedules</w:t>
            </w:r>
            <w:r w:rsidRPr="00CA1D41">
              <w:t>.</w:t>
            </w:r>
          </w:p>
        </w:tc>
      </w:tr>
      <w:tr w:rsidR="00FE645A" w:rsidRPr="00CA1D41" w14:paraId="0CAE6485" w14:textId="77777777" w:rsidTr="004D3B58">
        <w:trPr>
          <w:cantSplit/>
        </w:trPr>
        <w:tc>
          <w:tcPr>
            <w:tcW w:w="2403" w:type="dxa"/>
          </w:tcPr>
          <w:p w14:paraId="0CAE6483" w14:textId="77777777" w:rsidR="00FE645A" w:rsidRPr="00CA1D41" w:rsidRDefault="001560B9" w:rsidP="0043245D">
            <w:pPr>
              <w:jc w:val="left"/>
            </w:pPr>
            <w:r>
              <w:t xml:space="preserve">Field Service </w:t>
            </w:r>
            <w:r w:rsidR="00FE645A" w:rsidRPr="00CA1D41">
              <w:t>Engineer</w:t>
            </w:r>
          </w:p>
        </w:tc>
        <w:tc>
          <w:tcPr>
            <w:tcW w:w="7227" w:type="dxa"/>
          </w:tcPr>
          <w:p w14:paraId="0CAE6484" w14:textId="77777777" w:rsidR="00FE645A" w:rsidRPr="00CA1D41" w:rsidRDefault="00FE645A" w:rsidP="00787FC9">
            <w:pPr>
              <w:jc w:val="left"/>
            </w:pPr>
            <w:r w:rsidRPr="00CA1D41">
              <w:t>This is an individual to whom tasks may be scheduled.</w:t>
            </w:r>
            <w:r w:rsidR="00787FC9">
              <w:t xml:space="preserve"> See “Resource”.</w:t>
            </w:r>
          </w:p>
        </w:tc>
      </w:tr>
      <w:tr w:rsidR="00FE645A" w:rsidRPr="00CA1D41" w14:paraId="0CAE6488" w14:textId="77777777" w:rsidTr="004D3B58">
        <w:trPr>
          <w:cantSplit/>
        </w:trPr>
        <w:tc>
          <w:tcPr>
            <w:tcW w:w="2403" w:type="dxa"/>
          </w:tcPr>
          <w:p w14:paraId="0CAE6486" w14:textId="77777777" w:rsidR="00FE645A" w:rsidRPr="00CA1D41" w:rsidRDefault="00FE645A" w:rsidP="0043245D">
            <w:pPr>
              <w:jc w:val="left"/>
            </w:pPr>
            <w:r w:rsidRPr="00CA1D41">
              <w:t>Gantt</w:t>
            </w:r>
          </w:p>
        </w:tc>
        <w:tc>
          <w:tcPr>
            <w:tcW w:w="7227" w:type="dxa"/>
          </w:tcPr>
          <w:p w14:paraId="0CAE6487" w14:textId="77777777" w:rsidR="00FE645A" w:rsidRPr="00CA1D41" w:rsidRDefault="00FE645A" w:rsidP="0043245D">
            <w:pPr>
              <w:jc w:val="left"/>
            </w:pPr>
            <w:r w:rsidRPr="00CA1D41">
              <w:t>The display of work in a graphical format in the ClickSchedule client</w:t>
            </w:r>
          </w:p>
        </w:tc>
      </w:tr>
      <w:tr w:rsidR="00FE645A" w:rsidRPr="00CA1D41" w14:paraId="0CAE648B" w14:textId="77777777" w:rsidTr="004D3B58">
        <w:trPr>
          <w:cantSplit/>
        </w:trPr>
        <w:tc>
          <w:tcPr>
            <w:tcW w:w="2403" w:type="dxa"/>
          </w:tcPr>
          <w:p w14:paraId="0CAE6489" w14:textId="77777777" w:rsidR="00FE645A" w:rsidRPr="00CA1D41" w:rsidRDefault="00FE645A" w:rsidP="0043245D">
            <w:pPr>
              <w:jc w:val="left"/>
            </w:pPr>
            <w:r w:rsidRPr="00CA1D41">
              <w:t>GIS</w:t>
            </w:r>
          </w:p>
        </w:tc>
        <w:tc>
          <w:tcPr>
            <w:tcW w:w="7227" w:type="dxa"/>
          </w:tcPr>
          <w:p w14:paraId="0CAE648A" w14:textId="77777777" w:rsidR="00FE645A" w:rsidRPr="00CA1D41" w:rsidRDefault="00FE645A" w:rsidP="0043245D">
            <w:pPr>
              <w:jc w:val="left"/>
            </w:pPr>
            <w:r w:rsidRPr="00CA1D41">
              <w:t xml:space="preserve">Geographical Information System </w:t>
            </w:r>
          </w:p>
        </w:tc>
      </w:tr>
      <w:tr w:rsidR="009E0F4E" w:rsidRPr="00CA1D41" w14:paraId="0CAE648E" w14:textId="77777777" w:rsidTr="004D3B58">
        <w:trPr>
          <w:cantSplit/>
        </w:trPr>
        <w:tc>
          <w:tcPr>
            <w:tcW w:w="2403" w:type="dxa"/>
          </w:tcPr>
          <w:p w14:paraId="0CAE648C" w14:textId="77777777" w:rsidR="009E0F4E" w:rsidRPr="00CA1D41" w:rsidRDefault="009E0F4E" w:rsidP="0043245D">
            <w:pPr>
              <w:jc w:val="left"/>
            </w:pPr>
            <w:r>
              <w:t>IDS</w:t>
            </w:r>
          </w:p>
        </w:tc>
        <w:tc>
          <w:tcPr>
            <w:tcW w:w="7227" w:type="dxa"/>
          </w:tcPr>
          <w:p w14:paraId="0CAE648D" w14:textId="77777777" w:rsidR="009E0F4E" w:rsidRPr="00CA1D41" w:rsidRDefault="009E0F4E" w:rsidP="0043245D">
            <w:pPr>
              <w:jc w:val="left"/>
            </w:pPr>
            <w:r w:rsidRPr="003E65B4">
              <w:t>Integration Design Specification</w:t>
            </w:r>
            <w:r>
              <w:t>.</w:t>
            </w:r>
          </w:p>
        </w:tc>
      </w:tr>
      <w:tr w:rsidR="00942D03" w:rsidRPr="00CA1D41" w14:paraId="0CAE6491" w14:textId="77777777" w:rsidTr="004D3B58">
        <w:trPr>
          <w:cantSplit/>
        </w:trPr>
        <w:tc>
          <w:tcPr>
            <w:tcW w:w="2403" w:type="dxa"/>
          </w:tcPr>
          <w:p w14:paraId="0CAE648F" w14:textId="77777777" w:rsidR="00942D03" w:rsidRDefault="00942D03" w:rsidP="0043245D">
            <w:pPr>
              <w:jc w:val="left"/>
            </w:pPr>
            <w:r>
              <w:t>ISD</w:t>
            </w:r>
          </w:p>
        </w:tc>
        <w:tc>
          <w:tcPr>
            <w:tcW w:w="7227" w:type="dxa"/>
          </w:tcPr>
          <w:p w14:paraId="0CAE6490" w14:textId="77777777" w:rsidR="00942D03" w:rsidRPr="003E65B4" w:rsidRDefault="00942D03" w:rsidP="0043245D">
            <w:pPr>
              <w:jc w:val="left"/>
            </w:pPr>
            <w:r w:rsidRPr="00BC5D51">
              <w:t>Integrated Service Desktop</w:t>
            </w:r>
            <w:r>
              <w:t>. An internal GEHC system.</w:t>
            </w:r>
          </w:p>
        </w:tc>
      </w:tr>
      <w:tr w:rsidR="00787FC9" w:rsidRPr="00CA1D41" w14:paraId="0CAE6494" w14:textId="77777777" w:rsidTr="00B26FEF">
        <w:trPr>
          <w:cantSplit/>
        </w:trPr>
        <w:tc>
          <w:tcPr>
            <w:tcW w:w="2403" w:type="dxa"/>
          </w:tcPr>
          <w:p w14:paraId="0CAE6492" w14:textId="77777777" w:rsidR="00787FC9" w:rsidRPr="00CA1D41" w:rsidRDefault="00787FC9" w:rsidP="00B26FEF">
            <w:pPr>
              <w:jc w:val="left"/>
            </w:pPr>
            <w:r>
              <w:t>Job</w:t>
            </w:r>
          </w:p>
        </w:tc>
        <w:tc>
          <w:tcPr>
            <w:tcW w:w="7227" w:type="dxa"/>
          </w:tcPr>
          <w:p w14:paraId="0CAE6493" w14:textId="611BFF7E" w:rsidR="00787FC9" w:rsidRPr="00CA1D41" w:rsidRDefault="00787FC9" w:rsidP="00B26FEF">
            <w:pPr>
              <w:jc w:val="left"/>
            </w:pPr>
            <w:r>
              <w:t xml:space="preserve">A sequence of </w:t>
            </w:r>
            <w:r w:rsidR="00D01A1B">
              <w:t>SIEBEL</w:t>
            </w:r>
            <w:r>
              <w:t xml:space="preserve"> Activities relating to a specific piece of GEHC equipment.</w:t>
            </w:r>
          </w:p>
        </w:tc>
      </w:tr>
      <w:tr w:rsidR="00FE645A" w:rsidRPr="00CA1D41" w14:paraId="0CAE6497" w14:textId="77777777" w:rsidTr="004D3B58">
        <w:trPr>
          <w:cantSplit/>
        </w:trPr>
        <w:tc>
          <w:tcPr>
            <w:tcW w:w="2403" w:type="dxa"/>
          </w:tcPr>
          <w:p w14:paraId="0CAE6495" w14:textId="77777777" w:rsidR="00FE645A" w:rsidRPr="00CA1D41" w:rsidRDefault="00FE645A" w:rsidP="0043245D">
            <w:pPr>
              <w:jc w:val="left"/>
              <w:rPr>
                <w:lang w:eastAsia="sv-SE"/>
              </w:rPr>
            </w:pPr>
            <w:r w:rsidRPr="00CA1D41">
              <w:rPr>
                <w:lang w:eastAsia="sv-SE"/>
              </w:rPr>
              <w:lastRenderedPageBreak/>
              <w:t>KPI</w:t>
            </w:r>
          </w:p>
        </w:tc>
        <w:tc>
          <w:tcPr>
            <w:tcW w:w="7227" w:type="dxa"/>
            <w:vAlign w:val="bottom"/>
          </w:tcPr>
          <w:p w14:paraId="0CAE6496" w14:textId="77777777" w:rsidR="00FE645A" w:rsidRPr="00CA1D41" w:rsidRDefault="00FE645A" w:rsidP="0043245D">
            <w:pPr>
              <w:jc w:val="left"/>
              <w:rPr>
                <w:lang w:eastAsia="sv-SE"/>
              </w:rPr>
            </w:pPr>
            <w:r w:rsidRPr="00CA1D41">
              <w:rPr>
                <w:lang w:eastAsia="sv-SE"/>
              </w:rPr>
              <w:t>Key Performance Indicator. This is a measurement that will be used for evaluating the success of the implementation.</w:t>
            </w:r>
          </w:p>
        </w:tc>
      </w:tr>
      <w:tr w:rsidR="009E0F4E" w:rsidRPr="00CA1D41" w14:paraId="0CAE649A" w14:textId="77777777" w:rsidTr="00B26FEF">
        <w:trPr>
          <w:cantSplit/>
        </w:trPr>
        <w:tc>
          <w:tcPr>
            <w:tcW w:w="2403" w:type="dxa"/>
          </w:tcPr>
          <w:p w14:paraId="0CAE6498" w14:textId="77777777" w:rsidR="009E0F4E" w:rsidRDefault="009E0F4E" w:rsidP="00B26FEF">
            <w:pPr>
              <w:jc w:val="left"/>
            </w:pPr>
            <w:r>
              <w:t>MDT</w:t>
            </w:r>
          </w:p>
        </w:tc>
        <w:tc>
          <w:tcPr>
            <w:tcW w:w="7227" w:type="dxa"/>
          </w:tcPr>
          <w:p w14:paraId="0CAE6499" w14:textId="77777777" w:rsidR="009E0F4E" w:rsidRDefault="009E0F4E" w:rsidP="00B26FEF">
            <w:pPr>
              <w:jc w:val="left"/>
            </w:pPr>
            <w:r>
              <w:t>Multi-Day Task. A task with a long duration that is split over two or more days.</w:t>
            </w:r>
          </w:p>
        </w:tc>
      </w:tr>
      <w:tr w:rsidR="00787FC9" w:rsidRPr="00CA1D41" w14:paraId="0CAE649D" w14:textId="77777777" w:rsidTr="00B26FEF">
        <w:trPr>
          <w:cantSplit/>
        </w:trPr>
        <w:tc>
          <w:tcPr>
            <w:tcW w:w="2403" w:type="dxa"/>
          </w:tcPr>
          <w:p w14:paraId="0CAE649B" w14:textId="7BD27AA5" w:rsidR="00787FC9" w:rsidRPr="00CA1D41" w:rsidRDefault="00D01A1B" w:rsidP="00B26FEF">
            <w:pPr>
              <w:jc w:val="left"/>
            </w:pPr>
            <w:r>
              <w:t>SIEBEL</w:t>
            </w:r>
          </w:p>
        </w:tc>
        <w:tc>
          <w:tcPr>
            <w:tcW w:w="7227" w:type="dxa"/>
          </w:tcPr>
          <w:p w14:paraId="0CAE649C" w14:textId="4DCAE57B" w:rsidR="00787FC9" w:rsidRPr="00CA1D41" w:rsidRDefault="002B3EF6" w:rsidP="002B3EF6">
            <w:pPr>
              <w:jc w:val="left"/>
            </w:pPr>
            <w:r>
              <w:t>It’s a CRM</w:t>
            </w:r>
            <w:r w:rsidR="00787FC9">
              <w:t xml:space="preserve"> system</w:t>
            </w:r>
            <w:r w:rsidR="009E2F60">
              <w:t xml:space="preserve"> used in  </w:t>
            </w:r>
            <w:r>
              <w:t xml:space="preserve"> APAC</w:t>
            </w:r>
            <w:r w:rsidR="009E2F60">
              <w:t xml:space="preserve"> region.</w:t>
            </w:r>
          </w:p>
        </w:tc>
      </w:tr>
      <w:tr w:rsidR="00FE645A" w:rsidRPr="00CA1D41" w14:paraId="0CAE64A0" w14:textId="77777777" w:rsidTr="004D3B58">
        <w:trPr>
          <w:cantSplit/>
        </w:trPr>
        <w:tc>
          <w:tcPr>
            <w:tcW w:w="2403" w:type="dxa"/>
          </w:tcPr>
          <w:p w14:paraId="0CAE649E" w14:textId="77777777" w:rsidR="00FE645A" w:rsidRPr="00CA1D41" w:rsidRDefault="00FE645A" w:rsidP="0043245D">
            <w:pPr>
              <w:jc w:val="left"/>
            </w:pPr>
            <w:r w:rsidRPr="00CA1D41">
              <w:t>Named contractors</w:t>
            </w:r>
          </w:p>
        </w:tc>
        <w:tc>
          <w:tcPr>
            <w:tcW w:w="7227" w:type="dxa"/>
          </w:tcPr>
          <w:p w14:paraId="0CAE649F" w14:textId="77777777" w:rsidR="00FE645A" w:rsidRPr="00CA1D41" w:rsidRDefault="00FE645A" w:rsidP="0043245D">
            <w:pPr>
              <w:jc w:val="left"/>
            </w:pPr>
            <w:r w:rsidRPr="00CA1D41">
              <w:t xml:space="preserve">Contractors’ engineers which are maintained in ClickSchedule as individual resources. </w:t>
            </w:r>
          </w:p>
        </w:tc>
      </w:tr>
      <w:tr w:rsidR="00FE645A" w:rsidRPr="00CA1D41" w14:paraId="0CAE64A3" w14:textId="77777777" w:rsidTr="004D3B58">
        <w:trPr>
          <w:cantSplit/>
        </w:trPr>
        <w:tc>
          <w:tcPr>
            <w:tcW w:w="2403" w:type="dxa"/>
          </w:tcPr>
          <w:p w14:paraId="0CAE64A1" w14:textId="77777777" w:rsidR="00FE645A" w:rsidRPr="00CA1D41" w:rsidRDefault="00FE645A" w:rsidP="0043245D">
            <w:pPr>
              <w:jc w:val="left"/>
              <w:rPr>
                <w:lang w:eastAsia="sv-SE"/>
              </w:rPr>
            </w:pPr>
            <w:r w:rsidRPr="00CA1D41">
              <w:rPr>
                <w:lang w:eastAsia="sv-SE"/>
              </w:rPr>
              <w:t>Non-Availability (NA)</w:t>
            </w:r>
          </w:p>
        </w:tc>
        <w:tc>
          <w:tcPr>
            <w:tcW w:w="7227" w:type="dxa"/>
            <w:vAlign w:val="bottom"/>
          </w:tcPr>
          <w:p w14:paraId="0CAE64A2" w14:textId="54B7F969" w:rsidR="00FE645A" w:rsidRPr="00CA1D41" w:rsidRDefault="00FE645A" w:rsidP="0043245D">
            <w:pPr>
              <w:jc w:val="left"/>
              <w:rPr>
                <w:lang w:eastAsia="sv-SE"/>
              </w:rPr>
            </w:pPr>
            <w:r w:rsidRPr="00CA1D41">
              <w:rPr>
                <w:lang w:eastAsia="sv-SE"/>
              </w:rPr>
              <w:t>Denotes a period of time in which a resource cannot be scheduled work.</w:t>
            </w:r>
            <w:r w:rsidR="008853DD">
              <w:rPr>
                <w:lang w:eastAsia="sv-SE"/>
              </w:rPr>
              <w:t xml:space="preserve"> This is also known as an “Indirect Activity” in the </w:t>
            </w:r>
            <w:r w:rsidR="00D01A1B">
              <w:rPr>
                <w:lang w:eastAsia="sv-SE"/>
              </w:rPr>
              <w:t>SIEBEL</w:t>
            </w:r>
            <w:r w:rsidR="008853DD">
              <w:rPr>
                <w:lang w:eastAsia="sv-SE"/>
              </w:rPr>
              <w:t xml:space="preserve"> world.</w:t>
            </w:r>
          </w:p>
        </w:tc>
      </w:tr>
      <w:tr w:rsidR="00787FC9" w:rsidRPr="00CA1D41" w14:paraId="0CAE64A6" w14:textId="77777777" w:rsidTr="00B26FEF">
        <w:trPr>
          <w:cantSplit/>
        </w:trPr>
        <w:tc>
          <w:tcPr>
            <w:tcW w:w="2403" w:type="dxa"/>
          </w:tcPr>
          <w:p w14:paraId="0CAE64A4" w14:textId="77777777" w:rsidR="00787FC9" w:rsidRPr="00CA1D41" w:rsidRDefault="00787FC9" w:rsidP="00B26FEF">
            <w:pPr>
              <w:jc w:val="left"/>
              <w:rPr>
                <w:lang w:eastAsia="sv-SE"/>
              </w:rPr>
            </w:pPr>
            <w:r>
              <w:rPr>
                <w:lang w:eastAsia="sv-SE"/>
              </w:rPr>
              <w:t>OLSE</w:t>
            </w:r>
          </w:p>
        </w:tc>
        <w:tc>
          <w:tcPr>
            <w:tcW w:w="7227" w:type="dxa"/>
            <w:vAlign w:val="bottom"/>
          </w:tcPr>
          <w:p w14:paraId="0CAE64A5" w14:textId="77777777" w:rsidR="00787FC9" w:rsidRPr="00CA1D41" w:rsidRDefault="00787FC9" w:rsidP="00B26FEF">
            <w:pPr>
              <w:jc w:val="left"/>
              <w:rPr>
                <w:lang w:eastAsia="sv-SE"/>
              </w:rPr>
            </w:pPr>
            <w:r>
              <w:rPr>
                <w:lang w:eastAsia="sv-SE"/>
              </w:rPr>
              <w:t>On-Line Service Engineer.</w:t>
            </w:r>
          </w:p>
        </w:tc>
      </w:tr>
      <w:tr w:rsidR="00FE645A" w:rsidRPr="00CA1D41" w14:paraId="0CAE64A9" w14:textId="77777777" w:rsidTr="004D3B58">
        <w:trPr>
          <w:cantSplit/>
        </w:trPr>
        <w:tc>
          <w:tcPr>
            <w:tcW w:w="2403" w:type="dxa"/>
          </w:tcPr>
          <w:p w14:paraId="0CAE64A7" w14:textId="77777777" w:rsidR="00FE645A" w:rsidRPr="00CA1D41" w:rsidRDefault="00FE645A" w:rsidP="0043245D">
            <w:pPr>
              <w:jc w:val="left"/>
              <w:rPr>
                <w:lang w:eastAsia="sv-SE"/>
              </w:rPr>
            </w:pPr>
            <w:r w:rsidRPr="00CA1D41">
              <w:rPr>
                <w:lang w:eastAsia="sv-SE"/>
              </w:rPr>
              <w:t>OOTB</w:t>
            </w:r>
          </w:p>
        </w:tc>
        <w:tc>
          <w:tcPr>
            <w:tcW w:w="7227" w:type="dxa"/>
            <w:vAlign w:val="bottom"/>
          </w:tcPr>
          <w:p w14:paraId="0CAE64A8" w14:textId="77777777" w:rsidR="00FE645A" w:rsidRPr="00CA1D41" w:rsidRDefault="00FE645A" w:rsidP="00787FC9">
            <w:pPr>
              <w:jc w:val="left"/>
              <w:rPr>
                <w:lang w:eastAsia="sv-SE"/>
              </w:rPr>
            </w:pPr>
            <w:r w:rsidRPr="00CA1D41">
              <w:rPr>
                <w:lang w:eastAsia="sv-SE"/>
              </w:rPr>
              <w:t xml:space="preserve">Out </w:t>
            </w:r>
            <w:r w:rsidR="00787FC9">
              <w:rPr>
                <w:lang w:eastAsia="sv-SE"/>
              </w:rPr>
              <w:t>O</w:t>
            </w:r>
            <w:r w:rsidR="00787FC9" w:rsidRPr="00CA1D41">
              <w:rPr>
                <w:lang w:eastAsia="sv-SE"/>
              </w:rPr>
              <w:t xml:space="preserve">f </w:t>
            </w:r>
            <w:r w:rsidRPr="00CA1D41">
              <w:rPr>
                <w:lang w:eastAsia="sv-SE"/>
              </w:rPr>
              <w:t>The Box</w:t>
            </w:r>
            <w:r w:rsidR="00787FC9">
              <w:rPr>
                <w:lang w:eastAsia="sv-SE"/>
              </w:rPr>
              <w:t>; the built-in</w:t>
            </w:r>
            <w:r w:rsidRPr="00CA1D41">
              <w:rPr>
                <w:lang w:eastAsia="sv-SE"/>
              </w:rPr>
              <w:t xml:space="preserve"> functionalities of </w:t>
            </w:r>
            <w:r w:rsidR="00787FC9">
              <w:rPr>
                <w:lang w:eastAsia="sv-SE"/>
              </w:rPr>
              <w:t xml:space="preserve">the </w:t>
            </w:r>
            <w:r w:rsidRPr="00CA1D41">
              <w:rPr>
                <w:lang w:eastAsia="sv-SE"/>
              </w:rPr>
              <w:t>ClickSoftware</w:t>
            </w:r>
            <w:r w:rsidR="00787FC9">
              <w:rPr>
                <w:lang w:eastAsia="sv-SE"/>
              </w:rPr>
              <w:t xml:space="preserve"> products.</w:t>
            </w:r>
          </w:p>
        </w:tc>
      </w:tr>
      <w:tr w:rsidR="004D0FC1" w:rsidRPr="00CA1D41" w14:paraId="0CAE64AC" w14:textId="77777777" w:rsidTr="00B26FEF">
        <w:trPr>
          <w:cantSplit/>
        </w:trPr>
        <w:tc>
          <w:tcPr>
            <w:tcW w:w="2403" w:type="dxa"/>
          </w:tcPr>
          <w:p w14:paraId="0CAE64AA" w14:textId="77777777" w:rsidR="004D0FC1" w:rsidRPr="00CA1D41" w:rsidRDefault="004D0FC1" w:rsidP="00B26FEF">
            <w:pPr>
              <w:jc w:val="left"/>
              <w:rPr>
                <w:lang w:eastAsia="sv-SE"/>
              </w:rPr>
            </w:pPr>
            <w:r>
              <w:rPr>
                <w:lang w:eastAsia="sv-SE"/>
              </w:rPr>
              <w:t>PM</w:t>
            </w:r>
          </w:p>
        </w:tc>
        <w:tc>
          <w:tcPr>
            <w:tcW w:w="7227" w:type="dxa"/>
            <w:vAlign w:val="bottom"/>
          </w:tcPr>
          <w:p w14:paraId="0CAE64AB" w14:textId="77777777" w:rsidR="004D0FC1" w:rsidRPr="00CA1D41" w:rsidRDefault="004D0FC1" w:rsidP="00B26FEF">
            <w:pPr>
              <w:jc w:val="left"/>
              <w:rPr>
                <w:lang w:eastAsia="sv-SE"/>
              </w:rPr>
            </w:pPr>
            <w:r>
              <w:rPr>
                <w:lang w:eastAsia="sv-SE"/>
              </w:rPr>
              <w:t>Preventive Maintenance.</w:t>
            </w:r>
          </w:p>
        </w:tc>
      </w:tr>
      <w:tr w:rsidR="00B26FEF" w:rsidRPr="00CA1D41" w14:paraId="0CAE64AF" w14:textId="77777777" w:rsidTr="00B26FEF">
        <w:trPr>
          <w:cantSplit/>
        </w:trPr>
        <w:tc>
          <w:tcPr>
            <w:tcW w:w="2403" w:type="dxa"/>
          </w:tcPr>
          <w:p w14:paraId="0CAE64AD" w14:textId="77777777" w:rsidR="00B26FEF" w:rsidRDefault="00B26FEF" w:rsidP="00B26FEF">
            <w:pPr>
              <w:jc w:val="left"/>
              <w:rPr>
                <w:lang w:eastAsia="sv-SE"/>
              </w:rPr>
            </w:pPr>
            <w:r>
              <w:rPr>
                <w:lang w:eastAsia="sv-SE"/>
              </w:rPr>
              <w:t>PSL</w:t>
            </w:r>
          </w:p>
        </w:tc>
        <w:tc>
          <w:tcPr>
            <w:tcW w:w="7227" w:type="dxa"/>
            <w:vAlign w:val="bottom"/>
          </w:tcPr>
          <w:p w14:paraId="0CAE64AE" w14:textId="77777777" w:rsidR="00B26FEF" w:rsidRDefault="00B26FEF" w:rsidP="00B26FEF">
            <w:pPr>
              <w:jc w:val="left"/>
              <w:rPr>
                <w:lang w:eastAsia="sv-SE"/>
              </w:rPr>
            </w:pPr>
            <w:r>
              <w:rPr>
                <w:lang w:eastAsia="sv-SE"/>
              </w:rPr>
              <w:t>Product Service Leader.</w:t>
            </w:r>
          </w:p>
        </w:tc>
      </w:tr>
      <w:tr w:rsidR="00FE645A" w:rsidRPr="00CA1D41" w14:paraId="0CAE64B2" w14:textId="77777777" w:rsidTr="004D3B58">
        <w:trPr>
          <w:cantSplit/>
        </w:trPr>
        <w:tc>
          <w:tcPr>
            <w:tcW w:w="2403" w:type="dxa"/>
          </w:tcPr>
          <w:p w14:paraId="0CAE64B0" w14:textId="77777777" w:rsidR="00FE645A" w:rsidRPr="00CA1D41" w:rsidRDefault="00FE645A" w:rsidP="0043245D">
            <w:pPr>
              <w:jc w:val="left"/>
            </w:pPr>
            <w:r w:rsidRPr="00CA1D41">
              <w:t>Resource</w:t>
            </w:r>
          </w:p>
        </w:tc>
        <w:tc>
          <w:tcPr>
            <w:tcW w:w="7227" w:type="dxa"/>
          </w:tcPr>
          <w:p w14:paraId="0CAE64B1" w14:textId="77777777" w:rsidR="00FE645A" w:rsidRPr="00CA1D41" w:rsidRDefault="00FE645A" w:rsidP="00F86186">
            <w:pPr>
              <w:jc w:val="left"/>
            </w:pPr>
            <w:r w:rsidRPr="00CA1D41">
              <w:t xml:space="preserve">A generic name for an </w:t>
            </w:r>
            <w:r w:rsidR="00F86186">
              <w:t xml:space="preserve">internal </w:t>
            </w:r>
            <w:r w:rsidRPr="00CA1D41">
              <w:t>engineer</w:t>
            </w:r>
            <w:r w:rsidR="00F86186">
              <w:t>, contractor</w:t>
            </w:r>
            <w:r w:rsidRPr="00CA1D41">
              <w:t xml:space="preserve"> or any other ‘schedulable’ entity in the service process.</w:t>
            </w:r>
            <w:r w:rsidR="004D0FC1">
              <w:t xml:space="preserve"> Resources have specific work availabilities and skills and are assigned tasks that fit with these capabilities.</w:t>
            </w:r>
          </w:p>
        </w:tc>
      </w:tr>
      <w:tr w:rsidR="004D0FC1" w:rsidRPr="00CA1D41" w14:paraId="0CAE64B5" w14:textId="77777777" w:rsidTr="00B26FEF">
        <w:trPr>
          <w:cantSplit/>
        </w:trPr>
        <w:tc>
          <w:tcPr>
            <w:tcW w:w="2403" w:type="dxa"/>
          </w:tcPr>
          <w:p w14:paraId="0CAE64B3" w14:textId="77777777" w:rsidR="004D0FC1" w:rsidRPr="00CA1D41" w:rsidRDefault="004D0FC1" w:rsidP="00B26FEF">
            <w:pPr>
              <w:jc w:val="left"/>
            </w:pPr>
            <w:r>
              <w:t>RFS</w:t>
            </w:r>
          </w:p>
        </w:tc>
        <w:tc>
          <w:tcPr>
            <w:tcW w:w="7227" w:type="dxa"/>
          </w:tcPr>
          <w:p w14:paraId="0CAE64B4" w14:textId="77777777" w:rsidR="004D0FC1" w:rsidRPr="00CA1D41" w:rsidRDefault="004D0FC1" w:rsidP="00B26FEF">
            <w:pPr>
              <w:jc w:val="left"/>
            </w:pPr>
            <w:r>
              <w:t>Request For Service.</w:t>
            </w:r>
          </w:p>
        </w:tc>
      </w:tr>
      <w:tr w:rsidR="00B26FEF" w:rsidRPr="00CA1D41" w14:paraId="0CAE64B8" w14:textId="77777777" w:rsidTr="00B26FEF">
        <w:trPr>
          <w:cantSplit/>
        </w:trPr>
        <w:tc>
          <w:tcPr>
            <w:tcW w:w="2403" w:type="dxa"/>
          </w:tcPr>
          <w:p w14:paraId="0CAE64B6" w14:textId="77777777" w:rsidR="00B26FEF" w:rsidRDefault="00B26FEF" w:rsidP="00B26FEF">
            <w:pPr>
              <w:jc w:val="left"/>
            </w:pPr>
            <w:r>
              <w:t>RSE</w:t>
            </w:r>
          </w:p>
        </w:tc>
        <w:tc>
          <w:tcPr>
            <w:tcW w:w="7227" w:type="dxa"/>
          </w:tcPr>
          <w:p w14:paraId="0CAE64B7" w14:textId="77777777" w:rsidR="00B26FEF" w:rsidRDefault="00EB2BDC" w:rsidP="00B26FEF">
            <w:pPr>
              <w:jc w:val="left"/>
            </w:pPr>
            <w:r>
              <w:t>Regional S</w:t>
            </w:r>
            <w:r w:rsidR="00C212C7">
              <w:t>upport</w:t>
            </w:r>
            <w:r>
              <w:t xml:space="preserve"> Expert.</w:t>
            </w:r>
          </w:p>
        </w:tc>
      </w:tr>
      <w:tr w:rsidR="00FE645A" w:rsidRPr="00CA1D41" w14:paraId="0CAE64BB" w14:textId="77777777" w:rsidTr="004D3B58">
        <w:trPr>
          <w:cantSplit/>
        </w:trPr>
        <w:tc>
          <w:tcPr>
            <w:tcW w:w="2403" w:type="dxa"/>
          </w:tcPr>
          <w:p w14:paraId="0CAE64B9" w14:textId="77777777" w:rsidR="00FE645A" w:rsidRPr="00CA1D41" w:rsidRDefault="00FE645A" w:rsidP="00332F58">
            <w:pPr>
              <w:jc w:val="left"/>
              <w:rPr>
                <w:rFonts w:cs="Arial"/>
                <w:lang w:eastAsia="sv-SE"/>
              </w:rPr>
            </w:pPr>
            <w:r w:rsidRPr="00CA1D41">
              <w:rPr>
                <w:rFonts w:cs="Arial"/>
                <w:lang w:eastAsia="sv-SE"/>
              </w:rPr>
              <w:t>Skills</w:t>
            </w:r>
          </w:p>
        </w:tc>
        <w:tc>
          <w:tcPr>
            <w:tcW w:w="7227" w:type="dxa"/>
            <w:vAlign w:val="bottom"/>
          </w:tcPr>
          <w:p w14:paraId="0CAE64BA" w14:textId="77777777" w:rsidR="00FE645A" w:rsidRPr="00CA1D41" w:rsidRDefault="00FE645A" w:rsidP="00332F58">
            <w:pPr>
              <w:jc w:val="left"/>
              <w:rPr>
                <w:rFonts w:cs="Arial"/>
                <w:lang w:eastAsia="sv-SE"/>
              </w:rPr>
            </w:pPr>
            <w:r w:rsidRPr="00CA1D41">
              <w:rPr>
                <w:rFonts w:cs="Arial"/>
                <w:lang w:eastAsia="sv-SE"/>
              </w:rPr>
              <w:t>The term for knowledge or capabilities required to perform a task.</w:t>
            </w:r>
            <w:r w:rsidR="004D0FC1">
              <w:rPr>
                <w:rFonts w:cs="Arial"/>
                <w:lang w:eastAsia="sv-SE"/>
              </w:rPr>
              <w:t xml:space="preserve"> In this context skills relate directly to GE products.</w:t>
            </w:r>
          </w:p>
        </w:tc>
      </w:tr>
      <w:tr w:rsidR="00FE645A" w:rsidRPr="00CA1D41" w14:paraId="0CAE64BE" w14:textId="77777777" w:rsidTr="004D3B58">
        <w:trPr>
          <w:cantSplit/>
        </w:trPr>
        <w:tc>
          <w:tcPr>
            <w:tcW w:w="2403" w:type="dxa"/>
          </w:tcPr>
          <w:p w14:paraId="0CAE64BC" w14:textId="77777777" w:rsidR="00FE645A" w:rsidRPr="00CA1D41" w:rsidRDefault="00FE645A" w:rsidP="0043245D">
            <w:pPr>
              <w:jc w:val="left"/>
              <w:rPr>
                <w:rFonts w:cs="Arial"/>
                <w:lang w:eastAsia="sv-SE"/>
              </w:rPr>
            </w:pPr>
            <w:r w:rsidRPr="00CA1D41">
              <w:rPr>
                <w:rFonts w:cs="Arial"/>
                <w:lang w:eastAsia="sv-SE"/>
              </w:rPr>
              <w:t>SLA</w:t>
            </w:r>
          </w:p>
        </w:tc>
        <w:tc>
          <w:tcPr>
            <w:tcW w:w="7227" w:type="dxa"/>
            <w:vAlign w:val="bottom"/>
          </w:tcPr>
          <w:p w14:paraId="0CAE64BD" w14:textId="77777777" w:rsidR="00FE645A" w:rsidRPr="00CA1D41" w:rsidRDefault="00FE645A" w:rsidP="00AD2EF0">
            <w:pPr>
              <w:jc w:val="left"/>
              <w:rPr>
                <w:rFonts w:cs="Arial"/>
                <w:lang w:eastAsia="sv-SE"/>
              </w:rPr>
            </w:pPr>
            <w:r w:rsidRPr="00CA1D41">
              <w:rPr>
                <w:rFonts w:cs="Arial"/>
                <w:lang w:eastAsia="sv-SE"/>
              </w:rPr>
              <w:t xml:space="preserve">Service Level Agreement. This is the time within which </w:t>
            </w:r>
            <w:r w:rsidR="00AD2EF0">
              <w:rPr>
                <w:lang w:eastAsia="sv-SE"/>
              </w:rPr>
              <w:t>the service provider</w:t>
            </w:r>
            <w:r w:rsidR="00185DAE" w:rsidRPr="00CA1D41">
              <w:rPr>
                <w:lang w:eastAsia="sv-SE"/>
              </w:rPr>
              <w:t xml:space="preserve"> </w:t>
            </w:r>
            <w:r w:rsidRPr="00CA1D41">
              <w:rPr>
                <w:rFonts w:cs="Arial"/>
                <w:lang w:eastAsia="sv-SE"/>
              </w:rPr>
              <w:t xml:space="preserve">has agreed to </w:t>
            </w:r>
            <w:r w:rsidR="004D0FC1">
              <w:rPr>
                <w:rFonts w:cs="Arial"/>
                <w:lang w:eastAsia="sv-SE"/>
              </w:rPr>
              <w:t>address some activity related to a task</w:t>
            </w:r>
            <w:r w:rsidRPr="00CA1D41">
              <w:rPr>
                <w:rFonts w:cs="Arial"/>
                <w:lang w:eastAsia="sv-SE"/>
              </w:rPr>
              <w:t>.</w:t>
            </w:r>
          </w:p>
        </w:tc>
      </w:tr>
      <w:tr w:rsidR="00335BB6" w:rsidRPr="00CA1D41" w14:paraId="0CAE64C1" w14:textId="77777777" w:rsidTr="004D3B58">
        <w:trPr>
          <w:cantSplit/>
        </w:trPr>
        <w:tc>
          <w:tcPr>
            <w:tcW w:w="2403" w:type="dxa"/>
          </w:tcPr>
          <w:p w14:paraId="0CAE64BF" w14:textId="77777777" w:rsidR="00335BB6" w:rsidRPr="00CA1D41" w:rsidRDefault="00335BB6" w:rsidP="0043245D">
            <w:pPr>
              <w:jc w:val="left"/>
              <w:rPr>
                <w:rFonts w:cs="Arial"/>
                <w:lang w:eastAsia="sv-SE"/>
              </w:rPr>
            </w:pPr>
            <w:r>
              <w:rPr>
                <w:rFonts w:cs="Arial"/>
                <w:lang w:eastAsia="sv-SE"/>
              </w:rPr>
              <w:t>SLR</w:t>
            </w:r>
          </w:p>
        </w:tc>
        <w:tc>
          <w:tcPr>
            <w:tcW w:w="7227" w:type="dxa"/>
            <w:vAlign w:val="bottom"/>
          </w:tcPr>
          <w:p w14:paraId="0CAE64C0" w14:textId="77777777" w:rsidR="00335BB6" w:rsidRPr="00CA1D41" w:rsidRDefault="00335BB6" w:rsidP="00AD2EF0">
            <w:pPr>
              <w:jc w:val="left"/>
              <w:rPr>
                <w:rFonts w:cs="Arial"/>
                <w:lang w:eastAsia="sv-SE"/>
              </w:rPr>
            </w:pPr>
            <w:r>
              <w:rPr>
                <w:rFonts w:cs="Arial"/>
                <w:lang w:eastAsia="sv-SE"/>
              </w:rPr>
              <w:t>Street Level Routing. A process performed by the GIS system to determine a route from one location to another using the road network.</w:t>
            </w:r>
            <w:r w:rsidR="004F5A3F">
              <w:rPr>
                <w:rFonts w:cs="Arial"/>
                <w:lang w:eastAsia="sv-SE"/>
              </w:rPr>
              <w:t xml:space="preserve"> This can provide both travel distance and an average travel time.</w:t>
            </w:r>
          </w:p>
        </w:tc>
      </w:tr>
      <w:tr w:rsidR="00FE645A" w:rsidRPr="00CA1D41" w14:paraId="0CAE64C5" w14:textId="77777777" w:rsidTr="004D3B58">
        <w:trPr>
          <w:cantSplit/>
        </w:trPr>
        <w:tc>
          <w:tcPr>
            <w:tcW w:w="2403" w:type="dxa"/>
          </w:tcPr>
          <w:p w14:paraId="0CAE64C2" w14:textId="77777777" w:rsidR="00FE645A" w:rsidRPr="00CA1D41" w:rsidRDefault="00FE645A" w:rsidP="0043245D">
            <w:pPr>
              <w:jc w:val="left"/>
            </w:pPr>
            <w:r w:rsidRPr="00CA1D41">
              <w:t>Task</w:t>
            </w:r>
          </w:p>
        </w:tc>
        <w:tc>
          <w:tcPr>
            <w:tcW w:w="7227" w:type="dxa"/>
          </w:tcPr>
          <w:p w14:paraId="0CAE64C3" w14:textId="77777777" w:rsidR="00FE645A" w:rsidRPr="00CA1D41" w:rsidRDefault="00FE645A" w:rsidP="0043245D">
            <w:pPr>
              <w:jc w:val="left"/>
            </w:pPr>
            <w:r w:rsidRPr="00CA1D41">
              <w:t xml:space="preserve">This refers to the call, </w:t>
            </w:r>
            <w:r w:rsidR="004D0FC1">
              <w:t xml:space="preserve">activity, </w:t>
            </w:r>
            <w:r w:rsidRPr="00CA1D41">
              <w:t>task, operation or appointment to which the Resource is scheduled</w:t>
            </w:r>
            <w:r w:rsidR="00924190">
              <w:t>.</w:t>
            </w:r>
          </w:p>
          <w:p w14:paraId="0CAE64C4" w14:textId="77777777" w:rsidR="00FE645A" w:rsidRPr="00CA1D41" w:rsidRDefault="00FE645A" w:rsidP="0043245D">
            <w:pPr>
              <w:jc w:val="left"/>
            </w:pPr>
            <w:r w:rsidRPr="00CA1D41">
              <w:t>ClickSchedule uses the term “Task” to represent the work to be scheduled. This term will appear throughout the C</w:t>
            </w:r>
            <w:r w:rsidR="00AD2EF0">
              <w:t>lickSchedule client application</w:t>
            </w:r>
            <w:r w:rsidRPr="00CA1D41">
              <w:t xml:space="preserve"> and solution documentation. </w:t>
            </w:r>
          </w:p>
        </w:tc>
      </w:tr>
      <w:tr w:rsidR="00B26FEF" w:rsidRPr="00CA1D41" w14:paraId="0CAE64C8" w14:textId="77777777" w:rsidTr="004D3B58">
        <w:trPr>
          <w:cantSplit/>
        </w:trPr>
        <w:tc>
          <w:tcPr>
            <w:tcW w:w="2403" w:type="dxa"/>
          </w:tcPr>
          <w:p w14:paraId="0CAE64C6" w14:textId="77777777" w:rsidR="00B26FEF" w:rsidRPr="00CA1D41" w:rsidRDefault="00B26FEF" w:rsidP="00190278">
            <w:pPr>
              <w:jc w:val="left"/>
              <w:rPr>
                <w:rFonts w:cs="Arial"/>
                <w:lang w:eastAsia="sv-SE"/>
              </w:rPr>
            </w:pPr>
            <w:r>
              <w:rPr>
                <w:rFonts w:cs="Arial"/>
                <w:lang w:eastAsia="sv-SE"/>
              </w:rPr>
              <w:t>TSE</w:t>
            </w:r>
          </w:p>
        </w:tc>
        <w:tc>
          <w:tcPr>
            <w:tcW w:w="7227" w:type="dxa"/>
            <w:vAlign w:val="bottom"/>
          </w:tcPr>
          <w:p w14:paraId="0CAE64C7" w14:textId="77777777" w:rsidR="00B26FEF" w:rsidRPr="00CA1D41" w:rsidRDefault="00B26FEF" w:rsidP="00190278">
            <w:pPr>
              <w:jc w:val="left"/>
              <w:rPr>
                <w:rFonts w:cs="Arial"/>
                <w:lang w:eastAsia="sv-SE"/>
              </w:rPr>
            </w:pPr>
            <w:r>
              <w:rPr>
                <w:rFonts w:cs="Arial"/>
                <w:lang w:eastAsia="sv-SE"/>
              </w:rPr>
              <w:t>Technical Support Engineer.</w:t>
            </w:r>
          </w:p>
        </w:tc>
      </w:tr>
      <w:tr w:rsidR="00FE645A" w:rsidRPr="00CA1D41" w14:paraId="0CAE64CB" w14:textId="77777777" w:rsidTr="004D3B58">
        <w:trPr>
          <w:cantSplit/>
        </w:trPr>
        <w:tc>
          <w:tcPr>
            <w:tcW w:w="2403" w:type="dxa"/>
          </w:tcPr>
          <w:p w14:paraId="0CAE64C9" w14:textId="77777777" w:rsidR="00FE645A" w:rsidRPr="00CA1D41" w:rsidRDefault="00FE645A" w:rsidP="00190278">
            <w:pPr>
              <w:jc w:val="left"/>
              <w:rPr>
                <w:rFonts w:cs="Arial"/>
                <w:lang w:eastAsia="sv-SE"/>
              </w:rPr>
            </w:pPr>
            <w:r w:rsidRPr="00CA1D41">
              <w:rPr>
                <w:rFonts w:cs="Arial"/>
                <w:lang w:eastAsia="sv-SE"/>
              </w:rPr>
              <w:t>UDD</w:t>
            </w:r>
          </w:p>
        </w:tc>
        <w:tc>
          <w:tcPr>
            <w:tcW w:w="7227" w:type="dxa"/>
            <w:vAlign w:val="bottom"/>
          </w:tcPr>
          <w:p w14:paraId="0CAE64CA" w14:textId="77777777" w:rsidR="00FE645A" w:rsidRPr="00CA1D41" w:rsidRDefault="00FE645A" w:rsidP="00190278">
            <w:pPr>
              <w:jc w:val="left"/>
              <w:rPr>
                <w:rFonts w:cs="Arial"/>
                <w:lang w:eastAsia="sv-SE"/>
              </w:rPr>
            </w:pPr>
            <w:r w:rsidRPr="00CA1D41">
              <w:rPr>
                <w:rFonts w:cs="Arial"/>
                <w:lang w:eastAsia="sv-SE"/>
              </w:rPr>
              <w:t>User Defined Dictionaries. Additional collections of reference data added through configuration in the Service Optimization solution to help address the list of valid values for certain properties associated with resources and/or jobs.</w:t>
            </w:r>
          </w:p>
        </w:tc>
      </w:tr>
      <w:tr w:rsidR="00FE645A" w:rsidRPr="00CA1D41" w14:paraId="0CAE64CE" w14:textId="77777777" w:rsidTr="004D3B58">
        <w:trPr>
          <w:cantSplit/>
        </w:trPr>
        <w:tc>
          <w:tcPr>
            <w:tcW w:w="2403" w:type="dxa"/>
          </w:tcPr>
          <w:p w14:paraId="0CAE64CC" w14:textId="77777777" w:rsidR="00FE645A" w:rsidRPr="00CA1D41" w:rsidRDefault="00FE645A" w:rsidP="0043245D">
            <w:pPr>
              <w:jc w:val="left"/>
              <w:rPr>
                <w:rFonts w:cs="Arial"/>
                <w:lang w:eastAsia="sv-SE"/>
              </w:rPr>
            </w:pPr>
            <w:r w:rsidRPr="00CA1D41">
              <w:rPr>
                <w:rFonts w:cs="Arial"/>
                <w:lang w:eastAsia="sv-SE"/>
              </w:rPr>
              <w:lastRenderedPageBreak/>
              <w:t>UDP</w:t>
            </w:r>
          </w:p>
        </w:tc>
        <w:tc>
          <w:tcPr>
            <w:tcW w:w="7227" w:type="dxa"/>
            <w:vAlign w:val="bottom"/>
          </w:tcPr>
          <w:p w14:paraId="0CAE64CD" w14:textId="77777777" w:rsidR="00FE645A" w:rsidRPr="00CA1D41" w:rsidRDefault="00FE645A" w:rsidP="0043245D">
            <w:pPr>
              <w:jc w:val="left"/>
              <w:rPr>
                <w:rFonts w:cs="Arial"/>
                <w:lang w:eastAsia="sv-SE"/>
              </w:rPr>
            </w:pPr>
            <w:r w:rsidRPr="00CA1D41">
              <w:rPr>
                <w:rFonts w:cs="Arial"/>
                <w:lang w:eastAsia="sv-SE"/>
              </w:rPr>
              <w:t>User Defined Properties. These are custom properties that are added to a business object or a dictionary.  Additional properties added through configuration in the Service Optimization solution to help address the characteristics captured and used against the scheduling objects and pick list items.</w:t>
            </w:r>
          </w:p>
        </w:tc>
      </w:tr>
      <w:tr w:rsidR="00FE645A" w:rsidRPr="00CA1D41" w14:paraId="0CAE64D1" w14:textId="77777777" w:rsidTr="004D3B58">
        <w:trPr>
          <w:cantSplit/>
        </w:trPr>
        <w:tc>
          <w:tcPr>
            <w:tcW w:w="2403" w:type="dxa"/>
          </w:tcPr>
          <w:p w14:paraId="0CAE64CF" w14:textId="77777777" w:rsidR="00FE645A" w:rsidRPr="00CA1D41" w:rsidRDefault="00FE645A" w:rsidP="0043245D">
            <w:pPr>
              <w:jc w:val="left"/>
              <w:rPr>
                <w:rFonts w:cs="Arial"/>
                <w:lang w:eastAsia="sv-SE"/>
              </w:rPr>
            </w:pPr>
            <w:r w:rsidRPr="00CA1D41">
              <w:rPr>
                <w:rFonts w:cs="Arial"/>
                <w:lang w:eastAsia="sv-SE"/>
              </w:rPr>
              <w:t>Working Hours</w:t>
            </w:r>
          </w:p>
        </w:tc>
        <w:tc>
          <w:tcPr>
            <w:tcW w:w="7227" w:type="dxa"/>
            <w:vAlign w:val="bottom"/>
          </w:tcPr>
          <w:p w14:paraId="0CAE64D0" w14:textId="77777777" w:rsidR="00FE645A" w:rsidRPr="00CA1D41" w:rsidRDefault="00FE645A" w:rsidP="0043245D">
            <w:pPr>
              <w:jc w:val="left"/>
              <w:rPr>
                <w:rFonts w:cs="Arial"/>
                <w:lang w:eastAsia="sv-SE"/>
              </w:rPr>
            </w:pPr>
            <w:r w:rsidRPr="00CA1D41">
              <w:rPr>
                <w:rFonts w:cs="Arial"/>
                <w:lang w:eastAsia="sv-SE"/>
              </w:rPr>
              <w:t>The term used for resource working hours</w:t>
            </w:r>
            <w:r w:rsidR="00B26FEF">
              <w:rPr>
                <w:rFonts w:cs="Arial"/>
                <w:lang w:eastAsia="sv-SE"/>
              </w:rPr>
              <w:t>, i.e. the hours that they work as standard each day/week</w:t>
            </w:r>
            <w:r w:rsidRPr="00CA1D41">
              <w:rPr>
                <w:rFonts w:cs="Arial"/>
                <w:lang w:eastAsia="sv-SE"/>
              </w:rPr>
              <w:t>.</w:t>
            </w:r>
          </w:p>
        </w:tc>
      </w:tr>
    </w:tbl>
    <w:p w14:paraId="0CAE64D2" w14:textId="77777777" w:rsidR="000E0011" w:rsidRPr="003E65B4" w:rsidRDefault="000E0011" w:rsidP="0043245D">
      <w:pPr>
        <w:pStyle w:val="Heading1"/>
        <w:jc w:val="left"/>
      </w:pPr>
      <w:bookmarkStart w:id="1034" w:name="_Toc50690817"/>
      <w:bookmarkStart w:id="1035" w:name="_Toc50690969"/>
      <w:bookmarkStart w:id="1036" w:name="_Toc50693661"/>
      <w:bookmarkStart w:id="1037" w:name="_Toc50723124"/>
      <w:bookmarkStart w:id="1038" w:name="_Toc50769887"/>
      <w:bookmarkStart w:id="1039" w:name="_Toc50771654"/>
      <w:bookmarkStart w:id="1040" w:name="_Toc50774080"/>
      <w:bookmarkStart w:id="1041" w:name="_Toc51037894"/>
      <w:bookmarkStart w:id="1042" w:name="_Toc51059128"/>
      <w:bookmarkStart w:id="1043" w:name="_Toc64695873"/>
      <w:bookmarkStart w:id="1044" w:name="_Toc65911327"/>
      <w:bookmarkStart w:id="1045" w:name="_Toc76455610"/>
      <w:bookmarkStart w:id="1046" w:name="_Toc192318110"/>
      <w:bookmarkStart w:id="1047" w:name="_Toc354672212"/>
      <w:bookmarkStart w:id="1048" w:name="_Toc355343754"/>
      <w:bookmarkStart w:id="1049" w:name="_Toc425500289"/>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r w:rsidRPr="003E65B4">
        <w:lastRenderedPageBreak/>
        <w:t>Project Definition</w:t>
      </w:r>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0CAE64D3" w14:textId="77777777" w:rsidR="000E0011" w:rsidRPr="003E65B4" w:rsidRDefault="000E0011" w:rsidP="0043245D">
      <w:pPr>
        <w:pStyle w:val="Heading2"/>
        <w:jc w:val="left"/>
      </w:pPr>
      <w:bookmarkStart w:id="1050" w:name="_Toc50690821"/>
      <w:bookmarkStart w:id="1051" w:name="_Toc50690973"/>
      <w:bookmarkStart w:id="1052" w:name="_Toc50693664"/>
      <w:bookmarkStart w:id="1053" w:name="_Toc50723127"/>
      <w:bookmarkStart w:id="1054" w:name="_Toc50769890"/>
      <w:bookmarkStart w:id="1055" w:name="_Toc50771657"/>
      <w:bookmarkStart w:id="1056" w:name="_Toc50774083"/>
      <w:bookmarkStart w:id="1057" w:name="_Toc51037897"/>
      <w:bookmarkStart w:id="1058" w:name="_Toc51059131"/>
      <w:bookmarkStart w:id="1059" w:name="_Toc64695874"/>
      <w:bookmarkStart w:id="1060" w:name="_Toc65911328"/>
      <w:bookmarkStart w:id="1061" w:name="_Toc76455611"/>
      <w:bookmarkStart w:id="1062" w:name="_Toc192318111"/>
      <w:bookmarkStart w:id="1063" w:name="_Toc354672213"/>
      <w:bookmarkStart w:id="1064" w:name="_Toc355343755"/>
      <w:bookmarkStart w:id="1065" w:name="_Toc425500290"/>
      <w:bookmarkStart w:id="1066" w:name="_Toc50690818"/>
      <w:bookmarkStart w:id="1067" w:name="_Toc50690970"/>
      <w:bookmarkStart w:id="1068" w:name="_Toc50693662"/>
      <w:bookmarkStart w:id="1069" w:name="_Toc50723125"/>
      <w:bookmarkStart w:id="1070" w:name="_Toc50769888"/>
      <w:bookmarkStart w:id="1071" w:name="_Toc50771655"/>
      <w:bookmarkStart w:id="1072" w:name="_Toc50774081"/>
      <w:bookmarkStart w:id="1073" w:name="_Toc51037895"/>
      <w:bookmarkStart w:id="1074" w:name="_Toc51059129"/>
      <w:r w:rsidRPr="003E65B4">
        <w:t xml:space="preserve">Project </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r w:rsidR="00062CE6" w:rsidRPr="003E65B4">
        <w:t>Scope</w:t>
      </w:r>
      <w:bookmarkEnd w:id="1063"/>
      <w:bookmarkEnd w:id="1064"/>
      <w:bookmarkEnd w:id="1065"/>
    </w:p>
    <w:p w14:paraId="0CAE64D4" w14:textId="77777777" w:rsidR="00F12053" w:rsidRDefault="00F12053" w:rsidP="00CF58E5">
      <w:pPr>
        <w:pStyle w:val="Heading3"/>
      </w:pPr>
      <w:bookmarkStart w:id="1075" w:name="_Toc354672214"/>
      <w:bookmarkStart w:id="1076" w:name="_Toc355343756"/>
      <w:bookmarkStart w:id="1077" w:name="_Toc425500291"/>
      <w:r>
        <w:t>Project Background</w:t>
      </w:r>
      <w:bookmarkEnd w:id="1075"/>
      <w:bookmarkEnd w:id="1076"/>
      <w:bookmarkEnd w:id="1077"/>
    </w:p>
    <w:p w14:paraId="0CAE64D5" w14:textId="750C3119" w:rsidR="00D82C09" w:rsidRPr="00AD2EF0" w:rsidRDefault="00D82C09" w:rsidP="00D82C09">
      <w:pPr>
        <w:pStyle w:val="Default"/>
        <w:rPr>
          <w:color w:val="404040" w:themeColor="text1" w:themeTint="BF"/>
          <w:sz w:val="20"/>
          <w:szCs w:val="20"/>
        </w:rPr>
      </w:pPr>
      <w:r w:rsidRPr="00AD2EF0">
        <w:rPr>
          <w:color w:val="404040" w:themeColor="text1" w:themeTint="BF"/>
          <w:sz w:val="20"/>
          <w:szCs w:val="20"/>
        </w:rPr>
        <w:t xml:space="preserve">GE Healthcare is one of the world's leading manufacturers of </w:t>
      </w:r>
      <w:r w:rsidR="002B3EF6">
        <w:rPr>
          <w:color w:val="404040" w:themeColor="text1" w:themeTint="BF"/>
          <w:sz w:val="20"/>
          <w:szCs w:val="20"/>
        </w:rPr>
        <w:t>D</w:t>
      </w:r>
      <w:r w:rsidRPr="00AD2EF0">
        <w:rPr>
          <w:color w:val="404040" w:themeColor="text1" w:themeTint="BF"/>
          <w:sz w:val="20"/>
          <w:szCs w:val="20"/>
        </w:rPr>
        <w:t>iagnostic imaging equipment, including conventional and digital x-ray, computed tomography (CT)</w:t>
      </w:r>
      <w:r w:rsidR="00AD2EF0" w:rsidRPr="00AD2EF0">
        <w:rPr>
          <w:color w:val="404040" w:themeColor="text1" w:themeTint="BF"/>
          <w:sz w:val="20"/>
          <w:szCs w:val="20"/>
        </w:rPr>
        <w:t>,</w:t>
      </w:r>
      <w:r w:rsidRPr="00AD2EF0">
        <w:rPr>
          <w:color w:val="404040" w:themeColor="text1" w:themeTint="BF"/>
          <w:sz w:val="20"/>
          <w:szCs w:val="20"/>
        </w:rPr>
        <w:t xml:space="preserve"> magnetic resonance (MR), ultrasound, posi</w:t>
      </w:r>
      <w:r w:rsidR="00AD2EF0" w:rsidRPr="00AD2EF0">
        <w:rPr>
          <w:color w:val="404040" w:themeColor="text1" w:themeTint="BF"/>
          <w:sz w:val="20"/>
          <w:szCs w:val="20"/>
        </w:rPr>
        <w:t>tron emission tomography (PET)</w:t>
      </w:r>
      <w:r w:rsidR="002B3EF6">
        <w:rPr>
          <w:color w:val="404040" w:themeColor="text1" w:themeTint="BF"/>
          <w:sz w:val="20"/>
          <w:szCs w:val="20"/>
        </w:rPr>
        <w:t>, LCS</w:t>
      </w:r>
      <w:r w:rsidR="00AD2EF0" w:rsidRPr="00AD2EF0">
        <w:rPr>
          <w:color w:val="404040" w:themeColor="text1" w:themeTint="BF"/>
          <w:sz w:val="20"/>
          <w:szCs w:val="20"/>
        </w:rPr>
        <w:t xml:space="preserve"> </w:t>
      </w:r>
      <w:r w:rsidRPr="00AD2EF0">
        <w:rPr>
          <w:color w:val="404040" w:themeColor="text1" w:themeTint="BF"/>
          <w:sz w:val="20"/>
          <w:szCs w:val="20"/>
        </w:rPr>
        <w:t>and nuclear medicine.</w:t>
      </w:r>
    </w:p>
    <w:p w14:paraId="0CAE64D6" w14:textId="77777777" w:rsidR="00D82C09" w:rsidRPr="00AD2EF0" w:rsidRDefault="00D82C09" w:rsidP="00D82C09">
      <w:pPr>
        <w:pStyle w:val="Default"/>
        <w:rPr>
          <w:color w:val="404040" w:themeColor="text1" w:themeTint="BF"/>
          <w:sz w:val="20"/>
          <w:szCs w:val="20"/>
        </w:rPr>
      </w:pPr>
    </w:p>
    <w:p w14:paraId="0CAE64D7" w14:textId="77777777" w:rsidR="00D82C09" w:rsidRPr="00AD2EF0" w:rsidRDefault="00D82C09" w:rsidP="00D82C09">
      <w:pPr>
        <w:pStyle w:val="Default"/>
        <w:rPr>
          <w:color w:val="404040" w:themeColor="text1" w:themeTint="BF"/>
          <w:sz w:val="20"/>
          <w:szCs w:val="20"/>
        </w:rPr>
      </w:pPr>
      <w:r w:rsidRPr="00AD2EF0">
        <w:rPr>
          <w:color w:val="404040" w:themeColor="text1" w:themeTint="BF"/>
          <w:sz w:val="20"/>
          <w:szCs w:val="20"/>
        </w:rPr>
        <w:t xml:space="preserve">GE Healthcare also provides: </w:t>
      </w:r>
    </w:p>
    <w:p w14:paraId="0CAE64D8" w14:textId="77777777" w:rsidR="00D82C09" w:rsidRPr="00AD2EF0" w:rsidRDefault="00D82C09" w:rsidP="00D82C09">
      <w:pPr>
        <w:pStyle w:val="Default"/>
        <w:rPr>
          <w:color w:val="404040" w:themeColor="text1" w:themeTint="BF"/>
          <w:sz w:val="20"/>
          <w:szCs w:val="20"/>
        </w:rPr>
      </w:pPr>
    </w:p>
    <w:p w14:paraId="0CAE64D9"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Clinical software </w:t>
      </w:r>
    </w:p>
    <w:p w14:paraId="0CAE64DA"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Diagnostic information management systems </w:t>
      </w:r>
    </w:p>
    <w:p w14:paraId="0CAE64DB"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Diagnostic imaging parts and accessories </w:t>
      </w:r>
    </w:p>
    <w:p w14:paraId="0CAE64DC"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Used and refurbished equipment </w:t>
      </w:r>
    </w:p>
    <w:p w14:paraId="0CAE64DD"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Capital equipment financial services </w:t>
      </w:r>
    </w:p>
    <w:p w14:paraId="0CAE64DE" w14:textId="77777777" w:rsidR="00D82C09" w:rsidRPr="00AD2EF0" w:rsidRDefault="00D82C09" w:rsidP="009A52C8">
      <w:pPr>
        <w:pStyle w:val="Default"/>
        <w:numPr>
          <w:ilvl w:val="0"/>
          <w:numId w:val="6"/>
        </w:numPr>
        <w:spacing w:after="51"/>
        <w:rPr>
          <w:color w:val="404040" w:themeColor="text1" w:themeTint="BF"/>
          <w:sz w:val="20"/>
          <w:szCs w:val="20"/>
        </w:rPr>
      </w:pPr>
      <w:r w:rsidRPr="00AD2EF0">
        <w:rPr>
          <w:color w:val="404040" w:themeColor="text1" w:themeTint="BF"/>
          <w:sz w:val="20"/>
          <w:szCs w:val="20"/>
        </w:rPr>
        <w:t xml:space="preserve">An array of services - technical, productivity, and management </w:t>
      </w:r>
    </w:p>
    <w:p w14:paraId="0CAE64DF" w14:textId="77777777" w:rsidR="00D82C09" w:rsidRPr="00AD2EF0" w:rsidRDefault="00D82C09" w:rsidP="009A52C8">
      <w:pPr>
        <w:pStyle w:val="Default"/>
        <w:numPr>
          <w:ilvl w:val="0"/>
          <w:numId w:val="6"/>
        </w:numPr>
        <w:rPr>
          <w:color w:val="404040" w:themeColor="text1" w:themeTint="BF"/>
          <w:sz w:val="20"/>
          <w:szCs w:val="20"/>
        </w:rPr>
      </w:pPr>
      <w:r w:rsidRPr="00AD2EF0">
        <w:rPr>
          <w:color w:val="404040" w:themeColor="text1" w:themeTint="BF"/>
          <w:sz w:val="20"/>
          <w:szCs w:val="20"/>
        </w:rPr>
        <w:t xml:space="preserve">Clinical Services, with over 1.5 million pieces of biomedical equipment being serviced </w:t>
      </w:r>
    </w:p>
    <w:p w14:paraId="0CAE64E0" w14:textId="77777777" w:rsidR="00D82C09" w:rsidRPr="00AD2EF0" w:rsidRDefault="00D82C09" w:rsidP="00D82C09">
      <w:pPr>
        <w:pStyle w:val="Default"/>
        <w:rPr>
          <w:color w:val="404040" w:themeColor="text1" w:themeTint="BF"/>
          <w:sz w:val="20"/>
          <w:szCs w:val="20"/>
        </w:rPr>
      </w:pPr>
    </w:p>
    <w:p w14:paraId="0CAE64E1" w14:textId="543C46D3" w:rsidR="00D82C09" w:rsidRPr="00AD2EF0" w:rsidRDefault="00D82C09" w:rsidP="00D82C09">
      <w:pPr>
        <w:pStyle w:val="Default"/>
        <w:rPr>
          <w:color w:val="404040" w:themeColor="text1" w:themeTint="BF"/>
          <w:sz w:val="20"/>
          <w:szCs w:val="20"/>
        </w:rPr>
      </w:pPr>
      <w:r w:rsidRPr="00AD2EF0">
        <w:rPr>
          <w:color w:val="404040" w:themeColor="text1" w:themeTint="BF"/>
          <w:sz w:val="20"/>
          <w:szCs w:val="20"/>
        </w:rPr>
        <w:t xml:space="preserve">GE Healthcare </w:t>
      </w:r>
      <w:r w:rsidR="006B5650" w:rsidRPr="00AD2EF0">
        <w:rPr>
          <w:color w:val="404040" w:themeColor="text1" w:themeTint="BF"/>
          <w:sz w:val="20"/>
          <w:szCs w:val="20"/>
        </w:rPr>
        <w:t xml:space="preserve">(GEHC) </w:t>
      </w:r>
      <w:r w:rsidR="00AD2EF0" w:rsidRPr="00AD2EF0">
        <w:rPr>
          <w:color w:val="404040" w:themeColor="text1" w:themeTint="BF"/>
          <w:sz w:val="20"/>
          <w:szCs w:val="20"/>
        </w:rPr>
        <w:t>is planning</w:t>
      </w:r>
      <w:r w:rsidRPr="00AD2EF0">
        <w:rPr>
          <w:color w:val="404040" w:themeColor="text1" w:themeTint="BF"/>
          <w:sz w:val="20"/>
          <w:szCs w:val="20"/>
        </w:rPr>
        <w:t xml:space="preserve"> to implement a Smart Dispatch Tool to be rolled out in </w:t>
      </w:r>
      <w:r w:rsidR="002B3EF6">
        <w:rPr>
          <w:color w:val="404040" w:themeColor="text1" w:themeTint="BF"/>
          <w:sz w:val="20"/>
          <w:szCs w:val="20"/>
        </w:rPr>
        <w:t>APAC region (ASEAN, ANZ and Korea</w:t>
      </w:r>
      <w:r w:rsidR="00C36309">
        <w:rPr>
          <w:color w:val="404040" w:themeColor="text1" w:themeTint="BF"/>
          <w:sz w:val="20"/>
          <w:szCs w:val="20"/>
        </w:rPr>
        <w:t xml:space="preserve">) </w:t>
      </w:r>
      <w:r w:rsidR="0001346F" w:rsidRPr="00AD2EF0">
        <w:rPr>
          <w:color w:val="404040" w:themeColor="text1" w:themeTint="BF"/>
          <w:sz w:val="20"/>
          <w:szCs w:val="20"/>
        </w:rPr>
        <w:t xml:space="preserve">covering </w:t>
      </w:r>
      <w:r w:rsidR="0001346F">
        <w:rPr>
          <w:color w:val="404040" w:themeColor="text1" w:themeTint="BF"/>
          <w:sz w:val="20"/>
          <w:szCs w:val="20"/>
        </w:rPr>
        <w:t>4</w:t>
      </w:r>
      <w:r w:rsidRPr="00AD2EF0">
        <w:rPr>
          <w:color w:val="404040" w:themeColor="text1" w:themeTint="BF"/>
          <w:sz w:val="20"/>
          <w:szCs w:val="20"/>
        </w:rPr>
        <w:t xml:space="preserve"> countries in order to optimize the dispatch of GE Healthcare Field Service Engineers. </w:t>
      </w:r>
    </w:p>
    <w:p w14:paraId="0CAE64E2" w14:textId="77777777" w:rsidR="00D82C09" w:rsidRPr="00AD2EF0" w:rsidRDefault="00D82C09" w:rsidP="00D82C09">
      <w:pPr>
        <w:pStyle w:val="Default"/>
        <w:rPr>
          <w:color w:val="404040" w:themeColor="text1" w:themeTint="BF"/>
          <w:sz w:val="20"/>
          <w:szCs w:val="20"/>
        </w:rPr>
      </w:pPr>
    </w:p>
    <w:p w14:paraId="0CAE64E3" w14:textId="77777777" w:rsidR="00D82C09" w:rsidRPr="00AD2EF0" w:rsidRDefault="00D82C09" w:rsidP="00F12053">
      <w:r w:rsidRPr="00AD2EF0">
        <w:rPr>
          <w:sz w:val="20"/>
        </w:rPr>
        <w:t>GE</w:t>
      </w:r>
      <w:r w:rsidR="006B5650" w:rsidRPr="00AD2EF0">
        <w:rPr>
          <w:sz w:val="20"/>
        </w:rPr>
        <w:t>HC</w:t>
      </w:r>
      <w:r w:rsidRPr="00AD2EF0">
        <w:rPr>
          <w:sz w:val="20"/>
        </w:rPr>
        <w:t xml:space="preserve"> has selected ClickSoftware Ltd to design, build and implement a SaaS (Software as a Service) based Smart Dispatch model, where data owned or controlled by GE Healthcare will be hosted by ClickSoftware.</w:t>
      </w:r>
    </w:p>
    <w:p w14:paraId="0CAE64E4" w14:textId="77777777" w:rsidR="00506CC4" w:rsidRPr="00AD2EF0" w:rsidRDefault="00570F31" w:rsidP="00F12053">
      <w:r w:rsidRPr="00AD2EF0">
        <w:t>GEHC</w:t>
      </w:r>
      <w:r w:rsidR="00AB59F8" w:rsidRPr="00AD2EF0">
        <w:t xml:space="preserve"> </w:t>
      </w:r>
      <w:r w:rsidRPr="00AD2EF0">
        <w:t>has</w:t>
      </w:r>
      <w:r w:rsidR="00AB59F8" w:rsidRPr="00AD2EF0">
        <w:t xml:space="preserve"> selected and will implement</w:t>
      </w:r>
      <w:r w:rsidR="000A244A" w:rsidRPr="00AD2EF0">
        <w:t xml:space="preserve"> ClickSchedule and ClickMobile</w:t>
      </w:r>
      <w:r w:rsidR="00306C9E" w:rsidRPr="00AD2EF0">
        <w:t xml:space="preserve"> from ClickSoftware as the new </w:t>
      </w:r>
      <w:r w:rsidRPr="00AD2EF0">
        <w:t xml:space="preserve">Smart Dispatch </w:t>
      </w:r>
      <w:r w:rsidR="00624535" w:rsidRPr="00AD2EF0">
        <w:t xml:space="preserve">system to be used in </w:t>
      </w:r>
      <w:r w:rsidRPr="00AD2EF0">
        <w:t>GEHC</w:t>
      </w:r>
      <w:r w:rsidR="00006C94" w:rsidRPr="00AD2EF0">
        <w:t xml:space="preserve"> to </w:t>
      </w:r>
      <w:r w:rsidRPr="00AD2EF0">
        <w:t xml:space="preserve">schedule and </w:t>
      </w:r>
      <w:r w:rsidR="00006C94" w:rsidRPr="00AD2EF0">
        <w:t>man</w:t>
      </w:r>
      <w:r w:rsidR="00306C9E" w:rsidRPr="00AD2EF0">
        <w:t xml:space="preserve">age </w:t>
      </w:r>
      <w:r w:rsidRPr="00AD2EF0">
        <w:t>GEHC</w:t>
      </w:r>
      <w:r w:rsidR="00306C9E" w:rsidRPr="00AD2EF0">
        <w:t xml:space="preserve"> </w:t>
      </w:r>
      <w:r w:rsidRPr="00AD2EF0">
        <w:t>F</w:t>
      </w:r>
      <w:r w:rsidR="00306C9E" w:rsidRPr="00AD2EF0">
        <w:t xml:space="preserve">ield </w:t>
      </w:r>
      <w:r w:rsidRPr="00AD2EF0">
        <w:t>Service</w:t>
      </w:r>
      <w:r w:rsidR="00306C9E" w:rsidRPr="00AD2EF0">
        <w:t xml:space="preserve"> </w:t>
      </w:r>
      <w:r w:rsidRPr="00AD2EF0">
        <w:t>E</w:t>
      </w:r>
      <w:r w:rsidR="00306C9E" w:rsidRPr="00AD2EF0">
        <w:t>ngineers</w:t>
      </w:r>
      <w:r w:rsidRPr="00AD2EF0">
        <w:t xml:space="preserve"> (FSE).</w:t>
      </w:r>
    </w:p>
    <w:p w14:paraId="0CAE64E5" w14:textId="550C5DDF" w:rsidR="00624535" w:rsidRPr="00AD2EF0" w:rsidRDefault="00006C94" w:rsidP="00F12053">
      <w:r w:rsidRPr="00AD2EF0">
        <w:t xml:space="preserve">This BSS describes the </w:t>
      </w:r>
      <w:r w:rsidR="009A473E" w:rsidRPr="00AD2EF0">
        <w:t>requirements to be supported by the ClickSchedule and ClickMobile products</w:t>
      </w:r>
      <w:r w:rsidR="00570F31" w:rsidRPr="00AD2EF0">
        <w:t xml:space="preserve"> of the Smart Dispatch tool standard model, which is to be initially piloted in the UK, Ireland and Northern </w:t>
      </w:r>
      <w:r w:rsidR="006B5650" w:rsidRPr="00AD2EF0">
        <w:t xml:space="preserve">Ireland </w:t>
      </w:r>
      <w:r w:rsidR="00570F31" w:rsidRPr="00AD2EF0">
        <w:t>regions</w:t>
      </w:r>
      <w:r w:rsidR="00F935F0" w:rsidRPr="00AD2EF0">
        <w:t>,</w:t>
      </w:r>
      <w:r w:rsidR="00570F31" w:rsidRPr="00AD2EF0">
        <w:t xml:space="preserve"> and then rolled out into the </w:t>
      </w:r>
      <w:r w:rsidR="006B5650" w:rsidRPr="00AD2EF0">
        <w:t xml:space="preserve">other </w:t>
      </w:r>
      <w:r w:rsidR="00570F31" w:rsidRPr="00AD2EF0">
        <w:t xml:space="preserve">GEHC </w:t>
      </w:r>
      <w:r w:rsidR="006A1174">
        <w:t>APAC</w:t>
      </w:r>
      <w:r w:rsidR="006A1174" w:rsidRPr="00AD2EF0">
        <w:t xml:space="preserve"> </w:t>
      </w:r>
      <w:r w:rsidR="00570F31" w:rsidRPr="00AD2EF0">
        <w:t>regions outlined below</w:t>
      </w:r>
    </w:p>
    <w:p w14:paraId="0CAE64E6" w14:textId="77777777" w:rsidR="000E0011" w:rsidRPr="003E65B4" w:rsidRDefault="000E0011" w:rsidP="0043245D">
      <w:pPr>
        <w:pStyle w:val="Heading3"/>
        <w:jc w:val="left"/>
      </w:pPr>
      <w:bookmarkStart w:id="1078" w:name="_Toc354672215"/>
      <w:bookmarkStart w:id="1079" w:name="_Toc355343757"/>
      <w:bookmarkStart w:id="1080" w:name="_Toc425500292"/>
      <w:r w:rsidRPr="003E65B4">
        <w:t>In Scope</w:t>
      </w:r>
      <w:bookmarkEnd w:id="1078"/>
      <w:bookmarkEnd w:id="1079"/>
      <w:bookmarkEnd w:id="1080"/>
    </w:p>
    <w:p w14:paraId="0CAE64E7" w14:textId="77777777" w:rsidR="005C4BC4" w:rsidRPr="00CA1D41" w:rsidRDefault="005C4BC4" w:rsidP="0043245D">
      <w:pPr>
        <w:jc w:val="left"/>
      </w:pPr>
      <w:r w:rsidRPr="00CA1D41">
        <w:t xml:space="preserve">The following </w:t>
      </w:r>
      <w:r w:rsidR="0062212A">
        <w:t xml:space="preserve">(GE) </w:t>
      </w:r>
      <w:r w:rsidR="000078CA">
        <w:t>regions and countries</w:t>
      </w:r>
      <w:r w:rsidRPr="00CA1D41">
        <w:t xml:space="preserve">, </w:t>
      </w:r>
      <w:r w:rsidR="000078CA">
        <w:t xml:space="preserve">resources </w:t>
      </w:r>
      <w:r w:rsidRPr="00CA1D41">
        <w:t>and systems are considered ‘in scope’</w:t>
      </w:r>
      <w:r w:rsidR="00006C94" w:rsidRPr="00CA1D41">
        <w:t xml:space="preserve"> of the ClickSchedule</w:t>
      </w:r>
      <w:r w:rsidR="005E5DAA" w:rsidRPr="00CA1D41">
        <w:t xml:space="preserve"> and ClickMobile </w:t>
      </w:r>
      <w:r w:rsidRPr="00CA1D41">
        <w:t xml:space="preserve">implementation at </w:t>
      </w:r>
      <w:r w:rsidR="00570F31">
        <w:t>GEHC</w:t>
      </w:r>
      <w:r w:rsidR="00166AD2">
        <w:t>. A</w:t>
      </w:r>
      <w:r w:rsidR="000F380A">
        <w:t xml:space="preserve"> single</w:t>
      </w:r>
      <w:r w:rsidR="00166AD2">
        <w:t xml:space="preserve"> “standard model” will be designed, built and piloted in the UKI </w:t>
      </w:r>
      <w:r w:rsidR="0062212A">
        <w:t xml:space="preserve">GE </w:t>
      </w:r>
      <w:r w:rsidR="00166AD2">
        <w:t>region (UK, Ireland) and then rolled out into the other six regions.</w:t>
      </w:r>
    </w:p>
    <w:p w14:paraId="0CAE64E8" w14:textId="77777777" w:rsidR="00F935F0" w:rsidRDefault="0062212A" w:rsidP="000078CA">
      <w:pPr>
        <w:jc w:val="left"/>
        <w:rPr>
          <w:b/>
        </w:rPr>
      </w:pPr>
      <w:r>
        <w:rPr>
          <w:b/>
        </w:rPr>
        <w:t xml:space="preserve">GE </w:t>
      </w:r>
      <w:r w:rsidR="000078CA">
        <w:rPr>
          <w:b/>
        </w:rPr>
        <w:t>R</w:t>
      </w:r>
      <w:r w:rsidR="002A6766">
        <w:rPr>
          <w:b/>
        </w:rPr>
        <w:t xml:space="preserve">egions and </w:t>
      </w:r>
      <w:r w:rsidR="005D64DA">
        <w:rPr>
          <w:b/>
        </w:rPr>
        <w:t>C</w:t>
      </w:r>
      <w:r w:rsidR="002A6766">
        <w:rPr>
          <w:b/>
        </w:rPr>
        <w:t>ountries</w:t>
      </w:r>
      <w:r w:rsidR="000078CA">
        <w:rPr>
          <w:b/>
        </w:rPr>
        <w:t xml:space="preserve"> </w:t>
      </w:r>
      <w:r w:rsidR="002A6766">
        <w:rPr>
          <w:b/>
        </w:rPr>
        <w:t xml:space="preserve">IN </w:t>
      </w:r>
      <w:r w:rsidR="000078CA">
        <w:rPr>
          <w:b/>
        </w:rPr>
        <w:t>SCOPE:</w:t>
      </w:r>
    </w:p>
    <w:tbl>
      <w:tblPr>
        <w:tblW w:w="9371" w:type="dxa"/>
        <w:tblInd w:w="93" w:type="dxa"/>
        <w:tblLook w:val="04A0" w:firstRow="1" w:lastRow="0" w:firstColumn="1" w:lastColumn="0" w:noHBand="0" w:noVBand="1"/>
      </w:tblPr>
      <w:tblGrid>
        <w:gridCol w:w="2850"/>
        <w:gridCol w:w="6521"/>
      </w:tblGrid>
      <w:tr w:rsidR="008853DD" w:rsidRPr="008853DD" w14:paraId="0CAE64EB" w14:textId="77777777" w:rsidTr="008853DD">
        <w:trPr>
          <w:trHeight w:val="300"/>
          <w:tblHeader/>
        </w:trPr>
        <w:tc>
          <w:tcPr>
            <w:tcW w:w="2850" w:type="dxa"/>
            <w:tcBorders>
              <w:top w:val="single" w:sz="4" w:space="0" w:color="auto"/>
              <w:left w:val="single" w:sz="4" w:space="0" w:color="auto"/>
              <w:bottom w:val="single" w:sz="4" w:space="0" w:color="auto"/>
              <w:right w:val="single" w:sz="4" w:space="0" w:color="auto"/>
            </w:tcBorders>
            <w:shd w:val="clear" w:color="auto" w:fill="4F81BD" w:themeFill="accent1"/>
            <w:noWrap/>
            <w:vAlign w:val="center"/>
          </w:tcPr>
          <w:p w14:paraId="0CAE64E9" w14:textId="77777777" w:rsidR="00F633A9" w:rsidRPr="008853DD" w:rsidRDefault="0062212A" w:rsidP="00A47B9B">
            <w:pPr>
              <w:spacing w:after="0" w:line="240" w:lineRule="auto"/>
              <w:jc w:val="center"/>
              <w:rPr>
                <w:rFonts w:ascii="Arial" w:hAnsi="Arial" w:cs="Arial"/>
                <w:b/>
                <w:color w:val="FFFFFF" w:themeColor="background1"/>
                <w:sz w:val="20"/>
                <w:lang w:eastAsia="en-GB"/>
              </w:rPr>
            </w:pPr>
            <w:r>
              <w:rPr>
                <w:rFonts w:ascii="Arial" w:hAnsi="Arial" w:cs="Arial"/>
                <w:b/>
                <w:color w:val="FFFFFF" w:themeColor="background1"/>
                <w:sz w:val="20"/>
                <w:lang w:eastAsia="en-GB"/>
              </w:rPr>
              <w:t xml:space="preserve">GE </w:t>
            </w:r>
            <w:r w:rsidR="00F633A9" w:rsidRPr="008853DD">
              <w:rPr>
                <w:rFonts w:ascii="Arial" w:hAnsi="Arial" w:cs="Arial"/>
                <w:b/>
                <w:color w:val="FFFFFF" w:themeColor="background1"/>
                <w:sz w:val="20"/>
                <w:lang w:eastAsia="en-GB"/>
              </w:rPr>
              <w:t>REGIONS</w:t>
            </w:r>
          </w:p>
        </w:tc>
        <w:tc>
          <w:tcPr>
            <w:tcW w:w="6521" w:type="dxa"/>
            <w:tcBorders>
              <w:top w:val="single" w:sz="4" w:space="0" w:color="auto"/>
              <w:left w:val="nil"/>
              <w:bottom w:val="single" w:sz="4" w:space="0" w:color="auto"/>
              <w:right w:val="single" w:sz="4" w:space="0" w:color="auto"/>
            </w:tcBorders>
            <w:shd w:val="clear" w:color="auto" w:fill="4F81BD" w:themeFill="accent1"/>
            <w:noWrap/>
            <w:vAlign w:val="bottom"/>
          </w:tcPr>
          <w:p w14:paraId="0CAE64EA" w14:textId="77777777" w:rsidR="00F633A9" w:rsidRPr="008853DD" w:rsidRDefault="00F633A9" w:rsidP="00A47B9B">
            <w:pPr>
              <w:spacing w:after="0" w:line="240" w:lineRule="auto"/>
              <w:jc w:val="center"/>
              <w:rPr>
                <w:rFonts w:ascii="Arial" w:hAnsi="Arial" w:cs="Arial"/>
                <w:b/>
                <w:color w:val="FFFFFF" w:themeColor="background1"/>
                <w:sz w:val="20"/>
                <w:lang w:eastAsia="en-GB"/>
              </w:rPr>
            </w:pPr>
            <w:r w:rsidRPr="008853DD">
              <w:rPr>
                <w:rFonts w:ascii="Arial" w:hAnsi="Arial" w:cs="Arial"/>
                <w:b/>
                <w:color w:val="FFFFFF" w:themeColor="background1"/>
                <w:sz w:val="20"/>
                <w:lang w:eastAsia="en-GB"/>
              </w:rPr>
              <w:t>COUNTRIES</w:t>
            </w:r>
          </w:p>
        </w:tc>
      </w:tr>
      <w:tr w:rsidR="00F633A9" w:rsidRPr="00E31CA0" w14:paraId="0CAE64EE" w14:textId="77777777" w:rsidTr="00A47B9B">
        <w:trPr>
          <w:trHeight w:val="300"/>
        </w:trPr>
        <w:tc>
          <w:tcPr>
            <w:tcW w:w="2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E64EC" w14:textId="1F0132DB" w:rsidR="00F633A9" w:rsidRPr="0001346F" w:rsidRDefault="006A1174" w:rsidP="00A47B9B">
            <w:pPr>
              <w:spacing w:after="0" w:line="240" w:lineRule="auto"/>
              <w:jc w:val="center"/>
              <w:rPr>
                <w:rFonts w:cstheme="minorHAnsi"/>
                <w:color w:val="000000"/>
                <w:sz w:val="20"/>
                <w:lang w:eastAsia="en-GB"/>
              </w:rPr>
            </w:pPr>
            <w:r w:rsidRPr="0001346F">
              <w:rPr>
                <w:rFonts w:cstheme="minorHAnsi"/>
                <w:color w:val="000000"/>
                <w:sz w:val="20"/>
                <w:lang w:eastAsia="en-GB"/>
              </w:rPr>
              <w:t>ASEAN</w:t>
            </w:r>
          </w:p>
        </w:tc>
        <w:tc>
          <w:tcPr>
            <w:tcW w:w="6521" w:type="dxa"/>
            <w:tcBorders>
              <w:top w:val="single" w:sz="4" w:space="0" w:color="auto"/>
              <w:left w:val="nil"/>
              <w:bottom w:val="single" w:sz="4" w:space="0" w:color="auto"/>
              <w:right w:val="single" w:sz="4" w:space="0" w:color="auto"/>
            </w:tcBorders>
            <w:shd w:val="clear" w:color="auto" w:fill="auto"/>
            <w:noWrap/>
            <w:vAlign w:val="bottom"/>
            <w:hideMark/>
          </w:tcPr>
          <w:p w14:paraId="0CAE64ED" w14:textId="725182B1" w:rsidR="00F633A9" w:rsidRPr="0001346F" w:rsidRDefault="006A1174" w:rsidP="00A47B9B">
            <w:pPr>
              <w:spacing w:after="0" w:line="240" w:lineRule="auto"/>
              <w:jc w:val="left"/>
              <w:rPr>
                <w:rFonts w:cstheme="minorHAnsi"/>
                <w:color w:val="000000"/>
                <w:sz w:val="20"/>
                <w:lang w:eastAsia="en-GB"/>
              </w:rPr>
            </w:pPr>
            <w:r w:rsidRPr="0001346F">
              <w:rPr>
                <w:rFonts w:cstheme="minorHAnsi"/>
                <w:color w:val="000000"/>
                <w:sz w:val="20"/>
                <w:lang w:eastAsia="en-GB"/>
              </w:rPr>
              <w:t>Malaysia</w:t>
            </w:r>
          </w:p>
        </w:tc>
      </w:tr>
      <w:tr w:rsidR="006A1174" w:rsidRPr="00E31CA0" w14:paraId="0CAE652A" w14:textId="77777777" w:rsidTr="0001346F">
        <w:trPr>
          <w:trHeight w:val="300"/>
        </w:trPr>
        <w:tc>
          <w:tcPr>
            <w:tcW w:w="2850" w:type="dxa"/>
            <w:vMerge w:val="restart"/>
            <w:tcBorders>
              <w:top w:val="nil"/>
              <w:left w:val="single" w:sz="4" w:space="0" w:color="auto"/>
              <w:right w:val="single" w:sz="4" w:space="0" w:color="auto"/>
            </w:tcBorders>
            <w:shd w:val="clear" w:color="auto" w:fill="auto"/>
            <w:noWrap/>
            <w:vAlign w:val="bottom"/>
            <w:hideMark/>
          </w:tcPr>
          <w:p w14:paraId="30EF527B" w14:textId="25D5B64D" w:rsidR="006A1174" w:rsidRPr="0001346F" w:rsidDel="0001346F" w:rsidRDefault="006A1174" w:rsidP="0001346F">
            <w:pPr>
              <w:spacing w:after="0" w:line="240" w:lineRule="auto"/>
              <w:jc w:val="center"/>
              <w:rPr>
                <w:del w:id="1081" w:author="Mahesh Venumbaka" w:date="2015-07-24T10:46:00Z"/>
                <w:rFonts w:cstheme="minorHAnsi"/>
                <w:color w:val="000000"/>
                <w:sz w:val="20"/>
                <w:lang w:eastAsia="en-GB"/>
              </w:rPr>
            </w:pPr>
            <w:r w:rsidRPr="0001346F">
              <w:rPr>
                <w:rFonts w:cstheme="minorHAnsi"/>
                <w:color w:val="000000"/>
                <w:sz w:val="20"/>
                <w:lang w:eastAsia="en-GB"/>
              </w:rPr>
              <w:t>ANZ</w:t>
            </w:r>
          </w:p>
          <w:p w14:paraId="0CAE6528" w14:textId="6F86EA41" w:rsidR="006A1174" w:rsidRPr="0001346F" w:rsidRDefault="006A1174" w:rsidP="0001346F">
            <w:pPr>
              <w:spacing w:after="0" w:line="240" w:lineRule="auto"/>
              <w:rPr>
                <w:rFonts w:cstheme="minorHAnsi"/>
                <w:color w:val="000000"/>
                <w:sz w:val="20"/>
                <w:lang w:eastAsia="en-GB"/>
              </w:rPr>
            </w:pPr>
          </w:p>
        </w:tc>
        <w:tc>
          <w:tcPr>
            <w:tcW w:w="6521" w:type="dxa"/>
            <w:tcBorders>
              <w:top w:val="nil"/>
              <w:left w:val="nil"/>
              <w:bottom w:val="single" w:sz="4" w:space="0" w:color="auto"/>
              <w:right w:val="single" w:sz="4" w:space="0" w:color="auto"/>
            </w:tcBorders>
            <w:shd w:val="clear" w:color="auto" w:fill="auto"/>
            <w:noWrap/>
            <w:vAlign w:val="bottom"/>
            <w:hideMark/>
          </w:tcPr>
          <w:p w14:paraId="0CAE6529" w14:textId="12BF7706" w:rsidR="006A1174" w:rsidRPr="0001346F" w:rsidRDefault="006A1174" w:rsidP="00A47B9B">
            <w:pPr>
              <w:spacing w:after="0" w:line="240" w:lineRule="auto"/>
              <w:jc w:val="left"/>
              <w:rPr>
                <w:rFonts w:cstheme="minorHAnsi"/>
                <w:color w:val="000000"/>
                <w:sz w:val="20"/>
                <w:lang w:eastAsia="en-GB"/>
              </w:rPr>
            </w:pPr>
            <w:r w:rsidRPr="0001346F">
              <w:rPr>
                <w:rFonts w:cstheme="minorHAnsi"/>
                <w:color w:val="000000"/>
                <w:sz w:val="20"/>
                <w:lang w:eastAsia="en-GB"/>
              </w:rPr>
              <w:t>Australia</w:t>
            </w:r>
          </w:p>
        </w:tc>
      </w:tr>
      <w:tr w:rsidR="006A1174" w:rsidRPr="00E31CA0" w14:paraId="0CAE652D" w14:textId="77777777" w:rsidTr="00A408F7">
        <w:trPr>
          <w:trHeight w:val="300"/>
        </w:trPr>
        <w:tc>
          <w:tcPr>
            <w:tcW w:w="2850" w:type="dxa"/>
            <w:vMerge/>
            <w:tcBorders>
              <w:left w:val="single" w:sz="4" w:space="0" w:color="auto"/>
              <w:bottom w:val="single" w:sz="4" w:space="0" w:color="auto"/>
              <w:right w:val="single" w:sz="4" w:space="0" w:color="auto"/>
            </w:tcBorders>
            <w:shd w:val="clear" w:color="auto" w:fill="auto"/>
            <w:noWrap/>
            <w:vAlign w:val="center"/>
            <w:hideMark/>
          </w:tcPr>
          <w:p w14:paraId="0CAE652B" w14:textId="22B26592" w:rsidR="006A1174" w:rsidRPr="0001346F" w:rsidRDefault="006A1174" w:rsidP="006A1174">
            <w:pPr>
              <w:spacing w:after="0" w:line="240" w:lineRule="auto"/>
              <w:rPr>
                <w:rFonts w:cstheme="minorHAnsi"/>
                <w:color w:val="000000"/>
                <w:sz w:val="20"/>
                <w:lang w:eastAsia="en-GB"/>
              </w:rPr>
            </w:pPr>
          </w:p>
        </w:tc>
        <w:tc>
          <w:tcPr>
            <w:tcW w:w="6521" w:type="dxa"/>
            <w:tcBorders>
              <w:top w:val="nil"/>
              <w:left w:val="nil"/>
              <w:bottom w:val="single" w:sz="4" w:space="0" w:color="auto"/>
              <w:right w:val="single" w:sz="4" w:space="0" w:color="auto"/>
            </w:tcBorders>
            <w:shd w:val="clear" w:color="auto" w:fill="auto"/>
            <w:noWrap/>
            <w:vAlign w:val="bottom"/>
            <w:hideMark/>
          </w:tcPr>
          <w:p w14:paraId="0CAE652C" w14:textId="75143A5E" w:rsidR="006A1174" w:rsidRPr="0001346F" w:rsidRDefault="006A1174" w:rsidP="00A47B9B">
            <w:pPr>
              <w:spacing w:after="0" w:line="240" w:lineRule="auto"/>
              <w:jc w:val="left"/>
              <w:rPr>
                <w:rFonts w:cstheme="minorHAnsi"/>
                <w:color w:val="000000"/>
                <w:sz w:val="20"/>
                <w:lang w:eastAsia="en-GB"/>
              </w:rPr>
            </w:pPr>
            <w:r w:rsidRPr="0001346F">
              <w:rPr>
                <w:rFonts w:cstheme="minorHAnsi"/>
                <w:color w:val="000000"/>
                <w:sz w:val="20"/>
                <w:lang w:eastAsia="en-GB"/>
              </w:rPr>
              <w:t>New Zealand</w:t>
            </w:r>
          </w:p>
        </w:tc>
      </w:tr>
      <w:tr w:rsidR="00F633A9" w:rsidRPr="00E31CA0" w14:paraId="0CAE655D" w14:textId="77777777" w:rsidTr="00A47B9B">
        <w:trPr>
          <w:trHeight w:val="300"/>
        </w:trPr>
        <w:tc>
          <w:tcPr>
            <w:tcW w:w="2850" w:type="dxa"/>
            <w:tcBorders>
              <w:top w:val="nil"/>
              <w:left w:val="single" w:sz="4" w:space="0" w:color="auto"/>
              <w:bottom w:val="single" w:sz="4" w:space="0" w:color="auto"/>
              <w:right w:val="single" w:sz="4" w:space="0" w:color="auto"/>
            </w:tcBorders>
            <w:vAlign w:val="center"/>
            <w:hideMark/>
          </w:tcPr>
          <w:p w14:paraId="0CAE655B" w14:textId="33C6F27D" w:rsidR="00F633A9" w:rsidRPr="0001346F" w:rsidRDefault="006A1174" w:rsidP="006A1174">
            <w:pPr>
              <w:spacing w:after="0" w:line="240" w:lineRule="auto"/>
              <w:jc w:val="center"/>
              <w:rPr>
                <w:rFonts w:cstheme="minorHAnsi"/>
                <w:color w:val="000000"/>
                <w:sz w:val="20"/>
                <w:lang w:eastAsia="en-GB"/>
              </w:rPr>
            </w:pPr>
            <w:r w:rsidRPr="0001346F">
              <w:rPr>
                <w:rFonts w:cstheme="minorHAnsi"/>
                <w:color w:val="000000"/>
                <w:sz w:val="20"/>
                <w:lang w:eastAsia="en-GB"/>
              </w:rPr>
              <w:t>KOREA</w:t>
            </w:r>
          </w:p>
        </w:tc>
        <w:tc>
          <w:tcPr>
            <w:tcW w:w="6521" w:type="dxa"/>
            <w:tcBorders>
              <w:top w:val="nil"/>
              <w:left w:val="nil"/>
              <w:bottom w:val="single" w:sz="4" w:space="0" w:color="auto"/>
              <w:right w:val="single" w:sz="4" w:space="0" w:color="auto"/>
            </w:tcBorders>
            <w:shd w:val="clear" w:color="auto" w:fill="auto"/>
            <w:noWrap/>
            <w:vAlign w:val="bottom"/>
            <w:hideMark/>
          </w:tcPr>
          <w:p w14:paraId="0CAE655C" w14:textId="6B11A559" w:rsidR="00F633A9" w:rsidRPr="0001346F" w:rsidRDefault="006A1174" w:rsidP="00A47B9B">
            <w:pPr>
              <w:spacing w:after="0" w:line="240" w:lineRule="auto"/>
              <w:jc w:val="left"/>
              <w:rPr>
                <w:rFonts w:cstheme="minorHAnsi"/>
                <w:color w:val="000000"/>
                <w:sz w:val="20"/>
                <w:lang w:eastAsia="en-GB"/>
              </w:rPr>
            </w:pPr>
            <w:r w:rsidRPr="0001346F">
              <w:rPr>
                <w:rFonts w:cstheme="minorHAnsi"/>
                <w:color w:val="000000"/>
                <w:sz w:val="20"/>
                <w:lang w:eastAsia="en-GB"/>
              </w:rPr>
              <w:t>Korea</w:t>
            </w:r>
          </w:p>
        </w:tc>
      </w:tr>
    </w:tbl>
    <w:p w14:paraId="0CAE655E" w14:textId="77777777" w:rsidR="00F633A9" w:rsidRDefault="00F633A9" w:rsidP="000078CA">
      <w:pPr>
        <w:jc w:val="left"/>
        <w:rPr>
          <w:b/>
        </w:rPr>
      </w:pPr>
    </w:p>
    <w:p w14:paraId="0CAE655F" w14:textId="77777777" w:rsidR="00166AD2" w:rsidRPr="00B26FEF" w:rsidRDefault="00B26FEF" w:rsidP="0043245D">
      <w:pPr>
        <w:jc w:val="left"/>
      </w:pPr>
      <w:r w:rsidRPr="00B26FEF">
        <w:t xml:space="preserve">It should be noted that </w:t>
      </w:r>
      <w:r>
        <w:t xml:space="preserve">these GE regions should not be confused with the “region” concept in ClickSchedule. See section </w:t>
      </w:r>
      <w:r>
        <w:fldChar w:fldCharType="begin"/>
      </w:r>
      <w:r>
        <w:instrText xml:space="preserve"> REF _Ref192219456 \r \h </w:instrText>
      </w:r>
      <w:r>
        <w:fldChar w:fldCharType="separate"/>
      </w:r>
      <w:r w:rsidR="00EA7CED">
        <w:t>3.3</w:t>
      </w:r>
      <w:r>
        <w:fldChar w:fldCharType="end"/>
      </w:r>
      <w:r>
        <w:t xml:space="preserve"> for further details.</w:t>
      </w:r>
    </w:p>
    <w:p w14:paraId="0CAE6560" w14:textId="77777777" w:rsidR="000E0011" w:rsidRPr="00CA1D41" w:rsidRDefault="000E0011" w:rsidP="009B135D">
      <w:pPr>
        <w:jc w:val="left"/>
        <w:rPr>
          <w:b/>
        </w:rPr>
      </w:pPr>
      <w:r w:rsidRPr="00CA1D41">
        <w:rPr>
          <w:b/>
        </w:rPr>
        <w:t xml:space="preserve">SYSTEM INTERACTION: </w:t>
      </w:r>
    </w:p>
    <w:p w14:paraId="0CAE6561" w14:textId="77777777" w:rsidR="00E61A0B" w:rsidRPr="00CA1D41" w:rsidRDefault="00062CE6" w:rsidP="0043245D">
      <w:pPr>
        <w:ind w:firstLine="270"/>
        <w:jc w:val="left"/>
      </w:pPr>
      <w:r w:rsidRPr="00CA1D41">
        <w:t>ClickSchedule will integrate</w:t>
      </w:r>
      <w:r w:rsidR="00E61A0B" w:rsidRPr="00CA1D41">
        <w:t xml:space="preserve"> </w:t>
      </w:r>
      <w:r w:rsidRPr="00CA1D41">
        <w:t>with</w:t>
      </w:r>
      <w:r w:rsidR="00E61A0B" w:rsidRPr="00CA1D41">
        <w:t xml:space="preserve"> the following system</w:t>
      </w:r>
      <w:r w:rsidR="00DE0AEE" w:rsidRPr="00CA1D41">
        <w:t>(</w:t>
      </w:r>
      <w:r w:rsidR="00E61A0B" w:rsidRPr="00CA1D41">
        <w:t>s</w:t>
      </w:r>
      <w:r w:rsidR="00DE0AEE" w:rsidRPr="00CA1D41">
        <w:t>)</w:t>
      </w:r>
      <w:r w:rsidR="003615DD" w:rsidRPr="00CA1D41">
        <w:t xml:space="preserve">: </w:t>
      </w:r>
    </w:p>
    <w:p w14:paraId="0CAE6562" w14:textId="0B2C9B43" w:rsidR="000E0011" w:rsidRDefault="00D01A1B" w:rsidP="009A52C8">
      <w:pPr>
        <w:pStyle w:val="ListParagraph"/>
        <w:numPr>
          <w:ilvl w:val="0"/>
          <w:numId w:val="7"/>
        </w:numPr>
        <w:jc w:val="left"/>
      </w:pPr>
      <w:r>
        <w:lastRenderedPageBreak/>
        <w:t>SIEBEL</w:t>
      </w:r>
      <w:r w:rsidR="00053625">
        <w:t xml:space="preserve"> </w:t>
      </w:r>
    </w:p>
    <w:p w14:paraId="0CAE6563" w14:textId="77777777" w:rsidR="00774C0C" w:rsidRDefault="00774C0C" w:rsidP="00570F31">
      <w:pPr>
        <w:pStyle w:val="ListParagraph"/>
        <w:jc w:val="left"/>
      </w:pPr>
      <w:r>
        <w:t>(Note: integration details will be described in the Integration Design Specification (IDS)</w:t>
      </w:r>
      <w:r w:rsidR="002F1F59">
        <w:t>)</w:t>
      </w:r>
    </w:p>
    <w:p w14:paraId="0CAE6564" w14:textId="77777777" w:rsidR="00B26FEF" w:rsidRDefault="00B26FEF" w:rsidP="00B26FEF">
      <w:pPr>
        <w:ind w:firstLine="270"/>
        <w:jc w:val="left"/>
      </w:pPr>
      <w:r>
        <w:t xml:space="preserve">See section </w:t>
      </w:r>
      <w:r>
        <w:fldChar w:fldCharType="begin"/>
      </w:r>
      <w:r>
        <w:instrText xml:space="preserve"> REF _Ref363113839 \r \h </w:instrText>
      </w:r>
      <w:r>
        <w:fldChar w:fldCharType="separate"/>
      </w:r>
      <w:r w:rsidR="00EA7CED">
        <w:t>11</w:t>
      </w:r>
      <w:r>
        <w:fldChar w:fldCharType="end"/>
      </w:r>
      <w:r>
        <w:t xml:space="preserve"> for details.</w:t>
      </w:r>
    </w:p>
    <w:p w14:paraId="0CAE6565" w14:textId="37A44230" w:rsidR="0075771B" w:rsidRPr="00CA1D41" w:rsidRDefault="0075771B" w:rsidP="0075771B">
      <w:pPr>
        <w:jc w:val="left"/>
        <w:rPr>
          <w:b/>
        </w:rPr>
      </w:pPr>
      <w:commentRangeStart w:id="1082"/>
      <w:r w:rsidRPr="00CA1D41">
        <w:rPr>
          <w:b/>
        </w:rPr>
        <w:t xml:space="preserve">Work </w:t>
      </w:r>
      <w:r w:rsidR="001970F1">
        <w:rPr>
          <w:b/>
        </w:rPr>
        <w:t xml:space="preserve">Order </w:t>
      </w:r>
      <w:r w:rsidRPr="00CA1D41">
        <w:rPr>
          <w:b/>
        </w:rPr>
        <w:t>Types:</w:t>
      </w:r>
      <w:ins w:id="1083" w:author="Manjula" w:date="2015-06-09T16:49:00Z">
        <w:r w:rsidR="00053625">
          <w:rPr>
            <w:b/>
          </w:rPr>
          <w:t xml:space="preserve"> </w:t>
        </w:r>
      </w:ins>
      <w:commentRangeEnd w:id="1082"/>
      <w:r w:rsidR="00FA070A">
        <w:rPr>
          <w:rStyle w:val="CommentReference"/>
        </w:rPr>
        <w:commentReference w:id="1082"/>
      </w:r>
      <w:ins w:id="1084" w:author="Manjula" w:date="2015-06-09T16:49:00Z">
        <w:r w:rsidR="00053625">
          <w:rPr>
            <w:b/>
          </w:rPr>
          <w:t>[Acti</w:t>
        </w:r>
      </w:ins>
      <w:ins w:id="1085" w:author="Manjula" w:date="2015-06-09T16:54:00Z">
        <w:r w:rsidR="008433E2">
          <w:rPr>
            <w:b/>
          </w:rPr>
          <w:t>vity level]</w:t>
        </w:r>
      </w:ins>
    </w:p>
    <w:p w14:paraId="0CAE6566" w14:textId="77777777" w:rsidR="0075771B" w:rsidRPr="00CA1D41" w:rsidRDefault="0075771B" w:rsidP="0075771B">
      <w:pPr>
        <w:ind w:firstLine="270"/>
        <w:jc w:val="left"/>
      </w:pPr>
      <w:r w:rsidRPr="00CA1D41">
        <w:t>The types of work included in this implementation are:</w:t>
      </w:r>
    </w:p>
    <w:p w14:paraId="0CAE6567" w14:textId="77777777" w:rsidR="0062212A" w:rsidRDefault="001A52F3" w:rsidP="009A52C8">
      <w:pPr>
        <w:pStyle w:val="ListParagraph"/>
        <w:numPr>
          <w:ilvl w:val="0"/>
          <w:numId w:val="7"/>
        </w:numPr>
        <w:jc w:val="left"/>
      </w:pPr>
      <w:r>
        <w:t>Corrective</w:t>
      </w:r>
    </w:p>
    <w:p w14:paraId="0CAE6568" w14:textId="77777777" w:rsidR="0075771B" w:rsidRDefault="0062212A" w:rsidP="009A52C8">
      <w:pPr>
        <w:pStyle w:val="ListParagraph"/>
        <w:numPr>
          <w:ilvl w:val="0"/>
          <w:numId w:val="7"/>
        </w:numPr>
        <w:jc w:val="left"/>
      </w:pPr>
      <w:r>
        <w:t>Application</w:t>
      </w:r>
      <w:r w:rsidR="003B3957" w:rsidRPr="003B3957">
        <w:rPr>
          <w:i/>
        </w:rPr>
        <w:t xml:space="preserve"> (behaves like Corrective)</w:t>
      </w:r>
    </w:p>
    <w:p w14:paraId="0CAE6569" w14:textId="77777777" w:rsidR="0062212A" w:rsidRPr="00CA1D41" w:rsidRDefault="0062212A" w:rsidP="009A52C8">
      <w:pPr>
        <w:pStyle w:val="ListParagraph"/>
        <w:numPr>
          <w:ilvl w:val="0"/>
          <w:numId w:val="7"/>
        </w:numPr>
        <w:jc w:val="left"/>
      </w:pPr>
      <w:r>
        <w:t>Other</w:t>
      </w:r>
      <w:r w:rsidR="003B3957" w:rsidRPr="003B3957">
        <w:rPr>
          <w:i/>
        </w:rPr>
        <w:t xml:space="preserve"> (behaves like Corrective)</w:t>
      </w:r>
    </w:p>
    <w:p w14:paraId="0CAE656A" w14:textId="77777777" w:rsidR="006A4D0D" w:rsidRPr="00CA1D41" w:rsidRDefault="001A52F3" w:rsidP="009A52C8">
      <w:pPr>
        <w:pStyle w:val="ListParagraph"/>
        <w:numPr>
          <w:ilvl w:val="0"/>
          <w:numId w:val="7"/>
        </w:numPr>
        <w:jc w:val="left"/>
      </w:pPr>
      <w:r>
        <w:t>FMI</w:t>
      </w:r>
    </w:p>
    <w:p w14:paraId="0CAE656B" w14:textId="77777777" w:rsidR="006A4D0D" w:rsidRPr="00CA1D41" w:rsidRDefault="003B3957" w:rsidP="009A52C8">
      <w:pPr>
        <w:pStyle w:val="ListParagraph"/>
        <w:numPr>
          <w:ilvl w:val="0"/>
          <w:numId w:val="7"/>
        </w:numPr>
        <w:jc w:val="left"/>
      </w:pPr>
      <w:r>
        <w:t>Preventive</w:t>
      </w:r>
      <w:r w:rsidR="006A4D0D" w:rsidRPr="00CA1D41">
        <w:t xml:space="preserve"> Maintenance</w:t>
      </w:r>
    </w:p>
    <w:p w14:paraId="0CAE656C" w14:textId="77777777" w:rsidR="006A4D0D" w:rsidRPr="00CA1D41" w:rsidRDefault="001A52F3" w:rsidP="009A52C8">
      <w:pPr>
        <w:pStyle w:val="ListParagraph"/>
        <w:numPr>
          <w:ilvl w:val="0"/>
          <w:numId w:val="7"/>
        </w:numPr>
        <w:jc w:val="left"/>
      </w:pPr>
      <w:r>
        <w:t>Installation</w:t>
      </w:r>
    </w:p>
    <w:p w14:paraId="0CAE656D" w14:textId="77777777" w:rsidR="0075771B" w:rsidRPr="00CA1D41" w:rsidRDefault="0062212A" w:rsidP="009A52C8">
      <w:pPr>
        <w:pStyle w:val="ListParagraph"/>
        <w:numPr>
          <w:ilvl w:val="0"/>
          <w:numId w:val="7"/>
        </w:numPr>
        <w:jc w:val="left"/>
      </w:pPr>
      <w:r>
        <w:t xml:space="preserve">On the Job </w:t>
      </w:r>
      <w:r w:rsidR="001A52F3">
        <w:t>Training</w:t>
      </w:r>
    </w:p>
    <w:p w14:paraId="0CAE656E" w14:textId="77777777" w:rsidR="006A4D0D" w:rsidRDefault="003204A8" w:rsidP="003204A8">
      <w:pPr>
        <w:ind w:firstLine="270"/>
        <w:jc w:val="left"/>
      </w:pPr>
      <w:r>
        <w:t xml:space="preserve">See section </w:t>
      </w:r>
      <w:r>
        <w:fldChar w:fldCharType="begin"/>
      </w:r>
      <w:r>
        <w:instrText xml:space="preserve"> REF _Ref363114708 \r \h </w:instrText>
      </w:r>
      <w:r>
        <w:fldChar w:fldCharType="separate"/>
      </w:r>
      <w:r w:rsidR="00EA7CED">
        <w:t>3.2</w:t>
      </w:r>
      <w:r>
        <w:fldChar w:fldCharType="end"/>
      </w:r>
      <w:r>
        <w:t xml:space="preserve"> for further details.</w:t>
      </w:r>
    </w:p>
    <w:p w14:paraId="0CAE656F" w14:textId="77777777" w:rsidR="00C212C7" w:rsidRDefault="00C212C7" w:rsidP="003204A8">
      <w:pPr>
        <w:ind w:firstLine="270"/>
        <w:jc w:val="left"/>
      </w:pPr>
    </w:p>
    <w:p w14:paraId="0CAE6570" w14:textId="77777777" w:rsidR="000E0011" w:rsidRPr="003E65B4" w:rsidRDefault="000E0011" w:rsidP="0043245D">
      <w:pPr>
        <w:pStyle w:val="Heading2"/>
        <w:jc w:val="left"/>
      </w:pPr>
      <w:bookmarkStart w:id="1086" w:name="_Toc76455613"/>
      <w:bookmarkStart w:id="1087" w:name="_Toc192318113"/>
      <w:bookmarkStart w:id="1088" w:name="_Toc354672217"/>
      <w:bookmarkStart w:id="1089" w:name="_Toc355343759"/>
      <w:bookmarkStart w:id="1090" w:name="_Toc425500293"/>
      <w:bookmarkStart w:id="1091" w:name="_Toc64695875"/>
      <w:bookmarkStart w:id="1092" w:name="_Toc65911329"/>
      <w:commentRangeStart w:id="1093"/>
      <w:r w:rsidRPr="003E65B4">
        <w:t>High Level Business Goal</w:t>
      </w:r>
      <w:bookmarkEnd w:id="1086"/>
      <w:bookmarkEnd w:id="1087"/>
      <w:r w:rsidR="005C4BC4" w:rsidRPr="003E65B4">
        <w:t>s</w:t>
      </w:r>
      <w:r w:rsidR="006A4D0D">
        <w:t xml:space="preserve"> </w:t>
      </w:r>
      <w:bookmarkEnd w:id="1088"/>
      <w:bookmarkEnd w:id="1089"/>
      <w:commentRangeEnd w:id="1093"/>
      <w:r w:rsidR="00DC1240">
        <w:rPr>
          <w:rStyle w:val="CommentReference"/>
          <w:rFonts w:asciiTheme="minorHAnsi" w:hAnsiTheme="minorHAnsi" w:cs="Times New Roman"/>
          <w:b w:val="0"/>
          <w:color w:val="404040" w:themeColor="text1" w:themeTint="BF"/>
        </w:rPr>
        <w:commentReference w:id="1093"/>
      </w:r>
      <w:bookmarkEnd w:id="1090"/>
    </w:p>
    <w:p w14:paraId="5C30BF17" w14:textId="6907509F" w:rsidR="00B14384" w:rsidRDefault="000E0011" w:rsidP="00C36309">
      <w:pPr>
        <w:ind w:firstLine="720"/>
        <w:jc w:val="left"/>
      </w:pPr>
      <w:bookmarkStart w:id="1094" w:name="_Toc64695876"/>
      <w:bookmarkStart w:id="1095" w:name="_Toc65911330"/>
      <w:bookmarkEnd w:id="1066"/>
      <w:bookmarkEnd w:id="1067"/>
      <w:bookmarkEnd w:id="1068"/>
      <w:bookmarkEnd w:id="1069"/>
      <w:bookmarkEnd w:id="1070"/>
      <w:bookmarkEnd w:id="1071"/>
      <w:bookmarkEnd w:id="1072"/>
      <w:bookmarkEnd w:id="1073"/>
      <w:bookmarkEnd w:id="1074"/>
      <w:bookmarkEnd w:id="1091"/>
      <w:bookmarkEnd w:id="1092"/>
      <w:bookmarkEnd w:id="1094"/>
      <w:bookmarkEnd w:id="1095"/>
      <w:r w:rsidRPr="003E65B4">
        <w:t>The high level goals of the implementation of ClickSchedule</w:t>
      </w:r>
      <w:r w:rsidR="00A75316" w:rsidRPr="003E65B4">
        <w:t xml:space="preserve"> </w:t>
      </w:r>
      <w:r w:rsidR="001A52F3">
        <w:t xml:space="preserve">and ClickMobile </w:t>
      </w:r>
      <w:r w:rsidRPr="003E65B4">
        <w:t xml:space="preserve">at </w:t>
      </w:r>
      <w:r w:rsidR="006B5650">
        <w:t>GEHC</w:t>
      </w:r>
      <w:r w:rsidRPr="003E65B4">
        <w:t xml:space="preserve"> are to improve the customer experience and </w:t>
      </w:r>
      <w:r w:rsidR="00346AB5" w:rsidRPr="003E65B4">
        <w:t xml:space="preserve">improve </w:t>
      </w:r>
      <w:r w:rsidRPr="003E65B4">
        <w:t xml:space="preserve">performance against targets. </w:t>
      </w:r>
      <w:r w:rsidR="000F380A">
        <w:t xml:space="preserve">From previous work by GEHC the following benefits have been observed and are reasonable objectives for the </w:t>
      </w:r>
      <w:r w:rsidR="00B14384">
        <w:t>project for following regions</w:t>
      </w:r>
      <w:r w:rsidR="00C36309">
        <w:t xml:space="preserve">:  </w:t>
      </w:r>
      <w:r w:rsidR="00B14384">
        <w:t>ASEAN, Korea and ANZ</w:t>
      </w:r>
    </w:p>
    <w:p w14:paraId="0CAE6572" w14:textId="77777777" w:rsidR="000F380A" w:rsidRDefault="000F380A" w:rsidP="009A52C8">
      <w:pPr>
        <w:pStyle w:val="ListParagraph"/>
        <w:numPr>
          <w:ilvl w:val="0"/>
          <w:numId w:val="7"/>
        </w:numPr>
        <w:jc w:val="left"/>
      </w:pPr>
      <w:r>
        <w:t>Reduction in travel distance, time and cost</w:t>
      </w:r>
    </w:p>
    <w:p w14:paraId="0CAE6573" w14:textId="77777777" w:rsidR="000F380A" w:rsidRDefault="000F380A" w:rsidP="009A52C8">
      <w:pPr>
        <w:pStyle w:val="ListParagraph"/>
        <w:numPr>
          <w:ilvl w:val="0"/>
          <w:numId w:val="7"/>
        </w:numPr>
        <w:jc w:val="left"/>
      </w:pPr>
      <w:r>
        <w:t>Increasing number of FSE jobs per day by between 15% and 20%  (</w:t>
      </w:r>
      <w:r w:rsidR="003B3957">
        <w:t xml:space="preserve">i.e. </w:t>
      </w:r>
      <w:r>
        <w:t>from 1.2 to 1.4 jobs per day</w:t>
      </w:r>
      <w:r w:rsidR="003B3957">
        <w:t>, on average</w:t>
      </w:r>
      <w:r>
        <w:t xml:space="preserve">) </w:t>
      </w:r>
    </w:p>
    <w:p w14:paraId="0CAE6574" w14:textId="77777777" w:rsidR="00E67E39" w:rsidRDefault="00E67E39" w:rsidP="009A52C8">
      <w:pPr>
        <w:pStyle w:val="ListParagraph"/>
        <w:numPr>
          <w:ilvl w:val="0"/>
          <w:numId w:val="7"/>
        </w:numPr>
        <w:jc w:val="left"/>
      </w:pPr>
      <w:r w:rsidRPr="00306C9E">
        <w:t xml:space="preserve">Improve </w:t>
      </w:r>
      <w:r w:rsidR="00A40299" w:rsidRPr="00306C9E">
        <w:t>customer s</w:t>
      </w:r>
      <w:r w:rsidRPr="00306C9E">
        <w:t>atisfactio</w:t>
      </w:r>
      <w:r w:rsidR="0065092F" w:rsidRPr="00306C9E">
        <w:t>n</w:t>
      </w:r>
      <w:r w:rsidR="000F42E9">
        <w:t xml:space="preserve"> </w:t>
      </w:r>
      <w:r w:rsidR="0065092F" w:rsidRPr="00306C9E">
        <w:t>by providing</w:t>
      </w:r>
      <w:r w:rsidR="000F380A">
        <w:t xml:space="preserve"> service within agreed and</w:t>
      </w:r>
      <w:r w:rsidR="0065092F" w:rsidRPr="00306C9E">
        <w:t xml:space="preserve"> reliable </w:t>
      </w:r>
      <w:r w:rsidRPr="00306C9E">
        <w:t>appointment windows</w:t>
      </w:r>
      <w:r w:rsidR="000F380A">
        <w:br/>
        <w:t>resulting in fewer escalations</w:t>
      </w:r>
    </w:p>
    <w:p w14:paraId="0CAE6575" w14:textId="77777777" w:rsidR="000F380A" w:rsidRPr="00306C9E" w:rsidRDefault="000F380A" w:rsidP="009A52C8">
      <w:pPr>
        <w:pStyle w:val="ListParagraph"/>
        <w:numPr>
          <w:ilvl w:val="0"/>
          <w:numId w:val="7"/>
        </w:numPr>
        <w:jc w:val="left"/>
      </w:pPr>
      <w:r>
        <w:t xml:space="preserve">Reduced effort for zone managers in exception </w:t>
      </w:r>
      <w:r w:rsidR="00DF239F">
        <w:t>handling</w:t>
      </w:r>
    </w:p>
    <w:p w14:paraId="0CAE6576" w14:textId="77777777" w:rsidR="0065092F" w:rsidRPr="00306C9E" w:rsidRDefault="0065092F" w:rsidP="009A52C8">
      <w:pPr>
        <w:pStyle w:val="ListParagraph"/>
        <w:numPr>
          <w:ilvl w:val="0"/>
          <w:numId w:val="7"/>
        </w:numPr>
        <w:jc w:val="left"/>
      </w:pPr>
      <w:r w:rsidRPr="00306C9E">
        <w:t xml:space="preserve">Improve compliance with SLAs – providing SLA and appointment constraints to ClickSchedule as parameters, </w:t>
      </w:r>
      <w:r w:rsidR="002F1F59" w:rsidRPr="00306C9E">
        <w:t>to</w:t>
      </w:r>
      <w:r w:rsidRPr="00306C9E">
        <w:t xml:space="preserve"> schedule resource</w:t>
      </w:r>
      <w:r w:rsidR="002F1F59" w:rsidRPr="00306C9E">
        <w:t>s appropriately to</w:t>
      </w:r>
      <w:r w:rsidRPr="00306C9E">
        <w:t xml:space="preserve"> conform to these commitments</w:t>
      </w:r>
      <w:r w:rsidR="00E86D19" w:rsidRPr="00306C9E">
        <w:t>.</w:t>
      </w:r>
    </w:p>
    <w:p w14:paraId="0CAE6577" w14:textId="77777777" w:rsidR="00007163" w:rsidRDefault="00DA6DE4" w:rsidP="009A52C8">
      <w:pPr>
        <w:pStyle w:val="ListParagraph"/>
        <w:numPr>
          <w:ilvl w:val="0"/>
          <w:numId w:val="7"/>
        </w:numPr>
        <w:jc w:val="left"/>
      </w:pPr>
      <w:r w:rsidRPr="00306C9E">
        <w:t>Standardiz</w:t>
      </w:r>
      <w:r w:rsidR="00E67E39" w:rsidRPr="00306C9E">
        <w:t>ation of work processes across geo-functional lines. There are currently regional differences in working methods as well as a lack of a ‘single view of the world’ to assess capacity</w:t>
      </w:r>
      <w:r w:rsidR="00007163">
        <w:t>.</w:t>
      </w:r>
    </w:p>
    <w:p w14:paraId="0CAE6578" w14:textId="77777777" w:rsidR="00E67E39" w:rsidRPr="00306C9E" w:rsidRDefault="00E67E39" w:rsidP="009A52C8">
      <w:pPr>
        <w:pStyle w:val="ListParagraph"/>
        <w:numPr>
          <w:ilvl w:val="0"/>
          <w:numId w:val="7"/>
        </w:numPr>
        <w:jc w:val="left"/>
      </w:pPr>
      <w:r w:rsidRPr="00306C9E">
        <w:t xml:space="preserve">Increase visibility of </w:t>
      </w:r>
      <w:r w:rsidR="00DE0AEE" w:rsidRPr="00306C9E">
        <w:t>task due dates</w:t>
      </w:r>
      <w:r w:rsidRPr="00306C9E">
        <w:t xml:space="preserve">, </w:t>
      </w:r>
      <w:r w:rsidR="00DE0AEE" w:rsidRPr="00306C9E">
        <w:t xml:space="preserve">thus </w:t>
      </w:r>
      <w:r w:rsidRPr="00306C9E">
        <w:t xml:space="preserve">reducing the amount of planned maintenance tasks that </w:t>
      </w:r>
      <w:r w:rsidR="005C4BC4" w:rsidRPr="00306C9E">
        <w:t xml:space="preserve">are </w:t>
      </w:r>
      <w:r w:rsidR="00DE0AEE" w:rsidRPr="00306C9E">
        <w:t>not completed by</w:t>
      </w:r>
      <w:r w:rsidRPr="00306C9E">
        <w:t xml:space="preserve"> their due dates.</w:t>
      </w:r>
    </w:p>
    <w:p w14:paraId="0CAE6579" w14:textId="77777777" w:rsidR="00E67E39" w:rsidRDefault="00E67E39" w:rsidP="009A52C8">
      <w:pPr>
        <w:pStyle w:val="ListParagraph"/>
        <w:numPr>
          <w:ilvl w:val="0"/>
          <w:numId w:val="7"/>
        </w:numPr>
        <w:jc w:val="left"/>
      </w:pPr>
      <w:r w:rsidRPr="00306C9E">
        <w:t>Reduce operating costs – Cost reductions which w</w:t>
      </w:r>
      <w:r w:rsidR="00DA6DE4" w:rsidRPr="00306C9E">
        <w:t xml:space="preserve">ill result from increased </w:t>
      </w:r>
      <w:r w:rsidR="00E1490B" w:rsidRPr="00306C9E">
        <w:t>utilis</w:t>
      </w:r>
      <w:r w:rsidR="00DA6DE4" w:rsidRPr="00306C9E">
        <w:t xml:space="preserve">ation i.e. </w:t>
      </w:r>
      <w:r w:rsidR="00E1490B" w:rsidRPr="00306C9E">
        <w:t>minimis</w:t>
      </w:r>
      <w:r w:rsidRPr="00306C9E">
        <w:t xml:space="preserve">ing travel time and distance, as well as from reducing the need for overtime and the use of contractors by scheduling more work to </w:t>
      </w:r>
      <w:r w:rsidR="00DE0AEE" w:rsidRPr="00306C9E">
        <w:t>the</w:t>
      </w:r>
      <w:r w:rsidRPr="00306C9E">
        <w:t xml:space="preserve"> internal staff during standard working time.</w:t>
      </w:r>
    </w:p>
    <w:p w14:paraId="5C3C3470" w14:textId="77777777" w:rsidR="00B14384" w:rsidRDefault="00B14384" w:rsidP="00B14384">
      <w:pPr>
        <w:ind w:left="360"/>
        <w:jc w:val="left"/>
      </w:pPr>
    </w:p>
    <w:p w14:paraId="4A1AE008" w14:textId="77777777" w:rsidR="00B14384" w:rsidRPr="00306C9E" w:rsidRDefault="00B14384" w:rsidP="00B14384">
      <w:pPr>
        <w:ind w:left="360"/>
        <w:jc w:val="left"/>
      </w:pPr>
    </w:p>
    <w:p w14:paraId="0CAE657A" w14:textId="77777777" w:rsidR="000E0011" w:rsidRPr="003E65B4" w:rsidRDefault="000E0011" w:rsidP="0043245D">
      <w:pPr>
        <w:pStyle w:val="Heading1"/>
        <w:jc w:val="left"/>
      </w:pPr>
      <w:bookmarkStart w:id="1096" w:name="_Toc64693848"/>
      <w:bookmarkStart w:id="1097" w:name="_Toc64694525"/>
      <w:bookmarkStart w:id="1098" w:name="_Toc64695877"/>
      <w:bookmarkStart w:id="1099" w:name="_Toc64696553"/>
      <w:bookmarkStart w:id="1100" w:name="_Toc65216809"/>
      <w:bookmarkStart w:id="1101" w:name="_Toc65816201"/>
      <w:bookmarkStart w:id="1102" w:name="_Toc65833313"/>
      <w:bookmarkStart w:id="1103" w:name="_Toc65834236"/>
      <w:bookmarkStart w:id="1104" w:name="_Toc65911331"/>
      <w:bookmarkStart w:id="1105" w:name="_Toc65911790"/>
      <w:bookmarkStart w:id="1106" w:name="_Toc65912247"/>
      <w:bookmarkStart w:id="1107" w:name="_Toc65912705"/>
      <w:bookmarkStart w:id="1108" w:name="_Toc75752148"/>
      <w:bookmarkStart w:id="1109" w:name="_Toc75752665"/>
      <w:bookmarkStart w:id="1110" w:name="_Toc75764279"/>
      <w:bookmarkStart w:id="1111" w:name="_Toc75830443"/>
      <w:bookmarkStart w:id="1112" w:name="_Toc76089775"/>
      <w:bookmarkStart w:id="1113" w:name="_Toc76097950"/>
      <w:bookmarkStart w:id="1114" w:name="_Toc76104168"/>
      <w:bookmarkStart w:id="1115" w:name="_Toc76284895"/>
      <w:bookmarkStart w:id="1116" w:name="_Toc76373195"/>
      <w:bookmarkStart w:id="1117" w:name="_Toc76382877"/>
      <w:bookmarkStart w:id="1118" w:name="_Toc76388785"/>
      <w:bookmarkStart w:id="1119" w:name="_Toc76428964"/>
      <w:bookmarkStart w:id="1120" w:name="_Toc76429975"/>
      <w:bookmarkStart w:id="1121" w:name="_Toc76445143"/>
      <w:bookmarkStart w:id="1122" w:name="_Toc76455616"/>
      <w:bookmarkStart w:id="1123" w:name="_Toc76465945"/>
      <w:bookmarkStart w:id="1124" w:name="_Toc76466327"/>
      <w:bookmarkStart w:id="1125" w:name="_Toc64693849"/>
      <w:bookmarkStart w:id="1126" w:name="_Toc64694526"/>
      <w:bookmarkStart w:id="1127" w:name="_Toc64695878"/>
      <w:bookmarkStart w:id="1128" w:name="_Toc64696554"/>
      <w:bookmarkStart w:id="1129" w:name="_Toc65216810"/>
      <w:bookmarkStart w:id="1130" w:name="_Toc65816202"/>
      <w:bookmarkStart w:id="1131" w:name="_Toc65833314"/>
      <w:bookmarkStart w:id="1132" w:name="_Toc65834237"/>
      <w:bookmarkStart w:id="1133" w:name="_Toc65911332"/>
      <w:bookmarkStart w:id="1134" w:name="_Toc65911791"/>
      <w:bookmarkStart w:id="1135" w:name="_Toc65912248"/>
      <w:bookmarkStart w:id="1136" w:name="_Toc65912706"/>
      <w:bookmarkStart w:id="1137" w:name="_Toc75752149"/>
      <w:bookmarkStart w:id="1138" w:name="_Toc75752666"/>
      <w:bookmarkStart w:id="1139" w:name="_Toc75764280"/>
      <w:bookmarkStart w:id="1140" w:name="_Toc75830444"/>
      <w:bookmarkStart w:id="1141" w:name="_Toc76089776"/>
      <w:bookmarkStart w:id="1142" w:name="_Toc76097951"/>
      <w:bookmarkStart w:id="1143" w:name="_Toc76104169"/>
      <w:bookmarkStart w:id="1144" w:name="_Toc76284896"/>
      <w:bookmarkStart w:id="1145" w:name="_Toc76373196"/>
      <w:bookmarkStart w:id="1146" w:name="_Toc76382878"/>
      <w:bookmarkStart w:id="1147" w:name="_Toc76388786"/>
      <w:bookmarkStart w:id="1148" w:name="_Toc76428965"/>
      <w:bookmarkStart w:id="1149" w:name="_Toc76429976"/>
      <w:bookmarkStart w:id="1150" w:name="_Toc76445144"/>
      <w:bookmarkStart w:id="1151" w:name="_Toc76455617"/>
      <w:bookmarkStart w:id="1152" w:name="_Toc76465946"/>
      <w:bookmarkStart w:id="1153" w:name="_Toc76466328"/>
      <w:bookmarkStart w:id="1154" w:name="_Toc64693850"/>
      <w:bookmarkStart w:id="1155" w:name="_Toc64694527"/>
      <w:bookmarkStart w:id="1156" w:name="_Toc64695879"/>
      <w:bookmarkStart w:id="1157" w:name="_Toc64696555"/>
      <w:bookmarkStart w:id="1158" w:name="_Toc65216811"/>
      <w:bookmarkStart w:id="1159" w:name="_Toc65816203"/>
      <w:bookmarkStart w:id="1160" w:name="_Toc65833315"/>
      <w:bookmarkStart w:id="1161" w:name="_Toc65834238"/>
      <w:bookmarkStart w:id="1162" w:name="_Toc65911333"/>
      <w:bookmarkStart w:id="1163" w:name="_Toc65911792"/>
      <w:bookmarkStart w:id="1164" w:name="_Toc65912249"/>
      <w:bookmarkStart w:id="1165" w:name="_Toc65912707"/>
      <w:bookmarkStart w:id="1166" w:name="_Toc75752150"/>
      <w:bookmarkStart w:id="1167" w:name="_Toc75752667"/>
      <w:bookmarkStart w:id="1168" w:name="_Toc75764281"/>
      <w:bookmarkStart w:id="1169" w:name="_Toc75830445"/>
      <w:bookmarkStart w:id="1170" w:name="_Toc76089777"/>
      <w:bookmarkStart w:id="1171" w:name="_Toc76097952"/>
      <w:bookmarkStart w:id="1172" w:name="_Toc76104170"/>
      <w:bookmarkStart w:id="1173" w:name="_Toc76284897"/>
      <w:bookmarkStart w:id="1174" w:name="_Toc76373197"/>
      <w:bookmarkStart w:id="1175" w:name="_Toc76382879"/>
      <w:bookmarkStart w:id="1176" w:name="_Toc76388787"/>
      <w:bookmarkStart w:id="1177" w:name="_Toc76428966"/>
      <w:bookmarkStart w:id="1178" w:name="_Toc76429977"/>
      <w:bookmarkStart w:id="1179" w:name="_Toc76445145"/>
      <w:bookmarkStart w:id="1180" w:name="_Toc76455618"/>
      <w:bookmarkStart w:id="1181" w:name="_Toc76465947"/>
      <w:bookmarkStart w:id="1182" w:name="_Toc76466329"/>
      <w:bookmarkStart w:id="1183" w:name="_Toc64693852"/>
      <w:bookmarkStart w:id="1184" w:name="_Toc64694529"/>
      <w:bookmarkStart w:id="1185" w:name="_Toc64695881"/>
      <w:bookmarkStart w:id="1186" w:name="_Toc64696557"/>
      <w:bookmarkStart w:id="1187" w:name="_Toc65216813"/>
      <w:bookmarkStart w:id="1188" w:name="_Toc65816205"/>
      <w:bookmarkStart w:id="1189" w:name="_Toc65833317"/>
      <w:bookmarkStart w:id="1190" w:name="_Toc65834240"/>
      <w:bookmarkStart w:id="1191" w:name="_Toc65911335"/>
      <w:bookmarkStart w:id="1192" w:name="_Toc65911794"/>
      <w:bookmarkStart w:id="1193" w:name="_Toc65912251"/>
      <w:bookmarkStart w:id="1194" w:name="_Toc65912709"/>
      <w:bookmarkStart w:id="1195" w:name="_Toc75752152"/>
      <w:bookmarkStart w:id="1196" w:name="_Toc75752669"/>
      <w:bookmarkStart w:id="1197" w:name="_Toc75764283"/>
      <w:bookmarkStart w:id="1198" w:name="_Toc75830447"/>
      <w:bookmarkStart w:id="1199" w:name="_Toc76089779"/>
      <w:bookmarkStart w:id="1200" w:name="_Toc76097954"/>
      <w:bookmarkStart w:id="1201" w:name="_Toc76104172"/>
      <w:bookmarkStart w:id="1202" w:name="_Toc76284899"/>
      <w:bookmarkStart w:id="1203" w:name="_Toc76373199"/>
      <w:bookmarkStart w:id="1204" w:name="_Toc76382881"/>
      <w:bookmarkStart w:id="1205" w:name="_Toc76388789"/>
      <w:bookmarkStart w:id="1206" w:name="_Toc76428968"/>
      <w:bookmarkStart w:id="1207" w:name="_Toc76429979"/>
      <w:bookmarkStart w:id="1208" w:name="_Toc76445147"/>
      <w:bookmarkStart w:id="1209" w:name="_Toc76455620"/>
      <w:bookmarkStart w:id="1210" w:name="_Toc76465949"/>
      <w:bookmarkStart w:id="1211" w:name="_Toc76466331"/>
      <w:bookmarkStart w:id="1212" w:name="_Toc64693853"/>
      <w:bookmarkStart w:id="1213" w:name="_Toc64694530"/>
      <w:bookmarkStart w:id="1214" w:name="_Toc64695882"/>
      <w:bookmarkStart w:id="1215" w:name="_Toc64696558"/>
      <w:bookmarkStart w:id="1216" w:name="_Toc65216814"/>
      <w:bookmarkStart w:id="1217" w:name="_Toc65816206"/>
      <w:bookmarkStart w:id="1218" w:name="_Toc65833318"/>
      <w:bookmarkStart w:id="1219" w:name="_Toc65834241"/>
      <w:bookmarkStart w:id="1220" w:name="_Toc65911336"/>
      <w:bookmarkStart w:id="1221" w:name="_Toc65911795"/>
      <w:bookmarkStart w:id="1222" w:name="_Toc65912252"/>
      <w:bookmarkStart w:id="1223" w:name="_Toc65912710"/>
      <w:bookmarkStart w:id="1224" w:name="_Toc75752153"/>
      <w:bookmarkStart w:id="1225" w:name="_Toc75752670"/>
      <w:bookmarkStart w:id="1226" w:name="_Toc75764284"/>
      <w:bookmarkStart w:id="1227" w:name="_Toc75830448"/>
      <w:bookmarkStart w:id="1228" w:name="_Toc76089780"/>
      <w:bookmarkStart w:id="1229" w:name="_Toc76097955"/>
      <w:bookmarkStart w:id="1230" w:name="_Toc76104173"/>
      <w:bookmarkStart w:id="1231" w:name="_Toc76284900"/>
      <w:bookmarkStart w:id="1232" w:name="_Toc76373200"/>
      <w:bookmarkStart w:id="1233" w:name="_Toc76382882"/>
      <w:bookmarkStart w:id="1234" w:name="_Toc76388790"/>
      <w:bookmarkStart w:id="1235" w:name="_Toc76428969"/>
      <w:bookmarkStart w:id="1236" w:name="_Toc76429980"/>
      <w:bookmarkStart w:id="1237" w:name="_Toc76445148"/>
      <w:bookmarkStart w:id="1238" w:name="_Toc76455621"/>
      <w:bookmarkStart w:id="1239" w:name="_Toc76465950"/>
      <w:bookmarkStart w:id="1240" w:name="_Toc76466332"/>
      <w:bookmarkStart w:id="1241" w:name="_Toc64693854"/>
      <w:bookmarkStart w:id="1242" w:name="_Toc64694531"/>
      <w:bookmarkStart w:id="1243" w:name="_Toc64695883"/>
      <w:bookmarkStart w:id="1244" w:name="_Toc64696559"/>
      <w:bookmarkStart w:id="1245" w:name="_Toc65216815"/>
      <w:bookmarkStart w:id="1246" w:name="_Toc65816207"/>
      <w:bookmarkStart w:id="1247" w:name="_Toc65833319"/>
      <w:bookmarkStart w:id="1248" w:name="_Toc65834242"/>
      <w:bookmarkStart w:id="1249" w:name="_Toc65911337"/>
      <w:bookmarkStart w:id="1250" w:name="_Toc65911796"/>
      <w:bookmarkStart w:id="1251" w:name="_Toc65912253"/>
      <w:bookmarkStart w:id="1252" w:name="_Toc65912711"/>
      <w:bookmarkStart w:id="1253" w:name="_Toc75752154"/>
      <w:bookmarkStart w:id="1254" w:name="_Toc75752671"/>
      <w:bookmarkStart w:id="1255" w:name="_Toc75764285"/>
      <w:bookmarkStart w:id="1256" w:name="_Toc75830449"/>
      <w:bookmarkStart w:id="1257" w:name="_Toc76089781"/>
      <w:bookmarkStart w:id="1258" w:name="_Toc76097956"/>
      <w:bookmarkStart w:id="1259" w:name="_Toc76104174"/>
      <w:bookmarkStart w:id="1260" w:name="_Toc76284901"/>
      <w:bookmarkStart w:id="1261" w:name="_Toc76373201"/>
      <w:bookmarkStart w:id="1262" w:name="_Toc76382883"/>
      <w:bookmarkStart w:id="1263" w:name="_Toc76388791"/>
      <w:bookmarkStart w:id="1264" w:name="_Toc76428970"/>
      <w:bookmarkStart w:id="1265" w:name="_Toc76429981"/>
      <w:bookmarkStart w:id="1266" w:name="_Toc76445149"/>
      <w:bookmarkStart w:id="1267" w:name="_Toc76455622"/>
      <w:bookmarkStart w:id="1268" w:name="_Toc76465951"/>
      <w:bookmarkStart w:id="1269" w:name="_Toc76466333"/>
      <w:bookmarkStart w:id="1270" w:name="_Toc64693855"/>
      <w:bookmarkStart w:id="1271" w:name="_Toc64694532"/>
      <w:bookmarkStart w:id="1272" w:name="_Toc64695884"/>
      <w:bookmarkStart w:id="1273" w:name="_Toc64696560"/>
      <w:bookmarkStart w:id="1274" w:name="_Toc65216816"/>
      <w:bookmarkStart w:id="1275" w:name="_Toc65816208"/>
      <w:bookmarkStart w:id="1276" w:name="_Toc65833320"/>
      <w:bookmarkStart w:id="1277" w:name="_Toc65834243"/>
      <w:bookmarkStart w:id="1278" w:name="_Toc65911338"/>
      <w:bookmarkStart w:id="1279" w:name="_Toc65911797"/>
      <w:bookmarkStart w:id="1280" w:name="_Toc65912254"/>
      <w:bookmarkStart w:id="1281" w:name="_Toc65912712"/>
      <w:bookmarkStart w:id="1282" w:name="_Toc75752155"/>
      <w:bookmarkStart w:id="1283" w:name="_Toc75752672"/>
      <w:bookmarkStart w:id="1284" w:name="_Toc75764286"/>
      <w:bookmarkStart w:id="1285" w:name="_Toc75830450"/>
      <w:bookmarkStart w:id="1286" w:name="_Toc76089782"/>
      <w:bookmarkStart w:id="1287" w:name="_Toc76097957"/>
      <w:bookmarkStart w:id="1288" w:name="_Toc76104175"/>
      <w:bookmarkStart w:id="1289" w:name="_Toc76284902"/>
      <w:bookmarkStart w:id="1290" w:name="_Toc76373202"/>
      <w:bookmarkStart w:id="1291" w:name="_Toc76382884"/>
      <w:bookmarkStart w:id="1292" w:name="_Toc76388792"/>
      <w:bookmarkStart w:id="1293" w:name="_Toc76428971"/>
      <w:bookmarkStart w:id="1294" w:name="_Toc76429982"/>
      <w:bookmarkStart w:id="1295" w:name="_Toc76445150"/>
      <w:bookmarkStart w:id="1296" w:name="_Toc76455623"/>
      <w:bookmarkStart w:id="1297" w:name="_Toc76465952"/>
      <w:bookmarkStart w:id="1298" w:name="_Toc76466334"/>
      <w:bookmarkStart w:id="1299" w:name="_Toc64693862"/>
      <w:bookmarkStart w:id="1300" w:name="_Toc64694539"/>
      <w:bookmarkStart w:id="1301" w:name="_Toc64695891"/>
      <w:bookmarkStart w:id="1302" w:name="_Toc64696567"/>
      <w:bookmarkStart w:id="1303" w:name="_Toc65216823"/>
      <w:bookmarkStart w:id="1304" w:name="_Toc65816215"/>
      <w:bookmarkStart w:id="1305" w:name="_Toc65833327"/>
      <w:bookmarkStart w:id="1306" w:name="_Toc65834250"/>
      <w:bookmarkStart w:id="1307" w:name="_Toc65911345"/>
      <w:bookmarkStart w:id="1308" w:name="_Toc65911804"/>
      <w:bookmarkStart w:id="1309" w:name="_Toc65912261"/>
      <w:bookmarkStart w:id="1310" w:name="_Toc65912719"/>
      <w:bookmarkStart w:id="1311" w:name="_Toc75752162"/>
      <w:bookmarkStart w:id="1312" w:name="_Toc75752679"/>
      <w:bookmarkStart w:id="1313" w:name="_Toc75764293"/>
      <w:bookmarkStart w:id="1314" w:name="_Toc75830457"/>
      <w:bookmarkStart w:id="1315" w:name="_Toc76089789"/>
      <w:bookmarkStart w:id="1316" w:name="_Toc76097964"/>
      <w:bookmarkStart w:id="1317" w:name="_Toc76104182"/>
      <w:bookmarkStart w:id="1318" w:name="_Toc76284909"/>
      <w:bookmarkStart w:id="1319" w:name="_Toc76373209"/>
      <w:bookmarkStart w:id="1320" w:name="_Toc76382891"/>
      <w:bookmarkStart w:id="1321" w:name="_Toc76388799"/>
      <w:bookmarkStart w:id="1322" w:name="_Toc76428978"/>
      <w:bookmarkStart w:id="1323" w:name="_Toc76429989"/>
      <w:bookmarkStart w:id="1324" w:name="_Toc76445157"/>
      <w:bookmarkStart w:id="1325" w:name="_Toc76455630"/>
      <w:bookmarkStart w:id="1326" w:name="_Toc76465959"/>
      <w:bookmarkStart w:id="1327" w:name="_Toc76466341"/>
      <w:bookmarkStart w:id="1328" w:name="_Toc64693863"/>
      <w:bookmarkStart w:id="1329" w:name="_Toc64694540"/>
      <w:bookmarkStart w:id="1330" w:name="_Toc64695892"/>
      <w:bookmarkStart w:id="1331" w:name="_Toc64696568"/>
      <w:bookmarkStart w:id="1332" w:name="_Toc65216824"/>
      <w:bookmarkStart w:id="1333" w:name="_Toc65816216"/>
      <w:bookmarkStart w:id="1334" w:name="_Toc65833328"/>
      <w:bookmarkStart w:id="1335" w:name="_Toc65834251"/>
      <w:bookmarkStart w:id="1336" w:name="_Toc65911346"/>
      <w:bookmarkStart w:id="1337" w:name="_Toc65911805"/>
      <w:bookmarkStart w:id="1338" w:name="_Toc65912262"/>
      <w:bookmarkStart w:id="1339" w:name="_Toc65912720"/>
      <w:bookmarkStart w:id="1340" w:name="_Toc75752163"/>
      <w:bookmarkStart w:id="1341" w:name="_Toc75752680"/>
      <w:bookmarkStart w:id="1342" w:name="_Toc75764294"/>
      <w:bookmarkStart w:id="1343" w:name="_Toc75830458"/>
      <w:bookmarkStart w:id="1344" w:name="_Toc76089790"/>
      <w:bookmarkStart w:id="1345" w:name="_Toc76097965"/>
      <w:bookmarkStart w:id="1346" w:name="_Toc76104183"/>
      <w:bookmarkStart w:id="1347" w:name="_Toc76284910"/>
      <w:bookmarkStart w:id="1348" w:name="_Toc76373210"/>
      <w:bookmarkStart w:id="1349" w:name="_Toc76382892"/>
      <w:bookmarkStart w:id="1350" w:name="_Toc76388800"/>
      <w:bookmarkStart w:id="1351" w:name="_Toc76428979"/>
      <w:bookmarkStart w:id="1352" w:name="_Toc76429990"/>
      <w:bookmarkStart w:id="1353" w:name="_Toc76445158"/>
      <w:bookmarkStart w:id="1354" w:name="_Toc76455631"/>
      <w:bookmarkStart w:id="1355" w:name="_Toc76465960"/>
      <w:bookmarkStart w:id="1356" w:name="_Toc76466342"/>
      <w:bookmarkStart w:id="1357" w:name="_Toc64693864"/>
      <w:bookmarkStart w:id="1358" w:name="_Toc64694541"/>
      <w:bookmarkStart w:id="1359" w:name="_Toc64695893"/>
      <w:bookmarkStart w:id="1360" w:name="_Toc64696569"/>
      <w:bookmarkStart w:id="1361" w:name="_Toc65216825"/>
      <w:bookmarkStart w:id="1362" w:name="_Toc65816217"/>
      <w:bookmarkStart w:id="1363" w:name="_Toc65833329"/>
      <w:bookmarkStart w:id="1364" w:name="_Toc65834252"/>
      <w:bookmarkStart w:id="1365" w:name="_Toc65911347"/>
      <w:bookmarkStart w:id="1366" w:name="_Toc65911806"/>
      <w:bookmarkStart w:id="1367" w:name="_Toc65912263"/>
      <w:bookmarkStart w:id="1368" w:name="_Toc65912721"/>
      <w:bookmarkStart w:id="1369" w:name="_Toc75752164"/>
      <w:bookmarkStart w:id="1370" w:name="_Toc75752681"/>
      <w:bookmarkStart w:id="1371" w:name="_Toc75764295"/>
      <w:bookmarkStart w:id="1372" w:name="_Toc75830459"/>
      <w:bookmarkStart w:id="1373" w:name="_Toc76089791"/>
      <w:bookmarkStart w:id="1374" w:name="_Toc76097966"/>
      <w:bookmarkStart w:id="1375" w:name="_Toc76104184"/>
      <w:bookmarkStart w:id="1376" w:name="_Toc76284911"/>
      <w:bookmarkStart w:id="1377" w:name="_Toc76373211"/>
      <w:bookmarkStart w:id="1378" w:name="_Toc76382893"/>
      <w:bookmarkStart w:id="1379" w:name="_Toc76388801"/>
      <w:bookmarkStart w:id="1380" w:name="_Toc76428980"/>
      <w:bookmarkStart w:id="1381" w:name="_Toc76429991"/>
      <w:bookmarkStart w:id="1382" w:name="_Toc76445159"/>
      <w:bookmarkStart w:id="1383" w:name="_Toc76455632"/>
      <w:bookmarkStart w:id="1384" w:name="_Toc76465961"/>
      <w:bookmarkStart w:id="1385" w:name="_Toc76466343"/>
      <w:bookmarkStart w:id="1386" w:name="_Success_Criteria"/>
      <w:bookmarkStart w:id="1387" w:name="_Toc64693866"/>
      <w:bookmarkStart w:id="1388" w:name="_Toc64694543"/>
      <w:bookmarkStart w:id="1389" w:name="_Toc64695895"/>
      <w:bookmarkStart w:id="1390" w:name="_Toc64696571"/>
      <w:bookmarkStart w:id="1391" w:name="_Toc65216827"/>
      <w:bookmarkStart w:id="1392" w:name="_Toc65816219"/>
      <w:bookmarkStart w:id="1393" w:name="_Toc65833331"/>
      <w:bookmarkStart w:id="1394" w:name="_Toc65834254"/>
      <w:bookmarkStart w:id="1395" w:name="_Toc65911349"/>
      <w:bookmarkStart w:id="1396" w:name="_Toc65911808"/>
      <w:bookmarkStart w:id="1397" w:name="_Toc65912265"/>
      <w:bookmarkStart w:id="1398" w:name="_Toc65912723"/>
      <w:bookmarkStart w:id="1399" w:name="_Toc75752166"/>
      <w:bookmarkStart w:id="1400" w:name="_Toc75752683"/>
      <w:bookmarkStart w:id="1401" w:name="_Toc75764297"/>
      <w:bookmarkStart w:id="1402" w:name="_Toc75830461"/>
      <w:bookmarkStart w:id="1403" w:name="_Toc76089793"/>
      <w:bookmarkStart w:id="1404" w:name="_Toc76097968"/>
      <w:bookmarkStart w:id="1405" w:name="_Toc76104186"/>
      <w:bookmarkStart w:id="1406" w:name="_Toc76284913"/>
      <w:bookmarkStart w:id="1407" w:name="_Toc76373213"/>
      <w:bookmarkStart w:id="1408" w:name="_Toc76382895"/>
      <w:bookmarkStart w:id="1409" w:name="_Toc76388803"/>
      <w:bookmarkStart w:id="1410" w:name="_Toc76428982"/>
      <w:bookmarkStart w:id="1411" w:name="_Toc76429993"/>
      <w:bookmarkStart w:id="1412" w:name="_Toc76445161"/>
      <w:bookmarkStart w:id="1413" w:name="_Toc76455634"/>
      <w:bookmarkStart w:id="1414" w:name="_Toc76465963"/>
      <w:bookmarkStart w:id="1415" w:name="_Toc76466345"/>
      <w:bookmarkStart w:id="1416" w:name="_Baseline_Metrics_and_Comparison_of_"/>
      <w:bookmarkStart w:id="1417" w:name="_Toc75752170"/>
      <w:bookmarkStart w:id="1418" w:name="_Toc75752687"/>
      <w:bookmarkStart w:id="1419" w:name="_Toc75764301"/>
      <w:bookmarkStart w:id="1420" w:name="_Toc75830465"/>
      <w:bookmarkStart w:id="1421" w:name="_Toc76089797"/>
      <w:bookmarkStart w:id="1422" w:name="_Toc76097972"/>
      <w:bookmarkStart w:id="1423" w:name="_Toc76104190"/>
      <w:bookmarkStart w:id="1424" w:name="_Toc76284917"/>
      <w:bookmarkStart w:id="1425" w:name="_Toc76373217"/>
      <w:bookmarkStart w:id="1426" w:name="_Toc76382899"/>
      <w:bookmarkStart w:id="1427" w:name="_Toc76388807"/>
      <w:bookmarkStart w:id="1428" w:name="_Toc76428986"/>
      <w:bookmarkStart w:id="1429" w:name="_Toc76429997"/>
      <w:bookmarkStart w:id="1430" w:name="_Toc76445165"/>
      <w:bookmarkStart w:id="1431" w:name="_Toc76455638"/>
      <w:bookmarkStart w:id="1432" w:name="_Toc76465967"/>
      <w:bookmarkStart w:id="1433" w:name="_Toc76466349"/>
      <w:bookmarkStart w:id="1434" w:name="_Toc75752174"/>
      <w:bookmarkStart w:id="1435" w:name="_Toc75752691"/>
      <w:bookmarkStart w:id="1436" w:name="_Toc75764305"/>
      <w:bookmarkStart w:id="1437" w:name="_Toc75830469"/>
      <w:bookmarkStart w:id="1438" w:name="_Toc76089801"/>
      <w:bookmarkStart w:id="1439" w:name="_Toc76097976"/>
      <w:bookmarkStart w:id="1440" w:name="_Toc76104194"/>
      <w:bookmarkStart w:id="1441" w:name="_Toc76284921"/>
      <w:bookmarkStart w:id="1442" w:name="_Toc76373221"/>
      <w:bookmarkStart w:id="1443" w:name="_Toc76382903"/>
      <w:bookmarkStart w:id="1444" w:name="_Toc76388811"/>
      <w:bookmarkStart w:id="1445" w:name="_Toc76428990"/>
      <w:bookmarkStart w:id="1446" w:name="_Toc76430001"/>
      <w:bookmarkStart w:id="1447" w:name="_Toc76445169"/>
      <w:bookmarkStart w:id="1448" w:name="_Toc76455642"/>
      <w:bookmarkStart w:id="1449" w:name="_Toc76465971"/>
      <w:bookmarkStart w:id="1450" w:name="_Toc75752175"/>
      <w:bookmarkStart w:id="1451" w:name="_Toc75752692"/>
      <w:bookmarkStart w:id="1452" w:name="_Toc75764306"/>
      <w:bookmarkStart w:id="1453" w:name="_Toc75830470"/>
      <w:bookmarkStart w:id="1454" w:name="_Toc76089802"/>
      <w:bookmarkStart w:id="1455" w:name="_Toc76097977"/>
      <w:bookmarkStart w:id="1456" w:name="_Toc76104195"/>
      <w:bookmarkStart w:id="1457" w:name="_Toc76284922"/>
      <w:bookmarkStart w:id="1458" w:name="_Toc76373222"/>
      <w:bookmarkStart w:id="1459" w:name="_Toc76382904"/>
      <w:bookmarkStart w:id="1460" w:name="_Toc76388812"/>
      <w:bookmarkStart w:id="1461" w:name="_Toc76428991"/>
      <w:bookmarkStart w:id="1462" w:name="_Toc76430002"/>
      <w:bookmarkStart w:id="1463" w:name="_Toc76445170"/>
      <w:bookmarkStart w:id="1464" w:name="_Toc76455643"/>
      <w:bookmarkStart w:id="1465" w:name="_Toc76465972"/>
      <w:bookmarkStart w:id="1466" w:name="_Toc75752180"/>
      <w:bookmarkStart w:id="1467" w:name="_Toc75752697"/>
      <w:bookmarkStart w:id="1468" w:name="_Toc75764311"/>
      <w:bookmarkStart w:id="1469" w:name="_Toc75830475"/>
      <w:bookmarkStart w:id="1470" w:name="_Toc76089807"/>
      <w:bookmarkStart w:id="1471" w:name="_Toc76097982"/>
      <w:bookmarkStart w:id="1472" w:name="_Toc76104200"/>
      <w:bookmarkStart w:id="1473" w:name="_Toc76284927"/>
      <w:bookmarkStart w:id="1474" w:name="_Toc76373227"/>
      <w:bookmarkStart w:id="1475" w:name="_Toc76382909"/>
      <w:bookmarkStart w:id="1476" w:name="_Toc76388817"/>
      <w:bookmarkStart w:id="1477" w:name="_Toc76428996"/>
      <w:bookmarkStart w:id="1478" w:name="_Toc76430007"/>
      <w:bookmarkStart w:id="1479" w:name="_Toc76445175"/>
      <w:bookmarkStart w:id="1480" w:name="_Toc76455648"/>
      <w:bookmarkStart w:id="1481" w:name="_Toc76465977"/>
      <w:bookmarkStart w:id="1482" w:name="_Toc64693868"/>
      <w:bookmarkStart w:id="1483" w:name="_Toc64694545"/>
      <w:bookmarkStart w:id="1484" w:name="_Toc64695897"/>
      <w:bookmarkStart w:id="1485" w:name="_Toc64696573"/>
      <w:bookmarkStart w:id="1486" w:name="_Toc65216829"/>
      <w:bookmarkStart w:id="1487" w:name="_Toc65816221"/>
      <w:bookmarkStart w:id="1488" w:name="_Toc65833333"/>
      <w:bookmarkStart w:id="1489" w:name="_Toc65834256"/>
      <w:bookmarkStart w:id="1490" w:name="_Toc65911351"/>
      <w:bookmarkStart w:id="1491" w:name="_Toc65911810"/>
      <w:bookmarkStart w:id="1492" w:name="_Toc65912267"/>
      <w:bookmarkStart w:id="1493" w:name="_Toc65912725"/>
      <w:bookmarkStart w:id="1494" w:name="_Toc75752186"/>
      <w:bookmarkStart w:id="1495" w:name="_Toc75752703"/>
      <w:bookmarkStart w:id="1496" w:name="_Toc75764317"/>
      <w:bookmarkStart w:id="1497" w:name="_Toc75830481"/>
      <w:bookmarkStart w:id="1498" w:name="_Toc76089813"/>
      <w:bookmarkStart w:id="1499" w:name="_Toc76097988"/>
      <w:bookmarkStart w:id="1500" w:name="_Toc76104206"/>
      <w:bookmarkStart w:id="1501" w:name="_Toc76284933"/>
      <w:bookmarkStart w:id="1502" w:name="_Toc76373233"/>
      <w:bookmarkStart w:id="1503" w:name="_Toc76382915"/>
      <w:bookmarkStart w:id="1504" w:name="_Toc76388823"/>
      <w:bookmarkStart w:id="1505" w:name="_Toc76429002"/>
      <w:bookmarkStart w:id="1506" w:name="_Toc76430013"/>
      <w:bookmarkStart w:id="1507" w:name="_Toc76445181"/>
      <w:bookmarkStart w:id="1508" w:name="_Toc76455654"/>
      <w:bookmarkStart w:id="1509" w:name="_Toc76465983"/>
      <w:bookmarkStart w:id="1510" w:name="_Toc192318134"/>
      <w:bookmarkStart w:id="1511" w:name="_Toc354672218"/>
      <w:bookmarkStart w:id="1512" w:name="_Toc355343760"/>
      <w:bookmarkStart w:id="1513" w:name="_Toc425500294"/>
      <w:bookmarkStart w:id="1514" w:name="_Toc50690824"/>
      <w:bookmarkStart w:id="1515" w:name="_Toc50690986"/>
      <w:bookmarkStart w:id="1516" w:name="_Toc50693680"/>
      <w:bookmarkStart w:id="1517" w:name="_Toc50723143"/>
      <w:bookmarkStart w:id="1518" w:name="_Toc50769906"/>
      <w:bookmarkStart w:id="1519" w:name="_Toc50771673"/>
      <w:bookmarkStart w:id="1520" w:name="_Toc50774099"/>
      <w:bookmarkStart w:id="1521" w:name="_Toc51037913"/>
      <w:bookmarkStart w:id="1522" w:name="_Toc51059147"/>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r w:rsidRPr="003E65B4">
        <w:lastRenderedPageBreak/>
        <w:t>The Service Operation</w:t>
      </w:r>
      <w:bookmarkEnd w:id="1510"/>
      <w:bookmarkEnd w:id="1511"/>
      <w:bookmarkEnd w:id="1512"/>
      <w:bookmarkEnd w:id="1513"/>
    </w:p>
    <w:p w14:paraId="0CAE657B" w14:textId="77777777" w:rsidR="000E0011" w:rsidRPr="00CA1D41" w:rsidRDefault="000E0011" w:rsidP="0043245D">
      <w:pPr>
        <w:jc w:val="left"/>
      </w:pPr>
      <w:r w:rsidRPr="00CA1D41">
        <w:t>This chapter provides an overview of the</w:t>
      </w:r>
      <w:r w:rsidR="006B5650">
        <w:t xml:space="preserve"> GEHC </w:t>
      </w:r>
      <w:r w:rsidRPr="00CA1D41">
        <w:t xml:space="preserve">service </w:t>
      </w:r>
      <w:r w:rsidR="00DA6DE4" w:rsidRPr="00CA1D41">
        <w:t>organiz</w:t>
      </w:r>
      <w:r w:rsidRPr="00CA1D41">
        <w:t>ation by describing the operation and its components, including territory and work types serviced, the entities requesting work, the form of work itself, and the resources completing the work.</w:t>
      </w:r>
    </w:p>
    <w:p w14:paraId="0CAE657C" w14:textId="77777777" w:rsidR="000E0011" w:rsidRDefault="00B608B8" w:rsidP="0043245D">
      <w:pPr>
        <w:pStyle w:val="Heading2"/>
        <w:jc w:val="left"/>
      </w:pPr>
      <w:bookmarkStart w:id="1523" w:name="_Toc51130736"/>
      <w:bookmarkStart w:id="1524" w:name="_Toc64695919"/>
      <w:bookmarkStart w:id="1525" w:name="_Toc65911378"/>
      <w:bookmarkStart w:id="1526" w:name="_Toc76455721"/>
      <w:bookmarkStart w:id="1527" w:name="_Toc192318135"/>
      <w:bookmarkStart w:id="1528" w:name="_Toc354672219"/>
      <w:bookmarkStart w:id="1529" w:name="_Toc355343761"/>
      <w:bookmarkStart w:id="1530" w:name="_Toc425500295"/>
      <w:r>
        <w:rPr>
          <w:color w:val="548DD4" w:themeColor="text2" w:themeTint="99"/>
        </w:rPr>
        <w:t>GEHC</w:t>
      </w:r>
      <w:r w:rsidR="00007163">
        <w:t xml:space="preserve"> </w:t>
      </w:r>
      <w:r w:rsidR="0065092F">
        <w:t>Services</w:t>
      </w:r>
      <w:r w:rsidR="000E0011" w:rsidRPr="003E65B4">
        <w:t xml:space="preserve"> Overview</w:t>
      </w:r>
      <w:bookmarkEnd w:id="1523"/>
      <w:bookmarkEnd w:id="1524"/>
      <w:bookmarkEnd w:id="1525"/>
      <w:bookmarkEnd w:id="1526"/>
      <w:bookmarkEnd w:id="1527"/>
      <w:bookmarkEnd w:id="1528"/>
      <w:bookmarkEnd w:id="1529"/>
      <w:bookmarkEnd w:id="1530"/>
    </w:p>
    <w:p w14:paraId="0CAE657D" w14:textId="77777777" w:rsidR="00A03863" w:rsidRPr="00A03863" w:rsidRDefault="003B3957" w:rsidP="00A03863">
      <w:pPr>
        <w:spacing w:before="100" w:beforeAutospacing="1" w:after="100" w:afterAutospacing="1"/>
        <w:rPr>
          <w:rFonts w:cstheme="minorHAnsi"/>
          <w:szCs w:val="21"/>
        </w:rPr>
      </w:pPr>
      <w:r>
        <w:rPr>
          <w:rFonts w:cstheme="minorHAnsi"/>
          <w:szCs w:val="21"/>
        </w:rPr>
        <w:t xml:space="preserve">The </w:t>
      </w:r>
      <w:r w:rsidR="00A03863" w:rsidRPr="00A03863">
        <w:rPr>
          <w:rFonts w:cstheme="minorHAnsi"/>
          <w:szCs w:val="21"/>
        </w:rPr>
        <w:t xml:space="preserve">GE Healthcare </w:t>
      </w:r>
      <w:r w:rsidR="00DF239F">
        <w:rPr>
          <w:rFonts w:cstheme="minorHAnsi"/>
          <w:szCs w:val="21"/>
        </w:rPr>
        <w:t>Field Service organisation provides service to the full range of GEHC</w:t>
      </w:r>
      <w:r w:rsidR="00A03863" w:rsidRPr="00A03863">
        <w:rPr>
          <w:rFonts w:cstheme="minorHAnsi"/>
          <w:szCs w:val="21"/>
        </w:rPr>
        <w:t xml:space="preserve">. </w:t>
      </w:r>
    </w:p>
    <w:p w14:paraId="0CAE657E" w14:textId="75518C3D" w:rsidR="00AC1712" w:rsidRPr="00AC1712" w:rsidRDefault="00AC1712" w:rsidP="00AC1712">
      <w:pPr>
        <w:spacing w:before="100" w:beforeAutospacing="1" w:after="100" w:afterAutospacing="1"/>
        <w:rPr>
          <w:rFonts w:cstheme="minorHAnsi"/>
          <w:b/>
          <w:bCs/>
          <w:szCs w:val="21"/>
          <w:lang w:eastAsia="en-GB"/>
        </w:rPr>
      </w:pPr>
      <w:r w:rsidRPr="00AC1712">
        <w:rPr>
          <w:rFonts w:cstheme="minorHAnsi"/>
          <w:szCs w:val="21"/>
          <w:lang w:eastAsia="en-GB"/>
        </w:rPr>
        <w:t xml:space="preserve">The </w:t>
      </w:r>
      <w:r w:rsidR="00A03863">
        <w:rPr>
          <w:rFonts w:cstheme="minorHAnsi"/>
          <w:szCs w:val="21"/>
          <w:lang w:eastAsia="en-GB"/>
        </w:rPr>
        <w:t xml:space="preserve">GEHC </w:t>
      </w:r>
      <w:r w:rsidRPr="00AC1712">
        <w:rPr>
          <w:rFonts w:cstheme="minorHAnsi"/>
          <w:szCs w:val="21"/>
          <w:lang w:eastAsia="en-GB"/>
        </w:rPr>
        <w:t xml:space="preserve">Field </w:t>
      </w:r>
      <w:r w:rsidR="00A03863">
        <w:rPr>
          <w:rFonts w:cstheme="minorHAnsi"/>
          <w:szCs w:val="21"/>
          <w:lang w:eastAsia="en-GB"/>
        </w:rPr>
        <w:t xml:space="preserve">Service </w:t>
      </w:r>
      <w:r w:rsidRPr="00AC1712">
        <w:rPr>
          <w:rFonts w:cstheme="minorHAnsi"/>
          <w:szCs w:val="21"/>
          <w:lang w:eastAsia="en-GB"/>
        </w:rPr>
        <w:t>Engineer</w:t>
      </w:r>
      <w:r w:rsidR="00A03863">
        <w:rPr>
          <w:rFonts w:cstheme="minorHAnsi"/>
          <w:szCs w:val="21"/>
          <w:lang w:eastAsia="en-GB"/>
        </w:rPr>
        <w:t xml:space="preserve"> (F</w:t>
      </w:r>
      <w:r w:rsidR="00DF239F">
        <w:rPr>
          <w:rFonts w:cstheme="minorHAnsi"/>
          <w:szCs w:val="21"/>
          <w:lang w:eastAsia="en-GB"/>
        </w:rPr>
        <w:t>SE</w:t>
      </w:r>
      <w:r w:rsidR="00A03863">
        <w:rPr>
          <w:rFonts w:cstheme="minorHAnsi"/>
          <w:szCs w:val="21"/>
          <w:lang w:eastAsia="en-GB"/>
        </w:rPr>
        <w:t>)</w:t>
      </w:r>
      <w:r w:rsidRPr="00AC1712">
        <w:rPr>
          <w:rFonts w:cstheme="minorHAnsi"/>
          <w:szCs w:val="21"/>
          <w:lang w:eastAsia="en-GB"/>
        </w:rPr>
        <w:t xml:space="preserve"> - performs</w:t>
      </w:r>
      <w:r>
        <w:rPr>
          <w:rFonts w:cstheme="minorHAnsi"/>
          <w:szCs w:val="21"/>
          <w:lang w:eastAsia="en-GB"/>
        </w:rPr>
        <w:t xml:space="preserve"> </w:t>
      </w:r>
      <w:r w:rsidRPr="00AC1712">
        <w:rPr>
          <w:rFonts w:cstheme="minorHAnsi"/>
          <w:szCs w:val="21"/>
          <w:lang w:eastAsia="en-GB"/>
        </w:rPr>
        <w:t>technical support as well as installation</w:t>
      </w:r>
      <w:r w:rsidR="00A75975">
        <w:rPr>
          <w:rFonts w:cstheme="minorHAnsi"/>
          <w:szCs w:val="21"/>
          <w:lang w:eastAsia="en-GB"/>
        </w:rPr>
        <w:t>,</w:t>
      </w:r>
      <w:r w:rsidRPr="00AC1712">
        <w:rPr>
          <w:rFonts w:cstheme="minorHAnsi"/>
          <w:szCs w:val="21"/>
          <w:lang w:eastAsia="en-GB"/>
        </w:rPr>
        <w:t xml:space="preserve"> support, test and commissioning of many various </w:t>
      </w:r>
      <w:r w:rsidR="00DC005E">
        <w:rPr>
          <w:rFonts w:cstheme="minorHAnsi"/>
          <w:szCs w:val="21"/>
          <w:lang w:eastAsia="en-GB"/>
        </w:rPr>
        <w:t xml:space="preserve">diagnostic imaging </w:t>
      </w:r>
      <w:r w:rsidRPr="00AC1712">
        <w:rPr>
          <w:rFonts w:cstheme="minorHAnsi"/>
          <w:szCs w:val="21"/>
          <w:lang w:eastAsia="en-GB"/>
        </w:rPr>
        <w:t xml:space="preserve">platforms. </w:t>
      </w:r>
      <w:r w:rsidR="00711C12">
        <w:rPr>
          <w:rFonts w:cstheme="minorHAnsi"/>
          <w:szCs w:val="21"/>
          <w:lang w:eastAsia="en-GB"/>
        </w:rPr>
        <w:t xml:space="preserve">Below are the list of activities performed by field </w:t>
      </w:r>
      <w:r w:rsidR="00C36309">
        <w:rPr>
          <w:rFonts w:cstheme="minorHAnsi"/>
          <w:szCs w:val="21"/>
          <w:lang w:eastAsia="en-GB"/>
        </w:rPr>
        <w:t>engineers:</w:t>
      </w:r>
    </w:p>
    <w:p w14:paraId="0CAE657F" w14:textId="547DFE90" w:rsidR="00AC1712" w:rsidRPr="00A75975" w:rsidRDefault="00113E0C" w:rsidP="009A52C8">
      <w:pPr>
        <w:numPr>
          <w:ilvl w:val="0"/>
          <w:numId w:val="11"/>
        </w:numPr>
        <w:spacing w:before="100" w:beforeAutospacing="1" w:after="100" w:afterAutospacing="1" w:line="240" w:lineRule="auto"/>
        <w:jc w:val="left"/>
        <w:rPr>
          <w:rFonts w:cstheme="minorHAnsi"/>
          <w:szCs w:val="21"/>
          <w:lang w:eastAsia="en-GB"/>
        </w:rPr>
      </w:pPr>
      <w:r>
        <w:rPr>
          <w:rFonts w:cstheme="minorHAnsi"/>
          <w:szCs w:val="21"/>
          <w:lang w:val="en"/>
        </w:rPr>
        <w:t xml:space="preserve">Work on </w:t>
      </w:r>
      <w:r w:rsidR="00A75975">
        <w:rPr>
          <w:rFonts w:cstheme="minorHAnsi"/>
          <w:szCs w:val="21"/>
          <w:lang w:val="en"/>
        </w:rPr>
        <w:t xml:space="preserve">the </w:t>
      </w:r>
      <w:r w:rsidR="00A75975" w:rsidRPr="00A75975">
        <w:rPr>
          <w:rFonts w:cstheme="minorHAnsi"/>
          <w:b/>
          <w:szCs w:val="21"/>
          <w:lang w:val="en"/>
        </w:rPr>
        <w:t>Installation</w:t>
      </w:r>
      <w:r w:rsidR="00A75975">
        <w:rPr>
          <w:rFonts w:cstheme="minorHAnsi"/>
          <w:szCs w:val="21"/>
          <w:lang w:val="en"/>
        </w:rPr>
        <w:t xml:space="preserve"> of new equipment at customer sites </w:t>
      </w:r>
    </w:p>
    <w:p w14:paraId="0CAE6580" w14:textId="5F4BACC9" w:rsidR="00A75975" w:rsidRPr="00AC1712" w:rsidRDefault="00124E61" w:rsidP="009A52C8">
      <w:pPr>
        <w:numPr>
          <w:ilvl w:val="0"/>
          <w:numId w:val="11"/>
        </w:numPr>
        <w:spacing w:before="100" w:beforeAutospacing="1" w:after="100" w:afterAutospacing="1" w:line="240" w:lineRule="auto"/>
        <w:jc w:val="left"/>
        <w:rPr>
          <w:rFonts w:cstheme="minorHAnsi"/>
          <w:szCs w:val="21"/>
          <w:lang w:eastAsia="en-GB"/>
        </w:rPr>
      </w:pPr>
      <w:r>
        <w:rPr>
          <w:rFonts w:cstheme="minorHAnsi"/>
          <w:szCs w:val="21"/>
          <w:lang w:val="en"/>
        </w:rPr>
        <w:t>Endeavors</w:t>
      </w:r>
      <w:r w:rsidR="00A75975">
        <w:rPr>
          <w:rFonts w:cstheme="minorHAnsi"/>
          <w:szCs w:val="21"/>
          <w:lang w:val="en"/>
        </w:rPr>
        <w:t xml:space="preserve"> to remotely diagnose and fix customer equipment technical problems</w:t>
      </w:r>
    </w:p>
    <w:p w14:paraId="0CAE6581" w14:textId="77777777" w:rsidR="00AC1712" w:rsidRPr="00A75975" w:rsidRDefault="00AC1712" w:rsidP="009A52C8">
      <w:pPr>
        <w:numPr>
          <w:ilvl w:val="0"/>
          <w:numId w:val="11"/>
        </w:numPr>
        <w:spacing w:before="100" w:beforeAutospacing="1" w:after="100" w:afterAutospacing="1" w:line="240" w:lineRule="auto"/>
        <w:jc w:val="left"/>
        <w:rPr>
          <w:rFonts w:cstheme="minorHAnsi"/>
          <w:szCs w:val="21"/>
          <w:lang w:eastAsia="en-GB"/>
        </w:rPr>
      </w:pPr>
      <w:r w:rsidRPr="00AC1712">
        <w:rPr>
          <w:rFonts w:cstheme="minorHAnsi"/>
          <w:szCs w:val="21"/>
          <w:lang w:val="en"/>
        </w:rPr>
        <w:t>Troubleshoots equipment and technical problems that can happen in the field (</w:t>
      </w:r>
      <w:r w:rsidR="00A75975">
        <w:rPr>
          <w:rFonts w:cstheme="minorHAnsi"/>
          <w:b/>
          <w:bCs/>
          <w:szCs w:val="21"/>
          <w:lang w:val="en"/>
        </w:rPr>
        <w:t>Corrective</w:t>
      </w:r>
      <w:r w:rsidRPr="00AC1712">
        <w:rPr>
          <w:rFonts w:cstheme="minorHAnsi"/>
          <w:szCs w:val="21"/>
          <w:lang w:val="en"/>
        </w:rPr>
        <w:t>) or through routine (</w:t>
      </w:r>
      <w:r w:rsidR="003B3957">
        <w:rPr>
          <w:rFonts w:cstheme="minorHAnsi"/>
          <w:b/>
          <w:bCs/>
          <w:szCs w:val="21"/>
          <w:lang w:val="en"/>
        </w:rPr>
        <w:t>Preventive</w:t>
      </w:r>
      <w:r w:rsidRPr="00AC1712">
        <w:rPr>
          <w:rFonts w:cstheme="minorHAnsi"/>
          <w:b/>
          <w:bCs/>
          <w:szCs w:val="21"/>
          <w:lang w:val="en"/>
        </w:rPr>
        <w:t xml:space="preserve"> Maintenance</w:t>
      </w:r>
      <w:r w:rsidRPr="00AC1712">
        <w:rPr>
          <w:rFonts w:cstheme="minorHAnsi"/>
          <w:szCs w:val="21"/>
          <w:lang w:val="en"/>
        </w:rPr>
        <w:t>) inspections.</w:t>
      </w:r>
    </w:p>
    <w:p w14:paraId="0CAE6582" w14:textId="77777777" w:rsidR="00A75975" w:rsidRDefault="00DF239F" w:rsidP="009A52C8">
      <w:pPr>
        <w:numPr>
          <w:ilvl w:val="0"/>
          <w:numId w:val="11"/>
        </w:numPr>
        <w:spacing w:before="100" w:beforeAutospacing="1" w:after="100" w:afterAutospacing="1" w:line="240" w:lineRule="auto"/>
        <w:jc w:val="left"/>
        <w:rPr>
          <w:rFonts w:cstheme="minorHAnsi"/>
          <w:szCs w:val="21"/>
          <w:lang w:eastAsia="en-GB"/>
        </w:rPr>
      </w:pPr>
      <w:r w:rsidRPr="00DF239F">
        <w:rPr>
          <w:rFonts w:cstheme="minorHAnsi"/>
          <w:szCs w:val="21"/>
          <w:lang w:eastAsia="en-GB"/>
        </w:rPr>
        <w:t>Implements</w:t>
      </w:r>
      <w:r>
        <w:rPr>
          <w:rFonts w:cstheme="minorHAnsi"/>
          <w:b/>
          <w:szCs w:val="21"/>
          <w:lang w:eastAsia="en-GB"/>
        </w:rPr>
        <w:t xml:space="preserve"> </w:t>
      </w:r>
      <w:r w:rsidR="00B52D13" w:rsidRPr="00BA1324">
        <w:rPr>
          <w:rFonts w:cstheme="minorHAnsi"/>
          <w:b/>
          <w:szCs w:val="21"/>
          <w:lang w:eastAsia="en-GB"/>
        </w:rPr>
        <w:t>FMI</w:t>
      </w:r>
      <w:r>
        <w:rPr>
          <w:rFonts w:cstheme="minorHAnsi"/>
          <w:b/>
          <w:szCs w:val="21"/>
          <w:lang w:eastAsia="en-GB"/>
        </w:rPr>
        <w:t>’s</w:t>
      </w:r>
      <w:r w:rsidR="00B52D13">
        <w:rPr>
          <w:rFonts w:cstheme="minorHAnsi"/>
          <w:szCs w:val="21"/>
          <w:lang w:eastAsia="en-GB"/>
        </w:rPr>
        <w:t xml:space="preserve"> (Field Modification Instruction)</w:t>
      </w:r>
    </w:p>
    <w:p w14:paraId="0CAE6583" w14:textId="77777777" w:rsidR="00B52D13" w:rsidRPr="00AC1712" w:rsidRDefault="00B52D13" w:rsidP="009A52C8">
      <w:pPr>
        <w:numPr>
          <w:ilvl w:val="0"/>
          <w:numId w:val="11"/>
        </w:numPr>
        <w:spacing w:before="100" w:beforeAutospacing="1" w:after="100" w:afterAutospacing="1" w:line="240" w:lineRule="auto"/>
        <w:jc w:val="left"/>
        <w:rPr>
          <w:rFonts w:cstheme="minorHAnsi"/>
          <w:szCs w:val="21"/>
          <w:lang w:eastAsia="en-GB"/>
        </w:rPr>
      </w:pPr>
      <w:r>
        <w:rPr>
          <w:rFonts w:cstheme="minorHAnsi"/>
          <w:szCs w:val="21"/>
          <w:lang w:eastAsia="en-GB"/>
        </w:rPr>
        <w:t>Accompanies other more experienced engineers as part of their on the job training (</w:t>
      </w:r>
      <w:r w:rsidRPr="00BA1324">
        <w:rPr>
          <w:rFonts w:cstheme="minorHAnsi"/>
          <w:b/>
          <w:szCs w:val="21"/>
          <w:lang w:eastAsia="en-GB"/>
        </w:rPr>
        <w:t>Training</w:t>
      </w:r>
      <w:r>
        <w:rPr>
          <w:rFonts w:cstheme="minorHAnsi"/>
          <w:szCs w:val="21"/>
          <w:lang w:eastAsia="en-GB"/>
        </w:rPr>
        <w:t xml:space="preserve"> on a Corrective, </w:t>
      </w:r>
      <w:r w:rsidR="003B3957">
        <w:rPr>
          <w:rFonts w:cstheme="minorHAnsi"/>
          <w:szCs w:val="21"/>
          <w:lang w:eastAsia="en-GB"/>
        </w:rPr>
        <w:t>Preventive</w:t>
      </w:r>
      <w:r>
        <w:rPr>
          <w:rFonts w:cstheme="minorHAnsi"/>
          <w:szCs w:val="21"/>
          <w:lang w:eastAsia="en-GB"/>
        </w:rPr>
        <w:t xml:space="preserve"> Maintenance, Installation</w:t>
      </w:r>
      <w:r w:rsidR="00BA1324">
        <w:rPr>
          <w:rFonts w:cstheme="minorHAnsi"/>
          <w:szCs w:val="21"/>
          <w:lang w:eastAsia="en-GB"/>
        </w:rPr>
        <w:t xml:space="preserve"> </w:t>
      </w:r>
      <w:r w:rsidR="003C6983">
        <w:rPr>
          <w:rFonts w:cstheme="minorHAnsi"/>
          <w:szCs w:val="21"/>
          <w:lang w:eastAsia="en-GB"/>
        </w:rPr>
        <w:t xml:space="preserve">and </w:t>
      </w:r>
      <w:r w:rsidR="00BA1324">
        <w:rPr>
          <w:rFonts w:cstheme="minorHAnsi"/>
          <w:szCs w:val="21"/>
          <w:lang w:eastAsia="en-GB"/>
        </w:rPr>
        <w:t>FMI jobs)</w:t>
      </w:r>
    </w:p>
    <w:p w14:paraId="0CAE6584" w14:textId="77777777" w:rsidR="000E0011" w:rsidRDefault="000E0011" w:rsidP="0043245D">
      <w:pPr>
        <w:pStyle w:val="Heading2"/>
        <w:jc w:val="left"/>
      </w:pPr>
      <w:bookmarkStart w:id="1531" w:name="_Toc189553725"/>
      <w:bookmarkStart w:id="1532" w:name="_Toc354672221"/>
      <w:bookmarkStart w:id="1533" w:name="_Toc355343763"/>
      <w:bookmarkStart w:id="1534" w:name="_Ref363114708"/>
      <w:bookmarkStart w:id="1535" w:name="_Toc425500296"/>
      <w:r w:rsidRPr="003E65B4">
        <w:t>Work Types</w:t>
      </w:r>
      <w:bookmarkEnd w:id="1531"/>
      <w:bookmarkEnd w:id="1532"/>
      <w:bookmarkEnd w:id="1533"/>
      <w:bookmarkEnd w:id="1534"/>
      <w:bookmarkEnd w:id="1535"/>
    </w:p>
    <w:p w14:paraId="0CAE6585" w14:textId="77777777" w:rsidR="001E2186" w:rsidRDefault="001E2186" w:rsidP="001E2186">
      <w:pPr>
        <w:pStyle w:val="Heading3"/>
      </w:pPr>
      <w:bookmarkStart w:id="1536" w:name="_Toc425500297"/>
      <w:commentRangeStart w:id="1537"/>
      <w:r>
        <w:t>Work Types Summary –Duration</w:t>
      </w:r>
      <w:commentRangeEnd w:id="1537"/>
      <w:r w:rsidR="00711C12">
        <w:rPr>
          <w:rStyle w:val="CommentReference"/>
          <w:rFonts w:asciiTheme="minorHAnsi" w:hAnsiTheme="minorHAnsi"/>
          <w:b w:val="0"/>
        </w:rPr>
        <w:commentReference w:id="1537"/>
      </w:r>
      <w:bookmarkEnd w:id="1536"/>
    </w:p>
    <w:tbl>
      <w:tblPr>
        <w:tblW w:w="5528" w:type="dxa"/>
        <w:tblInd w:w="1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80"/>
        <w:gridCol w:w="2948"/>
      </w:tblGrid>
      <w:tr w:rsidR="00506A17" w14:paraId="0CAE6588"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hideMark/>
          </w:tcPr>
          <w:p w14:paraId="0CAE6586" w14:textId="77777777" w:rsidR="00506A17" w:rsidRDefault="00506A17">
            <w:pPr>
              <w:spacing w:after="0" w:line="240" w:lineRule="auto"/>
              <w:rPr>
                <w:b/>
                <w:bCs/>
                <w:color w:val="000000"/>
                <w:sz w:val="22"/>
                <w:szCs w:val="22"/>
                <w:lang w:val="nl-NL" w:eastAsia="nl-NL"/>
              </w:rPr>
            </w:pPr>
            <w:r>
              <w:rPr>
                <w:b/>
                <w:bCs/>
                <w:color w:val="000000"/>
                <w:lang w:eastAsia="nl-NL"/>
              </w:rPr>
              <w:t>Work order type</w:t>
            </w:r>
          </w:p>
        </w:tc>
        <w:tc>
          <w:tcPr>
            <w:tcW w:w="2948" w:type="dxa"/>
            <w:tcBorders>
              <w:top w:val="single" w:sz="4" w:space="0" w:color="auto"/>
              <w:left w:val="single" w:sz="4" w:space="0" w:color="auto"/>
              <w:bottom w:val="single" w:sz="4" w:space="0" w:color="auto"/>
              <w:right w:val="single" w:sz="4" w:space="0" w:color="auto"/>
            </w:tcBorders>
            <w:hideMark/>
          </w:tcPr>
          <w:p w14:paraId="0CAE6587" w14:textId="77777777" w:rsidR="00506A17" w:rsidRDefault="00506A17">
            <w:pPr>
              <w:spacing w:after="0" w:line="240" w:lineRule="auto"/>
              <w:rPr>
                <w:b/>
                <w:bCs/>
                <w:color w:val="000000"/>
                <w:sz w:val="22"/>
                <w:szCs w:val="22"/>
                <w:lang w:val="nl-NL" w:eastAsia="nl-NL"/>
              </w:rPr>
            </w:pPr>
            <w:r>
              <w:rPr>
                <w:b/>
                <w:bCs/>
                <w:color w:val="000000"/>
                <w:lang w:eastAsia="nl-NL"/>
              </w:rPr>
              <w:t>Average work time (hours)</w:t>
            </w:r>
          </w:p>
        </w:tc>
      </w:tr>
      <w:tr w:rsidR="00506A17" w14:paraId="0CAE658D"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hideMark/>
          </w:tcPr>
          <w:p w14:paraId="0CAE6589" w14:textId="77777777" w:rsidR="00506A17" w:rsidRDefault="00506A17">
            <w:pPr>
              <w:spacing w:after="0" w:line="240" w:lineRule="auto"/>
              <w:rPr>
                <w:color w:val="000000"/>
                <w:lang w:eastAsia="nl-NL"/>
              </w:rPr>
            </w:pPr>
            <w:r>
              <w:rPr>
                <w:color w:val="000000"/>
                <w:lang w:eastAsia="nl-NL"/>
              </w:rPr>
              <w:t>Corrective</w:t>
            </w:r>
          </w:p>
          <w:p w14:paraId="0CAE658A" w14:textId="77777777" w:rsidR="00506A17" w:rsidRDefault="00506A17">
            <w:pPr>
              <w:spacing w:after="0" w:line="240" w:lineRule="auto"/>
              <w:rPr>
                <w:color w:val="000000"/>
                <w:lang w:eastAsia="nl-NL"/>
              </w:rPr>
            </w:pPr>
            <w:r>
              <w:rPr>
                <w:color w:val="000000"/>
                <w:lang w:eastAsia="nl-NL"/>
              </w:rPr>
              <w:t>Application</w:t>
            </w:r>
          </w:p>
          <w:p w14:paraId="0CAE658B" w14:textId="77777777" w:rsidR="00506A17" w:rsidRDefault="00506A17">
            <w:pPr>
              <w:spacing w:after="0" w:line="240" w:lineRule="auto"/>
              <w:rPr>
                <w:color w:val="000000"/>
                <w:sz w:val="22"/>
                <w:szCs w:val="22"/>
                <w:lang w:val="nl-NL" w:eastAsia="nl-NL"/>
              </w:rPr>
            </w:pPr>
            <w:r>
              <w:rPr>
                <w:color w:val="000000"/>
                <w:lang w:eastAsia="nl-NL"/>
              </w:rPr>
              <w:t>Other</w:t>
            </w:r>
          </w:p>
        </w:tc>
        <w:tc>
          <w:tcPr>
            <w:tcW w:w="2948" w:type="dxa"/>
            <w:tcBorders>
              <w:top w:val="single" w:sz="4" w:space="0" w:color="auto"/>
              <w:left w:val="single" w:sz="4" w:space="0" w:color="auto"/>
              <w:bottom w:val="single" w:sz="4" w:space="0" w:color="auto"/>
              <w:right w:val="single" w:sz="4" w:space="0" w:color="auto"/>
            </w:tcBorders>
            <w:hideMark/>
          </w:tcPr>
          <w:p w14:paraId="0CAE658C" w14:textId="77777777" w:rsidR="00506A17" w:rsidRDefault="00506A17">
            <w:pPr>
              <w:spacing w:after="0" w:line="240" w:lineRule="auto"/>
              <w:rPr>
                <w:color w:val="000000"/>
                <w:sz w:val="22"/>
                <w:szCs w:val="22"/>
                <w:lang w:val="nl-NL" w:eastAsia="nl-NL"/>
              </w:rPr>
            </w:pPr>
            <w:r>
              <w:rPr>
                <w:color w:val="000000"/>
                <w:lang w:eastAsia="nl-NL"/>
              </w:rPr>
              <w:t>3.5</w:t>
            </w:r>
          </w:p>
        </w:tc>
      </w:tr>
      <w:tr w:rsidR="00506A17" w14:paraId="0CAE6590"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tcPr>
          <w:p w14:paraId="0CAE658E" w14:textId="77777777" w:rsidR="00506A17" w:rsidRDefault="00506A17">
            <w:pPr>
              <w:spacing w:after="0" w:line="240" w:lineRule="auto"/>
              <w:rPr>
                <w:color w:val="000000"/>
                <w:sz w:val="22"/>
                <w:szCs w:val="22"/>
                <w:lang w:val="nl-NL" w:eastAsia="nl-NL"/>
              </w:rPr>
            </w:pPr>
            <w:r>
              <w:rPr>
                <w:color w:val="000000"/>
                <w:sz w:val="22"/>
                <w:szCs w:val="22"/>
                <w:lang w:val="nl-NL" w:eastAsia="nl-NL"/>
              </w:rPr>
              <w:t>FMI</w:t>
            </w:r>
          </w:p>
        </w:tc>
        <w:tc>
          <w:tcPr>
            <w:tcW w:w="2948" w:type="dxa"/>
            <w:tcBorders>
              <w:top w:val="single" w:sz="4" w:space="0" w:color="auto"/>
              <w:left w:val="single" w:sz="4" w:space="0" w:color="auto"/>
              <w:bottom w:val="single" w:sz="4" w:space="0" w:color="auto"/>
              <w:right w:val="single" w:sz="4" w:space="0" w:color="auto"/>
            </w:tcBorders>
          </w:tcPr>
          <w:p w14:paraId="0CAE658F" w14:textId="77777777" w:rsidR="00506A17" w:rsidRPr="00BA1324" w:rsidRDefault="00506A17">
            <w:pPr>
              <w:spacing w:after="0" w:line="240" w:lineRule="auto"/>
              <w:rPr>
                <w:color w:val="000000"/>
                <w:szCs w:val="21"/>
                <w:lang w:val="nl-NL" w:eastAsia="nl-NL"/>
              </w:rPr>
            </w:pPr>
            <w:r>
              <w:rPr>
                <w:color w:val="000000"/>
                <w:szCs w:val="21"/>
                <w:lang w:val="nl-NL" w:eastAsia="nl-NL"/>
              </w:rPr>
              <w:t>2.0</w:t>
            </w:r>
          </w:p>
        </w:tc>
      </w:tr>
      <w:tr w:rsidR="00506A17" w14:paraId="0CAE6593"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tcPr>
          <w:p w14:paraId="0CAE6591" w14:textId="77777777" w:rsidR="00506A17" w:rsidRDefault="00506A17">
            <w:pPr>
              <w:spacing w:after="0" w:line="240" w:lineRule="auto"/>
              <w:rPr>
                <w:color w:val="000000"/>
                <w:sz w:val="22"/>
                <w:szCs w:val="22"/>
                <w:lang w:val="nl-NL" w:eastAsia="nl-NL"/>
              </w:rPr>
            </w:pPr>
            <w:r>
              <w:rPr>
                <w:color w:val="000000"/>
                <w:sz w:val="22"/>
                <w:szCs w:val="22"/>
                <w:lang w:val="nl-NL" w:eastAsia="nl-NL"/>
              </w:rPr>
              <w:t>Training</w:t>
            </w:r>
          </w:p>
        </w:tc>
        <w:tc>
          <w:tcPr>
            <w:tcW w:w="2948" w:type="dxa"/>
            <w:tcBorders>
              <w:top w:val="single" w:sz="4" w:space="0" w:color="auto"/>
              <w:left w:val="single" w:sz="4" w:space="0" w:color="auto"/>
              <w:bottom w:val="single" w:sz="4" w:space="0" w:color="auto"/>
              <w:right w:val="single" w:sz="4" w:space="0" w:color="auto"/>
            </w:tcBorders>
          </w:tcPr>
          <w:p w14:paraId="0CAE6592" w14:textId="77777777" w:rsidR="00506A17" w:rsidRPr="00BA1324" w:rsidRDefault="00506A17">
            <w:pPr>
              <w:spacing w:after="0" w:line="240" w:lineRule="auto"/>
              <w:rPr>
                <w:color w:val="000000"/>
                <w:szCs w:val="21"/>
                <w:lang w:val="nl-NL" w:eastAsia="nl-NL"/>
              </w:rPr>
            </w:pPr>
            <w:r w:rsidRPr="00BA1324">
              <w:rPr>
                <w:color w:val="000000"/>
                <w:szCs w:val="21"/>
                <w:lang w:val="nl-NL" w:eastAsia="nl-NL"/>
              </w:rPr>
              <w:t>3</w:t>
            </w:r>
            <w:r>
              <w:rPr>
                <w:color w:val="000000"/>
                <w:szCs w:val="21"/>
                <w:lang w:val="nl-NL" w:eastAsia="nl-NL"/>
              </w:rPr>
              <w:t>.</w:t>
            </w:r>
            <w:r w:rsidRPr="00BA1324">
              <w:rPr>
                <w:color w:val="000000"/>
                <w:szCs w:val="21"/>
                <w:lang w:val="nl-NL" w:eastAsia="nl-NL"/>
              </w:rPr>
              <w:t>5</w:t>
            </w:r>
          </w:p>
        </w:tc>
      </w:tr>
      <w:tr w:rsidR="00506A17" w14:paraId="0CAE6596"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tcPr>
          <w:p w14:paraId="0CAE6594" w14:textId="77777777" w:rsidR="00506A17" w:rsidRDefault="00506A17">
            <w:pPr>
              <w:spacing w:after="0" w:line="240" w:lineRule="auto"/>
              <w:rPr>
                <w:color w:val="000000"/>
                <w:sz w:val="22"/>
                <w:szCs w:val="22"/>
                <w:lang w:val="nl-NL" w:eastAsia="nl-NL"/>
              </w:rPr>
            </w:pPr>
            <w:r>
              <w:rPr>
                <w:color w:val="000000"/>
                <w:sz w:val="22"/>
                <w:szCs w:val="22"/>
                <w:lang w:val="nl-NL" w:eastAsia="nl-NL"/>
              </w:rPr>
              <w:t>Preventive Maintenance</w:t>
            </w:r>
          </w:p>
        </w:tc>
        <w:tc>
          <w:tcPr>
            <w:tcW w:w="2948" w:type="dxa"/>
            <w:tcBorders>
              <w:top w:val="single" w:sz="4" w:space="0" w:color="auto"/>
              <w:left w:val="single" w:sz="4" w:space="0" w:color="auto"/>
              <w:bottom w:val="single" w:sz="4" w:space="0" w:color="auto"/>
              <w:right w:val="single" w:sz="4" w:space="0" w:color="auto"/>
            </w:tcBorders>
          </w:tcPr>
          <w:p w14:paraId="0CAE6595" w14:textId="77777777" w:rsidR="00506A17" w:rsidRPr="00BA1324" w:rsidRDefault="00506A17">
            <w:pPr>
              <w:spacing w:after="0" w:line="240" w:lineRule="auto"/>
              <w:rPr>
                <w:color w:val="000000"/>
                <w:szCs w:val="21"/>
                <w:lang w:val="nl-NL" w:eastAsia="nl-NL"/>
              </w:rPr>
            </w:pPr>
            <w:r>
              <w:rPr>
                <w:color w:val="000000"/>
                <w:szCs w:val="21"/>
                <w:lang w:val="nl-NL" w:eastAsia="nl-NL"/>
              </w:rPr>
              <w:t>8.0</w:t>
            </w:r>
          </w:p>
        </w:tc>
      </w:tr>
      <w:tr w:rsidR="00506A17" w14:paraId="0CAE6599" w14:textId="77777777" w:rsidTr="0010572E">
        <w:trPr>
          <w:trHeight w:val="315"/>
        </w:trPr>
        <w:tc>
          <w:tcPr>
            <w:tcW w:w="2580" w:type="dxa"/>
            <w:tcBorders>
              <w:top w:val="single" w:sz="4" w:space="0" w:color="auto"/>
              <w:left w:val="single" w:sz="4" w:space="0" w:color="auto"/>
              <w:bottom w:val="single" w:sz="4" w:space="0" w:color="auto"/>
              <w:right w:val="single" w:sz="4" w:space="0" w:color="auto"/>
            </w:tcBorders>
            <w:noWrap/>
            <w:vAlign w:val="bottom"/>
          </w:tcPr>
          <w:p w14:paraId="0CAE6597" w14:textId="77777777" w:rsidR="00506A17" w:rsidRDefault="00506A17">
            <w:pPr>
              <w:spacing w:after="0" w:line="240" w:lineRule="auto"/>
              <w:rPr>
                <w:color w:val="000000"/>
                <w:sz w:val="22"/>
                <w:szCs w:val="22"/>
                <w:lang w:val="nl-NL" w:eastAsia="nl-NL"/>
              </w:rPr>
            </w:pPr>
            <w:r>
              <w:rPr>
                <w:color w:val="000000"/>
                <w:sz w:val="22"/>
                <w:szCs w:val="22"/>
                <w:lang w:val="nl-NL" w:eastAsia="nl-NL"/>
              </w:rPr>
              <w:t>Installation</w:t>
            </w:r>
          </w:p>
        </w:tc>
        <w:tc>
          <w:tcPr>
            <w:tcW w:w="2948" w:type="dxa"/>
            <w:tcBorders>
              <w:top w:val="single" w:sz="4" w:space="0" w:color="auto"/>
              <w:left w:val="single" w:sz="4" w:space="0" w:color="auto"/>
              <w:bottom w:val="single" w:sz="4" w:space="0" w:color="auto"/>
              <w:right w:val="single" w:sz="4" w:space="0" w:color="auto"/>
            </w:tcBorders>
          </w:tcPr>
          <w:p w14:paraId="0CAE6598" w14:textId="77777777" w:rsidR="00506A17" w:rsidRPr="00BA1324" w:rsidRDefault="00506A17">
            <w:pPr>
              <w:spacing w:after="0" w:line="240" w:lineRule="auto"/>
              <w:rPr>
                <w:color w:val="000000"/>
                <w:szCs w:val="21"/>
                <w:lang w:val="nl-NL" w:eastAsia="nl-NL"/>
              </w:rPr>
            </w:pPr>
            <w:r w:rsidRPr="00BA1324">
              <w:rPr>
                <w:color w:val="000000"/>
                <w:szCs w:val="21"/>
                <w:lang w:val="nl-NL" w:eastAsia="nl-NL"/>
              </w:rPr>
              <w:t>3</w:t>
            </w:r>
            <w:r>
              <w:rPr>
                <w:color w:val="000000"/>
                <w:szCs w:val="21"/>
                <w:lang w:val="nl-NL" w:eastAsia="nl-NL"/>
              </w:rPr>
              <w:t>.</w:t>
            </w:r>
            <w:r w:rsidRPr="00BA1324">
              <w:rPr>
                <w:color w:val="000000"/>
                <w:szCs w:val="21"/>
                <w:lang w:val="nl-NL" w:eastAsia="nl-NL"/>
              </w:rPr>
              <w:t>5</w:t>
            </w:r>
            <w:r>
              <w:rPr>
                <w:color w:val="000000"/>
                <w:szCs w:val="21"/>
                <w:lang w:val="nl-NL" w:eastAsia="nl-NL"/>
              </w:rPr>
              <w:t xml:space="preserve"> to 80</w:t>
            </w:r>
          </w:p>
        </w:tc>
      </w:tr>
      <w:tr w:rsidR="00C921A4" w14:paraId="23D1BFD7" w14:textId="77777777" w:rsidTr="0010572E">
        <w:trPr>
          <w:trHeight w:val="315"/>
          <w:ins w:id="1538" w:author="Mahesh Venumbaka" w:date="2015-07-23T18:02:00Z"/>
        </w:trPr>
        <w:tc>
          <w:tcPr>
            <w:tcW w:w="2580" w:type="dxa"/>
            <w:tcBorders>
              <w:top w:val="single" w:sz="4" w:space="0" w:color="auto"/>
              <w:left w:val="single" w:sz="4" w:space="0" w:color="auto"/>
              <w:bottom w:val="single" w:sz="4" w:space="0" w:color="auto"/>
              <w:right w:val="single" w:sz="4" w:space="0" w:color="auto"/>
            </w:tcBorders>
            <w:noWrap/>
            <w:vAlign w:val="bottom"/>
          </w:tcPr>
          <w:p w14:paraId="5D5B3D48" w14:textId="5A6D81F0" w:rsidR="00C921A4" w:rsidRDefault="00C921A4">
            <w:pPr>
              <w:spacing w:after="0" w:line="240" w:lineRule="auto"/>
              <w:rPr>
                <w:ins w:id="1539" w:author="Mahesh Venumbaka" w:date="2015-07-23T18:02:00Z"/>
                <w:color w:val="000000"/>
                <w:sz w:val="22"/>
                <w:szCs w:val="22"/>
                <w:lang w:val="nl-NL" w:eastAsia="nl-NL"/>
              </w:rPr>
            </w:pPr>
            <w:ins w:id="1540" w:author="Mahesh Venumbaka" w:date="2015-07-23T18:02:00Z">
              <w:r w:rsidRPr="00C921A4">
                <w:rPr>
                  <w:color w:val="000000"/>
                  <w:sz w:val="22"/>
                  <w:szCs w:val="22"/>
                  <w:lang w:val="nl-NL" w:eastAsia="nl-NL"/>
                </w:rPr>
                <w:t>Sales Support</w:t>
              </w:r>
            </w:ins>
          </w:p>
        </w:tc>
        <w:tc>
          <w:tcPr>
            <w:tcW w:w="2948" w:type="dxa"/>
            <w:tcBorders>
              <w:top w:val="single" w:sz="4" w:space="0" w:color="auto"/>
              <w:left w:val="single" w:sz="4" w:space="0" w:color="auto"/>
              <w:bottom w:val="single" w:sz="4" w:space="0" w:color="auto"/>
              <w:right w:val="single" w:sz="4" w:space="0" w:color="auto"/>
            </w:tcBorders>
          </w:tcPr>
          <w:p w14:paraId="104AE221" w14:textId="0A772218" w:rsidR="00C921A4" w:rsidRPr="00BA1324" w:rsidRDefault="00EE7183">
            <w:pPr>
              <w:spacing w:after="0" w:line="240" w:lineRule="auto"/>
              <w:rPr>
                <w:ins w:id="1541" w:author="Mahesh Venumbaka" w:date="2015-07-23T18:02:00Z"/>
                <w:color w:val="000000"/>
                <w:szCs w:val="21"/>
                <w:lang w:val="nl-NL" w:eastAsia="nl-NL"/>
              </w:rPr>
            </w:pPr>
            <w:ins w:id="1542" w:author="Mahesh Venumbaka" w:date="2015-07-23T18:05:00Z">
              <w:r>
                <w:rPr>
                  <w:color w:val="000000"/>
                  <w:szCs w:val="21"/>
                  <w:lang w:val="nl-NL" w:eastAsia="nl-NL"/>
                </w:rPr>
                <w:t>4</w:t>
              </w:r>
            </w:ins>
          </w:p>
        </w:tc>
      </w:tr>
      <w:tr w:rsidR="00F4247C" w14:paraId="76476188" w14:textId="77777777" w:rsidTr="0010572E">
        <w:trPr>
          <w:trHeight w:val="315"/>
          <w:ins w:id="1543" w:author="Mahesh Venumbaka" w:date="2015-07-23T17:34:00Z"/>
        </w:trPr>
        <w:tc>
          <w:tcPr>
            <w:tcW w:w="2580" w:type="dxa"/>
            <w:tcBorders>
              <w:top w:val="single" w:sz="4" w:space="0" w:color="auto"/>
              <w:left w:val="single" w:sz="4" w:space="0" w:color="auto"/>
              <w:bottom w:val="single" w:sz="4" w:space="0" w:color="auto"/>
              <w:right w:val="single" w:sz="4" w:space="0" w:color="auto"/>
            </w:tcBorders>
            <w:noWrap/>
            <w:vAlign w:val="bottom"/>
          </w:tcPr>
          <w:p w14:paraId="65E073E4" w14:textId="1277BCF5" w:rsidR="00F4247C" w:rsidRDefault="00C921A4">
            <w:pPr>
              <w:spacing w:after="0" w:line="240" w:lineRule="auto"/>
              <w:rPr>
                <w:ins w:id="1544" w:author="Mahesh Venumbaka" w:date="2015-07-23T17:34:00Z"/>
                <w:color w:val="000000"/>
                <w:sz w:val="22"/>
                <w:szCs w:val="22"/>
                <w:lang w:val="nl-NL" w:eastAsia="nl-NL"/>
              </w:rPr>
            </w:pPr>
            <w:ins w:id="1545" w:author="Mahesh Venumbaka" w:date="2015-07-23T18:02:00Z">
              <w:r w:rsidRPr="00C921A4">
                <w:rPr>
                  <w:color w:val="000000"/>
                  <w:sz w:val="22"/>
                  <w:szCs w:val="22"/>
                  <w:lang w:val="nl-NL" w:eastAsia="nl-NL"/>
                </w:rPr>
                <w:t>Move Equipment</w:t>
              </w:r>
            </w:ins>
          </w:p>
        </w:tc>
        <w:tc>
          <w:tcPr>
            <w:tcW w:w="2948" w:type="dxa"/>
            <w:tcBorders>
              <w:top w:val="single" w:sz="4" w:space="0" w:color="auto"/>
              <w:left w:val="single" w:sz="4" w:space="0" w:color="auto"/>
              <w:bottom w:val="single" w:sz="4" w:space="0" w:color="auto"/>
              <w:right w:val="single" w:sz="4" w:space="0" w:color="auto"/>
            </w:tcBorders>
          </w:tcPr>
          <w:p w14:paraId="6ECAD482" w14:textId="361EB4B2" w:rsidR="00F4247C" w:rsidRPr="00BA1324" w:rsidRDefault="00C921A4">
            <w:pPr>
              <w:spacing w:after="0" w:line="240" w:lineRule="auto"/>
              <w:rPr>
                <w:ins w:id="1546" w:author="Mahesh Venumbaka" w:date="2015-07-23T17:34:00Z"/>
                <w:color w:val="000000"/>
                <w:szCs w:val="21"/>
                <w:lang w:val="nl-NL" w:eastAsia="nl-NL"/>
              </w:rPr>
            </w:pPr>
            <w:ins w:id="1547" w:author="Mahesh Venumbaka" w:date="2015-07-23T18:03:00Z">
              <w:r>
                <w:rPr>
                  <w:color w:val="000000"/>
                  <w:szCs w:val="21"/>
                  <w:lang w:val="nl-NL" w:eastAsia="nl-NL"/>
                </w:rPr>
                <w:t>90</w:t>
              </w:r>
            </w:ins>
          </w:p>
        </w:tc>
      </w:tr>
    </w:tbl>
    <w:p w14:paraId="0CAE659A" w14:textId="77777777" w:rsidR="001E2186" w:rsidRDefault="001E2186" w:rsidP="001E2186"/>
    <w:p w14:paraId="0CAE659B" w14:textId="77777777" w:rsidR="001E2186" w:rsidRPr="001E2186" w:rsidRDefault="001E2186" w:rsidP="001E2186">
      <w:r>
        <w:t>Note: this table is configurable to the extent that new work types added are processed according to one of the process flows described in this document</w:t>
      </w:r>
      <w:r w:rsidR="00DD4798">
        <w:t>.</w:t>
      </w:r>
    </w:p>
    <w:p w14:paraId="0CAE659C" w14:textId="77777777" w:rsidR="001E2186" w:rsidRDefault="001E2186" w:rsidP="001E2186">
      <w:pPr>
        <w:pStyle w:val="Heading3"/>
      </w:pPr>
      <w:bookmarkStart w:id="1548" w:name="_Toc425500298"/>
      <w:r>
        <w:t>Work Type Details</w:t>
      </w:r>
      <w:bookmarkEnd w:id="1548"/>
    </w:p>
    <w:p w14:paraId="0CAE659D" w14:textId="77777777" w:rsidR="003575F9" w:rsidRDefault="000E0011" w:rsidP="0043245D">
      <w:pPr>
        <w:jc w:val="left"/>
      </w:pPr>
      <w:r w:rsidRPr="00CA1D41">
        <w:t xml:space="preserve">The types of work that are handled by </w:t>
      </w:r>
      <w:r w:rsidR="00BA1324">
        <w:t>GEHC</w:t>
      </w:r>
      <w:r w:rsidRPr="00CA1D41">
        <w:t xml:space="preserve"> </w:t>
      </w:r>
      <w:r w:rsidR="00111C85" w:rsidRPr="00CA1D41">
        <w:t xml:space="preserve">and included in this implementation </w:t>
      </w:r>
      <w:r w:rsidRPr="00CA1D41">
        <w:t>are:</w:t>
      </w:r>
    </w:p>
    <w:p w14:paraId="0CAE659E" w14:textId="77777777" w:rsidR="003575F9" w:rsidRDefault="00BA1324" w:rsidP="009A52C8">
      <w:pPr>
        <w:pStyle w:val="ListParagraph"/>
        <w:numPr>
          <w:ilvl w:val="0"/>
          <w:numId w:val="10"/>
        </w:numPr>
        <w:jc w:val="left"/>
      </w:pPr>
      <w:r w:rsidRPr="00E34EF5">
        <w:rPr>
          <w:b/>
        </w:rPr>
        <w:t>Corrective</w:t>
      </w:r>
      <w:r w:rsidR="00E372E5">
        <w:t xml:space="preserve"> </w:t>
      </w:r>
      <w:r w:rsidR="003204A8">
        <w:t>–</w:t>
      </w:r>
      <w:r w:rsidR="003575F9">
        <w:t xml:space="preserve"> Reactive work, driven by the Customer as a result of an issue with the system</w:t>
      </w:r>
      <w:r w:rsidR="00635A80">
        <w:t>.</w:t>
      </w:r>
      <w:r w:rsidR="00972A4C">
        <w:t xml:space="preserve"> Note that this also covers the Application and Other work types.</w:t>
      </w:r>
    </w:p>
    <w:p w14:paraId="0CAE659F" w14:textId="6EFD55DD" w:rsidR="00E34EF5" w:rsidRDefault="00CF7E99" w:rsidP="0030418E">
      <w:pPr>
        <w:ind w:left="360"/>
        <w:jc w:val="left"/>
      </w:pPr>
      <w:r>
        <w:t>This type of work is driven by requests from customers who report a problem with their equipment. A customer can report a problem with their equipment by contacting the GEHC Customer Service Centre (CSC)</w:t>
      </w:r>
      <w:r w:rsidR="001E58C2">
        <w:t xml:space="preserve"> or reporting the issue using a customer-facing application</w:t>
      </w:r>
      <w:r w:rsidR="00E34EF5">
        <w:t xml:space="preserve">. </w:t>
      </w:r>
      <w:r w:rsidR="001E58C2">
        <w:t xml:space="preserve">In the former case the </w:t>
      </w:r>
      <w:r w:rsidR="00E34EF5">
        <w:t xml:space="preserve">CSC identifies the system and </w:t>
      </w:r>
      <w:r w:rsidR="00E34EF5">
        <w:lastRenderedPageBreak/>
        <w:t>check</w:t>
      </w:r>
      <w:r w:rsidR="00DF239F">
        <w:t>s</w:t>
      </w:r>
      <w:r w:rsidR="00E34EF5">
        <w:t xml:space="preserve"> the contract entitlement. The CSC asks the customer for equipment failure information and creates a Request for Service (RFS) job with a job priority set by </w:t>
      </w:r>
      <w:r w:rsidR="00D01A1B">
        <w:t>SIEBEL</w:t>
      </w:r>
      <w:r w:rsidR="00336C03">
        <w:t xml:space="preserve">. </w:t>
      </w:r>
    </w:p>
    <w:p w14:paraId="0CAE65A0" w14:textId="77777777" w:rsidR="00336C03" w:rsidRDefault="007F47F2" w:rsidP="0030418E">
      <w:pPr>
        <w:ind w:left="360"/>
        <w:jc w:val="left"/>
      </w:pPr>
      <w:r>
        <w:t>T</w:t>
      </w:r>
      <w:r w:rsidRPr="007F47F2">
        <w:t xml:space="preserve">he RFS is placed in the remote queue by </w:t>
      </w:r>
      <w:r w:rsidR="001E58C2">
        <w:t xml:space="preserve">the customer-facing application or the </w:t>
      </w:r>
      <w:r w:rsidRPr="007F47F2">
        <w:t>CSC based remote capability or is automatically placed in the remote queue by customer facing applications</w:t>
      </w:r>
      <w:r w:rsidR="00C34A83">
        <w:t>.</w:t>
      </w:r>
    </w:p>
    <w:p w14:paraId="0CAE65A1" w14:textId="77777777" w:rsidR="00C34A83" w:rsidRDefault="00D451BF" w:rsidP="0030418E">
      <w:pPr>
        <w:ind w:left="360"/>
        <w:jc w:val="left"/>
      </w:pPr>
      <w:r>
        <w:t>An OLSE picks up a R</w:t>
      </w:r>
      <w:r w:rsidR="00DF239F">
        <w:t>FS</w:t>
      </w:r>
      <w:r>
        <w:t xml:space="preserve"> and talks to the customer</w:t>
      </w:r>
      <w:r w:rsidR="00FC7FB5">
        <w:t xml:space="preserve"> to begin to resol</w:t>
      </w:r>
      <w:r>
        <w:t>ve the problem. If a</w:t>
      </w:r>
      <w:r w:rsidR="00DF239F">
        <w:t>n</w:t>
      </w:r>
      <w:r>
        <w:t xml:space="preserve"> OLSE is not available, </w:t>
      </w:r>
      <w:r w:rsidR="00DF239F">
        <w:t xml:space="preserve">the </w:t>
      </w:r>
      <w:r>
        <w:t xml:space="preserve">CSC </w:t>
      </w:r>
      <w:r w:rsidR="001E58C2">
        <w:t xml:space="preserve">will endeavour to </w:t>
      </w:r>
      <w:r>
        <w:t>find a</w:t>
      </w:r>
      <w:r w:rsidR="001E58C2">
        <w:t>n</w:t>
      </w:r>
      <w:r>
        <w:t xml:space="preserve"> FSE to call</w:t>
      </w:r>
      <w:r w:rsidR="001E58C2">
        <w:t xml:space="preserve"> </w:t>
      </w:r>
      <w:r>
        <w:t xml:space="preserve">back </w:t>
      </w:r>
      <w:r w:rsidR="00DF239F">
        <w:t xml:space="preserve">to </w:t>
      </w:r>
      <w:r>
        <w:t>the customer.</w:t>
      </w:r>
    </w:p>
    <w:p w14:paraId="0CAE65A2" w14:textId="77777777" w:rsidR="001E58C2" w:rsidRDefault="00FC7FB5" w:rsidP="0030418E">
      <w:pPr>
        <w:ind w:left="360"/>
        <w:jc w:val="left"/>
      </w:pPr>
      <w:r>
        <w:t>The OLSE begins his remote diagnosis pr</w:t>
      </w:r>
      <w:r w:rsidR="008936F2">
        <w:t>ocedure. If needed, the OLSE wr</w:t>
      </w:r>
      <w:r>
        <w:t xml:space="preserve">ites a Quick Note to inform the CSC and anticipate next actions. After diagnosis, the OLSE calls the customer to debrief them on the investigation. </w:t>
      </w:r>
      <w:r w:rsidR="008936F2">
        <w:t>Where applicable, t</w:t>
      </w:r>
      <w:r>
        <w:t>he OLSE debriefs the R</w:t>
      </w:r>
      <w:r w:rsidR="00A71C75">
        <w:t>FS</w:t>
      </w:r>
      <w:r>
        <w:t xml:space="preserve"> with a new business </w:t>
      </w:r>
      <w:r w:rsidR="008936F2">
        <w:t>priority. If the OLSE can</w:t>
      </w:r>
      <w:r w:rsidR="00A71C75">
        <w:t>not</w:t>
      </w:r>
      <w:r w:rsidR="008936F2">
        <w:t xml:space="preserve"> fix the issue remotely, the RFS is reactivated to </w:t>
      </w:r>
      <w:r w:rsidR="003204A8">
        <w:t xml:space="preserve">the </w:t>
      </w:r>
      <w:r w:rsidR="008936F2">
        <w:t xml:space="preserve">CSC with all the information for dispatch which includes system status, parts impacted, </w:t>
      </w:r>
      <w:r w:rsidR="001E58C2">
        <w:t xml:space="preserve">skill level, </w:t>
      </w:r>
      <w:r w:rsidR="00976A9E">
        <w:t>and number</w:t>
      </w:r>
      <w:r w:rsidR="001E58C2">
        <w:t xml:space="preserve"> of FSEs, </w:t>
      </w:r>
      <w:r w:rsidR="008936F2">
        <w:t>FSE action required and estimated time to resolve the customer issue.</w:t>
      </w:r>
    </w:p>
    <w:p w14:paraId="0CAE65A3" w14:textId="77777777" w:rsidR="001E58C2" w:rsidRDefault="001E58C2" w:rsidP="0030418E">
      <w:pPr>
        <w:ind w:left="360"/>
        <w:jc w:val="left"/>
      </w:pPr>
      <w:r>
        <w:t>If there is no remote capability the CSC will dispatch an FSE using default information for the task.</w:t>
      </w:r>
    </w:p>
    <w:p w14:paraId="0CAE65A4" w14:textId="77777777" w:rsidR="00FC7FB5" w:rsidRDefault="00A71C75" w:rsidP="0030418E">
      <w:pPr>
        <w:ind w:left="360"/>
        <w:jc w:val="left"/>
      </w:pPr>
      <w:r>
        <w:t>For details of follow-on activity please r</w:t>
      </w:r>
      <w:r w:rsidR="008936F2">
        <w:t xml:space="preserve">efer to the Corrective </w:t>
      </w:r>
      <w:r>
        <w:t>work type description</w:t>
      </w:r>
      <w:r w:rsidR="00635A80">
        <w:t>.</w:t>
      </w:r>
    </w:p>
    <w:p w14:paraId="0CAE65A5" w14:textId="77777777" w:rsidR="003575F9" w:rsidRDefault="00663BB7" w:rsidP="009A52C8">
      <w:pPr>
        <w:pStyle w:val="ListParagraph"/>
        <w:numPr>
          <w:ilvl w:val="0"/>
          <w:numId w:val="10"/>
        </w:numPr>
      </w:pPr>
      <w:r w:rsidRPr="003575F9">
        <w:rPr>
          <w:b/>
        </w:rPr>
        <w:t>Installation</w:t>
      </w:r>
      <w:r w:rsidR="00672EC1">
        <w:t xml:space="preserve"> –</w:t>
      </w:r>
      <w:r w:rsidR="003575F9">
        <w:t xml:space="preserve"> This is work done onsite to install</w:t>
      </w:r>
      <w:r w:rsidR="003204A8">
        <w:t xml:space="preserve"> or </w:t>
      </w:r>
      <w:r w:rsidR="003575F9">
        <w:t>upgrade a piece of equipment.  It is driven by the sales and installation teams, typically taking one to several weeks.</w:t>
      </w:r>
    </w:p>
    <w:p w14:paraId="0CAE65A6" w14:textId="77777777" w:rsidR="00CF7E99" w:rsidRDefault="00672EC1" w:rsidP="0030418E">
      <w:pPr>
        <w:ind w:left="360"/>
      </w:pPr>
      <w:r>
        <w:t xml:space="preserve">This type work is created when </w:t>
      </w:r>
      <w:r w:rsidR="00663BB7">
        <w:t xml:space="preserve">new equipment </w:t>
      </w:r>
      <w:r w:rsidR="008936F2">
        <w:t xml:space="preserve">has to be installed </w:t>
      </w:r>
      <w:r w:rsidR="00663BB7">
        <w:t xml:space="preserve">at a customer site, </w:t>
      </w:r>
      <w:r>
        <w:t xml:space="preserve">lasting anything from </w:t>
      </w:r>
      <w:r w:rsidR="005A755F">
        <w:t xml:space="preserve">a few </w:t>
      </w:r>
      <w:r w:rsidR="0096509D">
        <w:t xml:space="preserve">consecutive </w:t>
      </w:r>
      <w:r>
        <w:t>day</w:t>
      </w:r>
      <w:r w:rsidR="00663BB7">
        <w:t>s</w:t>
      </w:r>
      <w:r>
        <w:t xml:space="preserve"> to several</w:t>
      </w:r>
      <w:r w:rsidR="0096509D">
        <w:t xml:space="preserve"> consecutive</w:t>
      </w:r>
      <w:r>
        <w:t xml:space="preserve"> weeks.</w:t>
      </w:r>
      <w:r w:rsidR="0096509D">
        <w:t xml:space="preserve"> Potentially, this job type would be a</w:t>
      </w:r>
      <w:r w:rsidR="00A77865">
        <w:t xml:space="preserve"> MDT </w:t>
      </w:r>
      <w:r w:rsidR="0096509D">
        <w:t xml:space="preserve">(multi day task) carried out by the same lead </w:t>
      </w:r>
      <w:r w:rsidR="005A755F">
        <w:t>FSE</w:t>
      </w:r>
      <w:r w:rsidR="00BB163D">
        <w:t xml:space="preserve"> and</w:t>
      </w:r>
      <w:r w:rsidR="0096509D">
        <w:t xml:space="preserve"> </w:t>
      </w:r>
      <w:r w:rsidR="00BB163D">
        <w:t xml:space="preserve">supporting engineers. GEHC do a site inspection </w:t>
      </w:r>
      <w:r w:rsidR="005A755F">
        <w:t xml:space="preserve">prior to starting installation </w:t>
      </w:r>
      <w:r w:rsidR="00BB163D">
        <w:t>using an installation specialist</w:t>
      </w:r>
      <w:r w:rsidR="001E58C2">
        <w:t xml:space="preserve"> (and in some cases a local FSE)</w:t>
      </w:r>
      <w:r w:rsidR="00BB163D">
        <w:t xml:space="preserve">. </w:t>
      </w:r>
      <w:r w:rsidR="00A77865">
        <w:t>Start and completion dates</w:t>
      </w:r>
      <w:r w:rsidR="00BB163D">
        <w:t xml:space="preserve"> for installation</w:t>
      </w:r>
      <w:r w:rsidR="00A77865">
        <w:t xml:space="preserve"> may change if the site is not ready.</w:t>
      </w:r>
      <w:r w:rsidR="0096509D">
        <w:t xml:space="preserve">  </w:t>
      </w:r>
      <w:r w:rsidR="00BB163D">
        <w:t xml:space="preserve">GEHC </w:t>
      </w:r>
      <w:r w:rsidR="001E58C2">
        <w:t xml:space="preserve">attempts not to change the </w:t>
      </w:r>
      <w:r w:rsidR="0096509D">
        <w:t>end date for the install</w:t>
      </w:r>
      <w:r w:rsidR="00BB163D">
        <w:t>ation</w:t>
      </w:r>
      <w:r w:rsidR="00371BE8">
        <w:t>, e.g. manually changing s</w:t>
      </w:r>
      <w:r w:rsidR="00BB163D">
        <w:t>tart dates</w:t>
      </w:r>
      <w:r w:rsidR="00371BE8">
        <w:t xml:space="preserve">, adding extra FSE(s) or applying weekend working in order </w:t>
      </w:r>
      <w:r w:rsidR="00BB163D">
        <w:t>to meet the end date.</w:t>
      </w:r>
    </w:p>
    <w:p w14:paraId="0CAE65A7" w14:textId="0CFD733E" w:rsidR="003204A8" w:rsidRPr="003204A8" w:rsidRDefault="00CF7E99" w:rsidP="009A52C8">
      <w:pPr>
        <w:pStyle w:val="ListParagraph"/>
        <w:numPr>
          <w:ilvl w:val="0"/>
          <w:numId w:val="10"/>
        </w:numPr>
        <w:tabs>
          <w:tab w:val="left" w:pos="9072"/>
        </w:tabs>
        <w:jc w:val="left"/>
      </w:pPr>
      <w:r w:rsidRPr="006D158C">
        <w:rPr>
          <w:b/>
        </w:rPr>
        <w:t>Field Modification Instruction</w:t>
      </w:r>
      <w:r w:rsidR="00E34EF5">
        <w:t xml:space="preserve"> (FMI)</w:t>
      </w:r>
      <w:r w:rsidR="006C711C">
        <w:t xml:space="preserve"> </w:t>
      </w:r>
      <w:r w:rsidR="00635A80">
        <w:t>–</w:t>
      </w:r>
      <w:r w:rsidR="006C711C">
        <w:t xml:space="preserve"> </w:t>
      </w:r>
      <w:r w:rsidR="00635A80" w:rsidRPr="006D158C">
        <w:rPr>
          <w:lang w:val="en-US"/>
        </w:rPr>
        <w:t xml:space="preserve">FMI is an upgrade that needs to be carried out for various </w:t>
      </w:r>
      <w:r w:rsidR="00C36309" w:rsidRPr="006D158C">
        <w:rPr>
          <w:lang w:val="en-US"/>
        </w:rPr>
        <w:t xml:space="preserve">reasons </w:t>
      </w:r>
      <w:r w:rsidR="00635A80" w:rsidRPr="006D158C">
        <w:rPr>
          <w:b/>
          <w:bCs/>
          <w:lang w:val="en-US"/>
        </w:rPr>
        <w:br/>
      </w:r>
      <w:r w:rsidR="00635A80" w:rsidRPr="006D158C">
        <w:rPr>
          <w:lang w:val="en-US"/>
        </w:rPr>
        <w:t>(</w:t>
      </w:r>
      <w:r w:rsidR="005A755F" w:rsidRPr="006D158C">
        <w:rPr>
          <w:lang w:val="en-US"/>
        </w:rPr>
        <w:t xml:space="preserve">which </w:t>
      </w:r>
      <w:r w:rsidR="00635A80" w:rsidRPr="006D158C">
        <w:rPr>
          <w:lang w:val="en-US"/>
        </w:rPr>
        <w:t>can be software</w:t>
      </w:r>
      <w:r w:rsidR="005A755F" w:rsidRPr="006D158C">
        <w:rPr>
          <w:lang w:val="en-US"/>
        </w:rPr>
        <w:t xml:space="preserve"> changes</w:t>
      </w:r>
      <w:r w:rsidR="00635A80" w:rsidRPr="006D158C">
        <w:rPr>
          <w:lang w:val="en-US"/>
        </w:rPr>
        <w:t>, parts</w:t>
      </w:r>
      <w:r w:rsidR="005A755F" w:rsidRPr="006D158C">
        <w:rPr>
          <w:lang w:val="en-US"/>
        </w:rPr>
        <w:t xml:space="preserve"> changes, modifications</w:t>
      </w:r>
      <w:r w:rsidR="00BA785C">
        <w:rPr>
          <w:lang w:val="en-US"/>
        </w:rPr>
        <w:t xml:space="preserve">, </w:t>
      </w:r>
      <w:r w:rsidR="00C36309">
        <w:rPr>
          <w:lang w:val="en-US"/>
        </w:rPr>
        <w:t xml:space="preserve">safety </w:t>
      </w:r>
      <w:r w:rsidR="00C36309" w:rsidRPr="006D158C">
        <w:rPr>
          <w:lang w:val="en-US"/>
        </w:rPr>
        <w:t>etc</w:t>
      </w:r>
      <w:r w:rsidR="00635A80" w:rsidRPr="006D158C">
        <w:rPr>
          <w:lang w:val="en-US"/>
        </w:rPr>
        <w:t>.). FMI’s are provided free of charge to the customer by GEHC.</w:t>
      </w:r>
    </w:p>
    <w:p w14:paraId="0CAE65A8" w14:textId="77777777" w:rsidR="003204A8" w:rsidRDefault="00635A80" w:rsidP="0030418E">
      <w:pPr>
        <w:tabs>
          <w:tab w:val="left" w:pos="9072"/>
        </w:tabs>
        <w:ind w:left="360"/>
        <w:jc w:val="left"/>
      </w:pPr>
      <w:r w:rsidRPr="003204A8">
        <w:rPr>
          <w:i/>
          <w:iCs/>
          <w:lang w:val="en-US"/>
        </w:rPr>
        <w:t>Safety</w:t>
      </w:r>
      <w:r w:rsidRPr="003204A8">
        <w:rPr>
          <w:lang w:val="en-US"/>
        </w:rPr>
        <w:t xml:space="preserve"> FMI jobs </w:t>
      </w:r>
      <w:r w:rsidR="006D158C" w:rsidRPr="003204A8">
        <w:rPr>
          <w:lang w:val="en-US"/>
        </w:rPr>
        <w:t xml:space="preserve">usually require urgent action to be taken to </w:t>
      </w:r>
      <w:r w:rsidRPr="003204A8">
        <w:rPr>
          <w:lang w:val="en-US"/>
        </w:rPr>
        <w:t>correct</w:t>
      </w:r>
      <w:r w:rsidR="006D158C" w:rsidRPr="003204A8">
        <w:rPr>
          <w:lang w:val="en-US"/>
        </w:rPr>
        <w:t xml:space="preserve"> a known issue which could affect patient or </w:t>
      </w:r>
      <w:r w:rsidR="006D158C" w:rsidRPr="003204A8">
        <w:t>operator</w:t>
      </w:r>
      <w:r w:rsidR="006D158C" w:rsidRPr="003204A8">
        <w:rPr>
          <w:lang w:val="en-US"/>
        </w:rPr>
        <w:t xml:space="preserve"> safety</w:t>
      </w:r>
      <w:r w:rsidRPr="003204A8">
        <w:rPr>
          <w:lang w:val="en-US"/>
        </w:rPr>
        <w:t xml:space="preserve">. </w:t>
      </w:r>
      <w:r w:rsidR="006C711C">
        <w:t xml:space="preserve">This type of job is </w:t>
      </w:r>
      <w:r w:rsidR="006D158C">
        <w:t xml:space="preserve">given </w:t>
      </w:r>
      <w:r w:rsidR="006C711C">
        <w:t xml:space="preserve">a high priority </w:t>
      </w:r>
      <w:r w:rsidR="006D158C">
        <w:t xml:space="preserve">due to the </w:t>
      </w:r>
      <w:r w:rsidR="006C711C">
        <w:t>safety related</w:t>
      </w:r>
      <w:r w:rsidR="006D158C">
        <w:t xml:space="preserve"> nature of the</w:t>
      </w:r>
      <w:r w:rsidR="006C711C">
        <w:t xml:space="preserve"> job. The length of this type of job can vary from 30 minutes to 8 hours, but </w:t>
      </w:r>
      <w:r w:rsidR="003204A8">
        <w:t xml:space="preserve">is most commonly </w:t>
      </w:r>
      <w:r w:rsidR="006C711C">
        <w:t>about 2 hours. Preferably a</w:t>
      </w:r>
      <w:r w:rsidR="003204A8">
        <w:t>n</w:t>
      </w:r>
      <w:r w:rsidR="006C711C">
        <w:t xml:space="preserve"> FMI should be tagged to a PM job if such </w:t>
      </w:r>
      <w:r w:rsidR="003204A8">
        <w:t xml:space="preserve">a </w:t>
      </w:r>
      <w:r w:rsidR="006C711C">
        <w:t xml:space="preserve">job has already been booked </w:t>
      </w:r>
      <w:r w:rsidR="006D158C">
        <w:t xml:space="preserve">before the date by which </w:t>
      </w:r>
      <w:r w:rsidR="006C711C">
        <w:t>the FMI needs to be carried out. T</w:t>
      </w:r>
      <w:r w:rsidR="006D158C">
        <w:t>here are three types of FMI job:</w:t>
      </w:r>
      <w:r w:rsidR="006C711C">
        <w:t xml:space="preserve"> Safety, </w:t>
      </w:r>
      <w:r w:rsidR="00B12563">
        <w:t>Mandatory</w:t>
      </w:r>
      <w:r w:rsidR="00506A17">
        <w:t xml:space="preserve"> </w:t>
      </w:r>
      <w:r w:rsidR="006C711C">
        <w:t xml:space="preserve">and </w:t>
      </w:r>
      <w:r w:rsidR="00B12563">
        <w:t>Optional</w:t>
      </w:r>
      <w:r w:rsidR="006C711C">
        <w:t xml:space="preserve">. Safety </w:t>
      </w:r>
      <w:r w:rsidR="007F47F2">
        <w:t>has</w:t>
      </w:r>
      <w:r w:rsidR="006C711C">
        <w:t xml:space="preserve"> a due date (</w:t>
      </w:r>
      <w:r w:rsidR="006D158C">
        <w:t xml:space="preserve">i.e. </w:t>
      </w:r>
      <w:r w:rsidR="006C711C">
        <w:t xml:space="preserve">latest date the job can be completed) of 60 days, </w:t>
      </w:r>
      <w:r w:rsidR="007F47F2">
        <w:t>whilst Mandatory has</w:t>
      </w:r>
      <w:r w:rsidR="006C711C">
        <w:t xml:space="preserve"> a 90 day due date.</w:t>
      </w:r>
      <w:r w:rsidR="006C711C" w:rsidRPr="006C711C">
        <w:t xml:space="preserve"> </w:t>
      </w:r>
      <w:r w:rsidR="006C711C">
        <w:t xml:space="preserve">Because of the nature of the job, </w:t>
      </w:r>
      <w:r w:rsidR="007F47F2">
        <w:t xml:space="preserve">these </w:t>
      </w:r>
      <w:r w:rsidR="00A77865">
        <w:t xml:space="preserve">due </w:t>
      </w:r>
      <w:r w:rsidR="006C711C">
        <w:t>date</w:t>
      </w:r>
      <w:r w:rsidR="00A77865">
        <w:t>s</w:t>
      </w:r>
      <w:r w:rsidR="006C711C">
        <w:t xml:space="preserve"> cannot be missed.</w:t>
      </w:r>
    </w:p>
    <w:p w14:paraId="0CAE65A9" w14:textId="77777777" w:rsidR="003575F9" w:rsidRDefault="003B3957" w:rsidP="009A52C8">
      <w:pPr>
        <w:pStyle w:val="ListParagraph"/>
        <w:numPr>
          <w:ilvl w:val="0"/>
          <w:numId w:val="10"/>
        </w:numPr>
        <w:tabs>
          <w:tab w:val="left" w:pos="9072"/>
        </w:tabs>
        <w:jc w:val="left"/>
      </w:pPr>
      <w:commentRangeStart w:id="1549"/>
      <w:r>
        <w:rPr>
          <w:b/>
        </w:rPr>
        <w:t>Preventive</w:t>
      </w:r>
      <w:r w:rsidR="00705385" w:rsidRPr="003575F9">
        <w:rPr>
          <w:b/>
        </w:rPr>
        <w:t xml:space="preserve"> Maintenance</w:t>
      </w:r>
      <w:r w:rsidR="007A7C2A">
        <w:t xml:space="preserve"> (PM)</w:t>
      </w:r>
      <w:r w:rsidR="009901F4">
        <w:t xml:space="preserve"> </w:t>
      </w:r>
      <w:commentRangeEnd w:id="1549"/>
      <w:r w:rsidR="00C3231C">
        <w:rPr>
          <w:rStyle w:val="CommentReference"/>
        </w:rPr>
        <w:commentReference w:id="1549"/>
      </w:r>
      <w:r w:rsidR="00280AE3">
        <w:t>-</w:t>
      </w:r>
      <w:commentRangeStart w:id="1550"/>
      <w:r w:rsidR="00AA43A8">
        <w:t xml:space="preserve"> </w:t>
      </w:r>
      <w:r>
        <w:t>Preventive</w:t>
      </w:r>
      <w:r w:rsidR="00AA43A8">
        <w:t xml:space="preserve"> s</w:t>
      </w:r>
      <w:r w:rsidR="003575F9">
        <w:t>ervice work to be carried out on the system</w:t>
      </w:r>
      <w:r w:rsidR="00AA43A8">
        <w:t xml:space="preserve"> is</w:t>
      </w:r>
      <w:r w:rsidR="003575F9">
        <w:t xml:space="preserve"> booked on a yearly basis, the number</w:t>
      </w:r>
      <w:r w:rsidR="00AA43A8">
        <w:t xml:space="preserve"> of PM’s per year </w:t>
      </w:r>
      <w:r w:rsidR="003575F9">
        <w:t>is driven by the modality and customer contract.</w:t>
      </w:r>
      <w:commentRangeEnd w:id="1550"/>
      <w:r w:rsidR="00C3231C">
        <w:rPr>
          <w:rStyle w:val="CommentReference"/>
        </w:rPr>
        <w:commentReference w:id="1550"/>
      </w:r>
    </w:p>
    <w:p w14:paraId="0CAE65AA" w14:textId="77777777" w:rsidR="00D80BF9" w:rsidRDefault="003575F9" w:rsidP="0030418E">
      <w:pPr>
        <w:tabs>
          <w:tab w:val="left" w:pos="9072"/>
        </w:tabs>
        <w:ind w:left="360"/>
        <w:jc w:val="left"/>
      </w:pPr>
      <w:r>
        <w:t>A</w:t>
      </w:r>
      <w:r w:rsidR="009901F4">
        <w:t xml:space="preserve">ctivities are </w:t>
      </w:r>
      <w:r w:rsidR="009901F4" w:rsidRPr="009901F4">
        <w:t xml:space="preserve">normally driven by maintenance plans. </w:t>
      </w:r>
      <w:r w:rsidR="00D80BF9">
        <w:t xml:space="preserve">PM activities are loaded in bulk on a weekly basis (some weeks in advance). Some PM work is booked a year in advance. Typically, two PM services per year are booked, generally equally spaced during the year e.g. one in January and one in July. If </w:t>
      </w:r>
      <w:r w:rsidR="00A16A77">
        <w:t xml:space="preserve">a PM booking is not acceptable to the client </w:t>
      </w:r>
      <w:r w:rsidR="00AA43A8">
        <w:t>then</w:t>
      </w:r>
      <w:r w:rsidR="00A16A77">
        <w:t xml:space="preserve"> a new booking slot has to be placed</w:t>
      </w:r>
      <w:r w:rsidR="00D80BF9">
        <w:t xml:space="preserve"> within 2 weeks </w:t>
      </w:r>
      <w:r w:rsidR="007F47F2">
        <w:t xml:space="preserve">(either side) </w:t>
      </w:r>
      <w:r w:rsidR="00D80BF9">
        <w:t>of the original appointment</w:t>
      </w:r>
      <w:r w:rsidR="007F47F2">
        <w:t xml:space="preserve"> in order to maintain separation between the periodic appointments</w:t>
      </w:r>
      <w:r w:rsidR="00D80BF9">
        <w:t>.</w:t>
      </w:r>
      <w:r w:rsidR="00A16A77">
        <w:t xml:space="preserve"> A confirmation call is made a day before the PM visit.</w:t>
      </w:r>
      <w:r w:rsidR="00A16A77" w:rsidRPr="00A16A77">
        <w:t xml:space="preserve"> </w:t>
      </w:r>
    </w:p>
    <w:p w14:paraId="7A6F0A78" w14:textId="1C966DF2" w:rsidR="00011ED8" w:rsidRPr="00011ED8" w:rsidRDefault="00011ED8" w:rsidP="009A52C8">
      <w:pPr>
        <w:pStyle w:val="ListParagraph"/>
        <w:numPr>
          <w:ilvl w:val="0"/>
          <w:numId w:val="78"/>
        </w:numPr>
        <w:tabs>
          <w:tab w:val="left" w:pos="9072"/>
        </w:tabs>
        <w:jc w:val="left"/>
        <w:rPr>
          <w:b/>
        </w:rPr>
      </w:pPr>
      <w:r w:rsidRPr="00011ED8">
        <w:rPr>
          <w:b/>
        </w:rPr>
        <w:t xml:space="preserve">ASEAN </w:t>
      </w:r>
    </w:p>
    <w:p w14:paraId="49795CD3" w14:textId="24E471C9" w:rsidR="00011ED8" w:rsidRDefault="00011ED8" w:rsidP="00124E61">
      <w:pPr>
        <w:tabs>
          <w:tab w:val="left" w:pos="9072"/>
        </w:tabs>
        <w:ind w:left="1080"/>
        <w:jc w:val="left"/>
      </w:pPr>
      <w:r>
        <w:lastRenderedPageBreak/>
        <w:t>The current process for PM in ASEAN region is similar to Field Modification Instruction (FMI) process.</w:t>
      </w:r>
    </w:p>
    <w:p w14:paraId="1D74CCE0" w14:textId="32D1419D" w:rsidR="00011ED8" w:rsidRDefault="00011ED8" w:rsidP="00124E61">
      <w:pPr>
        <w:tabs>
          <w:tab w:val="left" w:pos="9072"/>
        </w:tabs>
        <w:ind w:left="1080"/>
        <w:jc w:val="left"/>
      </w:pPr>
      <w:r>
        <w:t>No Scheduling of job is done for preventive maintenance and engineers are d</w:t>
      </w:r>
      <w:r w:rsidR="00312ECC">
        <w:t>ispatched as per the SLA agreed with the customer.</w:t>
      </w:r>
    </w:p>
    <w:p w14:paraId="7F0FD71B" w14:textId="77777777" w:rsidR="00124E61" w:rsidRDefault="00312ECC" w:rsidP="00124E61">
      <w:pPr>
        <w:pStyle w:val="ListParagraph"/>
        <w:numPr>
          <w:ilvl w:val="0"/>
          <w:numId w:val="78"/>
        </w:numPr>
        <w:tabs>
          <w:tab w:val="left" w:pos="9072"/>
        </w:tabs>
        <w:jc w:val="left"/>
        <w:rPr>
          <w:ins w:id="1551" w:author="Mahesh Venumbaka" w:date="2015-07-24T10:48:00Z"/>
          <w:b/>
        </w:rPr>
      </w:pPr>
      <w:r w:rsidRPr="00124E61">
        <w:rPr>
          <w:b/>
        </w:rPr>
        <w:t>ANZ</w:t>
      </w:r>
    </w:p>
    <w:p w14:paraId="6D28FBD2" w14:textId="1DBC2A89" w:rsidR="00312ECC" w:rsidRPr="00312ECC" w:rsidRDefault="00312ECC" w:rsidP="00124E61">
      <w:pPr>
        <w:tabs>
          <w:tab w:val="left" w:pos="9072"/>
        </w:tabs>
        <w:spacing w:after="0" w:line="240" w:lineRule="auto"/>
        <w:ind w:left="1080"/>
        <w:jc w:val="left"/>
        <w:textAlignment w:val="center"/>
        <w:rPr>
          <w:b/>
        </w:rPr>
      </w:pPr>
      <w:r w:rsidRPr="00312ECC">
        <w:rPr>
          <w:rFonts w:ascii="GE Inspira" w:hAnsi="GE Inspira"/>
          <w:color w:val="000000"/>
          <w:sz w:val="20"/>
          <w:lang w:val="en-AU"/>
        </w:rPr>
        <w:t xml:space="preserve">Seamless integration between Siebel and SDT / Click tool to ensure there are no additional activities to be performed by CSC agent (For Example upload of PM </w:t>
      </w:r>
      <w:commentRangeStart w:id="1552"/>
      <w:r w:rsidRPr="00312ECC">
        <w:rPr>
          <w:rFonts w:ascii="GE Inspira" w:hAnsi="GE Inspira"/>
          <w:color w:val="000000"/>
          <w:sz w:val="20"/>
          <w:lang w:val="en-AU"/>
        </w:rPr>
        <w:t>schedule</w:t>
      </w:r>
      <w:commentRangeEnd w:id="1552"/>
      <w:r>
        <w:rPr>
          <w:rStyle w:val="CommentReference"/>
        </w:rPr>
        <w:commentReference w:id="1552"/>
      </w:r>
      <w:r w:rsidRPr="00312ECC">
        <w:rPr>
          <w:rFonts w:ascii="GE Inspira" w:hAnsi="GE Inspira"/>
          <w:color w:val="000000"/>
          <w:sz w:val="20"/>
          <w:lang w:val="en-AU"/>
        </w:rPr>
        <w:t xml:space="preserve">) </w:t>
      </w:r>
    </w:p>
    <w:p w14:paraId="55211105" w14:textId="77777777" w:rsidR="00921C42" w:rsidRDefault="00921C42" w:rsidP="00921C42">
      <w:pPr>
        <w:pStyle w:val="ListParagraph"/>
        <w:tabs>
          <w:tab w:val="left" w:pos="9072"/>
        </w:tabs>
        <w:ind w:left="1080"/>
        <w:jc w:val="left"/>
        <w:rPr>
          <w:b/>
        </w:rPr>
      </w:pPr>
    </w:p>
    <w:p w14:paraId="3E6A805D" w14:textId="16CB54DE" w:rsidR="00312ECC" w:rsidRDefault="00312ECC" w:rsidP="009A52C8">
      <w:pPr>
        <w:pStyle w:val="ListParagraph"/>
        <w:numPr>
          <w:ilvl w:val="0"/>
          <w:numId w:val="78"/>
        </w:numPr>
        <w:tabs>
          <w:tab w:val="left" w:pos="9072"/>
        </w:tabs>
        <w:jc w:val="left"/>
        <w:rPr>
          <w:b/>
        </w:rPr>
      </w:pPr>
      <w:r>
        <w:rPr>
          <w:b/>
        </w:rPr>
        <w:t>KOREA</w:t>
      </w:r>
    </w:p>
    <w:p w14:paraId="71CA1645" w14:textId="77777777" w:rsidR="00312ECC" w:rsidRDefault="00312ECC" w:rsidP="00312ECC">
      <w:pPr>
        <w:pStyle w:val="ListParagraph"/>
        <w:tabs>
          <w:tab w:val="left" w:pos="9072"/>
        </w:tabs>
        <w:ind w:left="1080"/>
        <w:jc w:val="left"/>
        <w:rPr>
          <w:b/>
        </w:rPr>
      </w:pPr>
    </w:p>
    <w:p w14:paraId="70C558F0" w14:textId="77777777" w:rsidR="00312ECC" w:rsidRPr="00312ECC" w:rsidRDefault="00312ECC" w:rsidP="00312ECC">
      <w:pPr>
        <w:pStyle w:val="ListParagraph"/>
        <w:tabs>
          <w:tab w:val="left" w:pos="9072"/>
        </w:tabs>
        <w:ind w:left="1080"/>
        <w:jc w:val="left"/>
        <w:rPr>
          <w:b/>
        </w:rPr>
      </w:pPr>
    </w:p>
    <w:p w14:paraId="0CAE65AB" w14:textId="77777777" w:rsidR="003575F9" w:rsidRDefault="00CF7E99" w:rsidP="009A52C8">
      <w:pPr>
        <w:pStyle w:val="ListParagraph"/>
        <w:numPr>
          <w:ilvl w:val="0"/>
          <w:numId w:val="10"/>
        </w:numPr>
      </w:pPr>
      <w:r w:rsidRPr="003575F9">
        <w:rPr>
          <w:b/>
        </w:rPr>
        <w:t xml:space="preserve">Training </w:t>
      </w:r>
      <w:r w:rsidR="008936F2" w:rsidRPr="003575F9">
        <w:rPr>
          <w:b/>
        </w:rPr>
        <w:t>(On the Job training)</w:t>
      </w:r>
      <w:r w:rsidR="00280AE3" w:rsidRPr="003575F9">
        <w:rPr>
          <w:b/>
        </w:rPr>
        <w:t xml:space="preserve"> </w:t>
      </w:r>
      <w:r w:rsidR="00371BE8">
        <w:rPr>
          <w:b/>
        </w:rPr>
        <w:t>-</w:t>
      </w:r>
      <w:r w:rsidR="003575F9">
        <w:t xml:space="preserve"> </w:t>
      </w:r>
      <w:r w:rsidR="00097D0C">
        <w:t xml:space="preserve">A </w:t>
      </w:r>
      <w:r w:rsidR="003575F9">
        <w:t xml:space="preserve">job </w:t>
      </w:r>
      <w:r w:rsidR="00097D0C">
        <w:t xml:space="preserve">is </w:t>
      </w:r>
      <w:r w:rsidR="003575F9">
        <w:t xml:space="preserve">opened to allow an FSE </w:t>
      </w:r>
      <w:r w:rsidR="00097D0C">
        <w:t xml:space="preserve">requiring </w:t>
      </w:r>
      <w:r w:rsidR="003575F9">
        <w:t xml:space="preserve">training </w:t>
      </w:r>
      <w:r w:rsidR="00097D0C">
        <w:t xml:space="preserve">on a particular </w:t>
      </w:r>
      <w:r w:rsidR="00EE1B3B">
        <w:t>piece of GEHC equipment</w:t>
      </w:r>
      <w:r w:rsidR="00097D0C">
        <w:t xml:space="preserve">, </w:t>
      </w:r>
      <w:r w:rsidR="003575F9">
        <w:t>to work on a system alongside a colleague.  Typically there will be another job open on that system w</w:t>
      </w:r>
      <w:r w:rsidR="00097D0C">
        <w:t>ith an experienced FSE assigned.  T</w:t>
      </w:r>
      <w:r w:rsidR="003575F9">
        <w:t>his other job could be any of the other job types</w:t>
      </w:r>
    </w:p>
    <w:p w14:paraId="0CAE65AC" w14:textId="77777777" w:rsidR="00EA164A" w:rsidRDefault="00AE0A51" w:rsidP="0030418E">
      <w:pPr>
        <w:ind w:left="360"/>
        <w:jc w:val="left"/>
        <w:rPr>
          <w:ins w:id="1553" w:author="Mahesh Venumbaka" w:date="2015-07-23T18:06:00Z"/>
        </w:rPr>
      </w:pPr>
      <w:r>
        <w:t xml:space="preserve">The primary engineer task and the trainee engineer tasks are linked with a start to start dependency – both tasks need to start at the same time. If the trainee cannot attend the training job, this should not prevent the job being carried </w:t>
      </w:r>
      <w:r w:rsidR="0030418E">
        <w:t xml:space="preserve">out </w:t>
      </w:r>
      <w:r>
        <w:t>by the primary engineer. In this case, a jeopardy (warning) is raised to the dispatcher.</w:t>
      </w:r>
    </w:p>
    <w:p w14:paraId="17639DCE" w14:textId="77777777" w:rsidR="00EE7183" w:rsidRDefault="00EE7183" w:rsidP="0030418E">
      <w:pPr>
        <w:ind w:left="360"/>
        <w:jc w:val="left"/>
        <w:rPr>
          <w:ins w:id="1554" w:author="Mahesh Venumbaka" w:date="2015-07-23T18:06:00Z"/>
        </w:rPr>
      </w:pPr>
    </w:p>
    <w:p w14:paraId="06C973DF" w14:textId="510506F8" w:rsidR="00EE7183" w:rsidRPr="00124E61" w:rsidRDefault="00EE7183" w:rsidP="00EE7183">
      <w:pPr>
        <w:pStyle w:val="ListParagraph"/>
        <w:numPr>
          <w:ilvl w:val="0"/>
          <w:numId w:val="10"/>
        </w:numPr>
        <w:rPr>
          <w:ins w:id="1555" w:author="Mahesh Venumbaka" w:date="2015-07-24T10:48:00Z"/>
        </w:rPr>
      </w:pPr>
      <w:ins w:id="1556" w:author="Mahesh Venumbaka" w:date="2015-07-23T18:06:00Z">
        <w:r w:rsidRPr="00EE7183">
          <w:rPr>
            <w:b/>
          </w:rPr>
          <w:t xml:space="preserve">Sales Support </w:t>
        </w:r>
      </w:ins>
      <w:ins w:id="1557" w:author="Mahesh Venumbaka" w:date="2015-07-24T10:50:00Z">
        <w:r w:rsidR="00124E61">
          <w:rPr>
            <w:b/>
          </w:rPr>
          <w:t>–</w:t>
        </w:r>
        <w:r w:rsidR="00124E61" w:rsidRPr="00EE7183">
          <w:rPr>
            <w:b/>
          </w:rPr>
          <w:t xml:space="preserve"> </w:t>
        </w:r>
        <w:r w:rsidR="00124E61" w:rsidRPr="00124E61">
          <w:t>When</w:t>
        </w:r>
      </w:ins>
      <w:ins w:id="1558" w:author="Mahesh Venumbaka" w:date="2015-07-24T10:48:00Z">
        <w:r w:rsidR="00124E61" w:rsidRPr="00124E61">
          <w:t xml:space="preserve"> </w:t>
        </w:r>
      </w:ins>
      <w:ins w:id="1559" w:author="Mahesh Venumbaka" w:date="2015-07-24T10:49:00Z">
        <w:r w:rsidR="00124E61" w:rsidRPr="00124E61">
          <w:t>an</w:t>
        </w:r>
      </w:ins>
      <w:ins w:id="1560" w:author="Mahesh Venumbaka" w:date="2015-07-24T10:48:00Z">
        <w:r w:rsidR="00124E61" w:rsidRPr="00124E61">
          <w:t xml:space="preserve"> </w:t>
        </w:r>
      </w:ins>
      <w:ins w:id="1561" w:author="Mahesh Venumbaka" w:date="2015-07-24T10:49:00Z">
        <w:r w:rsidR="00124E61" w:rsidRPr="00124E61">
          <w:t>Organization is ready to buy a system from GEH</w:t>
        </w:r>
      </w:ins>
      <w:ins w:id="1562" w:author="Mahesh Venumbaka" w:date="2015-07-24T15:34:00Z">
        <w:r w:rsidR="00EB1E52">
          <w:t>C</w:t>
        </w:r>
      </w:ins>
      <w:ins w:id="1563" w:author="Mahesh Venumbaka" w:date="2015-07-24T10:49:00Z">
        <w:r w:rsidR="00124E61" w:rsidRPr="00124E61">
          <w:t xml:space="preserve">, Sales representative with a Field Support Engineer would visit the </w:t>
        </w:r>
      </w:ins>
      <w:ins w:id="1564" w:author="Mahesh Venumbaka" w:date="2015-07-24T15:34:00Z">
        <w:r w:rsidR="00EB1E52">
          <w:t>site location</w:t>
        </w:r>
      </w:ins>
      <w:ins w:id="1565" w:author="Mahesh Venumbaka" w:date="2015-07-24T10:49:00Z">
        <w:r w:rsidR="00124E61" w:rsidRPr="00124E61">
          <w:t xml:space="preserve"> to provide the </w:t>
        </w:r>
      </w:ins>
      <w:ins w:id="1566" w:author="Mahesh Venumbaka" w:date="2015-07-24T10:50:00Z">
        <w:r w:rsidR="00124E61" w:rsidRPr="00124E61">
          <w:t>Pre-Requisites to install the System. Hence during this time this Task Type is used.</w:t>
        </w:r>
      </w:ins>
    </w:p>
    <w:p w14:paraId="1C36EF0B" w14:textId="77777777" w:rsidR="00124E61" w:rsidRDefault="00124E61" w:rsidP="00124E61">
      <w:pPr>
        <w:pStyle w:val="ListParagraph"/>
        <w:ind w:left="360"/>
        <w:rPr>
          <w:ins w:id="1567" w:author="Mahesh Venumbaka" w:date="2015-07-23T18:07:00Z"/>
          <w:b/>
        </w:rPr>
      </w:pPr>
    </w:p>
    <w:p w14:paraId="499055DC" w14:textId="52F75CCC" w:rsidR="00EE7183" w:rsidRPr="00297E5B" w:rsidDel="00297E5B" w:rsidRDefault="00EE7183" w:rsidP="00E86878">
      <w:pPr>
        <w:pStyle w:val="ListParagraph"/>
        <w:numPr>
          <w:ilvl w:val="0"/>
          <w:numId w:val="10"/>
        </w:numPr>
        <w:rPr>
          <w:del w:id="1568" w:author="Mahesh Venumbaka" w:date="2015-07-24T10:51:00Z"/>
          <w:b/>
        </w:rPr>
      </w:pPr>
      <w:ins w:id="1569" w:author="Mahesh Venumbaka" w:date="2015-07-23T18:07:00Z">
        <w:r w:rsidRPr="00124E61">
          <w:rPr>
            <w:b/>
          </w:rPr>
          <w:t xml:space="preserve">Move Equipment - </w:t>
        </w:r>
      </w:ins>
      <w:ins w:id="1570" w:author="Mahesh Venumbaka" w:date="2015-07-24T10:51:00Z">
        <w:r w:rsidR="00124E61">
          <w:t>This is work done</w:t>
        </w:r>
      </w:ins>
      <w:ins w:id="1571" w:author="Mahesh Venumbaka" w:date="2015-07-24T15:36:00Z">
        <w:r w:rsidR="00EB1E52">
          <w:t xml:space="preserve"> at</w:t>
        </w:r>
      </w:ins>
      <w:ins w:id="1572" w:author="Mahesh Venumbaka" w:date="2015-07-24T10:51:00Z">
        <w:r w:rsidR="00124E61">
          <w:t xml:space="preserve"> onsite to move a piece of equipment. This work</w:t>
        </w:r>
      </w:ins>
      <w:ins w:id="1573" w:author="Mahesh Venumbaka" w:date="2015-07-24T15:36:00Z">
        <w:r w:rsidR="00EB1E52">
          <w:t xml:space="preserve"> type</w:t>
        </w:r>
      </w:ins>
      <w:ins w:id="1574" w:author="Mahesh Venumbaka" w:date="2015-07-24T10:51:00Z">
        <w:r w:rsidR="00124E61">
          <w:t xml:space="preserve"> is created when existing equipment has to be dismantled at one site and to be </w:t>
        </w:r>
      </w:ins>
      <w:ins w:id="1575" w:author="Mahesh Venumbaka" w:date="2015-07-24T15:36:00Z">
        <w:r w:rsidR="00EB1E52">
          <w:t>re</w:t>
        </w:r>
      </w:ins>
      <w:ins w:id="1576" w:author="Mahesh Venumbaka" w:date="2015-07-24T10:51:00Z">
        <w:r w:rsidR="00124E61">
          <w:t xml:space="preserve">installed </w:t>
        </w:r>
      </w:ins>
      <w:ins w:id="1577" w:author="Mahesh Venumbaka" w:date="2015-07-24T15:36:00Z">
        <w:r w:rsidR="00EB1E52">
          <w:t>at new</w:t>
        </w:r>
      </w:ins>
      <w:ins w:id="1578" w:author="Mahesh Venumbaka" w:date="2015-07-24T10:51:00Z">
        <w:r w:rsidR="00124E61">
          <w:t xml:space="preserve"> site, lasting anything from a few consecutive days to several consecutive weeks. Potentially, this job type would be a MDT (multi day task) carried out by the same lead FSE and supporting engineers. GEHC do a site inspection prior to starting </w:t>
        </w:r>
      </w:ins>
      <w:ins w:id="1579" w:author="Mahesh Venumbaka" w:date="2015-07-24T10:52:00Z">
        <w:r w:rsidR="00124E61">
          <w:t xml:space="preserve">dismantling and </w:t>
        </w:r>
      </w:ins>
      <w:ins w:id="1580" w:author="Mahesh Venumbaka" w:date="2015-07-24T10:51:00Z">
        <w:r w:rsidR="00124E61">
          <w:t xml:space="preserve">installing using an installation specialist (and in some cases a local FSE). Start and completion dates for </w:t>
        </w:r>
      </w:ins>
      <w:ins w:id="1581" w:author="Mahesh Venumbaka" w:date="2015-07-24T10:52:00Z">
        <w:r w:rsidR="00124E61">
          <w:t xml:space="preserve">Move Equipment </w:t>
        </w:r>
      </w:ins>
      <w:ins w:id="1582" w:author="Mahesh Venumbaka" w:date="2015-07-24T10:51:00Z">
        <w:r w:rsidR="00124E61">
          <w:t xml:space="preserve">may change if the site is not ready.  GEHC attempts not to change the end date for the </w:t>
        </w:r>
      </w:ins>
      <w:ins w:id="1583" w:author="Mahesh Venumbaka" w:date="2015-07-24T10:53:00Z">
        <w:r w:rsidR="00124E61">
          <w:t>Move Equipment,</w:t>
        </w:r>
      </w:ins>
      <w:ins w:id="1584" w:author="Mahesh Venumbaka" w:date="2015-07-24T10:51:00Z">
        <w:r w:rsidR="00124E61">
          <w:t xml:space="preserve"> e.g. manually changing start dates, adding extra FSE(s) or applying weekend working in order to meet the end date.</w:t>
        </w:r>
      </w:ins>
    </w:p>
    <w:p w14:paraId="5850764B" w14:textId="77777777" w:rsidR="00297E5B" w:rsidRPr="00297E5B" w:rsidRDefault="00297E5B" w:rsidP="00297E5B">
      <w:pPr>
        <w:pStyle w:val="ListParagraph"/>
        <w:rPr>
          <w:ins w:id="1585" w:author="Mahesh Venumbaka" w:date="2015-07-24T10:57:00Z"/>
          <w:b/>
        </w:rPr>
      </w:pPr>
    </w:p>
    <w:p w14:paraId="7E8891DB" w14:textId="38E9E26E" w:rsidR="00297E5B" w:rsidRPr="00297E5B" w:rsidRDefault="00297E5B" w:rsidP="00E84E09">
      <w:pPr>
        <w:pStyle w:val="Heading2"/>
        <w:jc w:val="left"/>
        <w:rPr>
          <w:ins w:id="1586" w:author="Mahesh Venumbaka" w:date="2015-07-24T10:57:00Z"/>
        </w:rPr>
      </w:pPr>
      <w:bookmarkStart w:id="1587" w:name="_Toc425500299"/>
      <w:ins w:id="1588" w:author="Mahesh Venumbaka" w:date="2015-07-24T10:57:00Z">
        <w:r>
          <w:t>Activity Type</w:t>
        </w:r>
      </w:ins>
      <w:bookmarkEnd w:id="1587"/>
      <w:ins w:id="1589" w:author="Mahesh Venumbaka" w:date="2015-07-24T11:30:00Z">
        <w:r w:rsidR="0022640D">
          <w:t>s</w:t>
        </w:r>
      </w:ins>
    </w:p>
    <w:p w14:paraId="5DE7DDE0" w14:textId="4109DA33" w:rsidR="00297E5B" w:rsidRPr="00297E5B" w:rsidRDefault="00297E5B" w:rsidP="00297E5B">
      <w:pPr>
        <w:rPr>
          <w:ins w:id="1590" w:author="Mahesh Venumbaka" w:date="2015-07-24T10:57:00Z"/>
        </w:rPr>
      </w:pPr>
      <w:ins w:id="1591" w:author="Mahesh Venumbaka" w:date="2015-07-24T10:57:00Z">
        <w:r w:rsidRPr="00EB1E52">
          <w:rPr>
            <w:b/>
            <w:highlight w:val="yellow"/>
          </w:rPr>
          <w:t>Click to Update</w:t>
        </w:r>
        <w:r w:rsidRPr="00EB1E52">
          <w:rPr>
            <w:highlight w:val="yellow"/>
          </w:rPr>
          <w:t>:</w:t>
        </w:r>
        <w:r w:rsidRPr="00EB1E52">
          <w:rPr>
            <w:b/>
            <w:highlight w:val="yellow"/>
          </w:rPr>
          <w:t xml:space="preserve"> </w:t>
        </w:r>
        <w:r w:rsidRPr="00EB1E52">
          <w:rPr>
            <w:highlight w:val="yellow"/>
          </w:rPr>
          <w:t>Please verify</w:t>
        </w:r>
      </w:ins>
      <w:ins w:id="1592" w:author="Mahesh Venumbaka" w:date="2015-07-24T10:59:00Z">
        <w:r w:rsidRPr="00EB1E52">
          <w:rPr>
            <w:highlight w:val="yellow"/>
          </w:rPr>
          <w:t xml:space="preserve"> if the following Activity Types are existing in the current system</w:t>
        </w:r>
      </w:ins>
      <w:ins w:id="1593" w:author="Mahesh Venumbaka" w:date="2015-07-24T15:38:00Z">
        <w:r w:rsidR="00EB1E52">
          <w:rPr>
            <w:highlight w:val="yellow"/>
          </w:rPr>
          <w:t xml:space="preserve"> as Task Sub Type</w:t>
        </w:r>
      </w:ins>
      <w:ins w:id="1594" w:author="Mahesh Venumbaka" w:date="2015-07-24T10:59:00Z">
        <w:r w:rsidRPr="00EB1E52">
          <w:rPr>
            <w:highlight w:val="yellow"/>
          </w:rPr>
          <w:t>.</w:t>
        </w:r>
      </w:ins>
      <w:ins w:id="1595" w:author="Mahesh Venumbaka" w:date="2015-07-24T15:39:00Z">
        <w:r w:rsidR="00EB1E52">
          <w:t xml:space="preserve"> </w:t>
        </w:r>
        <w:r w:rsidR="00EB1E52" w:rsidRPr="00EB1E52">
          <w:rPr>
            <w:highlight w:val="yellow"/>
          </w:rPr>
          <w:t xml:space="preserve">Also Is Task Type and Task Sub Type has </w:t>
        </w:r>
      </w:ins>
      <w:ins w:id="1596" w:author="Mahesh Venumbaka" w:date="2015-07-24T15:40:00Z">
        <w:r w:rsidR="00EB1E52" w:rsidRPr="00EB1E52">
          <w:rPr>
            <w:highlight w:val="yellow"/>
          </w:rPr>
          <w:t>Parent-Child relationship in the current system?</w:t>
        </w:r>
      </w:ins>
    </w:p>
    <w:p w14:paraId="0CAE65AD" w14:textId="76FD7E61" w:rsidR="00AE0A51" w:rsidRDefault="00297E5B" w:rsidP="00124E61">
      <w:pPr>
        <w:ind w:left="360"/>
        <w:rPr>
          <w:ins w:id="1597" w:author="Mahesh Venumbaka" w:date="2015-07-24T11:01:00Z"/>
        </w:rPr>
      </w:pPr>
      <w:ins w:id="1598" w:author="Mahesh Venumbaka" w:date="2015-07-24T10:58:00Z">
        <w:r>
          <w:t>Activity Type in Siebel should be mapped to Task Sub type in Click Software. Activity Type should be popped up based on the Work Type and hence should consist of a One to Many Mapping.</w:t>
        </w:r>
      </w:ins>
    </w:p>
    <w:p w14:paraId="1ABC80E5" w14:textId="77777777" w:rsidR="00297E5B" w:rsidRDefault="00297E5B" w:rsidP="00334A7F">
      <w:pPr>
        <w:pStyle w:val="ListParagraph"/>
        <w:numPr>
          <w:ilvl w:val="0"/>
          <w:numId w:val="86"/>
        </w:numPr>
        <w:rPr>
          <w:ins w:id="1599" w:author="Mahesh Venumbaka" w:date="2015-07-24T11:01:00Z"/>
        </w:rPr>
      </w:pPr>
      <w:ins w:id="1600" w:author="Mahesh Venumbaka" w:date="2015-07-24T11:01:00Z">
        <w:r>
          <w:t>Calibration</w:t>
        </w:r>
      </w:ins>
    </w:p>
    <w:p w14:paraId="4CA98989" w14:textId="77777777" w:rsidR="00297E5B" w:rsidRDefault="00297E5B" w:rsidP="00334A7F">
      <w:pPr>
        <w:pStyle w:val="ListParagraph"/>
        <w:numPr>
          <w:ilvl w:val="0"/>
          <w:numId w:val="86"/>
        </w:numPr>
        <w:rPr>
          <w:ins w:id="1601" w:author="Mahesh Venumbaka" w:date="2015-07-24T11:01:00Z"/>
        </w:rPr>
      </w:pPr>
      <w:ins w:id="1602" w:author="Mahesh Venumbaka" w:date="2015-07-24T11:01:00Z">
        <w:r>
          <w:t>Deinstall</w:t>
        </w:r>
      </w:ins>
    </w:p>
    <w:p w14:paraId="1F0E3D64" w14:textId="77777777" w:rsidR="00297E5B" w:rsidRDefault="00297E5B" w:rsidP="00334A7F">
      <w:pPr>
        <w:pStyle w:val="ListParagraph"/>
        <w:numPr>
          <w:ilvl w:val="0"/>
          <w:numId w:val="86"/>
        </w:numPr>
        <w:rPr>
          <w:ins w:id="1603" w:author="Mahesh Venumbaka" w:date="2015-07-24T11:01:00Z"/>
        </w:rPr>
      </w:pPr>
      <w:ins w:id="1604" w:author="Mahesh Venumbaka" w:date="2015-07-24T11:01:00Z">
        <w:r>
          <w:t>FE Training - Technical</w:t>
        </w:r>
      </w:ins>
    </w:p>
    <w:p w14:paraId="0055D908" w14:textId="77777777" w:rsidR="00297E5B" w:rsidRDefault="00297E5B" w:rsidP="00334A7F">
      <w:pPr>
        <w:pStyle w:val="ListParagraph"/>
        <w:numPr>
          <w:ilvl w:val="0"/>
          <w:numId w:val="86"/>
        </w:numPr>
        <w:rPr>
          <w:ins w:id="1605" w:author="Mahesh Venumbaka" w:date="2015-07-24T11:01:00Z"/>
        </w:rPr>
      </w:pPr>
      <w:ins w:id="1606" w:author="Mahesh Venumbaka" w:date="2015-07-24T11:01:00Z">
        <w:r>
          <w:t>FE Training OJT</w:t>
        </w:r>
      </w:ins>
    </w:p>
    <w:p w14:paraId="7873C81E" w14:textId="77777777" w:rsidR="00297E5B" w:rsidRDefault="00297E5B" w:rsidP="00334A7F">
      <w:pPr>
        <w:pStyle w:val="ListParagraph"/>
        <w:numPr>
          <w:ilvl w:val="0"/>
          <w:numId w:val="86"/>
        </w:numPr>
        <w:rPr>
          <w:ins w:id="1607" w:author="Mahesh Venumbaka" w:date="2015-07-24T11:01:00Z"/>
        </w:rPr>
      </w:pPr>
      <w:ins w:id="1608" w:author="Mahesh Venumbaka" w:date="2015-07-24T11:01:00Z">
        <w:r>
          <w:t>Field Repair</w:t>
        </w:r>
      </w:ins>
    </w:p>
    <w:p w14:paraId="0CD11A4B" w14:textId="77777777" w:rsidR="00297E5B" w:rsidRDefault="00297E5B" w:rsidP="00334A7F">
      <w:pPr>
        <w:pStyle w:val="ListParagraph"/>
        <w:numPr>
          <w:ilvl w:val="0"/>
          <w:numId w:val="86"/>
        </w:numPr>
        <w:rPr>
          <w:ins w:id="1609" w:author="Mahesh Venumbaka" w:date="2015-07-24T11:01:00Z"/>
        </w:rPr>
      </w:pPr>
      <w:ins w:id="1610" w:author="Mahesh Venumbaka" w:date="2015-07-24T11:01:00Z">
        <w:r>
          <w:t>Field Support</w:t>
        </w:r>
      </w:ins>
    </w:p>
    <w:p w14:paraId="4CEA669E" w14:textId="77777777" w:rsidR="00297E5B" w:rsidRDefault="00297E5B" w:rsidP="00334A7F">
      <w:pPr>
        <w:pStyle w:val="ListParagraph"/>
        <w:numPr>
          <w:ilvl w:val="0"/>
          <w:numId w:val="86"/>
        </w:numPr>
        <w:rPr>
          <w:ins w:id="1611" w:author="Mahesh Venumbaka" w:date="2015-07-24T11:01:00Z"/>
        </w:rPr>
      </w:pPr>
      <w:ins w:id="1612" w:author="Mahesh Venumbaka" w:date="2015-07-24T11:01:00Z">
        <w:r>
          <w:t>Install</w:t>
        </w:r>
      </w:ins>
    </w:p>
    <w:p w14:paraId="576F9E27" w14:textId="77777777" w:rsidR="00297E5B" w:rsidRDefault="00297E5B" w:rsidP="00334A7F">
      <w:pPr>
        <w:pStyle w:val="ListParagraph"/>
        <w:numPr>
          <w:ilvl w:val="0"/>
          <w:numId w:val="86"/>
        </w:numPr>
        <w:rPr>
          <w:ins w:id="1613" w:author="Mahesh Venumbaka" w:date="2015-07-24T11:01:00Z"/>
        </w:rPr>
      </w:pPr>
      <w:ins w:id="1614" w:author="Mahesh Venumbaka" w:date="2015-07-24T11:01:00Z">
        <w:r>
          <w:t>Installation</w:t>
        </w:r>
      </w:ins>
    </w:p>
    <w:p w14:paraId="70132771" w14:textId="77777777" w:rsidR="00297E5B" w:rsidRDefault="00297E5B" w:rsidP="00334A7F">
      <w:pPr>
        <w:pStyle w:val="ListParagraph"/>
        <w:numPr>
          <w:ilvl w:val="0"/>
          <w:numId w:val="86"/>
        </w:numPr>
        <w:rPr>
          <w:ins w:id="1615" w:author="Mahesh Venumbaka" w:date="2015-07-24T11:01:00Z"/>
        </w:rPr>
      </w:pPr>
      <w:ins w:id="1616" w:author="Mahesh Venumbaka" w:date="2015-07-24T11:01:00Z">
        <w:r>
          <w:lastRenderedPageBreak/>
          <w:t>PM (Planned Maintenance)</w:t>
        </w:r>
      </w:ins>
    </w:p>
    <w:p w14:paraId="29DCFBC2" w14:textId="77777777" w:rsidR="00297E5B" w:rsidRDefault="00297E5B" w:rsidP="00334A7F">
      <w:pPr>
        <w:pStyle w:val="ListParagraph"/>
        <w:numPr>
          <w:ilvl w:val="0"/>
          <w:numId w:val="86"/>
        </w:numPr>
        <w:rPr>
          <w:ins w:id="1617" w:author="Mahesh Venumbaka" w:date="2015-07-24T11:01:00Z"/>
        </w:rPr>
      </w:pPr>
      <w:ins w:id="1618" w:author="Mahesh Venumbaka" w:date="2015-07-24T11:01:00Z">
        <w:r>
          <w:t>Phone</w:t>
        </w:r>
      </w:ins>
    </w:p>
    <w:p w14:paraId="1DB315EC" w14:textId="77777777" w:rsidR="00297E5B" w:rsidRDefault="00297E5B" w:rsidP="00334A7F">
      <w:pPr>
        <w:pStyle w:val="ListParagraph"/>
        <w:numPr>
          <w:ilvl w:val="0"/>
          <w:numId w:val="86"/>
        </w:numPr>
        <w:rPr>
          <w:ins w:id="1619" w:author="Mahesh Venumbaka" w:date="2015-07-24T11:01:00Z"/>
        </w:rPr>
      </w:pPr>
      <w:ins w:id="1620" w:author="Mahesh Venumbaka" w:date="2015-07-24T11:01:00Z">
        <w:r>
          <w:t>Pre Installation</w:t>
        </w:r>
      </w:ins>
    </w:p>
    <w:p w14:paraId="7A5CCD68" w14:textId="77777777" w:rsidR="00297E5B" w:rsidRDefault="00297E5B" w:rsidP="00334A7F">
      <w:pPr>
        <w:pStyle w:val="ListParagraph"/>
        <w:numPr>
          <w:ilvl w:val="0"/>
          <w:numId w:val="86"/>
        </w:numPr>
        <w:rPr>
          <w:ins w:id="1621" w:author="Mahesh Venumbaka" w:date="2015-07-24T11:01:00Z"/>
        </w:rPr>
      </w:pPr>
      <w:ins w:id="1622" w:author="Mahesh Venumbaka" w:date="2015-07-24T11:01:00Z">
        <w:r>
          <w:t>Preventive Maintenance</w:t>
        </w:r>
      </w:ins>
    </w:p>
    <w:p w14:paraId="55410458" w14:textId="77777777" w:rsidR="00297E5B" w:rsidRDefault="00297E5B" w:rsidP="00334A7F">
      <w:pPr>
        <w:pStyle w:val="ListParagraph"/>
        <w:numPr>
          <w:ilvl w:val="0"/>
          <w:numId w:val="86"/>
        </w:numPr>
        <w:rPr>
          <w:ins w:id="1623" w:author="Mahesh Venumbaka" w:date="2015-07-24T11:01:00Z"/>
        </w:rPr>
      </w:pPr>
      <w:ins w:id="1624" w:author="Mahesh Venumbaka" w:date="2015-07-24T11:01:00Z">
        <w:r>
          <w:t>Sales Support</w:t>
        </w:r>
      </w:ins>
    </w:p>
    <w:p w14:paraId="3A507DA9" w14:textId="77777777" w:rsidR="00297E5B" w:rsidRDefault="00297E5B" w:rsidP="00334A7F">
      <w:pPr>
        <w:pStyle w:val="ListParagraph"/>
        <w:numPr>
          <w:ilvl w:val="0"/>
          <w:numId w:val="86"/>
        </w:numPr>
        <w:rPr>
          <w:ins w:id="1625" w:author="Mahesh Venumbaka" w:date="2015-07-24T11:01:00Z"/>
        </w:rPr>
      </w:pPr>
      <w:ins w:id="1626" w:author="Mahesh Venumbaka" w:date="2015-07-24T11:01:00Z">
        <w:r>
          <w:t>Site Survey</w:t>
        </w:r>
      </w:ins>
    </w:p>
    <w:p w14:paraId="3CF18021" w14:textId="77777777" w:rsidR="00297E5B" w:rsidRDefault="00297E5B" w:rsidP="00334A7F">
      <w:pPr>
        <w:pStyle w:val="ListParagraph"/>
        <w:numPr>
          <w:ilvl w:val="0"/>
          <w:numId w:val="86"/>
        </w:numPr>
        <w:rPr>
          <w:ins w:id="1627" w:author="Mahesh Venumbaka" w:date="2015-07-24T11:01:00Z"/>
        </w:rPr>
      </w:pPr>
      <w:ins w:id="1628" w:author="Mahesh Venumbaka" w:date="2015-07-24T11:01:00Z">
        <w:r>
          <w:t>Software Update/Fix</w:t>
        </w:r>
      </w:ins>
    </w:p>
    <w:p w14:paraId="17CD539F" w14:textId="77777777" w:rsidR="00297E5B" w:rsidRDefault="00297E5B" w:rsidP="00334A7F">
      <w:pPr>
        <w:pStyle w:val="ListParagraph"/>
        <w:numPr>
          <w:ilvl w:val="0"/>
          <w:numId w:val="86"/>
        </w:numPr>
        <w:rPr>
          <w:ins w:id="1629" w:author="Mahesh Venumbaka" w:date="2015-07-24T11:01:00Z"/>
        </w:rPr>
      </w:pPr>
      <w:ins w:id="1630" w:author="Mahesh Venumbaka" w:date="2015-07-24T11:01:00Z">
        <w:r>
          <w:t>Software Upgrade/Enhancement</w:t>
        </w:r>
      </w:ins>
    </w:p>
    <w:p w14:paraId="3B0DC83D" w14:textId="77777777" w:rsidR="00297E5B" w:rsidRDefault="00297E5B" w:rsidP="00334A7F">
      <w:pPr>
        <w:pStyle w:val="ListParagraph"/>
        <w:numPr>
          <w:ilvl w:val="0"/>
          <w:numId w:val="86"/>
        </w:numPr>
        <w:rPr>
          <w:ins w:id="1631" w:author="Mahesh Venumbaka" w:date="2015-07-24T11:01:00Z"/>
        </w:rPr>
      </w:pPr>
      <w:ins w:id="1632" w:author="Mahesh Venumbaka" w:date="2015-07-24T11:01:00Z">
        <w:r>
          <w:t>Tech Support</w:t>
        </w:r>
      </w:ins>
    </w:p>
    <w:p w14:paraId="02A41884" w14:textId="1AC79EF5" w:rsidR="00297E5B" w:rsidRDefault="00297E5B" w:rsidP="00334A7F">
      <w:pPr>
        <w:pStyle w:val="ListParagraph"/>
        <w:numPr>
          <w:ilvl w:val="0"/>
          <w:numId w:val="86"/>
        </w:numPr>
        <w:rPr>
          <w:ins w:id="1633" w:author="Mahesh Venumbaka" w:date="2015-07-24T10:58:00Z"/>
        </w:rPr>
      </w:pPr>
      <w:ins w:id="1634" w:author="Mahesh Venumbaka" w:date="2015-07-24T11:01:00Z">
        <w:r>
          <w:t>Training</w:t>
        </w:r>
      </w:ins>
    </w:p>
    <w:p w14:paraId="6EC42CF4" w14:textId="77777777" w:rsidR="00297E5B" w:rsidRPr="00280AE3" w:rsidRDefault="00297E5B" w:rsidP="00124E61">
      <w:pPr>
        <w:ind w:left="360"/>
      </w:pPr>
    </w:p>
    <w:p w14:paraId="0CAE65AE" w14:textId="77777777" w:rsidR="000E0011" w:rsidRPr="003E65B4" w:rsidRDefault="00FC3D34" w:rsidP="0043245D">
      <w:pPr>
        <w:pStyle w:val="Heading2"/>
        <w:jc w:val="left"/>
      </w:pPr>
      <w:bookmarkStart w:id="1635" w:name="_Toc76089883"/>
      <w:bookmarkStart w:id="1636" w:name="_Toc76098058"/>
      <w:bookmarkStart w:id="1637" w:name="_Toc76104276"/>
      <w:bookmarkStart w:id="1638" w:name="_Toc76285003"/>
      <w:bookmarkStart w:id="1639" w:name="_Toc76373303"/>
      <w:bookmarkStart w:id="1640" w:name="_Toc76382985"/>
      <w:bookmarkStart w:id="1641" w:name="_Toc76388893"/>
      <w:bookmarkStart w:id="1642" w:name="_Toc76429072"/>
      <w:bookmarkStart w:id="1643" w:name="_Toc76430083"/>
      <w:bookmarkStart w:id="1644" w:name="_Toc76445251"/>
      <w:bookmarkStart w:id="1645" w:name="_Toc76455724"/>
      <w:bookmarkStart w:id="1646" w:name="_Toc76466053"/>
      <w:bookmarkStart w:id="1647" w:name="_Toc76089897"/>
      <w:bookmarkStart w:id="1648" w:name="_Toc76098122"/>
      <w:bookmarkStart w:id="1649" w:name="_Toc76104340"/>
      <w:bookmarkStart w:id="1650" w:name="_Toc76285067"/>
      <w:bookmarkStart w:id="1651" w:name="_Toc76373367"/>
      <w:bookmarkStart w:id="1652" w:name="_Toc76383049"/>
      <w:bookmarkStart w:id="1653" w:name="_Toc76388957"/>
      <w:bookmarkStart w:id="1654" w:name="_Toc76429136"/>
      <w:bookmarkStart w:id="1655" w:name="_Toc76430147"/>
      <w:bookmarkStart w:id="1656" w:name="_Toc76445315"/>
      <w:bookmarkStart w:id="1657" w:name="_Toc76455788"/>
      <w:bookmarkStart w:id="1658" w:name="_Toc76466117"/>
      <w:bookmarkStart w:id="1659" w:name="_Toc76089898"/>
      <w:bookmarkStart w:id="1660" w:name="_Toc76098123"/>
      <w:bookmarkStart w:id="1661" w:name="_Toc76104341"/>
      <w:bookmarkStart w:id="1662" w:name="_Toc76285068"/>
      <w:bookmarkStart w:id="1663" w:name="_Toc76373368"/>
      <w:bookmarkStart w:id="1664" w:name="_Toc76383050"/>
      <w:bookmarkStart w:id="1665" w:name="_Toc76388958"/>
      <w:bookmarkStart w:id="1666" w:name="_Toc76429137"/>
      <w:bookmarkStart w:id="1667" w:name="_Toc76430148"/>
      <w:bookmarkStart w:id="1668" w:name="_Toc76445316"/>
      <w:bookmarkStart w:id="1669" w:name="_Toc76455789"/>
      <w:bookmarkStart w:id="1670" w:name="_Toc76466118"/>
      <w:bookmarkStart w:id="1671" w:name="_Toc76098125"/>
      <w:bookmarkStart w:id="1672" w:name="_Toc76104343"/>
      <w:bookmarkStart w:id="1673" w:name="_Toc76285070"/>
      <w:bookmarkStart w:id="1674" w:name="_Toc76373370"/>
      <w:bookmarkStart w:id="1675" w:name="_Toc76383052"/>
      <w:bookmarkStart w:id="1676" w:name="_Toc76388960"/>
      <w:bookmarkStart w:id="1677" w:name="_Toc76429139"/>
      <w:bookmarkStart w:id="1678" w:name="_Toc76430150"/>
      <w:bookmarkStart w:id="1679" w:name="_Toc76445318"/>
      <w:bookmarkStart w:id="1680" w:name="_Toc76455791"/>
      <w:bookmarkStart w:id="1681" w:name="_Toc76466120"/>
      <w:bookmarkStart w:id="1682" w:name="_Ref192219456"/>
      <w:bookmarkStart w:id="1683" w:name="_Toc192318137"/>
      <w:bookmarkStart w:id="1684" w:name="_Ref196193564"/>
      <w:bookmarkStart w:id="1685" w:name="_Ref196193567"/>
      <w:bookmarkStart w:id="1686" w:name="_Toc354672225"/>
      <w:bookmarkStart w:id="1687" w:name="_Toc355343767"/>
      <w:bookmarkStart w:id="1688" w:name="_Toc425500300"/>
      <w:bookmarkEnd w:id="869"/>
      <w:bookmarkEnd w:id="870"/>
      <w:bookmarkEnd w:id="871"/>
      <w:bookmarkEnd w:id="1514"/>
      <w:bookmarkEnd w:id="1515"/>
      <w:bookmarkEnd w:id="1516"/>
      <w:bookmarkEnd w:id="1517"/>
      <w:bookmarkEnd w:id="1518"/>
      <w:bookmarkEnd w:id="1519"/>
      <w:bookmarkEnd w:id="1520"/>
      <w:bookmarkEnd w:id="1521"/>
      <w:bookmarkEnd w:id="1522"/>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r w:rsidRPr="003E65B4">
        <w:t>Organiz</w:t>
      </w:r>
      <w:r w:rsidR="000E0011" w:rsidRPr="003E65B4">
        <w:t>ational Structure</w:t>
      </w:r>
      <w:bookmarkEnd w:id="1682"/>
      <w:bookmarkEnd w:id="1683"/>
      <w:bookmarkEnd w:id="1684"/>
      <w:bookmarkEnd w:id="1685"/>
      <w:bookmarkEnd w:id="1686"/>
      <w:bookmarkEnd w:id="1687"/>
      <w:bookmarkEnd w:id="1688"/>
    </w:p>
    <w:p w14:paraId="0CAE65AF" w14:textId="77777777" w:rsidR="000E0011" w:rsidRPr="003E65B4" w:rsidRDefault="000E0011" w:rsidP="00D8540A">
      <w:pPr>
        <w:jc w:val="left"/>
      </w:pPr>
      <w:bookmarkStart w:id="1689" w:name="_Toc534093946"/>
      <w:bookmarkStart w:id="1690" w:name="_Toc536247796"/>
      <w:bookmarkStart w:id="1691" w:name="_Toc536248572"/>
      <w:bookmarkStart w:id="1692" w:name="_Toc536498859"/>
      <w:bookmarkStart w:id="1693" w:name="_Toc536498981"/>
      <w:bookmarkStart w:id="1694" w:name="_Toc536587100"/>
      <w:r w:rsidRPr="003E65B4">
        <w:t xml:space="preserve">The </w:t>
      </w:r>
      <w:r w:rsidR="00FC3D34" w:rsidRPr="003E65B4">
        <w:t>organiz</w:t>
      </w:r>
      <w:r w:rsidRPr="003E65B4">
        <w:t>ational structure</w:t>
      </w:r>
      <w:r w:rsidR="000653D4">
        <w:t xml:space="preserve"> </w:t>
      </w:r>
      <w:r w:rsidRPr="003E65B4">
        <w:t>provides a hierarchical model for the ClickSchedule solution</w:t>
      </w:r>
      <w:r w:rsidR="00531CC2">
        <w:t>, and is reflected within the “Navigation T</w:t>
      </w:r>
      <w:r w:rsidRPr="003E65B4">
        <w:t>ree”</w:t>
      </w:r>
      <w:r w:rsidR="00CB36CF" w:rsidRPr="003E65B4">
        <w:t>.</w:t>
      </w:r>
      <w:r w:rsidRPr="003E65B4">
        <w:t xml:space="preserve"> </w:t>
      </w:r>
      <w:r w:rsidR="00E141F8" w:rsidRPr="003E65B4">
        <w:t xml:space="preserve">Internal to ClickSchedule, </w:t>
      </w:r>
      <w:r w:rsidR="00CB36CF" w:rsidRPr="003E65B4">
        <w:t xml:space="preserve">these </w:t>
      </w:r>
      <w:r w:rsidR="00FC3D34" w:rsidRPr="003E65B4">
        <w:t xml:space="preserve">“pools” of </w:t>
      </w:r>
      <w:r w:rsidR="00E1490B">
        <w:t>labour</w:t>
      </w:r>
      <w:r w:rsidR="00E141F8" w:rsidRPr="003E65B4">
        <w:t xml:space="preserve"> are used to sub-divide</w:t>
      </w:r>
      <w:r w:rsidR="0025428D">
        <w:t xml:space="preserve"> the workforce and the workload into smaller units </w:t>
      </w:r>
      <w:r w:rsidR="00E141F8" w:rsidRPr="003E65B4">
        <w:t xml:space="preserve">in order to </w:t>
      </w:r>
      <w:r w:rsidR="0025428D">
        <w:t xml:space="preserve">more easily </w:t>
      </w:r>
      <w:r w:rsidR="00E141F8" w:rsidRPr="003E65B4">
        <w:t>match</w:t>
      </w:r>
      <w:r w:rsidR="00530C17" w:rsidRPr="003E65B4">
        <w:t xml:space="preserve"> the</w:t>
      </w:r>
      <w:r w:rsidR="00E141F8" w:rsidRPr="003E65B4">
        <w:t xml:space="preserve"> demand with </w:t>
      </w:r>
      <w:r w:rsidR="00530C17" w:rsidRPr="003E65B4">
        <w:t xml:space="preserve">an appropriate </w:t>
      </w:r>
      <w:r w:rsidR="00E141F8" w:rsidRPr="003E65B4">
        <w:t>resource</w:t>
      </w:r>
      <w:r w:rsidR="00530C17" w:rsidRPr="003E65B4">
        <w:t>.</w:t>
      </w:r>
      <w:r w:rsidR="00E141F8" w:rsidRPr="003E65B4">
        <w:t xml:space="preserve"> These </w:t>
      </w:r>
      <w:r w:rsidR="00CB36CF" w:rsidRPr="003E65B4">
        <w:t xml:space="preserve">divisions are </w:t>
      </w:r>
      <w:r w:rsidR="00CF1D29" w:rsidRPr="003E65B4">
        <w:t>reflected</w:t>
      </w:r>
      <w:r w:rsidRPr="003E65B4">
        <w:t xml:space="preserve"> as boundaries that cannot </w:t>
      </w:r>
      <w:r w:rsidR="00E141F8" w:rsidRPr="003E65B4">
        <w:t>typically</w:t>
      </w:r>
      <w:r w:rsidRPr="003E65B4">
        <w:t xml:space="preserve"> be crossed</w:t>
      </w:r>
      <w:r w:rsidR="00E141F8" w:rsidRPr="003E65B4">
        <w:t xml:space="preserve"> systemic</w:t>
      </w:r>
      <w:r w:rsidR="00FC3D34" w:rsidRPr="003E65B4">
        <w:t>ally (although it is possible</w:t>
      </w:r>
      <w:r w:rsidR="00E141F8" w:rsidRPr="003E65B4">
        <w:t xml:space="preserve"> </w:t>
      </w:r>
      <w:r w:rsidR="00725FFD" w:rsidRPr="003E65B4">
        <w:t xml:space="preserve">for a </w:t>
      </w:r>
      <w:r w:rsidR="00635A80">
        <w:t>Dispatcher</w:t>
      </w:r>
      <w:r w:rsidR="00725FFD" w:rsidRPr="003E65B4">
        <w:t xml:space="preserve"> to </w:t>
      </w:r>
      <w:r w:rsidR="00531CC2">
        <w:t xml:space="preserve">manually </w:t>
      </w:r>
      <w:r w:rsidR="00702BAB" w:rsidRPr="003E65B4">
        <w:t xml:space="preserve">schedule work </w:t>
      </w:r>
      <w:r w:rsidR="00E141F8" w:rsidRPr="003E65B4">
        <w:t xml:space="preserve">from one </w:t>
      </w:r>
      <w:r w:rsidR="00E1490B">
        <w:t>labour</w:t>
      </w:r>
      <w:r w:rsidR="00702BAB" w:rsidRPr="003E65B4">
        <w:t xml:space="preserve"> </w:t>
      </w:r>
      <w:r w:rsidR="00E141F8" w:rsidRPr="003E65B4">
        <w:t>pool to another</w:t>
      </w:r>
      <w:r w:rsidR="00725FFD" w:rsidRPr="003E65B4">
        <w:t xml:space="preserve"> using the ClickSchedule Scheduling Tools</w:t>
      </w:r>
      <w:r w:rsidR="00E141F8" w:rsidRPr="003E65B4">
        <w:t>)</w:t>
      </w:r>
      <w:r w:rsidRPr="003E65B4">
        <w:t xml:space="preserve">. </w:t>
      </w:r>
      <w:r w:rsidR="008853DD">
        <w:t>Dispatcher</w:t>
      </w:r>
      <w:r w:rsidR="003D3276" w:rsidRPr="004D383E">
        <w:t>s</w:t>
      </w:r>
      <w:r w:rsidRPr="003E65B4">
        <w:t xml:space="preserve"> are typically given responsibility for one or more units, </w:t>
      </w:r>
      <w:r w:rsidR="00E141F8" w:rsidRPr="003E65B4">
        <w:t xml:space="preserve">thereby </w:t>
      </w:r>
      <w:r w:rsidRPr="003E65B4">
        <w:t>avoiding</w:t>
      </w:r>
      <w:r w:rsidR="00530C17" w:rsidRPr="003E65B4">
        <w:t xml:space="preserve"> an</w:t>
      </w:r>
      <w:r w:rsidRPr="003E65B4">
        <w:t xml:space="preserve"> overlap with the scheduling decisions of others. </w:t>
      </w:r>
    </w:p>
    <w:p w14:paraId="0CAE65B0" w14:textId="77777777" w:rsidR="00FA7897" w:rsidRDefault="0017611D" w:rsidP="00FA7897">
      <w:pPr>
        <w:jc w:val="left"/>
      </w:pPr>
      <w:r>
        <w:t xml:space="preserve">Adding and removing regions and districts is a simple operation that can be done on a live system. However, changing the depth of the navigation tree of a system in use is a complex operation </w:t>
      </w:r>
      <w:r w:rsidR="00FA7897">
        <w:t xml:space="preserve">that requires extensive testing and </w:t>
      </w:r>
      <w:r w:rsidR="00531CC2">
        <w:t>normally requires</w:t>
      </w:r>
      <w:r w:rsidR="00FA7897">
        <w:t xml:space="preserve"> the </w:t>
      </w:r>
      <w:r w:rsidR="00531CC2">
        <w:t xml:space="preserve">support </w:t>
      </w:r>
      <w:r w:rsidR="00FA7897">
        <w:t>of Click</w:t>
      </w:r>
      <w:r w:rsidR="00635A80">
        <w:t>S</w:t>
      </w:r>
      <w:r w:rsidR="00FA7897">
        <w:t>oftware P</w:t>
      </w:r>
      <w:r w:rsidR="00531CC2">
        <w:t xml:space="preserve">rofessional </w:t>
      </w:r>
      <w:r w:rsidR="00FA7897">
        <w:t>S</w:t>
      </w:r>
      <w:r w:rsidR="00531CC2">
        <w:t>ervices</w:t>
      </w:r>
      <w:r w:rsidR="00FA7897">
        <w:t xml:space="preserve">. </w:t>
      </w:r>
    </w:p>
    <w:p w14:paraId="0CAE65B1" w14:textId="77777777" w:rsidR="00976666" w:rsidRPr="003E65B4" w:rsidRDefault="0017611D" w:rsidP="00FA7897">
      <w:pPr>
        <w:jc w:val="left"/>
      </w:pPr>
      <w:r>
        <w:t>A</w:t>
      </w:r>
      <w:r w:rsidR="00976666" w:rsidRPr="003E65B4">
        <w:t xml:space="preserve">dding new personnel to existing groups is </w:t>
      </w:r>
      <w:r w:rsidR="003940D8">
        <w:t xml:space="preserve">a </w:t>
      </w:r>
      <w:r w:rsidR="000653D4">
        <w:t>GEHC</w:t>
      </w:r>
      <w:r w:rsidR="003940D8" w:rsidRPr="003E65B4">
        <w:t xml:space="preserve"> </w:t>
      </w:r>
      <w:r w:rsidR="0062092B" w:rsidRPr="003E65B4">
        <w:t>administrative activity, requiring no support from ClickSoftware</w:t>
      </w:r>
      <w:r w:rsidR="002E4A88" w:rsidRPr="003E65B4">
        <w:t>.</w:t>
      </w:r>
      <w:r w:rsidR="001E328C" w:rsidRPr="003E65B4">
        <w:t xml:space="preserve"> </w:t>
      </w:r>
    </w:p>
    <w:p w14:paraId="0CAE65B2" w14:textId="77777777" w:rsidR="00FA7897" w:rsidRDefault="00FA7897" w:rsidP="00D8540A">
      <w:pPr>
        <w:spacing w:after="0" w:line="240" w:lineRule="auto"/>
        <w:jc w:val="left"/>
      </w:pPr>
    </w:p>
    <w:bookmarkStart w:id="1695" w:name="OLE_LINK1"/>
    <w:bookmarkStart w:id="1696" w:name="OLE_LINK3"/>
    <w:p w14:paraId="0CAE65B3" w14:textId="77777777" w:rsidR="00192992" w:rsidRDefault="0030418E" w:rsidP="00D8540A">
      <w:pPr>
        <w:spacing w:after="0" w:line="240" w:lineRule="auto"/>
        <w:jc w:val="left"/>
      </w:pPr>
      <w:r>
        <w:rPr>
          <w:noProof/>
          <w:lang w:val="en-US"/>
        </w:rPr>
        <mc:AlternateContent>
          <mc:Choice Requires="wpg">
            <w:drawing>
              <wp:anchor distT="0" distB="0" distL="114300" distR="114300" simplePos="0" relativeHeight="251654656" behindDoc="0" locked="0" layoutInCell="1" allowOverlap="1" wp14:anchorId="0CAE768B" wp14:editId="0CAE768C">
                <wp:simplePos x="0" y="0"/>
                <wp:positionH relativeFrom="column">
                  <wp:posOffset>1915160</wp:posOffset>
                </wp:positionH>
                <wp:positionV relativeFrom="paragraph">
                  <wp:posOffset>459105</wp:posOffset>
                </wp:positionV>
                <wp:extent cx="2817495" cy="1982470"/>
                <wp:effectExtent l="0" t="0" r="20955" b="17780"/>
                <wp:wrapTopAndBottom/>
                <wp:docPr id="16" name="Group 16"/>
                <wp:cNvGraphicFramePr/>
                <a:graphic xmlns:a="http://schemas.openxmlformats.org/drawingml/2006/main">
                  <a:graphicData uri="http://schemas.microsoft.com/office/word/2010/wordprocessingGroup">
                    <wpg:wgp>
                      <wpg:cNvGrpSpPr/>
                      <wpg:grpSpPr>
                        <a:xfrm>
                          <a:off x="0" y="0"/>
                          <a:ext cx="2817495" cy="1982470"/>
                          <a:chOff x="0" y="0"/>
                          <a:chExt cx="2817933" cy="1982711"/>
                        </a:xfrm>
                      </wpg:grpSpPr>
                      <wps:wsp>
                        <wps:cNvPr id="241" name="Rectangle 241"/>
                        <wps:cNvSpPr/>
                        <wps:spPr>
                          <a:xfrm>
                            <a:off x="1576552" y="1143000"/>
                            <a:ext cx="1043305" cy="431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6FE" w14:textId="77777777" w:rsidR="00EB1E52" w:rsidRDefault="00EB1E52" w:rsidP="001929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679028" y="1316421"/>
                            <a:ext cx="1043305" cy="431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6FF" w14:textId="77777777" w:rsidR="00EB1E52" w:rsidRDefault="00EB1E52" w:rsidP="001929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0" y="0"/>
                            <a:ext cx="1043305" cy="431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00" w14:textId="77777777" w:rsidR="00EB1E52" w:rsidRDefault="00EB1E52" w:rsidP="001929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110359" y="157655"/>
                            <a:ext cx="1043305" cy="431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01" w14:textId="77777777" w:rsidR="00EB1E52" w:rsidRDefault="00EB1E52" w:rsidP="001929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1765738" y="1474076"/>
                            <a:ext cx="1052195" cy="5086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02" w14:textId="77777777" w:rsidR="00EB1E52" w:rsidRDefault="00EB1E52" w:rsidP="00192992">
                              <w:pPr>
                                <w:jc w:val="center"/>
                                <w:rPr>
                                  <w:b/>
                                  <w:color w:val="FF0000"/>
                                </w:rPr>
                              </w:pPr>
                              <w:r>
                                <w:rPr>
                                  <w:b/>
                                  <w:color w:val="FF0000"/>
                                </w:rPr>
                                <w:t>Zone</w:t>
                              </w:r>
                            </w:p>
                            <w:p w14:paraId="0CAE7703" w14:textId="77777777" w:rsidR="00EB1E52" w:rsidRPr="0079618C" w:rsidRDefault="00EB1E52" w:rsidP="00192992">
                              <w:pPr>
                                <w:jc w:val="center"/>
                                <w:rPr>
                                  <w:b/>
                                  <w:color w:val="FF0000"/>
                                </w:rPr>
                              </w:pPr>
                              <w:r>
                                <w:rPr>
                                  <w:b/>
                                  <w:color w:val="FF0000"/>
                                </w:rPr>
                                <w:t>(</w:t>
                              </w:r>
                              <w:r w:rsidRPr="0079618C">
                                <w:rPr>
                                  <w:b/>
                                  <w:color w:val="FF0000"/>
                                </w:rPr>
                                <w:t>District</w:t>
                              </w:r>
                              <w:r>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04952" y="307428"/>
                            <a:ext cx="1043305" cy="5257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04" w14:textId="77777777" w:rsidR="00EB1E52" w:rsidRPr="0079618C" w:rsidRDefault="00EB1E52" w:rsidP="00D8540A">
                              <w:pPr>
                                <w:jc w:val="center"/>
                                <w:rPr>
                                  <w:b/>
                                  <w:color w:val="FF0000"/>
                                </w:rPr>
                              </w:pPr>
                              <w:r>
                                <w:rPr>
                                  <w:b/>
                                  <w:color w:val="FF0000"/>
                                </w:rPr>
                                <w:t>Country</w:t>
                              </w:r>
                            </w:p>
                            <w:p w14:paraId="0CAE7705" w14:textId="77777777" w:rsidR="00EB1E52" w:rsidRPr="0079618C" w:rsidRDefault="00EB1E52" w:rsidP="00192992">
                              <w:pPr>
                                <w:jc w:val="center"/>
                                <w:rPr>
                                  <w:b/>
                                  <w:color w:val="FF0000"/>
                                </w:rPr>
                              </w:pPr>
                              <w:r w:rsidRPr="0079618C">
                                <w:rPr>
                                  <w:b/>
                                  <w:color w:val="FF0000"/>
                                </w:rP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Elbow Connector 240"/>
                        <wps:cNvCnPr/>
                        <wps:spPr>
                          <a:xfrm>
                            <a:off x="701566" y="835573"/>
                            <a:ext cx="1060450" cy="1035050"/>
                          </a:xfrm>
                          <a:prstGeom prst="bentConnector3">
                            <a:avLst>
                              <a:gd name="adj1" fmla="val -1248"/>
                            </a:avLst>
                          </a:prstGeom>
                          <a:ln w="254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0CAE768B" id="Group 16" o:spid="_x0000_s1026" style="position:absolute;margin-left:150.8pt;margin-top:36.15pt;width:221.85pt;height:156.1pt;z-index:251654656" coordsize="28179,19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">
                <v:rect id="Rectangle 241" o:spid="_x0000_s1027" style="position:absolute;left:15765;top:11430;width:104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QMcA&#10;AADcAAAADwAAAGRycy9kb3ducmV2LnhtbESPQWvCQBSE70L/w/IKXkQ3Si0hdRVpKbbgJSrq8TX7&#10;TEKzb8Puqml/fVcQehxm5htmtuhMIy7kfG1ZwXiUgCAurK65VLDbvg9TED4ga2wsk4If8rCYP/Rm&#10;mGl75Zwum1CKCGGfoYIqhDaT0hcVGfQj2xJH72SdwRClK6V2eI1w08hJkjxLgzXHhQpbeq2o+N6c&#10;jYI8PS7denBaJfnXuuXfz8P0bb9Sqv/YLV9ABOrCf/je/tAKJk9juJ2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ePkDHAAAA3AAAAA8AAAAAAAAAAAAAAAAAmAIAAGRy&#10;cy9kb3ducmV2LnhtbFBLBQYAAAAABAAEAPUAAACMAwAAAAA=&#10;" fillcolor="white [3212]" strokecolor="#243f60 [1604]" strokeweight="2pt">
                  <v:textbox>
                    <w:txbxContent>
                      <w:p w14:paraId="0CAE76FE" w14:textId="77777777" w:rsidR="00EB1E52" w:rsidRDefault="00EB1E52" w:rsidP="00192992">
                        <w:pPr>
                          <w:jc w:val="center"/>
                        </w:pPr>
                      </w:p>
                    </w:txbxContent>
                  </v:textbox>
                </v:rect>
                <v:rect id="Rectangle 32" o:spid="_x0000_s1028" style="position:absolute;left:16790;top:13164;width:104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cIcYA&#10;AADbAAAADwAAAGRycy9kb3ducmV2LnhtbESPQWsCMRSE74X+h/CEXopma1FkNYq0FCt4WRX1+Nw8&#10;d5duXpYk1bW/vhEEj8PMfMNMZq2pxZmcrywreOslIIhzqysuFGw3X90RCB+QNdaWScGVPMymz08T&#10;TLW9cEbndShEhLBPUUEZQpNK6fOSDPqebYijd7LOYIjSFVI7vES4qWU/SYbSYMVxocSGPkrKf9a/&#10;RkE2Oszd6vW0SLLjquG/5X7wuVso9dJp52MQgdrwCN/b31rBex9uX+IP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JcIcYAAADbAAAADwAAAAAAAAAAAAAAAACYAgAAZHJz&#10;L2Rvd25yZXYueG1sUEsFBgAAAAAEAAQA9QAAAIsDAAAAAA==&#10;" fillcolor="white [3212]" strokecolor="#243f60 [1604]" strokeweight="2pt">
                  <v:textbox>
                    <w:txbxContent>
                      <w:p w14:paraId="0CAE76FF" w14:textId="77777777" w:rsidR="00EB1E52" w:rsidRDefault="00EB1E52" w:rsidP="00192992">
                        <w:pPr>
                          <w:jc w:val="center"/>
                        </w:pPr>
                      </w:p>
                    </w:txbxContent>
                  </v:textbox>
                </v:rect>
                <v:rect id="Rectangle 236" o:spid="_x0000_s1029" style="position:absolute;width:104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HVSccA&#10;AADcAAAADwAAAGRycy9kb3ducmV2LnhtbESPQWvCQBSE7wX/w/KEXopuVCohdRWpFC14iYrt8TX7&#10;TEKzb8PuqrG/visUehxm5htmtuhMIy7kfG1ZwWiYgCAurK65VHDYvw1SED4ga2wsk4IbeVjMew8z&#10;zLS9ck6XXShFhLDPUEEVQptJ6YuKDPqhbYmjd7LOYIjSlVI7vEa4aeQ4SabSYM1xocKWXisqvndn&#10;oyBPP5du+3RaJ/nXtuWf94/n1XGt1GO/W76ACNSF//Bfe6MVjCdTuJ+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x1UnHAAAA3AAAAA8AAAAAAAAAAAAAAAAAmAIAAGRy&#10;cy9kb3ducmV2LnhtbFBLBQYAAAAABAAEAPUAAACMAwAAAAA=&#10;" fillcolor="white [3212]" strokecolor="#243f60 [1604]" strokeweight="2pt">
                  <v:textbox>
                    <w:txbxContent>
                      <w:p w14:paraId="0CAE7700" w14:textId="77777777" w:rsidR="00EB1E52" w:rsidRDefault="00EB1E52" w:rsidP="00192992">
                        <w:pPr>
                          <w:jc w:val="center"/>
                        </w:pPr>
                      </w:p>
                    </w:txbxContent>
                  </v:textbox>
                </v:rect>
                <v:rect id="Rectangle 237" o:spid="_x0000_s1030" style="position:absolute;left:1103;top:1576;width:1043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w0scA&#10;AADcAAAADwAAAGRycy9kb3ducmV2LnhtbESPQWsCMRSE74X+h/AKXopma6nKahRpES14WSvq8bl5&#10;7i7dvCxJqmt/vSkIPQ4z8w0zmbWmFmdyvrKs4KWXgCDOra64ULD9WnRHIHxA1lhbJgVX8jCbPj5M&#10;MNX2whmdN6EQEcI+RQVlCE0qpc9LMuh7tiGO3sk6gyFKV0jt8BLhppb9JBlIgxXHhRIbei8p/978&#10;GAXZ6DB36+fTMsmO64Z/P/dvH7ulUp2ndj4GEagN/+F7e6UV9F+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9cNLHAAAA3AAAAA8AAAAAAAAAAAAAAAAAmAIAAGRy&#10;cy9kb3ducmV2LnhtbFBLBQYAAAAABAAEAPUAAACMAwAAAAA=&#10;" fillcolor="white [3212]" strokecolor="#243f60 [1604]" strokeweight="2pt">
                  <v:textbox>
                    <w:txbxContent>
                      <w:p w14:paraId="0CAE7701" w14:textId="77777777" w:rsidR="00EB1E52" w:rsidRDefault="00EB1E52" w:rsidP="00192992">
                        <w:pPr>
                          <w:jc w:val="center"/>
                        </w:pPr>
                      </w:p>
                    </w:txbxContent>
                  </v:textbox>
                </v:rect>
                <v:rect id="Rectangle 327" o:spid="_x0000_s1031" style="position:absolute;left:17657;top:14740;width:10522;height: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pkscA&#10;AADcAAAADwAAAGRycy9kb3ducmV2LnhtbESPQWsCMRSE74X+h/AKXopma6nKahRpES14WSvq8bl5&#10;7i7dvCxJqmt/vSkIPQ4z8w0zmbWmFmdyvrKs4KWXgCDOra64ULD9WnRHIHxA1lhbJgVX8jCbPj5M&#10;MNX2whmdN6EQEcI+RQVlCE0qpc9LMuh7tiGO3sk6gyFKV0jt8BLhppb9JBlIgxXHhRIbei8p/978&#10;GAXZ6DB36+fTMsmO64Z/P/dvH7ulUp2ndj4GEagN/+F7e6UVvPa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F6ZLHAAAA3AAAAA8AAAAAAAAAAAAAAAAAmAIAAGRy&#10;cy9kb3ducmV2LnhtbFBLBQYAAAAABAAEAPUAAACMAwAAAAA=&#10;" fillcolor="white [3212]" strokecolor="#243f60 [1604]" strokeweight="2pt">
                  <v:textbox>
                    <w:txbxContent>
                      <w:p w14:paraId="0CAE7702" w14:textId="77777777" w:rsidR="00EB1E52" w:rsidRDefault="00EB1E52" w:rsidP="00192992">
                        <w:pPr>
                          <w:jc w:val="center"/>
                          <w:rPr>
                            <w:b/>
                            <w:color w:val="FF0000"/>
                          </w:rPr>
                        </w:pPr>
                        <w:r>
                          <w:rPr>
                            <w:b/>
                            <w:color w:val="FF0000"/>
                          </w:rPr>
                          <w:t>Zone</w:t>
                        </w:r>
                      </w:p>
                      <w:p w14:paraId="0CAE7703" w14:textId="77777777" w:rsidR="00EB1E52" w:rsidRPr="0079618C" w:rsidRDefault="00EB1E52" w:rsidP="00192992">
                        <w:pPr>
                          <w:jc w:val="center"/>
                          <w:rPr>
                            <w:b/>
                            <w:color w:val="FF0000"/>
                          </w:rPr>
                        </w:pPr>
                        <w:r>
                          <w:rPr>
                            <w:b/>
                            <w:color w:val="FF0000"/>
                          </w:rPr>
                          <w:t>(</w:t>
                        </w:r>
                        <w:r w:rsidRPr="0079618C">
                          <w:rPr>
                            <w:b/>
                            <w:color w:val="FF0000"/>
                          </w:rPr>
                          <w:t>District</w:t>
                        </w:r>
                        <w:r>
                          <w:rPr>
                            <w:b/>
                            <w:color w:val="FF0000"/>
                          </w:rPr>
                          <w:t>)</w:t>
                        </w:r>
                      </w:p>
                    </w:txbxContent>
                  </v:textbox>
                </v:rect>
                <v:rect id="Rectangle 239" o:spid="_x0000_s1032" style="position:absolute;left:2049;top:3074;width:10433;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BO8cA&#10;AADcAAAADwAAAGRycy9kb3ducmV2LnhtbESPQWsCMRSE74X+h/AKXopma6no1ijSIlrwsirq8XXz&#10;3F26eVmSVNf+elMQPA4z8w0znramFidyvrKs4KWXgCDOra64ULDdzLtDED4ga6wtk4ILeZhOHh/G&#10;mGp75oxO61CICGGfooIyhCaV0uclGfQ92xBH72idwRClK6R2eI5wU8t+kgykwYrjQokNfZSU/6x/&#10;jYJseJi51fNxkWTfq4b/vvZvn7uFUp2ndvYOIlAb7uFbe6kV9F9H8H8mHg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uQTvHAAAA3AAAAA8AAAAAAAAAAAAAAAAAmAIAAGRy&#10;cy9kb3ducmV2LnhtbFBLBQYAAAAABAAEAPUAAACMAwAAAAA=&#10;" fillcolor="white [3212]" strokecolor="#243f60 [1604]" strokeweight="2pt">
                  <v:textbox>
                    <w:txbxContent>
                      <w:p w14:paraId="0CAE7704" w14:textId="77777777" w:rsidR="00EB1E52" w:rsidRPr="0079618C" w:rsidRDefault="00EB1E52" w:rsidP="00D8540A">
                        <w:pPr>
                          <w:jc w:val="center"/>
                          <w:rPr>
                            <w:b/>
                            <w:color w:val="FF0000"/>
                          </w:rPr>
                        </w:pPr>
                        <w:r>
                          <w:rPr>
                            <w:b/>
                            <w:color w:val="FF0000"/>
                          </w:rPr>
                          <w:t>Country</w:t>
                        </w:r>
                      </w:p>
                      <w:p w14:paraId="0CAE7705" w14:textId="77777777" w:rsidR="00EB1E52" w:rsidRPr="0079618C" w:rsidRDefault="00EB1E52" w:rsidP="00192992">
                        <w:pPr>
                          <w:jc w:val="center"/>
                          <w:rPr>
                            <w:b/>
                            <w:color w:val="FF0000"/>
                          </w:rPr>
                        </w:pPr>
                        <w:r w:rsidRPr="0079618C">
                          <w:rPr>
                            <w:b/>
                            <w:color w:val="FF0000"/>
                          </w:rPr>
                          <w:t>(Region)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0" o:spid="_x0000_s1033" type="#_x0000_t34" style="position:absolute;left:7015;top:8355;width:10605;height:103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tmkb4AAADcAAAADwAAAGRycy9kb3ducmV2LnhtbERPyQrCMBC9C/5DGMGbpi6IVKOIoAgK&#10;4gJex2Zsq82kNFHr35uD4PHx9um8NoV4UeVyywp63QgEcWJ1zqmC82nVGYNwHlljYZkUfMjBfNZs&#10;TDHW9s0Heh19KkIIuxgVZN6XsZQuycig69qSOHA3Wxn0AVap1BW+Q7gpZD+KRtJgzqEhw5KWGSWP&#10;49Mo2OIIt8/DerC/Xu77ndb2IYcbpdqtejEB4an2f/HPvdEK+sMwP5wJR0DO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i2aRvgAAANwAAAAPAAAAAAAAAAAAAAAAAKEC&#10;AABkcnMvZG93bnJldi54bWxQSwUGAAAAAAQABAD5AAAAjAMAAAAA&#10;" adj="-270" strokecolor="#4579b8 [3044]" strokeweight="2pt">
                  <v:stroke endarrow="open"/>
                </v:shape>
                <w10:wrap type="topAndBottom"/>
              </v:group>
            </w:pict>
          </mc:Fallback>
        </mc:AlternateContent>
      </w:r>
      <w:r w:rsidR="001266F6">
        <w:t>This</w:t>
      </w:r>
      <w:r w:rsidR="000E0011" w:rsidRPr="003E65B4">
        <w:t xml:space="preserve"> structure </w:t>
      </w:r>
      <w:r w:rsidR="00530C17" w:rsidRPr="003E65B4">
        <w:t xml:space="preserve">will </w:t>
      </w:r>
      <w:r w:rsidR="000E0011" w:rsidRPr="003E65B4">
        <w:t xml:space="preserve">be used to group the </w:t>
      </w:r>
      <w:r w:rsidR="00F60A9B" w:rsidRPr="003E65B4">
        <w:t xml:space="preserve">resources </w:t>
      </w:r>
      <w:r w:rsidR="000E0011" w:rsidRPr="003E65B4">
        <w:t xml:space="preserve">and </w:t>
      </w:r>
      <w:r w:rsidR="00F60A9B" w:rsidRPr="004D383E">
        <w:t>tasks</w:t>
      </w:r>
      <w:r w:rsidR="00F60A9B" w:rsidRPr="003E65B4">
        <w:t xml:space="preserve"> </w:t>
      </w:r>
      <w:r w:rsidR="000E0011" w:rsidRPr="003E65B4">
        <w:t xml:space="preserve">for viewing within </w:t>
      </w:r>
      <w:r>
        <w:t xml:space="preserve">the </w:t>
      </w:r>
      <w:r w:rsidR="000E0011" w:rsidRPr="003E65B4">
        <w:t>ClickSchedule</w:t>
      </w:r>
      <w:r>
        <w:t xml:space="preserve"> web client</w:t>
      </w:r>
      <w:r w:rsidR="000E0011" w:rsidRPr="003E65B4">
        <w:t>.</w:t>
      </w:r>
      <w:r w:rsidR="00CD299F">
        <w:t xml:space="preserve"> </w:t>
      </w:r>
      <w:r w:rsidR="000E0011" w:rsidRPr="003E65B4">
        <w:t xml:space="preserve">The </w:t>
      </w:r>
      <w:r w:rsidR="00FC3D34" w:rsidRPr="003E65B4">
        <w:t>organiz</w:t>
      </w:r>
      <w:r w:rsidR="000E0011" w:rsidRPr="003E65B4">
        <w:t>ation</w:t>
      </w:r>
      <w:r w:rsidR="00CB36CF" w:rsidRPr="003E65B4">
        <w:t>al</w:t>
      </w:r>
      <w:r w:rsidR="000E0011" w:rsidRPr="003E65B4">
        <w:t xml:space="preserve"> structure </w:t>
      </w:r>
      <w:r w:rsidR="006B3BAF" w:rsidRPr="003E65B4">
        <w:t xml:space="preserve">is represented by </w:t>
      </w:r>
      <w:r w:rsidR="00FA7897">
        <w:t>2</w:t>
      </w:r>
      <w:r w:rsidR="000E0011" w:rsidRPr="003E65B4">
        <w:t xml:space="preserve"> levels of</w:t>
      </w:r>
      <w:r w:rsidR="00CD299F">
        <w:t xml:space="preserve"> </w:t>
      </w:r>
      <w:r w:rsidR="000E0011" w:rsidRPr="003E65B4">
        <w:t>hierarchy:</w:t>
      </w:r>
    </w:p>
    <w:p w14:paraId="0CAE65B4" w14:textId="77777777" w:rsidR="0003031A" w:rsidRDefault="0003031A" w:rsidP="0030418E">
      <w:pPr>
        <w:pStyle w:val="Caption"/>
      </w:pPr>
      <w:r w:rsidRPr="003E65B4">
        <w:t xml:space="preserve">Figure </w:t>
      </w:r>
      <w:r w:rsidR="00B0766C">
        <w:fldChar w:fldCharType="begin"/>
      </w:r>
      <w:r w:rsidR="00EE2B1B">
        <w:instrText xml:space="preserve"> SEQ Figure \* ARABIC </w:instrText>
      </w:r>
      <w:r w:rsidR="00B0766C">
        <w:fldChar w:fldCharType="separate"/>
      </w:r>
      <w:r w:rsidR="00B263B3">
        <w:rPr>
          <w:noProof/>
        </w:rPr>
        <w:t>1</w:t>
      </w:r>
      <w:r w:rsidR="00B0766C">
        <w:rPr>
          <w:noProof/>
        </w:rPr>
        <w:fldChar w:fldCharType="end"/>
      </w:r>
      <w:r w:rsidRPr="003E65B4">
        <w:t xml:space="preserve"> – Levels o</w:t>
      </w:r>
      <w:r w:rsidR="00FC3D34" w:rsidRPr="003E65B4">
        <w:t>f the Organiz</w:t>
      </w:r>
      <w:r w:rsidRPr="003E65B4">
        <w:t>ational Structure</w:t>
      </w:r>
    </w:p>
    <w:p w14:paraId="0CAE65B5" w14:textId="77777777" w:rsidR="00192992" w:rsidRPr="00444181" w:rsidRDefault="00E11858" w:rsidP="009A52C8">
      <w:pPr>
        <w:pStyle w:val="ListParagraph"/>
        <w:numPr>
          <w:ilvl w:val="0"/>
          <w:numId w:val="5"/>
        </w:numPr>
        <w:spacing w:after="200"/>
        <w:ind w:left="714" w:hanging="357"/>
        <w:jc w:val="left"/>
      </w:pPr>
      <w:r>
        <w:rPr>
          <w:b/>
        </w:rPr>
        <w:t>Country</w:t>
      </w:r>
      <w:r w:rsidR="00192992" w:rsidRPr="00444181">
        <w:rPr>
          <w:b/>
        </w:rPr>
        <w:t xml:space="preserve"> (Region)</w:t>
      </w:r>
      <w:r w:rsidR="00192992" w:rsidRPr="00444181">
        <w:t xml:space="preserve"> – the </w:t>
      </w:r>
      <w:r w:rsidR="00A109C0">
        <w:t>first</w:t>
      </w:r>
      <w:r w:rsidR="00A109C0" w:rsidRPr="00444181">
        <w:t xml:space="preserve"> </w:t>
      </w:r>
      <w:r w:rsidR="00192992" w:rsidRPr="00444181">
        <w:t xml:space="preserve">level in the hierarchy represents a geographical division of the business. </w:t>
      </w:r>
      <w:r w:rsidR="00537282">
        <w:t>(</w:t>
      </w:r>
      <w:r w:rsidR="00DD7FE5">
        <w:t>E.g</w:t>
      </w:r>
      <w:r w:rsidR="00537282">
        <w:t xml:space="preserve">. </w:t>
      </w:r>
      <w:r w:rsidR="00884B24">
        <w:t>UK, Ireland</w:t>
      </w:r>
      <w:r w:rsidR="00537282">
        <w:t xml:space="preserve"> etc.)</w:t>
      </w:r>
    </w:p>
    <w:p w14:paraId="0CAE65B6" w14:textId="77777777" w:rsidR="00192992" w:rsidRDefault="00E11858" w:rsidP="009A52C8">
      <w:pPr>
        <w:pStyle w:val="ListParagraph"/>
        <w:numPr>
          <w:ilvl w:val="0"/>
          <w:numId w:val="5"/>
        </w:numPr>
        <w:spacing w:after="200"/>
        <w:ind w:left="714" w:hanging="357"/>
        <w:jc w:val="left"/>
      </w:pPr>
      <w:r>
        <w:rPr>
          <w:b/>
        </w:rPr>
        <w:t>Zone</w:t>
      </w:r>
      <w:r w:rsidRPr="0017611D">
        <w:rPr>
          <w:b/>
        </w:rPr>
        <w:t xml:space="preserve"> </w:t>
      </w:r>
      <w:r w:rsidR="00192992" w:rsidRPr="0017611D">
        <w:rPr>
          <w:b/>
        </w:rPr>
        <w:t>(District)</w:t>
      </w:r>
      <w:r w:rsidR="00192992">
        <w:t xml:space="preserve"> </w:t>
      </w:r>
      <w:r w:rsidR="00192992" w:rsidRPr="00444181">
        <w:t xml:space="preserve">– the </w:t>
      </w:r>
      <w:r w:rsidR="00A109C0">
        <w:t>second</w:t>
      </w:r>
      <w:r w:rsidR="00A109C0" w:rsidRPr="00444181">
        <w:t xml:space="preserve"> </w:t>
      </w:r>
      <w:r w:rsidR="00192992" w:rsidRPr="00444181">
        <w:t xml:space="preserve">level in the hierarchy represents a geographical division of the </w:t>
      </w:r>
      <w:r w:rsidR="0017611D">
        <w:t>Business Unit.</w:t>
      </w:r>
      <w:r w:rsidR="00884B24">
        <w:t xml:space="preserve"> (e.g. Scotland, Central etc</w:t>
      </w:r>
      <w:r w:rsidR="00DD7FE5">
        <w:t>.</w:t>
      </w:r>
      <w:r w:rsidR="00884B24">
        <w:t>)</w:t>
      </w:r>
    </w:p>
    <w:p w14:paraId="0B5BCCE2" w14:textId="2AC25D2F" w:rsidR="00900C5D" w:rsidRPr="00900C5D" w:rsidRDefault="00900C5D" w:rsidP="00900C5D">
      <w:pPr>
        <w:spacing w:after="200"/>
        <w:ind w:left="720"/>
        <w:jc w:val="left"/>
        <w:rPr>
          <w:b/>
        </w:rPr>
      </w:pPr>
      <w:r w:rsidRPr="00900C5D">
        <w:rPr>
          <w:b/>
        </w:rPr>
        <w:lastRenderedPageBreak/>
        <w:t>KOREA</w:t>
      </w:r>
    </w:p>
    <w:p w14:paraId="778D8608" w14:textId="76EE9985" w:rsidR="00900C5D" w:rsidRDefault="00900C5D" w:rsidP="00900C5D">
      <w:pPr>
        <w:pStyle w:val="ListParagraph"/>
        <w:spacing w:after="200"/>
        <w:ind w:left="714"/>
        <w:jc w:val="left"/>
      </w:pPr>
      <w:commentRangeStart w:id="1697"/>
      <w:r>
        <w:t>Korea is looking for 3</w:t>
      </w:r>
      <w:r w:rsidRPr="00900C5D">
        <w:rPr>
          <w:vertAlign w:val="superscript"/>
        </w:rPr>
        <w:t>rd</w:t>
      </w:r>
      <w:r>
        <w:t xml:space="preserve"> level hierarchy. </w:t>
      </w:r>
      <w:commentRangeEnd w:id="1697"/>
      <w:r>
        <w:rPr>
          <w:rStyle w:val="CommentReference"/>
        </w:rPr>
        <w:commentReference w:id="1697"/>
      </w:r>
    </w:p>
    <w:p w14:paraId="0CAE65B7" w14:textId="77777777" w:rsidR="00743713" w:rsidRDefault="00743713" w:rsidP="00743713">
      <w:pPr>
        <w:pStyle w:val="ListParagraph"/>
        <w:spacing w:after="200"/>
        <w:ind w:left="714"/>
        <w:jc w:val="left"/>
      </w:pPr>
    </w:p>
    <w:p w14:paraId="0CAE65B8" w14:textId="77777777" w:rsidR="00537282" w:rsidRDefault="000653D4" w:rsidP="006038FE">
      <w:pPr>
        <w:pStyle w:val="Heading3"/>
      </w:pPr>
      <w:bookmarkStart w:id="1698" w:name="_Toc354672226"/>
      <w:bookmarkStart w:id="1699" w:name="_Toc355343768"/>
      <w:bookmarkStart w:id="1700" w:name="_Toc425500301"/>
      <w:bookmarkEnd w:id="1695"/>
      <w:bookmarkEnd w:id="1696"/>
      <w:r>
        <w:t>GEHC</w:t>
      </w:r>
      <w:r w:rsidR="00537282">
        <w:t xml:space="preserve"> Field </w:t>
      </w:r>
      <w:r w:rsidR="006038FE">
        <w:t>N</w:t>
      </w:r>
      <w:r w:rsidR="00537282">
        <w:t xml:space="preserve">avigation </w:t>
      </w:r>
      <w:r w:rsidR="006038FE">
        <w:t>T</w:t>
      </w:r>
      <w:r w:rsidR="00537282">
        <w:t>ree</w:t>
      </w:r>
      <w:bookmarkEnd w:id="1698"/>
      <w:bookmarkEnd w:id="1699"/>
      <w:bookmarkEnd w:id="1700"/>
      <w:r w:rsidR="007E1120">
        <w:t xml:space="preserve"> </w:t>
      </w:r>
    </w:p>
    <w:p w14:paraId="0CAE65B9" w14:textId="14558644" w:rsidR="00FA7897" w:rsidRDefault="006038FE" w:rsidP="0007493D">
      <w:pPr>
        <w:jc w:val="left"/>
      </w:pPr>
      <w:r>
        <w:t>Every task inser</w:t>
      </w:r>
      <w:r w:rsidR="0030011C">
        <w:t>ted into CS</w:t>
      </w:r>
      <w:r w:rsidR="00B16148">
        <w:t>,</w:t>
      </w:r>
      <w:r w:rsidR="0030011C">
        <w:t xml:space="preserve"> </w:t>
      </w:r>
      <w:r w:rsidR="00D01A1B">
        <w:t>SIEBEL</w:t>
      </w:r>
      <w:r w:rsidR="0030011C">
        <w:t xml:space="preserve"> be associated in advance to an organizational </w:t>
      </w:r>
      <w:r w:rsidR="00E11858">
        <w:t>zone</w:t>
      </w:r>
      <w:r w:rsidR="00B50B28">
        <w:t xml:space="preserve"> (achieved via association between the task and an existing System that is situated on a given Site that sits within an organizational zone)</w:t>
      </w:r>
      <w:r w:rsidR="0030011C">
        <w:t xml:space="preserve">. </w:t>
      </w:r>
    </w:p>
    <w:p w14:paraId="0CAE65BA" w14:textId="77777777" w:rsidR="0030011C" w:rsidRDefault="0030011C" w:rsidP="00FA7897">
      <w:pPr>
        <w:jc w:val="left"/>
      </w:pPr>
      <w:r>
        <w:t xml:space="preserve">The structure of the organization as it is reflected in CS is called a navigation </w:t>
      </w:r>
      <w:r w:rsidR="00FA7897">
        <w:t xml:space="preserve">tree. The </w:t>
      </w:r>
      <w:r w:rsidR="000653D4">
        <w:t>GEHC</w:t>
      </w:r>
      <w:r w:rsidR="00FA7897">
        <w:t xml:space="preserve"> navigation tree</w:t>
      </w:r>
      <w:r w:rsidR="007E1120">
        <w:t xml:space="preserve"> </w:t>
      </w:r>
      <w:r w:rsidR="000653D4">
        <w:t xml:space="preserve">for UK and Ireland will </w:t>
      </w:r>
      <w:r w:rsidR="00DF4DA0">
        <w:t xml:space="preserve">use this structure. </w:t>
      </w:r>
      <w:r w:rsidR="0030418E">
        <w:t xml:space="preserve">The other </w:t>
      </w:r>
      <w:r w:rsidR="00743713">
        <w:t xml:space="preserve">six GEHC </w:t>
      </w:r>
      <w:r w:rsidR="0030418E">
        <w:t xml:space="preserve">European </w:t>
      </w:r>
      <w:r w:rsidR="00DF4DA0">
        <w:t xml:space="preserve">regions will </w:t>
      </w:r>
      <w:r w:rsidR="00531CC2">
        <w:t xml:space="preserve">also </w:t>
      </w:r>
      <w:r w:rsidR="00DF4DA0">
        <w:t>follow</w:t>
      </w:r>
      <w:r w:rsidR="00743713">
        <w:t xml:space="preserve"> this two level structure. </w:t>
      </w:r>
    </w:p>
    <w:p w14:paraId="0CAE65BB" w14:textId="5322BD98" w:rsidR="001E3410" w:rsidRDefault="0030418E" w:rsidP="0030011C">
      <w:pPr>
        <w:jc w:val="left"/>
        <w:rPr>
          <w:ins w:id="1701" w:author="Mahesh Venumbaka" w:date="2015-07-24T10:55:00Z"/>
        </w:rPr>
      </w:pPr>
      <w:r>
        <w:rPr>
          <w:noProof/>
          <w:lang w:val="en-US"/>
        </w:rPr>
        <mc:AlternateContent>
          <mc:Choice Requires="wps">
            <w:drawing>
              <wp:anchor distT="0" distB="0" distL="114300" distR="114300" simplePos="0" relativeHeight="251659776" behindDoc="0" locked="0" layoutInCell="1" allowOverlap="1" wp14:anchorId="0CAE768D" wp14:editId="1EFCFB62">
                <wp:simplePos x="0" y="0"/>
                <wp:positionH relativeFrom="column">
                  <wp:posOffset>1229776</wp:posOffset>
                </wp:positionH>
                <wp:positionV relativeFrom="paragraph">
                  <wp:posOffset>3287110</wp:posOffset>
                </wp:positionV>
                <wp:extent cx="3081655" cy="635"/>
                <wp:effectExtent l="0" t="0" r="4445" b="0"/>
                <wp:wrapTopAndBottom/>
                <wp:docPr id="224" name="Text Box 22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a:effectLst/>
                      </wps:spPr>
                      <wps:txbx>
                        <w:txbxContent>
                          <w:p w14:paraId="0CAE7706" w14:textId="77777777" w:rsidR="00EB1E52" w:rsidRPr="00FA214A" w:rsidRDefault="00EB1E52" w:rsidP="0030418E">
                            <w:pPr>
                              <w:pStyle w:val="Caption"/>
                              <w:rPr>
                                <w:noProof/>
                                <w:sz w:val="21"/>
                              </w:rPr>
                            </w:pPr>
                            <w:r>
                              <w:t xml:space="preserve">Figure </w:t>
                            </w:r>
                            <w:r w:rsidR="001E0D06">
                              <w:fldChar w:fldCharType="begin"/>
                            </w:r>
                            <w:r w:rsidR="001E0D06">
                              <w:instrText xml:space="preserve"> SEQ Figure \* ARABIC </w:instrText>
                            </w:r>
                            <w:r w:rsidR="001E0D06">
                              <w:fldChar w:fldCharType="separate"/>
                            </w:r>
                            <w:r>
                              <w:rPr>
                                <w:noProof/>
                              </w:rPr>
                              <w:t>2</w:t>
                            </w:r>
                            <w:r w:rsidR="001E0D06">
                              <w:rPr>
                                <w:noProof/>
                              </w:rPr>
                              <w:fldChar w:fldCharType="end"/>
                            </w:r>
                            <w:r>
                              <w:t xml:space="preserve"> - Example Organizational Countries and Zones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0CAE768D" id="_x0000_t202" coordsize="21600,21600" o:spt="202" path="m,l,21600r21600,l21600,xe">
                <v:stroke joinstyle="miter"/>
                <v:path gradientshapeok="t" o:connecttype="rect"/>
              </v:shapetype>
              <v:shape id="Text Box 224" o:spid="_x0000_s1034" type="#_x0000_t202" style="position:absolute;margin-left:96.85pt;margin-top:258.85pt;width:242.6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VxNgIAAHYEAAAOAAAAZHJzL2Uyb0RvYy54bWysVFFv2jAQfp+0/2D5fQToQ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" stroked="f">
                <v:textbox style="mso-fit-shape-to-text:t" inset="0,0,0,0">
                  <w:txbxContent>
                    <w:p w14:paraId="0CAE7706" w14:textId="77777777" w:rsidR="00EB1E52" w:rsidRPr="00FA214A" w:rsidRDefault="00EB1E52" w:rsidP="0030418E">
                      <w:pPr>
                        <w:pStyle w:val="Caption"/>
                        <w:rPr>
                          <w:noProof/>
                          <w:sz w:val="21"/>
                        </w:rPr>
                      </w:pPr>
                      <w:r>
                        <w:t xml:space="preserve">Figure </w:t>
                      </w:r>
                      <w:fldSimple w:instr=" SEQ Figure \* ARABIC ">
                        <w:r>
                          <w:rPr>
                            <w:noProof/>
                          </w:rPr>
                          <w:t>2</w:t>
                        </w:r>
                      </w:fldSimple>
                      <w:r>
                        <w:t xml:space="preserve"> - Example Organizational Countries and Zones</w:t>
                      </w:r>
                    </w:p>
                  </w:txbxContent>
                </v:textbox>
                <w10:wrap type="topAndBottom"/>
              </v:shape>
            </w:pict>
          </mc:Fallback>
        </mc:AlternateContent>
      </w:r>
      <w:r>
        <w:rPr>
          <w:noProof/>
          <w:lang w:val="en-US"/>
        </w:rPr>
        <mc:AlternateContent>
          <mc:Choice Requires="wpg">
            <w:drawing>
              <wp:anchor distT="0" distB="0" distL="114300" distR="114300" simplePos="0" relativeHeight="251656704" behindDoc="0" locked="0" layoutInCell="1" allowOverlap="1" wp14:anchorId="0CAE768F" wp14:editId="76D04C4D">
                <wp:simplePos x="0" y="0"/>
                <wp:positionH relativeFrom="column">
                  <wp:posOffset>1229776</wp:posOffset>
                </wp:positionH>
                <wp:positionV relativeFrom="paragraph">
                  <wp:posOffset>14364</wp:posOffset>
                </wp:positionV>
                <wp:extent cx="3082202" cy="3213935"/>
                <wp:effectExtent l="0" t="0" r="23495" b="24765"/>
                <wp:wrapTopAndBottom/>
                <wp:docPr id="17" name="Group 17"/>
                <wp:cNvGraphicFramePr/>
                <a:graphic xmlns:a="http://schemas.openxmlformats.org/drawingml/2006/main">
                  <a:graphicData uri="http://schemas.microsoft.com/office/word/2010/wordprocessingGroup">
                    <wpg:wgp>
                      <wpg:cNvGrpSpPr/>
                      <wpg:grpSpPr>
                        <a:xfrm>
                          <a:off x="0" y="0"/>
                          <a:ext cx="3082202" cy="3213935"/>
                          <a:chOff x="0" y="0"/>
                          <a:chExt cx="3082202" cy="3213935"/>
                        </a:xfrm>
                      </wpg:grpSpPr>
                      <wps:wsp>
                        <wps:cNvPr id="19" name="Rectangle 19"/>
                        <wps:cNvSpPr/>
                        <wps:spPr>
                          <a:xfrm>
                            <a:off x="0" y="512379"/>
                            <a:ext cx="1103630" cy="672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7" w14:textId="77777777" w:rsidR="00EB1E52" w:rsidRDefault="00EB1E52" w:rsidP="00884B24">
                              <w:pPr>
                                <w:jc w:val="center"/>
                              </w:pPr>
                              <w:r>
                                <w:t>UK</w:t>
                              </w:r>
                              <w:r>
                                <w:b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207173"/>
                            <a:ext cx="1103630" cy="672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8" w14:textId="77777777" w:rsidR="00EB1E52" w:rsidRDefault="00EB1E52" w:rsidP="00884B24">
                              <w:pPr>
                                <w:jc w:val="center"/>
                              </w:pPr>
                              <w:r>
                                <w:t>Ireland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978572" y="0"/>
                            <a:ext cx="1103630" cy="4313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9" w14:textId="77777777" w:rsidR="00EB1E52" w:rsidRDefault="00EB1E52" w:rsidP="00884B24">
                              <w:pPr>
                                <w:jc w:val="center"/>
                              </w:pPr>
                              <w:r>
                                <w:t>Scotland</w:t>
                              </w:r>
                              <w:r>
                                <w:br/>
                                <w:t>(Zone)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78572" y="630621"/>
                            <a:ext cx="1103630" cy="431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A" w14:textId="77777777" w:rsidR="00EB1E52" w:rsidRDefault="00EB1E52" w:rsidP="00884B24">
                              <w:pPr>
                                <w:jc w:val="center"/>
                              </w:pPr>
                              <w:r>
                                <w:t>UK Central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978572" y="1253359"/>
                            <a:ext cx="1103630" cy="4313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B" w14:textId="77777777" w:rsidR="00EB1E52" w:rsidRDefault="00EB1E52" w:rsidP="00884B24">
                              <w:pPr>
                                <w:jc w:val="center"/>
                              </w:pPr>
                              <w:r>
                                <w:t>UK South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978572" y="2041635"/>
                            <a:ext cx="1103630" cy="431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C" w14:textId="77777777" w:rsidR="00EB1E52" w:rsidRDefault="00EB1E52" w:rsidP="00884B24">
                              <w:pPr>
                                <w:jc w:val="center"/>
                              </w:pPr>
                              <w:r>
                                <w:t>Ireland North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78572" y="2782614"/>
                            <a:ext cx="1103630" cy="4313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E770D" w14:textId="77777777" w:rsidR="00EB1E52" w:rsidRDefault="00EB1E52" w:rsidP="00884B24">
                              <w:pPr>
                                <w:jc w:val="center"/>
                              </w:pPr>
                              <w:r>
                                <w:t>Ireland South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bow Connector 26"/>
                        <wps:cNvCnPr/>
                        <wps:spPr>
                          <a:xfrm flipV="1">
                            <a:off x="1103586" y="252248"/>
                            <a:ext cx="871819" cy="59522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flipV="1">
                            <a:off x="1103586" y="843455"/>
                            <a:ext cx="871268" cy="2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a:off x="1103586" y="843455"/>
                            <a:ext cx="871268" cy="56832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wps:spPr>
                          <a:xfrm flipV="1">
                            <a:off x="1103586" y="2270235"/>
                            <a:ext cx="871220" cy="27604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wps:spPr>
                          <a:xfrm>
                            <a:off x="1103586" y="2546131"/>
                            <a:ext cx="871220" cy="4404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Elbow Connector 31"/>
                        <wps:cNvCnPr/>
                        <wps:spPr>
                          <a:xfrm rot="5400000">
                            <a:off x="-342900" y="1864273"/>
                            <a:ext cx="1823720" cy="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575441" y="1190297"/>
                            <a:ext cx="1" cy="101831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5="http://schemas.microsoft.com/office/word/2012/wordml">
            <w:pict>
              <v:group w14:anchorId="0CAE768F" id="Group 17" o:spid="_x0000_s1035" style="position:absolute;margin-left:96.85pt;margin-top:1.15pt;width:242.7pt;height:253.05pt;z-index:251656704;mso-height-relative:margin" coordsize="30822,3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">
                <v:rect id="Rectangle 19" o:spid="_x0000_s1036" style="position:absolute;top:5123;width:11036;height:6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14:paraId="0CAE7707" w14:textId="77777777" w:rsidR="00EB1E52" w:rsidRDefault="00EB1E52" w:rsidP="00884B24">
                        <w:pPr>
                          <w:jc w:val="center"/>
                        </w:pPr>
                        <w:r>
                          <w:t>UK</w:t>
                        </w:r>
                        <w:r>
                          <w:br/>
                          <w:t>(Country)</w:t>
                        </w:r>
                      </w:p>
                    </w:txbxContent>
                  </v:textbox>
                </v:rect>
                <v:rect id="Rectangle 20" o:spid="_x0000_s1037" style="position:absolute;top:22071;width:11036;height:6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14:paraId="0CAE7708" w14:textId="77777777" w:rsidR="00EB1E52" w:rsidRDefault="00EB1E52" w:rsidP="00884B24">
                        <w:pPr>
                          <w:jc w:val="center"/>
                        </w:pPr>
                        <w:r>
                          <w:t>Ireland</w:t>
                        </w:r>
                      </w:p>
                    </w:txbxContent>
                  </v:textbox>
                </v:rect>
                <v:rect id="Rectangle 21" o:spid="_x0000_s1038" style="position:absolute;left:19785;width:11037;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textbox>
                    <w:txbxContent>
                      <w:p w14:paraId="0CAE7709" w14:textId="77777777" w:rsidR="00EB1E52" w:rsidRDefault="00EB1E52" w:rsidP="00884B24">
                        <w:pPr>
                          <w:jc w:val="center"/>
                        </w:pPr>
                        <w:r>
                          <w:t>Scotland</w:t>
                        </w:r>
                        <w:r>
                          <w:br/>
                          <w:t>(Zone)</w:t>
                        </w:r>
                      </w:p>
                    </w:txbxContent>
                  </v:textbox>
                </v:rect>
                <v:rect id="Rectangle 22" o:spid="_x0000_s1039" style="position:absolute;left:19785;top:6306;width:11037;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w4sMA&#10;AADbAAAADwAAAGRycy9kb3ducmV2LnhtbESPzWrDMBCE74G+g9hCbrEcU1rjRgmlUFpyCY3zAIu1&#10;tZ1YKyPJP8nTR4VCj8PMfMNsdrPpxEjOt5YVrJMUBHFldcu1glP5scpB+ICssbNMCq7kYbd9WGyw&#10;0HbibxqPoRYRwr5ABU0IfSGlrxoy6BPbE0fvxzqDIUpXS+1winDTySxNn6XBluNCgz29N1RdjoNR&#10;YNeHsC+np4Fpcp95e66620uu1PJxfnsFEWgO/+G/9pdWkGX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9w4sMAAADbAAAADwAAAAAAAAAAAAAAAACYAgAAZHJzL2Rv&#10;d25yZXYueG1sUEsFBgAAAAAEAAQA9QAAAIgDAAAAAA==&#10;" fillcolor="#4f81bd [3204]" strokecolor="#243f60 [1604]" strokeweight="2pt">
                  <v:textbox>
                    <w:txbxContent>
                      <w:p w14:paraId="0CAE770A" w14:textId="77777777" w:rsidR="00EB1E52" w:rsidRDefault="00EB1E52" w:rsidP="00884B24">
                        <w:pPr>
                          <w:jc w:val="center"/>
                        </w:pPr>
                        <w:r>
                          <w:t>UK Central</w:t>
                        </w:r>
                      </w:p>
                    </w:txbxContent>
                  </v:textbox>
                </v:rect>
                <v:rect id="Rectangle 23" o:spid="_x0000_s1040" style="position:absolute;left:19785;top:12533;width:11037;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14:paraId="0CAE770B" w14:textId="77777777" w:rsidR="00EB1E52" w:rsidRDefault="00EB1E52" w:rsidP="00884B24">
                        <w:pPr>
                          <w:jc w:val="center"/>
                        </w:pPr>
                        <w:r>
                          <w:t>UK South</w:t>
                        </w:r>
                      </w:p>
                    </w:txbxContent>
                  </v:textbox>
                </v:rect>
                <v:rect id="Rectangle 24" o:spid="_x0000_s1041" style="position:absolute;left:19785;top:20416;width:11037;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14:paraId="0CAE770C" w14:textId="77777777" w:rsidR="00EB1E52" w:rsidRDefault="00EB1E52" w:rsidP="00884B24">
                        <w:pPr>
                          <w:jc w:val="center"/>
                        </w:pPr>
                        <w:r>
                          <w:t>Ireland North</w:t>
                        </w:r>
                      </w:p>
                    </w:txbxContent>
                  </v:textbox>
                </v:rect>
                <v:rect id="Rectangle 25" o:spid="_x0000_s1042" style="position:absolute;left:19785;top:27826;width:11037;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14:paraId="0CAE770D" w14:textId="77777777" w:rsidR="00EB1E52" w:rsidRDefault="00EB1E52" w:rsidP="00884B24">
                        <w:pPr>
                          <w:jc w:val="center"/>
                        </w:pPr>
                        <w:r>
                          <w:t>Ireland South</w:t>
                        </w:r>
                      </w:p>
                    </w:txbxContent>
                  </v:textbox>
                </v:rect>
                <v:shape id="Elbow Connector 26" o:spid="_x0000_s1043" type="#_x0000_t34" style="position:absolute;left:11035;top:2522;width:8719;height:59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xMUAAADbAAAADwAAAGRycy9kb3ducmV2LnhtbESPzWrDMBCE74W8g9hAb42clIbgWgn5&#10;obS5lNgu9Lq1NraJtTKWartvHxUCOQ4z8w2TbEbTiJ46V1tWMJ9FIIgLq2suFXzlb08rEM4ja2ws&#10;k4I/crBZTx4SjLUdOKU+86UIEHYxKqi8b2MpXVGRQTezLXHwzrYz6IPsSqk7HALcNHIRRUtpsOaw&#10;UGFL+4qKS/ZrFIwv8vgjs937ydn09Pn9fMj3JlfqcTpuX0F4Gv09fGt/aAWLJfx/CT9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x6xMUAAADbAAAADwAAAAAAAAAA&#10;AAAAAAChAgAAZHJzL2Rvd25yZXYueG1sUEsFBgAAAAAEAAQA+QAAAJMDAAAAAA==&#10;" strokecolor="#4579b8 [3044]">
                  <v:stroke endarrow="open"/>
                </v:shape>
                <v:shape id="Elbow Connector 27" o:spid="_x0000_s1044" type="#_x0000_t34" style="position:absolute;left:11035;top:8434;width:8713;height: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fX8QAAADbAAAADwAAAGRycy9kb3ducmV2LnhtbESPQWvCQBSE7wX/w/IEb3WjUi2pm9Aq&#10;pfUimhR6fWafSTD7NmRXTf99VxA8DjPzDbNMe9OIC3WutqxgMo5AEBdW11wq+Mk/n19BOI+ssbFM&#10;Cv7IQZoMnpYYa3vlPV0yX4oAYRejgsr7NpbSFRUZdGPbEgfvaDuDPsiulLrDa4CbRk6jaC4N1hwW&#10;KmxpVVFxys5GQf8iNweZfXztnN3vtr+zdb4yuVKjYf/+BsJT7x/he/tbK5gu4PYl/AC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N9fxAAAANsAAAAPAAAAAAAAAAAA&#10;AAAAAKECAABkcnMvZG93bnJldi54bWxQSwUGAAAAAAQABAD5AAAAkgMAAAAA&#10;" strokecolor="#4579b8 [3044]">
                  <v:stroke endarrow="open"/>
                </v:shape>
                <v:shape id="Elbow Connector 28" o:spid="_x0000_s1045" type="#_x0000_t34" style="position:absolute;left:11035;top:8434;width:8713;height:56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fc7sAAADbAAAADwAAAGRycy9kb3ducmV2LnhtbERPSwrCMBDdC94hjOBOU12IVKOIoCi4&#10;0OoBhmZsi82kNNFUT28WgsvH+y/XnanFi1pXWVYwGScgiHOrKy4U3K670RyE88gaa8uk4E0O1qt+&#10;b4mptoEv9Mp8IWIIuxQVlN43qZQuL8mgG9uGOHJ32xr0EbaF1C2GGG5qOU2SmTRYcWwosaFtSfkj&#10;exoF5nS7dJnckjT38DnuQ0HnsFFqOOg2CxCeOv8X/9wHrWAax8Yv8QfI1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V6R9zuwAAANsAAAAPAAAAAAAAAAAAAAAAAKECAABk&#10;cnMvZG93bnJldi54bWxQSwUGAAAAAAQABAD5AAAAiQMAAAAA&#10;" strokecolor="#4579b8 [3044]">
                  <v:stroke endarrow="open"/>
                </v:shape>
                <v:shape id="Elbow Connector 29" o:spid="_x0000_s1046" type="#_x0000_t34" style="position:absolute;left:11035;top:22702;width:8713;height:27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PutsQAAADbAAAADwAAAGRycy9kb3ducmV2LnhtbESPQWvCQBSE7wX/w/IEb3WjUrGpm9Aq&#10;pfUimhR6fWafSTD7NmRXTf99VxA8DjPzDbNMe9OIC3WutqxgMo5AEBdW11wq+Mk/nxcgnEfW2Fgm&#10;BX/kIE0GT0uMtb3yni6ZL0WAsItRQeV9G0vpiooMurFtiYN3tJ1BH2RXSt3hNcBNI6dRNJcGaw4L&#10;Fba0qqg4ZWejoH+Rm4PMPr52zu5329/ZOl+ZXKnRsH9/A+Gp94/wvf2tFUxf4fYl/AC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62xAAAANsAAAAPAAAAAAAAAAAA&#10;AAAAAKECAABkcnMvZG93bnJldi54bWxQSwUGAAAAAAQABAD5AAAAkgMAAAAA&#10;" strokecolor="#4579b8 [3044]">
                  <v:stroke endarrow="open"/>
                </v:shape>
                <v:shape id="Elbow Connector 30" o:spid="_x0000_s1047" type="#_x0000_t34" style="position:absolute;left:11035;top:25461;width:8713;height:44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aFqL4AAADbAAAADwAAAGRycy9kb3ducmV2LnhtbERPy4rCMBTdC/5DuMLsNNUBkWoqIjgo&#10;uNDqB1ya2wc2N6XJmDpfP1kILg/nvdkOphVP6l1jWcF8loAgLqxuuFJwvx2mKxDOI2tsLZOCFznY&#10;ZuPRBlNtA1/pmftKxBB2KSqove9SKV1Rk0E3sx1x5ErbG/QR9pXUPYYYblq5SJKlNNhwbKixo31N&#10;xSP/NQrM+X4dcrknacrwd/oJFV3CTqmvybBbg/A0+I/47T5qBd9xffwSf4DM/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RoWovgAAANsAAAAPAAAAAAAAAAAAAAAAAKEC&#10;AABkcnMvZG93bnJldi54bWxQSwUGAAAAAAQABAD5AAAAjAMAAAAA&#10;" strokecolor="#4579b8 [3044]">
                  <v:stroke endarrow="open"/>
                </v:shape>
                <v:shape id="Elbow Connector 31" o:spid="_x0000_s1048" type="#_x0000_t34" style="position:absolute;left:-3430;top:18643;width:18237;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KGqMcAAADbAAAADwAAAGRycy9kb3ducmV2LnhtbESPW2vCQBSE3wv9D8sp+KabeCkSXUVs&#10;i6WIxQuCb6fZ0ySYPZtmtzH++64g9HGYmW+Y6bw1pWiodoVlBXEvAkGcWl1wpuCwf+uOQTiPrLG0&#10;TAqu5GA+e3yYYqLthbfU7HwmAoRdggpy76tESpfmZND1bEUcvG9bG/RB1pnUNV4C3JSyH0XP0mDB&#10;YSHHipY5pefdr1Ewehk25fH15/RpN+fV9evDHeL+WqnOU7uYgPDU+v/wvf2uFQxiuH0JP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IoaoxwAAANsAAAAPAAAAAAAA&#10;AAAAAAAAAKECAABkcnMvZG93bnJldi54bWxQSwUGAAAAAAQABAD5AAAAlQMAAAAA&#10;" strokecolor="#4579b8 [3044]"/>
                <v:line id="Straight Connector 225" o:spid="_x0000_s1049" style="position:absolute;visibility:visible;mso-wrap-style:square" from="5754,11902" to="5754,22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y9sUAAADcAAAADwAAAGRycy9kb3ducmV2LnhtbESPUWvCQBCE3wv9D8cWfKsXI4pGT5FC&#10;QWxfav0Ba25Ngrm99G6r0V/fKxT6OMzMN8xy3btWXSjExrOB0TADRVx623Bl4PD5+jwDFQXZYuuZ&#10;DNwownr1+LDEwvorf9BlL5VKEI4FGqhFukLrWNbkMA59R5y8kw8OJclQaRvwmuCu1XmWTbXDhtNC&#10;jR291FSe99/OwNfb+zbejm0u08l9dw6b2VzG0ZjBU79ZgBLq5T/8195aA3k+gd8z6Qj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Ey9sUAAADcAAAADwAAAAAAAAAA&#10;AAAAAAChAgAAZHJzL2Rvd25yZXYueG1sUEsFBgAAAAAEAAQA+QAAAJMDAAAAAA==&#10;" strokecolor="#4579b8 [3044]"/>
                <w10:wrap type="topAndBottom"/>
              </v:group>
            </w:pict>
          </mc:Fallback>
        </mc:AlternateContent>
      </w:r>
      <w:r w:rsidR="001E3410">
        <w:t xml:space="preserve">It is possible for the </w:t>
      </w:r>
      <w:r w:rsidR="008853DD">
        <w:t>dispatcher</w:t>
      </w:r>
      <w:r w:rsidR="001E3410">
        <w:t xml:space="preserve"> to filter the engineers in his/her view by </w:t>
      </w:r>
      <w:r w:rsidR="00E11858">
        <w:t xml:space="preserve">the various </w:t>
      </w:r>
      <w:r w:rsidR="001E3410">
        <w:t xml:space="preserve">engineer </w:t>
      </w:r>
      <w:r w:rsidR="00E11858">
        <w:t>characteristics</w:t>
      </w:r>
      <w:r w:rsidR="001E3410">
        <w:t>.</w:t>
      </w:r>
    </w:p>
    <w:p w14:paraId="5ADBF15A" w14:textId="10B8C628" w:rsidR="00E86878" w:rsidRDefault="00297E5B" w:rsidP="0030011C">
      <w:pPr>
        <w:jc w:val="left"/>
        <w:rPr>
          <w:ins w:id="1702" w:author="Mahesh Venumbaka" w:date="2015-07-24T10:55:00Z"/>
        </w:rPr>
      </w:pPr>
      <w:ins w:id="1703" w:author="Mahesh Venumbaka" w:date="2015-07-24T10:55:00Z">
        <w:r>
          <w:t xml:space="preserve">The Organization </w:t>
        </w:r>
      </w:ins>
      <w:ins w:id="1704" w:author="Mahesh Venumbaka" w:date="2015-07-24T10:56:00Z">
        <w:r>
          <w:t>structure</w:t>
        </w:r>
      </w:ins>
      <w:ins w:id="1705" w:author="Mahesh Venumbaka" w:date="2015-07-24T10:55:00Z">
        <w:r>
          <w:t xml:space="preserve"> for </w:t>
        </w:r>
      </w:ins>
      <w:ins w:id="1706" w:author="Mahesh Venumbaka" w:date="2015-07-24T11:03:00Z">
        <w:r w:rsidR="00CC31FF">
          <w:t>APAC</w:t>
        </w:r>
      </w:ins>
      <w:ins w:id="1707" w:author="Mahesh Venumbaka" w:date="2015-07-24T10:55:00Z">
        <w:r>
          <w:t xml:space="preserve"> Implementation would </w:t>
        </w:r>
      </w:ins>
      <w:ins w:id="1708" w:author="Mahesh Venumbaka" w:date="2015-07-24T10:56:00Z">
        <w:r>
          <w:t>consists of following regions and districts</w:t>
        </w:r>
      </w:ins>
    </w:p>
    <w:tbl>
      <w:tblPr>
        <w:tblW w:w="2700" w:type="dxa"/>
        <w:tblLook w:val="04A0" w:firstRow="1" w:lastRow="0" w:firstColumn="1" w:lastColumn="0" w:noHBand="0" w:noVBand="1"/>
      </w:tblPr>
      <w:tblGrid>
        <w:gridCol w:w="1060"/>
        <w:gridCol w:w="1640"/>
      </w:tblGrid>
      <w:tr w:rsidR="00297E5B" w:rsidRPr="00297E5B" w14:paraId="1847880E" w14:textId="77777777" w:rsidTr="00297E5B">
        <w:trPr>
          <w:trHeight w:val="300"/>
          <w:ins w:id="1709" w:author="Mahesh Venumbaka" w:date="2015-07-24T10:56:00Z"/>
        </w:trPr>
        <w:tc>
          <w:tcPr>
            <w:tcW w:w="10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33DDDA8" w14:textId="3204B6E3" w:rsidR="00297E5B" w:rsidRPr="00297E5B" w:rsidRDefault="00297E5B" w:rsidP="00EB1E52">
            <w:pPr>
              <w:spacing w:after="0" w:line="240" w:lineRule="auto"/>
              <w:jc w:val="center"/>
              <w:rPr>
                <w:ins w:id="1710" w:author="Mahesh Venumbaka" w:date="2015-07-24T10:56:00Z"/>
                <w:rFonts w:ascii="Calibri" w:hAnsi="Calibri" w:cs="Calibri"/>
                <w:b/>
                <w:bCs/>
                <w:color w:val="FF0000"/>
                <w:szCs w:val="21"/>
                <w:lang w:val="en-US"/>
              </w:rPr>
            </w:pPr>
            <w:ins w:id="1711" w:author="Mahesh Venumbaka" w:date="2015-07-24T10:56:00Z">
              <w:r w:rsidRPr="00297E5B">
                <w:rPr>
                  <w:rFonts w:ascii="Calibri" w:hAnsi="Calibri" w:cs="Calibri"/>
                  <w:b/>
                  <w:bCs/>
                  <w:color w:val="FF0000"/>
                  <w:szCs w:val="21"/>
                  <w:lang w:val="en-US"/>
                </w:rPr>
                <w:t>Region</w:t>
              </w:r>
            </w:ins>
          </w:p>
        </w:tc>
        <w:tc>
          <w:tcPr>
            <w:tcW w:w="1640" w:type="dxa"/>
            <w:tcBorders>
              <w:top w:val="single" w:sz="4" w:space="0" w:color="auto"/>
              <w:left w:val="nil"/>
              <w:bottom w:val="single" w:sz="4" w:space="0" w:color="auto"/>
              <w:right w:val="single" w:sz="4" w:space="0" w:color="auto"/>
            </w:tcBorders>
            <w:shd w:val="clear" w:color="000000" w:fill="FFFF00"/>
            <w:noWrap/>
            <w:vAlign w:val="bottom"/>
            <w:hideMark/>
          </w:tcPr>
          <w:p w14:paraId="576D544A" w14:textId="77777777" w:rsidR="00297E5B" w:rsidRPr="00297E5B" w:rsidRDefault="00297E5B" w:rsidP="00EB1E52">
            <w:pPr>
              <w:spacing w:after="0" w:line="240" w:lineRule="auto"/>
              <w:jc w:val="center"/>
              <w:rPr>
                <w:ins w:id="1712" w:author="Mahesh Venumbaka" w:date="2015-07-24T10:56:00Z"/>
                <w:rFonts w:ascii="Calibri" w:hAnsi="Calibri" w:cs="Calibri"/>
                <w:b/>
                <w:bCs/>
                <w:color w:val="FF0000"/>
                <w:szCs w:val="21"/>
                <w:lang w:val="en-US"/>
              </w:rPr>
            </w:pPr>
            <w:ins w:id="1713" w:author="Mahesh Venumbaka" w:date="2015-07-24T10:56:00Z">
              <w:r w:rsidRPr="00297E5B">
                <w:rPr>
                  <w:rFonts w:ascii="Calibri" w:hAnsi="Calibri" w:cs="Calibri"/>
                  <w:b/>
                  <w:bCs/>
                  <w:color w:val="FF0000"/>
                  <w:szCs w:val="21"/>
                  <w:lang w:val="en-US"/>
                </w:rPr>
                <w:t>District</w:t>
              </w:r>
            </w:ins>
          </w:p>
        </w:tc>
      </w:tr>
      <w:tr w:rsidR="00297E5B" w:rsidRPr="00297E5B" w14:paraId="5626DF87" w14:textId="77777777" w:rsidTr="00297E5B">
        <w:trPr>
          <w:trHeight w:val="300"/>
          <w:ins w:id="171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3B4D84" w14:textId="77777777" w:rsidR="00297E5B" w:rsidRPr="00297E5B" w:rsidRDefault="00297E5B" w:rsidP="00EB1E52">
            <w:pPr>
              <w:spacing w:after="0" w:line="240" w:lineRule="auto"/>
              <w:jc w:val="center"/>
              <w:rPr>
                <w:ins w:id="1715" w:author="Mahesh Venumbaka" w:date="2015-07-24T10:56:00Z"/>
                <w:rFonts w:ascii="Calibri" w:hAnsi="Calibri" w:cs="Calibri"/>
                <w:color w:val="000000"/>
                <w:szCs w:val="21"/>
                <w:lang w:val="en-US"/>
              </w:rPr>
            </w:pPr>
            <w:ins w:id="1716"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7D197EEA" w14:textId="77777777" w:rsidR="00297E5B" w:rsidRPr="00297E5B" w:rsidRDefault="00297E5B" w:rsidP="00EB1E52">
            <w:pPr>
              <w:spacing w:after="0" w:line="240" w:lineRule="auto"/>
              <w:jc w:val="center"/>
              <w:rPr>
                <w:ins w:id="1717" w:author="Mahesh Venumbaka" w:date="2015-07-24T10:56:00Z"/>
                <w:rFonts w:ascii="Calibri" w:hAnsi="Calibri" w:cs="Calibri"/>
                <w:color w:val="000000"/>
                <w:szCs w:val="21"/>
                <w:lang w:val="en-US"/>
              </w:rPr>
            </w:pPr>
            <w:ins w:id="1718" w:author="Mahesh Venumbaka" w:date="2015-07-24T10:56:00Z">
              <w:r w:rsidRPr="00297E5B">
                <w:rPr>
                  <w:rFonts w:ascii="Calibri" w:hAnsi="Calibri" w:cs="Calibri"/>
                  <w:color w:val="000000"/>
                  <w:szCs w:val="21"/>
                  <w:lang w:val="en-US"/>
                </w:rPr>
                <w:t>Busan</w:t>
              </w:r>
            </w:ins>
          </w:p>
        </w:tc>
      </w:tr>
      <w:tr w:rsidR="00297E5B" w:rsidRPr="00297E5B" w14:paraId="113739F2" w14:textId="77777777" w:rsidTr="00297E5B">
        <w:trPr>
          <w:trHeight w:val="300"/>
          <w:ins w:id="171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C5A1616" w14:textId="77777777" w:rsidR="00297E5B" w:rsidRPr="00297E5B" w:rsidRDefault="00297E5B" w:rsidP="00EB1E52">
            <w:pPr>
              <w:spacing w:after="0" w:line="240" w:lineRule="auto"/>
              <w:jc w:val="center"/>
              <w:rPr>
                <w:ins w:id="1720" w:author="Mahesh Venumbaka" w:date="2015-07-24T10:56:00Z"/>
                <w:rFonts w:ascii="Calibri" w:hAnsi="Calibri" w:cs="Calibri"/>
                <w:color w:val="000000"/>
                <w:szCs w:val="21"/>
                <w:lang w:val="en-US"/>
              </w:rPr>
            </w:pPr>
            <w:ins w:id="1721"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170E0DE1" w14:textId="77777777" w:rsidR="00297E5B" w:rsidRPr="00297E5B" w:rsidRDefault="00297E5B" w:rsidP="00EB1E52">
            <w:pPr>
              <w:spacing w:after="0" w:line="240" w:lineRule="auto"/>
              <w:jc w:val="center"/>
              <w:rPr>
                <w:ins w:id="1722" w:author="Mahesh Venumbaka" w:date="2015-07-24T10:56:00Z"/>
                <w:rFonts w:ascii="Calibri" w:hAnsi="Calibri" w:cs="Calibri"/>
                <w:color w:val="000000"/>
                <w:szCs w:val="21"/>
                <w:lang w:val="en-US"/>
              </w:rPr>
            </w:pPr>
            <w:ins w:id="1723" w:author="Mahesh Venumbaka" w:date="2015-07-24T10:56:00Z">
              <w:r w:rsidRPr="00297E5B">
                <w:rPr>
                  <w:rFonts w:ascii="Calibri" w:hAnsi="Calibri" w:cs="Calibri"/>
                  <w:color w:val="000000"/>
                  <w:szCs w:val="21"/>
                  <w:lang w:val="en-US"/>
                </w:rPr>
                <w:t>Daegu</w:t>
              </w:r>
            </w:ins>
          </w:p>
        </w:tc>
      </w:tr>
      <w:tr w:rsidR="00297E5B" w:rsidRPr="00297E5B" w14:paraId="6A53C379" w14:textId="77777777" w:rsidTr="00297E5B">
        <w:trPr>
          <w:trHeight w:val="300"/>
          <w:ins w:id="172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EB6BE27" w14:textId="77777777" w:rsidR="00297E5B" w:rsidRPr="00297E5B" w:rsidRDefault="00297E5B" w:rsidP="00EB1E52">
            <w:pPr>
              <w:spacing w:after="0" w:line="240" w:lineRule="auto"/>
              <w:jc w:val="center"/>
              <w:rPr>
                <w:ins w:id="1725" w:author="Mahesh Venumbaka" w:date="2015-07-24T10:56:00Z"/>
                <w:rFonts w:ascii="Calibri" w:hAnsi="Calibri" w:cs="Calibri"/>
                <w:color w:val="000000"/>
                <w:szCs w:val="21"/>
                <w:lang w:val="en-US"/>
              </w:rPr>
            </w:pPr>
            <w:ins w:id="1726"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13A98B5A" w14:textId="77777777" w:rsidR="00297E5B" w:rsidRPr="00297E5B" w:rsidRDefault="00297E5B" w:rsidP="00EB1E52">
            <w:pPr>
              <w:spacing w:after="0" w:line="240" w:lineRule="auto"/>
              <w:jc w:val="center"/>
              <w:rPr>
                <w:ins w:id="1727" w:author="Mahesh Venumbaka" w:date="2015-07-24T10:56:00Z"/>
                <w:rFonts w:ascii="Calibri" w:hAnsi="Calibri" w:cs="Calibri"/>
                <w:color w:val="000000"/>
                <w:szCs w:val="21"/>
                <w:lang w:val="en-US"/>
              </w:rPr>
            </w:pPr>
            <w:ins w:id="1728" w:author="Mahesh Venumbaka" w:date="2015-07-24T10:56:00Z">
              <w:r w:rsidRPr="00297E5B">
                <w:rPr>
                  <w:rFonts w:ascii="Calibri" w:hAnsi="Calibri" w:cs="Calibri"/>
                  <w:color w:val="000000"/>
                  <w:szCs w:val="21"/>
                  <w:lang w:val="en-US"/>
                </w:rPr>
                <w:t>Daejeon</w:t>
              </w:r>
            </w:ins>
          </w:p>
        </w:tc>
      </w:tr>
      <w:tr w:rsidR="00297E5B" w:rsidRPr="00297E5B" w14:paraId="39B6EE69" w14:textId="77777777" w:rsidTr="00297E5B">
        <w:trPr>
          <w:trHeight w:val="300"/>
          <w:ins w:id="172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A7EF99C" w14:textId="77777777" w:rsidR="00297E5B" w:rsidRPr="00297E5B" w:rsidRDefault="00297E5B" w:rsidP="00EB1E52">
            <w:pPr>
              <w:spacing w:after="0" w:line="240" w:lineRule="auto"/>
              <w:jc w:val="center"/>
              <w:rPr>
                <w:ins w:id="1730" w:author="Mahesh Venumbaka" w:date="2015-07-24T10:56:00Z"/>
                <w:rFonts w:ascii="Calibri" w:hAnsi="Calibri" w:cs="Calibri"/>
                <w:color w:val="000000"/>
                <w:szCs w:val="21"/>
                <w:lang w:val="en-US"/>
              </w:rPr>
            </w:pPr>
            <w:ins w:id="1731"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643AAACA" w14:textId="77777777" w:rsidR="00297E5B" w:rsidRPr="00297E5B" w:rsidRDefault="00297E5B" w:rsidP="00EB1E52">
            <w:pPr>
              <w:spacing w:after="0" w:line="240" w:lineRule="auto"/>
              <w:jc w:val="center"/>
              <w:rPr>
                <w:ins w:id="1732" w:author="Mahesh Venumbaka" w:date="2015-07-24T10:56:00Z"/>
                <w:rFonts w:ascii="Calibri" w:hAnsi="Calibri" w:cs="Calibri"/>
                <w:color w:val="000000"/>
                <w:szCs w:val="21"/>
                <w:lang w:val="en-US"/>
              </w:rPr>
            </w:pPr>
            <w:ins w:id="1733" w:author="Mahesh Venumbaka" w:date="2015-07-24T10:56:00Z">
              <w:r w:rsidRPr="00297E5B">
                <w:rPr>
                  <w:rFonts w:ascii="Calibri" w:hAnsi="Calibri" w:cs="Calibri"/>
                  <w:color w:val="000000"/>
                  <w:szCs w:val="21"/>
                  <w:lang w:val="en-US"/>
                </w:rPr>
                <w:t>Gwangju</w:t>
              </w:r>
            </w:ins>
          </w:p>
        </w:tc>
      </w:tr>
      <w:tr w:rsidR="00297E5B" w:rsidRPr="00297E5B" w14:paraId="69264D66" w14:textId="77777777" w:rsidTr="00297E5B">
        <w:trPr>
          <w:trHeight w:val="231"/>
          <w:ins w:id="173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9E5029E" w14:textId="77777777" w:rsidR="00297E5B" w:rsidRPr="00297E5B" w:rsidRDefault="00297E5B" w:rsidP="00EB1E52">
            <w:pPr>
              <w:spacing w:after="0" w:line="240" w:lineRule="auto"/>
              <w:jc w:val="center"/>
              <w:rPr>
                <w:ins w:id="1735" w:author="Mahesh Venumbaka" w:date="2015-07-24T10:56:00Z"/>
                <w:rFonts w:ascii="Calibri" w:hAnsi="Calibri" w:cs="Calibri"/>
                <w:color w:val="000000"/>
                <w:szCs w:val="21"/>
                <w:lang w:val="en-US"/>
              </w:rPr>
            </w:pPr>
            <w:ins w:id="1736"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21A24463" w14:textId="77777777" w:rsidR="00297E5B" w:rsidRPr="00297E5B" w:rsidRDefault="00297E5B" w:rsidP="00EB1E52">
            <w:pPr>
              <w:spacing w:after="0" w:line="240" w:lineRule="auto"/>
              <w:jc w:val="center"/>
              <w:rPr>
                <w:ins w:id="1737" w:author="Mahesh Venumbaka" w:date="2015-07-24T10:56:00Z"/>
                <w:rFonts w:ascii="Calibri" w:hAnsi="Calibri" w:cs="Calibri"/>
                <w:color w:val="000000"/>
                <w:szCs w:val="21"/>
                <w:lang w:val="en-US"/>
              </w:rPr>
            </w:pPr>
            <w:ins w:id="1738" w:author="Mahesh Venumbaka" w:date="2015-07-24T10:56:00Z">
              <w:r w:rsidRPr="00297E5B">
                <w:rPr>
                  <w:rFonts w:ascii="Calibri" w:hAnsi="Calibri" w:cs="Calibri"/>
                  <w:color w:val="000000"/>
                  <w:szCs w:val="21"/>
                  <w:lang w:val="en-US"/>
                </w:rPr>
                <w:t>HCIT</w:t>
              </w:r>
            </w:ins>
          </w:p>
        </w:tc>
      </w:tr>
      <w:tr w:rsidR="00297E5B" w:rsidRPr="00297E5B" w14:paraId="728E7225" w14:textId="77777777" w:rsidTr="00297E5B">
        <w:trPr>
          <w:trHeight w:val="300"/>
          <w:ins w:id="173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D742E2C" w14:textId="77777777" w:rsidR="00297E5B" w:rsidRPr="00297E5B" w:rsidRDefault="00297E5B" w:rsidP="00EB1E52">
            <w:pPr>
              <w:spacing w:after="0" w:line="240" w:lineRule="auto"/>
              <w:jc w:val="center"/>
              <w:rPr>
                <w:ins w:id="1740" w:author="Mahesh Venumbaka" w:date="2015-07-24T10:56:00Z"/>
                <w:rFonts w:ascii="Calibri" w:hAnsi="Calibri" w:cs="Calibri"/>
                <w:color w:val="000000"/>
                <w:szCs w:val="21"/>
                <w:lang w:val="en-US"/>
              </w:rPr>
            </w:pPr>
            <w:ins w:id="1741"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6D1C524E" w14:textId="77777777" w:rsidR="00297E5B" w:rsidRPr="00297E5B" w:rsidRDefault="00297E5B" w:rsidP="00EB1E52">
            <w:pPr>
              <w:spacing w:after="0" w:line="240" w:lineRule="auto"/>
              <w:jc w:val="center"/>
              <w:rPr>
                <w:ins w:id="1742" w:author="Mahesh Venumbaka" w:date="2015-07-24T10:56:00Z"/>
                <w:rFonts w:ascii="Calibri" w:hAnsi="Calibri" w:cs="Calibri"/>
                <w:color w:val="000000"/>
                <w:szCs w:val="21"/>
                <w:lang w:val="en-US"/>
              </w:rPr>
            </w:pPr>
            <w:ins w:id="1743" w:author="Mahesh Venumbaka" w:date="2015-07-24T10:56:00Z">
              <w:r w:rsidRPr="00297E5B">
                <w:rPr>
                  <w:rFonts w:ascii="Calibri" w:hAnsi="Calibri" w:cs="Calibri"/>
                  <w:color w:val="000000"/>
                  <w:szCs w:val="21"/>
                  <w:lang w:val="en-US"/>
                </w:rPr>
                <w:t>Seoul1</w:t>
              </w:r>
            </w:ins>
          </w:p>
        </w:tc>
      </w:tr>
      <w:tr w:rsidR="00297E5B" w:rsidRPr="00297E5B" w14:paraId="5755A359" w14:textId="77777777" w:rsidTr="00297E5B">
        <w:trPr>
          <w:trHeight w:val="300"/>
          <w:ins w:id="174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DBDE05D" w14:textId="77777777" w:rsidR="00297E5B" w:rsidRPr="00297E5B" w:rsidRDefault="00297E5B" w:rsidP="00EB1E52">
            <w:pPr>
              <w:spacing w:after="0" w:line="240" w:lineRule="auto"/>
              <w:jc w:val="center"/>
              <w:rPr>
                <w:ins w:id="1745" w:author="Mahesh Venumbaka" w:date="2015-07-24T10:56:00Z"/>
                <w:rFonts w:ascii="Calibri" w:hAnsi="Calibri" w:cs="Calibri"/>
                <w:color w:val="000000"/>
                <w:szCs w:val="21"/>
                <w:lang w:val="en-US"/>
              </w:rPr>
            </w:pPr>
            <w:ins w:id="1746" w:author="Mahesh Venumbaka" w:date="2015-07-24T10:56:00Z">
              <w:r w:rsidRPr="00297E5B">
                <w:rPr>
                  <w:rFonts w:ascii="Calibri" w:hAnsi="Calibri" w:cs="Calibri"/>
                  <w:color w:val="000000"/>
                  <w:szCs w:val="21"/>
                  <w:lang w:val="en-US"/>
                </w:rPr>
                <w:t>Korea</w:t>
              </w:r>
            </w:ins>
          </w:p>
        </w:tc>
        <w:tc>
          <w:tcPr>
            <w:tcW w:w="1640" w:type="dxa"/>
            <w:tcBorders>
              <w:top w:val="nil"/>
              <w:left w:val="nil"/>
              <w:bottom w:val="single" w:sz="4" w:space="0" w:color="auto"/>
              <w:right w:val="single" w:sz="4" w:space="0" w:color="auto"/>
            </w:tcBorders>
            <w:shd w:val="clear" w:color="auto" w:fill="auto"/>
            <w:noWrap/>
            <w:vAlign w:val="bottom"/>
            <w:hideMark/>
          </w:tcPr>
          <w:p w14:paraId="5855316A" w14:textId="77777777" w:rsidR="00297E5B" w:rsidRPr="00297E5B" w:rsidRDefault="00297E5B" w:rsidP="00EB1E52">
            <w:pPr>
              <w:spacing w:after="0" w:line="240" w:lineRule="auto"/>
              <w:jc w:val="center"/>
              <w:rPr>
                <w:ins w:id="1747" w:author="Mahesh Venumbaka" w:date="2015-07-24T10:56:00Z"/>
                <w:rFonts w:ascii="Calibri" w:hAnsi="Calibri" w:cs="Calibri"/>
                <w:color w:val="000000"/>
                <w:szCs w:val="21"/>
                <w:lang w:val="en-US"/>
              </w:rPr>
            </w:pPr>
            <w:ins w:id="1748" w:author="Mahesh Venumbaka" w:date="2015-07-24T10:56:00Z">
              <w:r w:rsidRPr="00297E5B">
                <w:rPr>
                  <w:rFonts w:ascii="Calibri" w:hAnsi="Calibri" w:cs="Calibri"/>
                  <w:color w:val="000000"/>
                  <w:szCs w:val="21"/>
                  <w:lang w:val="en-US"/>
                </w:rPr>
                <w:t>Seoul2</w:t>
              </w:r>
            </w:ins>
          </w:p>
        </w:tc>
      </w:tr>
      <w:tr w:rsidR="00297E5B" w:rsidRPr="00297E5B" w14:paraId="36F228B3" w14:textId="77777777" w:rsidTr="00297E5B">
        <w:trPr>
          <w:trHeight w:val="300"/>
          <w:ins w:id="174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686022" w14:textId="77777777" w:rsidR="00297E5B" w:rsidRPr="00297E5B" w:rsidRDefault="00297E5B" w:rsidP="00EB1E52">
            <w:pPr>
              <w:spacing w:after="0" w:line="240" w:lineRule="auto"/>
              <w:jc w:val="center"/>
              <w:rPr>
                <w:ins w:id="1750" w:author="Mahesh Venumbaka" w:date="2015-07-24T10:56:00Z"/>
                <w:rFonts w:ascii="Calibri" w:hAnsi="Calibri" w:cs="Calibri"/>
                <w:color w:val="000000"/>
                <w:szCs w:val="21"/>
                <w:lang w:val="en-US"/>
              </w:rPr>
            </w:pPr>
            <w:ins w:id="1751" w:author="Mahesh Venumbaka" w:date="2015-07-24T10:56:00Z">
              <w:r w:rsidRPr="00297E5B">
                <w:rPr>
                  <w:rFonts w:ascii="Calibri" w:hAnsi="Calibri" w:cs="Calibri"/>
                  <w:color w:val="000000"/>
                  <w:szCs w:val="21"/>
                  <w:lang w:val="en-US"/>
                </w:rPr>
                <w:t>ASEAN</w:t>
              </w:r>
            </w:ins>
          </w:p>
        </w:tc>
        <w:tc>
          <w:tcPr>
            <w:tcW w:w="1640" w:type="dxa"/>
            <w:tcBorders>
              <w:top w:val="nil"/>
              <w:left w:val="nil"/>
              <w:bottom w:val="single" w:sz="4" w:space="0" w:color="auto"/>
              <w:right w:val="single" w:sz="4" w:space="0" w:color="auto"/>
            </w:tcBorders>
            <w:shd w:val="clear" w:color="auto" w:fill="auto"/>
            <w:noWrap/>
            <w:vAlign w:val="bottom"/>
            <w:hideMark/>
          </w:tcPr>
          <w:p w14:paraId="3E3CA0D0" w14:textId="77777777" w:rsidR="00297E5B" w:rsidRPr="00297E5B" w:rsidRDefault="00297E5B" w:rsidP="00EB1E52">
            <w:pPr>
              <w:spacing w:after="0" w:line="240" w:lineRule="auto"/>
              <w:jc w:val="center"/>
              <w:rPr>
                <w:ins w:id="1752" w:author="Mahesh Venumbaka" w:date="2015-07-24T10:56:00Z"/>
                <w:rFonts w:ascii="Calibri" w:hAnsi="Calibri" w:cs="Calibri"/>
                <w:color w:val="000000"/>
                <w:szCs w:val="21"/>
                <w:lang w:val="en-US"/>
              </w:rPr>
            </w:pPr>
            <w:ins w:id="1753" w:author="Mahesh Venumbaka" w:date="2015-07-24T10:56:00Z">
              <w:r w:rsidRPr="00297E5B">
                <w:rPr>
                  <w:rFonts w:ascii="Calibri" w:hAnsi="Calibri" w:cs="Calibri"/>
                  <w:color w:val="000000"/>
                  <w:szCs w:val="21"/>
                  <w:lang w:val="en-US"/>
                </w:rPr>
                <w:t>Malaysia</w:t>
              </w:r>
            </w:ins>
          </w:p>
        </w:tc>
      </w:tr>
      <w:tr w:rsidR="00297E5B" w:rsidRPr="00297E5B" w14:paraId="4F233789" w14:textId="77777777" w:rsidTr="00297E5B">
        <w:trPr>
          <w:trHeight w:val="300"/>
          <w:ins w:id="175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3102C67" w14:textId="77777777" w:rsidR="00297E5B" w:rsidRPr="00297E5B" w:rsidRDefault="00297E5B" w:rsidP="00EB1E52">
            <w:pPr>
              <w:spacing w:after="0" w:line="240" w:lineRule="auto"/>
              <w:jc w:val="center"/>
              <w:rPr>
                <w:ins w:id="1755" w:author="Mahesh Venumbaka" w:date="2015-07-24T10:56:00Z"/>
                <w:rFonts w:ascii="Calibri" w:hAnsi="Calibri" w:cs="Calibri"/>
                <w:color w:val="000000"/>
                <w:szCs w:val="21"/>
                <w:lang w:val="en-US"/>
              </w:rPr>
            </w:pPr>
            <w:ins w:id="1756" w:author="Mahesh Venumbaka" w:date="2015-07-24T10:56:00Z">
              <w:r w:rsidRPr="00297E5B">
                <w:rPr>
                  <w:rFonts w:ascii="Calibri" w:hAnsi="Calibri" w:cs="Calibri"/>
                  <w:color w:val="000000"/>
                  <w:szCs w:val="21"/>
                  <w:lang w:val="en-US"/>
                </w:rPr>
                <w:t>ASEAN</w:t>
              </w:r>
            </w:ins>
          </w:p>
        </w:tc>
        <w:tc>
          <w:tcPr>
            <w:tcW w:w="1640" w:type="dxa"/>
            <w:tcBorders>
              <w:top w:val="nil"/>
              <w:left w:val="nil"/>
              <w:bottom w:val="single" w:sz="4" w:space="0" w:color="auto"/>
              <w:right w:val="single" w:sz="4" w:space="0" w:color="auto"/>
            </w:tcBorders>
            <w:shd w:val="clear" w:color="auto" w:fill="auto"/>
            <w:noWrap/>
            <w:vAlign w:val="bottom"/>
            <w:hideMark/>
          </w:tcPr>
          <w:p w14:paraId="1E8428F0" w14:textId="77777777" w:rsidR="00297E5B" w:rsidRPr="00297E5B" w:rsidRDefault="00297E5B" w:rsidP="00EB1E52">
            <w:pPr>
              <w:spacing w:after="0" w:line="240" w:lineRule="auto"/>
              <w:jc w:val="center"/>
              <w:rPr>
                <w:ins w:id="1757" w:author="Mahesh Venumbaka" w:date="2015-07-24T10:56:00Z"/>
                <w:rFonts w:ascii="Calibri" w:hAnsi="Calibri" w:cs="Calibri"/>
                <w:color w:val="000000"/>
                <w:szCs w:val="21"/>
                <w:lang w:val="en-US"/>
              </w:rPr>
            </w:pPr>
            <w:ins w:id="1758" w:author="Mahesh Venumbaka" w:date="2015-07-24T10:56:00Z">
              <w:r w:rsidRPr="00297E5B">
                <w:rPr>
                  <w:rFonts w:ascii="Calibri" w:hAnsi="Calibri" w:cs="Calibri"/>
                  <w:color w:val="000000"/>
                  <w:szCs w:val="21"/>
                  <w:lang w:val="en-US"/>
                </w:rPr>
                <w:t>Malaysia</w:t>
              </w:r>
            </w:ins>
          </w:p>
        </w:tc>
      </w:tr>
      <w:tr w:rsidR="00297E5B" w:rsidRPr="00297E5B" w14:paraId="30616289" w14:textId="77777777" w:rsidTr="00297E5B">
        <w:trPr>
          <w:trHeight w:val="300"/>
          <w:ins w:id="175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5166408" w14:textId="77777777" w:rsidR="00297E5B" w:rsidRPr="00297E5B" w:rsidRDefault="00297E5B" w:rsidP="00EB1E52">
            <w:pPr>
              <w:spacing w:after="0" w:line="240" w:lineRule="auto"/>
              <w:jc w:val="center"/>
              <w:rPr>
                <w:ins w:id="1760" w:author="Mahesh Venumbaka" w:date="2015-07-24T10:56:00Z"/>
                <w:rFonts w:ascii="Calibri" w:hAnsi="Calibri" w:cs="Calibri"/>
                <w:color w:val="000000"/>
                <w:szCs w:val="21"/>
                <w:lang w:val="en-US"/>
              </w:rPr>
            </w:pPr>
            <w:ins w:id="1761"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1708318B" w14:textId="77777777" w:rsidR="00297E5B" w:rsidRPr="00297E5B" w:rsidRDefault="00297E5B" w:rsidP="00EB1E52">
            <w:pPr>
              <w:spacing w:after="0" w:line="240" w:lineRule="auto"/>
              <w:jc w:val="center"/>
              <w:rPr>
                <w:ins w:id="1762" w:author="Mahesh Venumbaka" w:date="2015-07-24T10:56:00Z"/>
                <w:rFonts w:ascii="Calibri" w:hAnsi="Calibri" w:cs="Calibri"/>
                <w:color w:val="000000"/>
                <w:szCs w:val="21"/>
                <w:lang w:val="en-US"/>
              </w:rPr>
            </w:pPr>
            <w:ins w:id="1763" w:author="Mahesh Venumbaka" w:date="2015-07-24T10:56:00Z">
              <w:r w:rsidRPr="00297E5B">
                <w:rPr>
                  <w:rFonts w:ascii="Calibri" w:hAnsi="Calibri" w:cs="Calibri"/>
                  <w:color w:val="000000"/>
                  <w:szCs w:val="21"/>
                  <w:lang w:val="en-US"/>
                </w:rPr>
                <w:t>National</w:t>
              </w:r>
            </w:ins>
          </w:p>
        </w:tc>
      </w:tr>
      <w:tr w:rsidR="00297E5B" w:rsidRPr="00297E5B" w14:paraId="5CA6212A" w14:textId="77777777" w:rsidTr="00297E5B">
        <w:trPr>
          <w:trHeight w:val="300"/>
          <w:ins w:id="176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30DEEB9" w14:textId="77777777" w:rsidR="00297E5B" w:rsidRPr="00297E5B" w:rsidRDefault="00297E5B" w:rsidP="00EB1E52">
            <w:pPr>
              <w:spacing w:after="0" w:line="240" w:lineRule="auto"/>
              <w:jc w:val="center"/>
              <w:rPr>
                <w:ins w:id="1765" w:author="Mahesh Venumbaka" w:date="2015-07-24T10:56:00Z"/>
                <w:rFonts w:ascii="Calibri" w:hAnsi="Calibri" w:cs="Calibri"/>
                <w:color w:val="000000"/>
                <w:szCs w:val="21"/>
                <w:lang w:val="en-US"/>
              </w:rPr>
            </w:pPr>
            <w:ins w:id="1766"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688BF796" w14:textId="77777777" w:rsidR="00297E5B" w:rsidRPr="00297E5B" w:rsidRDefault="00297E5B" w:rsidP="00EB1E52">
            <w:pPr>
              <w:spacing w:after="0" w:line="240" w:lineRule="auto"/>
              <w:jc w:val="center"/>
              <w:rPr>
                <w:ins w:id="1767" w:author="Mahesh Venumbaka" w:date="2015-07-24T10:56:00Z"/>
                <w:rFonts w:ascii="Calibri" w:hAnsi="Calibri" w:cs="Calibri"/>
                <w:color w:val="000000"/>
                <w:szCs w:val="21"/>
                <w:lang w:val="en-US"/>
              </w:rPr>
            </w:pPr>
            <w:ins w:id="1768" w:author="Mahesh Venumbaka" w:date="2015-07-24T10:56:00Z">
              <w:r w:rsidRPr="00297E5B">
                <w:rPr>
                  <w:rFonts w:ascii="Calibri" w:hAnsi="Calibri" w:cs="Calibri"/>
                  <w:color w:val="000000"/>
                  <w:szCs w:val="21"/>
                  <w:lang w:val="en-US"/>
                </w:rPr>
                <w:t>North Zone</w:t>
              </w:r>
            </w:ins>
          </w:p>
        </w:tc>
      </w:tr>
      <w:tr w:rsidR="00297E5B" w:rsidRPr="00297E5B" w14:paraId="11678099" w14:textId="77777777" w:rsidTr="00297E5B">
        <w:trPr>
          <w:trHeight w:val="300"/>
          <w:ins w:id="176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C5322C5" w14:textId="77777777" w:rsidR="00297E5B" w:rsidRPr="00297E5B" w:rsidRDefault="00297E5B" w:rsidP="00EB1E52">
            <w:pPr>
              <w:spacing w:after="0" w:line="240" w:lineRule="auto"/>
              <w:jc w:val="center"/>
              <w:rPr>
                <w:ins w:id="1770" w:author="Mahesh Venumbaka" w:date="2015-07-24T10:56:00Z"/>
                <w:rFonts w:ascii="Calibri" w:hAnsi="Calibri" w:cs="Calibri"/>
                <w:color w:val="000000"/>
                <w:szCs w:val="21"/>
                <w:lang w:val="en-US"/>
              </w:rPr>
            </w:pPr>
            <w:ins w:id="1771"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4C69C997" w14:textId="77777777" w:rsidR="00297E5B" w:rsidRPr="00297E5B" w:rsidRDefault="00297E5B" w:rsidP="00EB1E52">
            <w:pPr>
              <w:spacing w:after="0" w:line="240" w:lineRule="auto"/>
              <w:jc w:val="center"/>
              <w:rPr>
                <w:ins w:id="1772" w:author="Mahesh Venumbaka" w:date="2015-07-24T10:56:00Z"/>
                <w:rFonts w:ascii="Calibri" w:hAnsi="Calibri" w:cs="Calibri"/>
                <w:color w:val="000000"/>
                <w:szCs w:val="21"/>
                <w:lang w:val="en-US"/>
              </w:rPr>
            </w:pPr>
            <w:ins w:id="1773" w:author="Mahesh Venumbaka" w:date="2015-07-24T10:56:00Z">
              <w:r w:rsidRPr="00297E5B">
                <w:rPr>
                  <w:rFonts w:ascii="Calibri" w:hAnsi="Calibri" w:cs="Calibri"/>
                  <w:color w:val="000000"/>
                  <w:szCs w:val="21"/>
                  <w:lang w:val="en-US"/>
                </w:rPr>
                <w:t>North Zone</w:t>
              </w:r>
            </w:ins>
          </w:p>
        </w:tc>
      </w:tr>
      <w:tr w:rsidR="00297E5B" w:rsidRPr="00297E5B" w14:paraId="483F8C82" w14:textId="77777777" w:rsidTr="00297E5B">
        <w:trPr>
          <w:trHeight w:val="300"/>
          <w:ins w:id="177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BD1FC9" w14:textId="77777777" w:rsidR="00297E5B" w:rsidRPr="00297E5B" w:rsidRDefault="00297E5B" w:rsidP="00EB1E52">
            <w:pPr>
              <w:spacing w:after="0" w:line="240" w:lineRule="auto"/>
              <w:jc w:val="center"/>
              <w:rPr>
                <w:ins w:id="1775" w:author="Mahesh Venumbaka" w:date="2015-07-24T10:56:00Z"/>
                <w:rFonts w:ascii="Calibri" w:hAnsi="Calibri" w:cs="Calibri"/>
                <w:color w:val="000000"/>
                <w:szCs w:val="21"/>
                <w:lang w:val="en-US"/>
              </w:rPr>
            </w:pPr>
            <w:ins w:id="1776" w:author="Mahesh Venumbaka" w:date="2015-07-24T10:56:00Z">
              <w:r w:rsidRPr="00297E5B">
                <w:rPr>
                  <w:rFonts w:ascii="Calibri" w:hAnsi="Calibri" w:cs="Calibri"/>
                  <w:color w:val="000000"/>
                  <w:szCs w:val="21"/>
                  <w:lang w:val="en-US"/>
                </w:rPr>
                <w:lastRenderedPageBreak/>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54793052" w14:textId="77777777" w:rsidR="00297E5B" w:rsidRPr="00297E5B" w:rsidRDefault="00297E5B" w:rsidP="00EB1E52">
            <w:pPr>
              <w:spacing w:after="0" w:line="240" w:lineRule="auto"/>
              <w:jc w:val="center"/>
              <w:rPr>
                <w:ins w:id="1777" w:author="Mahesh Venumbaka" w:date="2015-07-24T10:56:00Z"/>
                <w:rFonts w:ascii="Calibri" w:hAnsi="Calibri" w:cs="Calibri"/>
                <w:color w:val="000000"/>
                <w:szCs w:val="21"/>
                <w:lang w:val="en-US"/>
              </w:rPr>
            </w:pPr>
            <w:ins w:id="1778" w:author="Mahesh Venumbaka" w:date="2015-07-24T10:56:00Z">
              <w:r w:rsidRPr="00297E5B">
                <w:rPr>
                  <w:rFonts w:ascii="Calibri" w:hAnsi="Calibri" w:cs="Calibri"/>
                  <w:color w:val="000000"/>
                  <w:szCs w:val="21"/>
                  <w:lang w:val="en-US"/>
                </w:rPr>
                <w:t>South Zone</w:t>
              </w:r>
            </w:ins>
          </w:p>
        </w:tc>
      </w:tr>
      <w:tr w:rsidR="00297E5B" w:rsidRPr="00297E5B" w14:paraId="6B22227B" w14:textId="77777777" w:rsidTr="00297E5B">
        <w:trPr>
          <w:trHeight w:val="300"/>
          <w:ins w:id="177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FE4572" w14:textId="77777777" w:rsidR="00297E5B" w:rsidRPr="00297E5B" w:rsidRDefault="00297E5B" w:rsidP="00EB1E52">
            <w:pPr>
              <w:spacing w:after="0" w:line="240" w:lineRule="auto"/>
              <w:jc w:val="center"/>
              <w:rPr>
                <w:ins w:id="1780" w:author="Mahesh Venumbaka" w:date="2015-07-24T10:56:00Z"/>
                <w:rFonts w:ascii="Calibri" w:hAnsi="Calibri" w:cs="Calibri"/>
                <w:color w:val="000000"/>
                <w:szCs w:val="21"/>
                <w:lang w:val="en-US"/>
              </w:rPr>
            </w:pPr>
            <w:ins w:id="1781"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5DBB07AB" w14:textId="77777777" w:rsidR="00297E5B" w:rsidRPr="00297E5B" w:rsidRDefault="00297E5B" w:rsidP="00EB1E52">
            <w:pPr>
              <w:spacing w:after="0" w:line="240" w:lineRule="auto"/>
              <w:jc w:val="center"/>
              <w:rPr>
                <w:ins w:id="1782" w:author="Mahesh Venumbaka" w:date="2015-07-24T10:56:00Z"/>
                <w:rFonts w:ascii="Calibri" w:hAnsi="Calibri" w:cs="Calibri"/>
                <w:color w:val="000000"/>
                <w:szCs w:val="21"/>
                <w:lang w:val="en-US"/>
              </w:rPr>
            </w:pPr>
            <w:ins w:id="1783" w:author="Mahesh Venumbaka" w:date="2015-07-24T10:56:00Z">
              <w:r w:rsidRPr="00297E5B">
                <w:rPr>
                  <w:rFonts w:ascii="Calibri" w:hAnsi="Calibri" w:cs="Calibri"/>
                  <w:color w:val="000000"/>
                  <w:szCs w:val="21"/>
                  <w:lang w:val="en-US"/>
                </w:rPr>
                <w:t>South Zone</w:t>
              </w:r>
            </w:ins>
          </w:p>
        </w:tc>
      </w:tr>
      <w:tr w:rsidR="00297E5B" w:rsidRPr="00297E5B" w14:paraId="33ECF44C" w14:textId="77777777" w:rsidTr="00297E5B">
        <w:trPr>
          <w:trHeight w:val="300"/>
          <w:ins w:id="1784"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791B016" w14:textId="77777777" w:rsidR="00297E5B" w:rsidRPr="00297E5B" w:rsidRDefault="00297E5B" w:rsidP="00EB1E52">
            <w:pPr>
              <w:spacing w:after="0" w:line="240" w:lineRule="auto"/>
              <w:jc w:val="center"/>
              <w:rPr>
                <w:ins w:id="1785" w:author="Mahesh Venumbaka" w:date="2015-07-24T10:56:00Z"/>
                <w:rFonts w:ascii="Calibri" w:hAnsi="Calibri" w:cs="Calibri"/>
                <w:color w:val="000000"/>
                <w:szCs w:val="21"/>
                <w:lang w:val="en-US"/>
              </w:rPr>
            </w:pPr>
            <w:ins w:id="1786"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4B1D08F1" w14:textId="77777777" w:rsidR="00297E5B" w:rsidRPr="00297E5B" w:rsidRDefault="00297E5B" w:rsidP="00EB1E52">
            <w:pPr>
              <w:spacing w:after="0" w:line="240" w:lineRule="auto"/>
              <w:jc w:val="center"/>
              <w:rPr>
                <w:ins w:id="1787" w:author="Mahesh Venumbaka" w:date="2015-07-24T10:56:00Z"/>
                <w:rFonts w:ascii="Calibri" w:hAnsi="Calibri" w:cs="Calibri"/>
                <w:color w:val="000000"/>
                <w:szCs w:val="21"/>
                <w:lang w:val="en-US"/>
              </w:rPr>
            </w:pPr>
            <w:ins w:id="1788" w:author="Mahesh Venumbaka" w:date="2015-07-24T10:56:00Z">
              <w:r w:rsidRPr="00297E5B">
                <w:rPr>
                  <w:rFonts w:ascii="Calibri" w:hAnsi="Calibri" w:cs="Calibri"/>
                  <w:color w:val="000000"/>
                  <w:szCs w:val="21"/>
                  <w:lang w:val="en-US"/>
                </w:rPr>
                <w:t>South Zone</w:t>
              </w:r>
            </w:ins>
          </w:p>
        </w:tc>
      </w:tr>
      <w:tr w:rsidR="00297E5B" w:rsidRPr="00297E5B" w14:paraId="4FEB2120" w14:textId="77777777" w:rsidTr="00297E5B">
        <w:trPr>
          <w:trHeight w:val="300"/>
          <w:ins w:id="1789" w:author="Mahesh Venumbaka" w:date="2015-07-24T10:56:00Z"/>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464CCEC" w14:textId="77777777" w:rsidR="00297E5B" w:rsidRPr="00297E5B" w:rsidRDefault="00297E5B" w:rsidP="00EB1E52">
            <w:pPr>
              <w:spacing w:after="0" w:line="240" w:lineRule="auto"/>
              <w:jc w:val="center"/>
              <w:rPr>
                <w:ins w:id="1790" w:author="Mahesh Venumbaka" w:date="2015-07-24T10:56:00Z"/>
                <w:rFonts w:ascii="Calibri" w:hAnsi="Calibri" w:cs="Calibri"/>
                <w:color w:val="000000"/>
                <w:szCs w:val="21"/>
                <w:lang w:val="en-US"/>
              </w:rPr>
            </w:pPr>
            <w:ins w:id="1791" w:author="Mahesh Venumbaka" w:date="2015-07-24T10:56:00Z">
              <w:r w:rsidRPr="00297E5B">
                <w:rPr>
                  <w:rFonts w:ascii="Calibri" w:hAnsi="Calibri" w:cs="Calibri"/>
                  <w:color w:val="000000"/>
                  <w:szCs w:val="21"/>
                  <w:lang w:val="en-US"/>
                </w:rPr>
                <w:t>ANZ</w:t>
              </w:r>
            </w:ins>
          </w:p>
        </w:tc>
        <w:tc>
          <w:tcPr>
            <w:tcW w:w="1640" w:type="dxa"/>
            <w:tcBorders>
              <w:top w:val="nil"/>
              <w:left w:val="nil"/>
              <w:bottom w:val="single" w:sz="4" w:space="0" w:color="auto"/>
              <w:right w:val="single" w:sz="4" w:space="0" w:color="auto"/>
            </w:tcBorders>
            <w:shd w:val="clear" w:color="auto" w:fill="auto"/>
            <w:noWrap/>
            <w:vAlign w:val="bottom"/>
            <w:hideMark/>
          </w:tcPr>
          <w:p w14:paraId="4A162DE2" w14:textId="77777777" w:rsidR="00297E5B" w:rsidRPr="00297E5B" w:rsidRDefault="00297E5B" w:rsidP="00EB1E52">
            <w:pPr>
              <w:spacing w:after="0" w:line="240" w:lineRule="auto"/>
              <w:jc w:val="center"/>
              <w:rPr>
                <w:ins w:id="1792" w:author="Mahesh Venumbaka" w:date="2015-07-24T10:56:00Z"/>
                <w:rFonts w:ascii="Calibri" w:hAnsi="Calibri" w:cs="Calibri"/>
                <w:color w:val="000000"/>
                <w:szCs w:val="21"/>
                <w:lang w:val="en-US"/>
              </w:rPr>
            </w:pPr>
            <w:ins w:id="1793" w:author="Mahesh Venumbaka" w:date="2015-07-24T10:56:00Z">
              <w:r w:rsidRPr="00297E5B">
                <w:rPr>
                  <w:rFonts w:ascii="Calibri" w:hAnsi="Calibri" w:cs="Calibri"/>
                  <w:color w:val="000000"/>
                  <w:szCs w:val="21"/>
                  <w:lang w:val="en-US"/>
                </w:rPr>
                <w:t>New Zealand</w:t>
              </w:r>
            </w:ins>
          </w:p>
        </w:tc>
      </w:tr>
    </w:tbl>
    <w:p w14:paraId="42C6F1EC" w14:textId="77777777" w:rsidR="00E86878" w:rsidRDefault="00E86878" w:rsidP="0030011C">
      <w:pPr>
        <w:jc w:val="left"/>
      </w:pPr>
    </w:p>
    <w:p w14:paraId="0CAE65BC" w14:textId="77777777" w:rsidR="00BC72DA" w:rsidRDefault="00BC72DA" w:rsidP="00BC72DA">
      <w:pPr>
        <w:pStyle w:val="Heading3"/>
      </w:pPr>
      <w:bookmarkStart w:id="1794" w:name="_Toc425500302"/>
      <w:r>
        <w:t>Maintaining the Organizational Structure</w:t>
      </w:r>
      <w:bookmarkEnd w:id="1794"/>
    </w:p>
    <w:p w14:paraId="0CAE65BD" w14:textId="77777777" w:rsidR="00BC72DA" w:rsidRDefault="00BC72DA" w:rsidP="00BC72DA">
      <w:pPr>
        <w:pStyle w:val="Heading4"/>
      </w:pPr>
      <w:r>
        <w:t>Engineers</w:t>
      </w:r>
      <w:r w:rsidR="00D86389">
        <w:t xml:space="preserve"> (Field Service Engineers)</w:t>
      </w:r>
    </w:p>
    <w:p w14:paraId="0CAE65BE" w14:textId="6C736A57" w:rsidR="00BC72DA" w:rsidRDefault="00BC72DA" w:rsidP="00BC72DA">
      <w:pPr>
        <w:jc w:val="left"/>
      </w:pPr>
      <w:r>
        <w:t xml:space="preserve">When an engineer is added to the system, he </w:t>
      </w:r>
      <w:r w:rsidR="00F911B2">
        <w:t>must</w:t>
      </w:r>
      <w:r>
        <w:t xml:space="preserve"> be associated </w:t>
      </w:r>
      <w:r w:rsidR="00531CC2">
        <w:t>with</w:t>
      </w:r>
      <w:r>
        <w:t xml:space="preserve"> an organizational unit (District) to be visible to the </w:t>
      </w:r>
      <w:r w:rsidR="008853DD">
        <w:t>dispatcher</w:t>
      </w:r>
      <w:r>
        <w:t xml:space="preserve">. An engineer’s affiliation to an organizational unit (District) can be changed by </w:t>
      </w:r>
      <w:r w:rsidR="009D5EEA">
        <w:t xml:space="preserve">updating the definition, via integration, </w:t>
      </w:r>
      <w:r>
        <w:t>on a live system.</w:t>
      </w:r>
    </w:p>
    <w:p w14:paraId="0CAE65BF" w14:textId="77777777" w:rsidR="00BC72DA" w:rsidRDefault="00BC72DA" w:rsidP="00BC72DA">
      <w:pPr>
        <w:pStyle w:val="Heading4"/>
      </w:pPr>
      <w:r>
        <w:t>Adding Regions/Districts</w:t>
      </w:r>
    </w:p>
    <w:p w14:paraId="0CAE65C0" w14:textId="77777777" w:rsidR="00BC72DA" w:rsidRDefault="000653D4" w:rsidP="00BC72DA">
      <w:pPr>
        <w:jc w:val="left"/>
      </w:pPr>
      <w:r>
        <w:t>This operation c</w:t>
      </w:r>
      <w:r w:rsidR="00BC72DA">
        <w:t>an be done by the system administrator, on a live system. (Engineers will then need to be added to the new district</w:t>
      </w:r>
      <w:r w:rsidR="009D5EEA">
        <w:t xml:space="preserve"> and dispatcher(s) assigned to cover the new district when necessary</w:t>
      </w:r>
      <w:r w:rsidR="00BC72DA">
        <w:t>).</w:t>
      </w:r>
    </w:p>
    <w:p w14:paraId="0CAE65C1" w14:textId="77777777" w:rsidR="00BC72DA" w:rsidRDefault="00BC72DA" w:rsidP="00BC72DA">
      <w:pPr>
        <w:pStyle w:val="Heading4"/>
      </w:pPr>
      <w:r>
        <w:t>Removing Regions/District</w:t>
      </w:r>
    </w:p>
    <w:p w14:paraId="0CAE65C2" w14:textId="77777777" w:rsidR="00BC72DA" w:rsidRDefault="000653D4" w:rsidP="00BC72DA">
      <w:pPr>
        <w:jc w:val="left"/>
      </w:pPr>
      <w:r>
        <w:t>This operation c</w:t>
      </w:r>
      <w:r w:rsidR="00BC72DA">
        <w:t>an be done by the system administrator on a live system, provided there are no tasks, engineers</w:t>
      </w:r>
      <w:r w:rsidR="009D5EEA">
        <w:t>, dispatchers</w:t>
      </w:r>
      <w:r w:rsidR="00BC72DA">
        <w:t xml:space="preserve"> or any other object pointing at the district being removed.</w:t>
      </w:r>
    </w:p>
    <w:p w14:paraId="0CAE65C3" w14:textId="77777777" w:rsidR="00BC72DA" w:rsidRDefault="00BC72DA" w:rsidP="00BC72DA">
      <w:pPr>
        <w:pStyle w:val="Heading4"/>
      </w:pPr>
      <w:r>
        <w:t>Changing the depth of the navigation tree</w:t>
      </w:r>
    </w:p>
    <w:p w14:paraId="0CAE65C4" w14:textId="77777777" w:rsidR="00BC72DA" w:rsidRDefault="00BC72DA" w:rsidP="00BC72DA">
      <w:pPr>
        <w:jc w:val="left"/>
      </w:pPr>
      <w:r>
        <w:t xml:space="preserve">Is a complex procedure and requires </w:t>
      </w:r>
      <w:r w:rsidR="00531CC2">
        <w:t xml:space="preserve">the support of </w:t>
      </w:r>
      <w:r>
        <w:t>Click</w:t>
      </w:r>
      <w:r w:rsidR="00DD7FE5">
        <w:t>S</w:t>
      </w:r>
      <w:r>
        <w:t xml:space="preserve">oftware </w:t>
      </w:r>
      <w:r w:rsidR="00531CC2">
        <w:t>Professional Services</w:t>
      </w:r>
      <w:r>
        <w:t>.</w:t>
      </w:r>
    </w:p>
    <w:p w14:paraId="0CAE65C5" w14:textId="77777777" w:rsidR="00C15140" w:rsidRDefault="00C15140" w:rsidP="00C15140">
      <w:pPr>
        <w:pStyle w:val="Heading4"/>
      </w:pPr>
      <w:r>
        <w:t>Changing an Engineer’s Region/District</w:t>
      </w:r>
    </w:p>
    <w:p w14:paraId="0CAE65C6" w14:textId="77777777" w:rsidR="00C15140" w:rsidRDefault="00DF4DA0" w:rsidP="00C15140">
      <w:pPr>
        <w:jc w:val="left"/>
      </w:pPr>
      <w:r>
        <w:t>This operation c</w:t>
      </w:r>
      <w:r w:rsidR="00C15140">
        <w:t xml:space="preserve">an be done either by the </w:t>
      </w:r>
      <w:r w:rsidR="009D5EEA">
        <w:t xml:space="preserve">ClickSchedule </w:t>
      </w:r>
      <w:r w:rsidR="00C15140">
        <w:t xml:space="preserve">administrator using the admin console or by a </w:t>
      </w:r>
      <w:r w:rsidR="008853DD">
        <w:t>dispatcher</w:t>
      </w:r>
      <w:r w:rsidR="00C15140">
        <w:t xml:space="preserve"> with full write privileges on the engineer form.</w:t>
      </w:r>
    </w:p>
    <w:p w14:paraId="0CAE65C7" w14:textId="77777777" w:rsidR="00192992" w:rsidRPr="00192992" w:rsidRDefault="009D5EEA" w:rsidP="00192992">
      <w:pPr>
        <w:jc w:val="left"/>
        <w:rPr>
          <w:color w:val="FF0000"/>
        </w:rPr>
      </w:pPr>
      <w:r>
        <w:t>This will not affect the engineer’s current assignments but will affect how new assignments will be made (including future tentative assignments).</w:t>
      </w:r>
      <w:bookmarkStart w:id="1795" w:name="_Toc51130738"/>
      <w:bookmarkStart w:id="1796" w:name="_Toc64695921"/>
      <w:bookmarkStart w:id="1797" w:name="_Toc65911380"/>
      <w:bookmarkStart w:id="1798" w:name="_Toc76455723"/>
      <w:bookmarkStart w:id="1799" w:name="_Toc192318140"/>
      <w:bookmarkStart w:id="1800" w:name="_Ref194140333"/>
      <w:bookmarkStart w:id="1801" w:name="_Ref194140336"/>
      <w:bookmarkEnd w:id="1689"/>
      <w:bookmarkEnd w:id="1690"/>
      <w:bookmarkEnd w:id="1691"/>
      <w:bookmarkEnd w:id="1692"/>
      <w:bookmarkEnd w:id="1693"/>
      <w:bookmarkEnd w:id="1694"/>
    </w:p>
    <w:p w14:paraId="0CAE65C8" w14:textId="77777777" w:rsidR="00AB4EE2" w:rsidRPr="003E65B4" w:rsidRDefault="00AB4EE2" w:rsidP="0043245D">
      <w:pPr>
        <w:pStyle w:val="Heading2"/>
        <w:jc w:val="left"/>
      </w:pPr>
      <w:bookmarkStart w:id="1802" w:name="_Toc354672227"/>
      <w:bookmarkStart w:id="1803" w:name="_Toc355343769"/>
      <w:bookmarkStart w:id="1804" w:name="_Toc425500303"/>
      <w:r w:rsidRPr="003E65B4">
        <w:t>Time Zones</w:t>
      </w:r>
      <w:bookmarkEnd w:id="1802"/>
      <w:bookmarkEnd w:id="1803"/>
      <w:bookmarkEnd w:id="1804"/>
    </w:p>
    <w:p w14:paraId="0CAE65C9" w14:textId="77777777" w:rsidR="001F4ACA" w:rsidRDefault="001F4ACA" w:rsidP="0043245D">
      <w:pPr>
        <w:jc w:val="left"/>
      </w:pPr>
      <w:r>
        <w:t xml:space="preserve"> It is assumed that times zones will be set at the </w:t>
      </w:r>
      <w:r w:rsidR="009D5EEA">
        <w:t xml:space="preserve">district </w:t>
      </w:r>
      <w:r>
        <w:t>level for the optimizer.</w:t>
      </w:r>
    </w:p>
    <w:p w14:paraId="0CAE65CA" w14:textId="77777777" w:rsidR="001F4ACA" w:rsidRPr="004D383E" w:rsidRDefault="001F4ACA" w:rsidP="0043245D">
      <w:pPr>
        <w:jc w:val="left"/>
      </w:pPr>
    </w:p>
    <w:p w14:paraId="0CAE65CB" w14:textId="77777777" w:rsidR="000E0011" w:rsidRPr="003E65B4" w:rsidRDefault="000E0011" w:rsidP="0043245D">
      <w:pPr>
        <w:pStyle w:val="Heading2"/>
        <w:jc w:val="left"/>
      </w:pPr>
      <w:bookmarkStart w:id="1805" w:name="_Ref220065604"/>
      <w:bookmarkStart w:id="1806" w:name="_Toc354672228"/>
      <w:bookmarkStart w:id="1807" w:name="_Toc355343770"/>
      <w:bookmarkStart w:id="1808" w:name="_Toc425500304"/>
      <w:r w:rsidRPr="003E65B4">
        <w:t>Key Roles in the Service Operation</w:t>
      </w:r>
      <w:bookmarkEnd w:id="1795"/>
      <w:bookmarkEnd w:id="1796"/>
      <w:bookmarkEnd w:id="1797"/>
      <w:bookmarkEnd w:id="1798"/>
      <w:bookmarkEnd w:id="1799"/>
      <w:bookmarkEnd w:id="1800"/>
      <w:bookmarkEnd w:id="1801"/>
      <w:bookmarkEnd w:id="1805"/>
      <w:bookmarkEnd w:id="1806"/>
      <w:bookmarkEnd w:id="1807"/>
      <w:bookmarkEnd w:id="1808"/>
    </w:p>
    <w:p w14:paraId="0CAE65CC" w14:textId="77777777" w:rsidR="000E0011" w:rsidRDefault="000E0011" w:rsidP="0043245D">
      <w:pPr>
        <w:jc w:val="left"/>
      </w:pPr>
      <w:r w:rsidRPr="00CA1D41">
        <w:t>The</w:t>
      </w:r>
      <w:r w:rsidR="00A75359" w:rsidRPr="00CA1D41">
        <w:t>re are several</w:t>
      </w:r>
      <w:r w:rsidRPr="00CA1D41">
        <w:t xml:space="preserve"> roles within the task lifecycle </w:t>
      </w:r>
      <w:r w:rsidR="00A75359" w:rsidRPr="00CA1D41">
        <w:t xml:space="preserve">that </w:t>
      </w:r>
      <w:r w:rsidRPr="00CA1D41">
        <w:t xml:space="preserve">drive </w:t>
      </w:r>
      <w:r w:rsidR="001F4ACA">
        <w:t>GEHC’s</w:t>
      </w:r>
      <w:r w:rsidRPr="00CA1D41">
        <w:t xml:space="preserve"> process.</w:t>
      </w:r>
      <w:r w:rsidR="00CD299F" w:rsidRPr="00CA1D41">
        <w:t xml:space="preserve"> </w:t>
      </w:r>
      <w:r w:rsidRPr="00CA1D41">
        <w:t xml:space="preserve">The various roles are defined in the table </w:t>
      </w:r>
      <w:r w:rsidRPr="003E65B4">
        <w:t xml:space="preserve">below in terms of the scheduling-related activities </w:t>
      </w:r>
      <w:r w:rsidR="00EB2BDC">
        <w:t xml:space="preserve">that </w:t>
      </w:r>
      <w:r w:rsidRPr="003E65B4">
        <w:t>they perform.</w:t>
      </w:r>
      <w:r w:rsidR="00CD299F">
        <w:t xml:space="preserve"> </w:t>
      </w:r>
      <w:r w:rsidR="00530C17" w:rsidRPr="003E65B4">
        <w:t xml:space="preserve">Access </w:t>
      </w:r>
      <w:r w:rsidRPr="003E65B4">
        <w:t xml:space="preserve">to </w:t>
      </w:r>
      <w:r w:rsidR="00CE471A">
        <w:t xml:space="preserve">the </w:t>
      </w:r>
      <w:r w:rsidRPr="003E65B4">
        <w:t xml:space="preserve">ClickSchedule client </w:t>
      </w:r>
      <w:r w:rsidR="002B5354" w:rsidRPr="003E65B4">
        <w:t xml:space="preserve">by role </w:t>
      </w:r>
      <w:r w:rsidRPr="003E65B4">
        <w:t xml:space="preserve">is described in </w:t>
      </w:r>
      <w:r w:rsidR="003B67AB" w:rsidRPr="003E65B4">
        <w:t xml:space="preserve">section </w:t>
      </w:r>
      <w:r w:rsidR="00EB2BDC">
        <w:fldChar w:fldCharType="begin"/>
      </w:r>
      <w:r w:rsidR="00EB2BDC">
        <w:instrText xml:space="preserve"> REF _Ref363116746 \r \h </w:instrText>
      </w:r>
      <w:r w:rsidR="00EB2BDC">
        <w:fldChar w:fldCharType="separate"/>
      </w:r>
      <w:r w:rsidR="00EA7CED">
        <w:t>10.2</w:t>
      </w:r>
      <w:r w:rsidR="00EB2BDC">
        <w:fldChar w:fldCharType="end"/>
      </w:r>
      <w:r w:rsidR="008E781A">
        <w:t>.</w:t>
      </w:r>
    </w:p>
    <w:p w14:paraId="0CAE65CD" w14:textId="77777777" w:rsidR="00DD7FE5" w:rsidRPr="003E65B4" w:rsidRDefault="00DD7FE5" w:rsidP="0043245D">
      <w:pPr>
        <w:jc w:val="left"/>
      </w:pPr>
    </w:p>
    <w:tbl>
      <w:tblPr>
        <w:tblW w:w="9540" w:type="dxa"/>
        <w:tblInd w:w="19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890"/>
        <w:gridCol w:w="7650"/>
      </w:tblGrid>
      <w:tr w:rsidR="000E0011" w:rsidRPr="003E65B4" w14:paraId="0CAE65D0" w14:textId="77777777" w:rsidTr="006165DA">
        <w:trPr>
          <w:cantSplit/>
          <w:tblHeader/>
        </w:trPr>
        <w:tc>
          <w:tcPr>
            <w:tcW w:w="1890" w:type="dxa"/>
            <w:shd w:val="clear" w:color="auto" w:fill="1F497D" w:themeFill="text2"/>
          </w:tcPr>
          <w:p w14:paraId="0CAE65CE" w14:textId="77777777" w:rsidR="000E0011" w:rsidRPr="003E65B4" w:rsidRDefault="000E0011" w:rsidP="0043245D">
            <w:pPr>
              <w:pStyle w:val="StyleBodyText1BulletLatinArialComplexArialLatin"/>
              <w:jc w:val="left"/>
            </w:pPr>
            <w:r w:rsidRPr="003E65B4">
              <w:t>Role</w:t>
            </w:r>
          </w:p>
        </w:tc>
        <w:tc>
          <w:tcPr>
            <w:tcW w:w="7650" w:type="dxa"/>
            <w:shd w:val="clear" w:color="auto" w:fill="1F497D" w:themeFill="text2"/>
          </w:tcPr>
          <w:p w14:paraId="0CAE65CF" w14:textId="77777777" w:rsidR="000E0011" w:rsidRPr="00983679" w:rsidRDefault="000E0011" w:rsidP="0043245D">
            <w:pPr>
              <w:pStyle w:val="StyleBodyText1BulletLatinArialComplexArialLatin"/>
              <w:tabs>
                <w:tab w:val="right" w:pos="7704"/>
              </w:tabs>
              <w:jc w:val="left"/>
              <w:rPr>
                <w:color w:val="404040" w:themeColor="text1" w:themeTint="BF"/>
              </w:rPr>
            </w:pPr>
            <w:r w:rsidRPr="008E781A">
              <w:rPr>
                <w:color w:val="FFFFFF" w:themeColor="background1"/>
              </w:rPr>
              <w:t>Role Description</w:t>
            </w:r>
            <w:r w:rsidRPr="00983679">
              <w:rPr>
                <w:color w:val="404040" w:themeColor="text1" w:themeTint="BF"/>
              </w:rPr>
              <w:tab/>
            </w:r>
          </w:p>
        </w:tc>
      </w:tr>
      <w:tr w:rsidR="000E0011" w:rsidRPr="003E65B4" w14:paraId="0CAE65D3" w14:textId="77777777" w:rsidTr="006165DA">
        <w:trPr>
          <w:cantSplit/>
        </w:trPr>
        <w:tc>
          <w:tcPr>
            <w:tcW w:w="1890" w:type="dxa"/>
          </w:tcPr>
          <w:p w14:paraId="0CAE65D1" w14:textId="77777777" w:rsidR="000E0011" w:rsidRPr="003E65B4" w:rsidRDefault="000E0011" w:rsidP="0043245D">
            <w:pPr>
              <w:jc w:val="left"/>
            </w:pPr>
            <w:r w:rsidRPr="003E65B4">
              <w:t>Customer</w:t>
            </w:r>
            <w:r w:rsidR="003F6EF3">
              <w:t>s</w:t>
            </w:r>
          </w:p>
        </w:tc>
        <w:tc>
          <w:tcPr>
            <w:tcW w:w="7650" w:type="dxa"/>
          </w:tcPr>
          <w:p w14:paraId="0CAE65D2" w14:textId="77777777" w:rsidR="000E0011" w:rsidRPr="00983679" w:rsidRDefault="000E0011" w:rsidP="00DD7FE5">
            <w:pPr>
              <w:jc w:val="left"/>
            </w:pPr>
            <w:r w:rsidRPr="00983679">
              <w:t xml:space="preserve">The Customer represents the catalyst to the service lifecycle at </w:t>
            </w:r>
            <w:r w:rsidR="00DD7FE5">
              <w:t>GEHC</w:t>
            </w:r>
            <w:r w:rsidRPr="00983679">
              <w:t>.</w:t>
            </w:r>
            <w:r w:rsidR="00CD299F" w:rsidRPr="00983679">
              <w:t xml:space="preserve"> </w:t>
            </w:r>
            <w:r w:rsidRPr="00983679">
              <w:t>All of the other roles within the lifecycle react to accommodate a Customer’s call, request for service, or acquisition of new equipment.</w:t>
            </w:r>
            <w:r w:rsidR="00DC2A00" w:rsidRPr="00983679">
              <w:t xml:space="preserve"> </w:t>
            </w:r>
          </w:p>
        </w:tc>
      </w:tr>
      <w:tr w:rsidR="000E0011" w:rsidRPr="003E65B4" w14:paraId="0CAE65D7" w14:textId="77777777" w:rsidTr="006165DA">
        <w:trPr>
          <w:cantSplit/>
        </w:trPr>
        <w:tc>
          <w:tcPr>
            <w:tcW w:w="1890" w:type="dxa"/>
          </w:tcPr>
          <w:p w14:paraId="0CAE65D4" w14:textId="77777777" w:rsidR="000E0011" w:rsidRPr="003E65B4" w:rsidRDefault="00DD7FE5" w:rsidP="0043245D">
            <w:pPr>
              <w:jc w:val="left"/>
              <w:rPr>
                <w:color w:val="FF0000"/>
              </w:rPr>
            </w:pPr>
            <w:r>
              <w:lastRenderedPageBreak/>
              <w:t>Dispatcher</w:t>
            </w:r>
          </w:p>
        </w:tc>
        <w:tc>
          <w:tcPr>
            <w:tcW w:w="7650" w:type="dxa"/>
          </w:tcPr>
          <w:p w14:paraId="0CAE65D5" w14:textId="77777777" w:rsidR="00FD6FDC" w:rsidRDefault="000E0011" w:rsidP="00FD6FDC">
            <w:pPr>
              <w:jc w:val="left"/>
            </w:pPr>
            <w:r w:rsidRPr="00983679">
              <w:t xml:space="preserve">The </w:t>
            </w:r>
            <w:r w:rsidR="00DD7FE5">
              <w:t>Dispatcher</w:t>
            </w:r>
            <w:r w:rsidR="00141A53" w:rsidRPr="00983679">
              <w:t xml:space="preserve"> </w:t>
            </w:r>
            <w:r w:rsidR="00FD6FDC">
              <w:t xml:space="preserve">acts as the first point of contact for a customer and </w:t>
            </w:r>
            <w:r w:rsidRPr="00983679">
              <w:t xml:space="preserve">is responsible for </w:t>
            </w:r>
            <w:r w:rsidR="00FD6FDC">
              <w:t xml:space="preserve">arranging appointments and </w:t>
            </w:r>
            <w:r w:rsidRPr="00983679">
              <w:t>managing the schedule</w:t>
            </w:r>
            <w:r w:rsidR="00FD6FDC">
              <w:t xml:space="preserve"> (</w:t>
            </w:r>
            <w:r w:rsidRPr="00983679">
              <w:t>especially in cases where human intervention is necessary</w:t>
            </w:r>
            <w:r w:rsidR="00FD6FDC">
              <w:t>)</w:t>
            </w:r>
            <w:r w:rsidRPr="00983679">
              <w:t xml:space="preserve">. </w:t>
            </w:r>
            <w:r w:rsidR="00DD7FE5">
              <w:t>Dispatcher</w:t>
            </w:r>
            <w:r w:rsidR="00DC2A00" w:rsidRPr="00983679">
              <w:t>s</w:t>
            </w:r>
            <w:r w:rsidR="00141A53" w:rsidRPr="00983679">
              <w:t xml:space="preserve"> </w:t>
            </w:r>
            <w:r w:rsidRPr="00983679">
              <w:t xml:space="preserve">are the primary users of the ClickSchedule </w:t>
            </w:r>
            <w:r w:rsidR="002833C1" w:rsidRPr="00983679">
              <w:t>Client</w:t>
            </w:r>
            <w:r w:rsidR="00440077" w:rsidRPr="00983679">
              <w:t xml:space="preserve"> </w:t>
            </w:r>
            <w:r w:rsidRPr="00983679">
              <w:t xml:space="preserve">and should be the main point of contact for </w:t>
            </w:r>
            <w:r w:rsidR="00656B77" w:rsidRPr="00983679">
              <w:t>r</w:t>
            </w:r>
            <w:r w:rsidR="00AB7BCE" w:rsidRPr="00983679">
              <w:t>esource</w:t>
            </w:r>
            <w:r w:rsidR="00141A53" w:rsidRPr="00983679">
              <w:t>s</w:t>
            </w:r>
            <w:r w:rsidRPr="00983679">
              <w:t xml:space="preserve"> for issues relating to the schedule.</w:t>
            </w:r>
            <w:r w:rsidR="00C76D10" w:rsidRPr="00983679">
              <w:t xml:space="preserve"> </w:t>
            </w:r>
            <w:r w:rsidR="00FD6FDC">
              <w:t xml:space="preserve">Dispatchers also </w:t>
            </w:r>
            <w:r w:rsidR="00C52E51">
              <w:t>manage properties of various objects in the system</w:t>
            </w:r>
            <w:r w:rsidR="00FD6FDC">
              <w:t>.</w:t>
            </w:r>
            <w:r w:rsidR="00C52E51">
              <w:t xml:space="preserve"> See</w:t>
            </w:r>
            <w:r w:rsidR="007A12F0">
              <w:t xml:space="preserve"> section</w:t>
            </w:r>
            <w:r w:rsidR="00C52E51">
              <w:t xml:space="preserve"> </w:t>
            </w:r>
            <w:r w:rsidR="007A12F0">
              <w:fldChar w:fldCharType="begin"/>
            </w:r>
            <w:r w:rsidR="007A12F0">
              <w:instrText xml:space="preserve"> REF _Ref363464362 \r \h </w:instrText>
            </w:r>
            <w:r w:rsidR="007A12F0">
              <w:fldChar w:fldCharType="separate"/>
            </w:r>
            <w:r w:rsidR="00EA7CED">
              <w:t>10.2</w:t>
            </w:r>
            <w:r w:rsidR="007A12F0">
              <w:fldChar w:fldCharType="end"/>
            </w:r>
            <w:r w:rsidR="00C52E51">
              <w:t>.</w:t>
            </w:r>
          </w:p>
          <w:p w14:paraId="0CAE65D6" w14:textId="77777777" w:rsidR="00983679" w:rsidRPr="00983679" w:rsidRDefault="00FD6FDC" w:rsidP="00FD6FDC">
            <w:pPr>
              <w:jc w:val="left"/>
            </w:pPr>
            <w:r>
              <w:t>Synonymous with CSC Agent.</w:t>
            </w:r>
          </w:p>
        </w:tc>
      </w:tr>
      <w:tr w:rsidR="003F6EF3" w:rsidRPr="003E65B4" w14:paraId="0CAE65DA" w14:textId="77777777" w:rsidTr="006165DA">
        <w:trPr>
          <w:cantSplit/>
        </w:trPr>
        <w:tc>
          <w:tcPr>
            <w:tcW w:w="1890" w:type="dxa"/>
          </w:tcPr>
          <w:p w14:paraId="0CAE65D8" w14:textId="77777777" w:rsidR="003F6EF3" w:rsidRPr="00C76D10" w:rsidRDefault="00DD7FE5" w:rsidP="0043245D">
            <w:pPr>
              <w:jc w:val="left"/>
            </w:pPr>
            <w:r>
              <w:t xml:space="preserve">CSC </w:t>
            </w:r>
            <w:r w:rsidR="003F6EF3">
              <w:t>Manager</w:t>
            </w:r>
          </w:p>
        </w:tc>
        <w:tc>
          <w:tcPr>
            <w:tcW w:w="7650" w:type="dxa"/>
          </w:tcPr>
          <w:p w14:paraId="0CAE65D9" w14:textId="77777777" w:rsidR="003F6EF3" w:rsidRPr="00983679" w:rsidRDefault="00EB2BDC" w:rsidP="003F6EF3">
            <w:pPr>
              <w:jc w:val="left"/>
            </w:pPr>
            <w:r>
              <w:t xml:space="preserve">People with this role </w:t>
            </w:r>
            <w:r w:rsidR="003F6EF3">
              <w:t xml:space="preserve">manage the </w:t>
            </w:r>
            <w:r w:rsidR="003F6EF3" w:rsidRPr="00983679">
              <w:t xml:space="preserve">operational </w:t>
            </w:r>
            <w:r w:rsidR="003F6EF3">
              <w:t xml:space="preserve">day to day </w:t>
            </w:r>
            <w:r w:rsidR="003F6EF3" w:rsidRPr="00983679">
              <w:t xml:space="preserve">performance of the business unit. </w:t>
            </w:r>
          </w:p>
        </w:tc>
      </w:tr>
      <w:tr w:rsidR="00DD7FE5" w:rsidRPr="003E65B4" w14:paraId="0CAE65DD" w14:textId="77777777" w:rsidTr="006165DA">
        <w:trPr>
          <w:cantSplit/>
        </w:trPr>
        <w:tc>
          <w:tcPr>
            <w:tcW w:w="1890" w:type="dxa"/>
          </w:tcPr>
          <w:p w14:paraId="0CAE65DB" w14:textId="77777777" w:rsidR="00DD7FE5" w:rsidRDefault="004B6342" w:rsidP="0043245D">
            <w:pPr>
              <w:jc w:val="left"/>
            </w:pPr>
            <w:r>
              <w:t>OLSE</w:t>
            </w:r>
          </w:p>
        </w:tc>
        <w:tc>
          <w:tcPr>
            <w:tcW w:w="7650" w:type="dxa"/>
          </w:tcPr>
          <w:p w14:paraId="0CAE65DC" w14:textId="77777777" w:rsidR="00DD7FE5" w:rsidRDefault="004B6342" w:rsidP="00561F6D">
            <w:pPr>
              <w:jc w:val="left"/>
            </w:pPr>
            <w:r>
              <w:t xml:space="preserve">On-Line Service Engineer is an engineer who remotely manages a Request for Service </w:t>
            </w:r>
            <w:r w:rsidR="00561F6D">
              <w:t>(job)</w:t>
            </w:r>
            <w:r>
              <w:t>.</w:t>
            </w:r>
          </w:p>
        </w:tc>
      </w:tr>
      <w:tr w:rsidR="004B6342" w:rsidRPr="003E65B4" w14:paraId="0CAE65E0" w14:textId="77777777" w:rsidTr="006165DA">
        <w:trPr>
          <w:cantSplit/>
        </w:trPr>
        <w:tc>
          <w:tcPr>
            <w:tcW w:w="1890" w:type="dxa"/>
          </w:tcPr>
          <w:p w14:paraId="0CAE65DE" w14:textId="77777777" w:rsidR="004B6342" w:rsidRPr="00EB2BDC" w:rsidRDefault="004B6342" w:rsidP="00FD6FDC">
            <w:pPr>
              <w:spacing w:after="0" w:line="240" w:lineRule="auto"/>
              <w:jc w:val="left"/>
              <w:rPr>
                <w:rFonts w:ascii="Calibri" w:hAnsi="Calibri" w:cs="Calibri"/>
                <w:lang w:eastAsia="en-GB"/>
              </w:rPr>
            </w:pPr>
            <w:r w:rsidRPr="00EB2BDC">
              <w:rPr>
                <w:rFonts w:ascii="Calibri" w:hAnsi="Calibri" w:cs="Calibri"/>
                <w:lang w:eastAsia="en-GB"/>
              </w:rPr>
              <w:t xml:space="preserve">Manager (ASM, </w:t>
            </w:r>
            <w:r w:rsidR="00FD6FDC" w:rsidRPr="00EB2BDC">
              <w:rPr>
                <w:rFonts w:ascii="Calibri" w:hAnsi="Calibri" w:cs="Calibri"/>
                <w:lang w:eastAsia="en-GB"/>
              </w:rPr>
              <w:t xml:space="preserve">PSM, PSL, </w:t>
            </w:r>
            <w:r w:rsidRPr="00EB2BDC">
              <w:rPr>
                <w:rFonts w:ascii="Calibri" w:hAnsi="Calibri" w:cs="Calibri"/>
                <w:lang w:eastAsia="en-GB"/>
              </w:rPr>
              <w:t>DOS, ML)</w:t>
            </w:r>
          </w:p>
        </w:tc>
        <w:tc>
          <w:tcPr>
            <w:tcW w:w="7650" w:type="dxa"/>
          </w:tcPr>
          <w:p w14:paraId="0CAE65DF" w14:textId="77777777" w:rsidR="004B6342" w:rsidRPr="00EB2BDC" w:rsidRDefault="004B6342" w:rsidP="003F6EF3">
            <w:pPr>
              <w:jc w:val="left"/>
            </w:pPr>
            <w:r w:rsidRPr="00EB2BDC">
              <w:t xml:space="preserve">Managers and directors who have responsibility for </w:t>
            </w:r>
            <w:r w:rsidR="00561F6D" w:rsidRPr="00EB2BDC">
              <w:t>G</w:t>
            </w:r>
            <w:r w:rsidRPr="00EB2BDC">
              <w:t>eographical regions, Field Service Engineers teams, Remote engineer teams, and Service performance.</w:t>
            </w:r>
          </w:p>
        </w:tc>
      </w:tr>
      <w:tr w:rsidR="003F6EF3" w:rsidRPr="003E65B4" w14:paraId="0CAE65E3" w14:textId="77777777" w:rsidTr="006165DA">
        <w:trPr>
          <w:cantSplit/>
        </w:trPr>
        <w:tc>
          <w:tcPr>
            <w:tcW w:w="1890" w:type="dxa"/>
          </w:tcPr>
          <w:p w14:paraId="0CAE65E1" w14:textId="77777777" w:rsidR="003F6EF3" w:rsidRPr="003E65B4" w:rsidRDefault="00DD7FE5" w:rsidP="0043245D">
            <w:pPr>
              <w:jc w:val="left"/>
              <w:rPr>
                <w:color w:val="FF0000"/>
              </w:rPr>
            </w:pPr>
            <w:r>
              <w:t>Field Service Engineer (FSE)</w:t>
            </w:r>
          </w:p>
        </w:tc>
        <w:tc>
          <w:tcPr>
            <w:tcW w:w="7650" w:type="dxa"/>
          </w:tcPr>
          <w:p w14:paraId="0CAE65E2" w14:textId="77777777" w:rsidR="003F6EF3" w:rsidRPr="00983679" w:rsidRDefault="00DD7FE5" w:rsidP="00531CC2">
            <w:pPr>
              <w:jc w:val="left"/>
            </w:pPr>
            <w:r>
              <w:t xml:space="preserve">FSEs </w:t>
            </w:r>
            <w:r w:rsidR="00531CC2">
              <w:t>are</w:t>
            </w:r>
            <w:r w:rsidR="003F6EF3" w:rsidRPr="00983679">
              <w:t xml:space="preserve"> the </w:t>
            </w:r>
            <w:r w:rsidR="00441363">
              <w:t xml:space="preserve">schedulable </w:t>
            </w:r>
            <w:r w:rsidR="003F6EF3" w:rsidRPr="00983679">
              <w:t xml:space="preserve">resources assigned to carry out the service work for </w:t>
            </w:r>
            <w:r>
              <w:t>GEHC</w:t>
            </w:r>
            <w:r w:rsidR="003F6EF3" w:rsidRPr="00983679">
              <w:t>. They have no direct access to the ClickSchedule client, but will have access to the ClickMobile client.</w:t>
            </w:r>
          </w:p>
        </w:tc>
      </w:tr>
      <w:tr w:rsidR="00441363" w:rsidRPr="003E65B4" w14:paraId="0CAE65E6" w14:textId="77777777" w:rsidTr="006165DA">
        <w:trPr>
          <w:cantSplit/>
        </w:trPr>
        <w:tc>
          <w:tcPr>
            <w:tcW w:w="1890" w:type="dxa"/>
          </w:tcPr>
          <w:p w14:paraId="0CAE65E4" w14:textId="77777777" w:rsidR="00441363" w:rsidRDefault="00441363" w:rsidP="0043245D">
            <w:pPr>
              <w:jc w:val="left"/>
            </w:pPr>
            <w:r>
              <w:t>Regional S</w:t>
            </w:r>
            <w:r w:rsidR="00C212C7">
              <w:t>upport</w:t>
            </w:r>
            <w:r>
              <w:t xml:space="preserve"> Expert (RSE)</w:t>
            </w:r>
          </w:p>
        </w:tc>
        <w:tc>
          <w:tcPr>
            <w:tcW w:w="7650" w:type="dxa"/>
          </w:tcPr>
          <w:p w14:paraId="0CAE65E5" w14:textId="77777777" w:rsidR="00441363" w:rsidRDefault="00031619" w:rsidP="00031619">
            <w:pPr>
              <w:jc w:val="left"/>
            </w:pPr>
            <w:r>
              <w:t xml:space="preserve">Similar </w:t>
            </w:r>
            <w:r w:rsidR="00441363">
              <w:t>to a</w:t>
            </w:r>
            <w:r>
              <w:t>n</w:t>
            </w:r>
            <w:r w:rsidR="00441363">
              <w:t xml:space="preserve"> </w:t>
            </w:r>
            <w:r>
              <w:t>FSE</w:t>
            </w:r>
            <w:r w:rsidR="00441363">
              <w:t xml:space="preserve">, these are schedulable but </w:t>
            </w:r>
            <w:r w:rsidR="00EB2BDC">
              <w:t>are more expensive than a TSE</w:t>
            </w:r>
            <w:r w:rsidR="00441363">
              <w:t>.</w:t>
            </w:r>
            <w:r w:rsidR="000322EE">
              <w:t xml:space="preserve"> As such, </w:t>
            </w:r>
            <w:r w:rsidR="00EB2BDC">
              <w:t>tasks are only scheduled to this resource type when use of a cheaper resource is not feasible</w:t>
            </w:r>
            <w:r w:rsidR="000322EE">
              <w:t>.</w:t>
            </w:r>
          </w:p>
        </w:tc>
      </w:tr>
      <w:tr w:rsidR="00441363" w:rsidRPr="003E65B4" w14:paraId="0CAE65E9" w14:textId="77777777" w:rsidTr="006165DA">
        <w:trPr>
          <w:cantSplit/>
        </w:trPr>
        <w:tc>
          <w:tcPr>
            <w:tcW w:w="1890" w:type="dxa"/>
          </w:tcPr>
          <w:p w14:paraId="0CAE65E7" w14:textId="77777777" w:rsidR="00441363" w:rsidRDefault="00441363" w:rsidP="0043245D">
            <w:pPr>
              <w:jc w:val="left"/>
            </w:pPr>
            <w:r>
              <w:t>Technical Support Engineer (TSE)</w:t>
            </w:r>
          </w:p>
        </w:tc>
        <w:tc>
          <w:tcPr>
            <w:tcW w:w="7650" w:type="dxa"/>
          </w:tcPr>
          <w:p w14:paraId="0CAE65E8" w14:textId="77777777" w:rsidR="00441363" w:rsidRDefault="00441363" w:rsidP="00031619">
            <w:pPr>
              <w:jc w:val="left"/>
            </w:pPr>
            <w:r>
              <w:t>Similar to a</w:t>
            </w:r>
            <w:r w:rsidR="00031619">
              <w:t>n</w:t>
            </w:r>
            <w:r>
              <w:t xml:space="preserve"> </w:t>
            </w:r>
            <w:r w:rsidR="00031619">
              <w:t>FSE</w:t>
            </w:r>
            <w:r>
              <w:t xml:space="preserve">, these are schedulable but </w:t>
            </w:r>
            <w:r w:rsidR="00EB2BDC">
              <w:t>are more expensive than an FSE</w:t>
            </w:r>
            <w:r>
              <w:t>.</w:t>
            </w:r>
            <w:r w:rsidR="00EB2BDC">
              <w:t xml:space="preserve"> As such, tasks are only scheduled to this resource type when use of a cheaper resource is not feasible.</w:t>
            </w:r>
          </w:p>
        </w:tc>
      </w:tr>
      <w:tr w:rsidR="003F6EF3" w:rsidRPr="003E65B4" w14:paraId="0CAE65EE" w14:textId="77777777" w:rsidTr="006165DA">
        <w:trPr>
          <w:cantSplit/>
          <w:trHeight w:val="1988"/>
        </w:trPr>
        <w:tc>
          <w:tcPr>
            <w:tcW w:w="1890" w:type="dxa"/>
          </w:tcPr>
          <w:p w14:paraId="0CAE65EA" w14:textId="77777777" w:rsidR="003F6EF3" w:rsidRPr="003E65B4" w:rsidRDefault="003F6EF3" w:rsidP="0043245D">
            <w:pPr>
              <w:jc w:val="left"/>
            </w:pPr>
            <w:r w:rsidRPr="003E65B4">
              <w:t>System Administrator</w:t>
            </w:r>
          </w:p>
        </w:tc>
        <w:tc>
          <w:tcPr>
            <w:tcW w:w="7650" w:type="dxa"/>
          </w:tcPr>
          <w:p w14:paraId="0CAE65EB" w14:textId="77777777" w:rsidR="003F6EF3" w:rsidRPr="00983679" w:rsidRDefault="003F6EF3" w:rsidP="0043245D">
            <w:pPr>
              <w:jc w:val="left"/>
            </w:pPr>
            <w:r w:rsidRPr="00983679">
              <w:t>System Administrators are responsible for providing support</w:t>
            </w:r>
            <w:r w:rsidR="00531CC2">
              <w:t xml:space="preserve"> to the ClickSoftware system</w:t>
            </w:r>
            <w:r w:rsidRPr="00983679">
              <w:t xml:space="preserve"> and making changes in the ClickSchedule</w:t>
            </w:r>
            <w:r w:rsidR="002418BD">
              <w:t xml:space="preserve"> and</w:t>
            </w:r>
            <w:r w:rsidR="00241CF4">
              <w:t xml:space="preserve"> ClickMobile </w:t>
            </w:r>
            <w:r w:rsidRPr="00983679">
              <w:t>application</w:t>
            </w:r>
            <w:r w:rsidR="00241CF4">
              <w:t>s</w:t>
            </w:r>
            <w:r w:rsidRPr="00983679">
              <w:t>. Examples of their responsibilities include adjusting roles, a</w:t>
            </w:r>
            <w:r w:rsidR="002418BD">
              <w:t>ccess, scheduling functionality</w:t>
            </w:r>
            <w:r w:rsidRPr="00983679">
              <w:t xml:space="preserve"> and </w:t>
            </w:r>
            <w:r w:rsidR="002418BD">
              <w:t xml:space="preserve">modifying </w:t>
            </w:r>
            <w:r w:rsidRPr="00983679">
              <w:t>interface views.</w:t>
            </w:r>
          </w:p>
          <w:p w14:paraId="0CAE65EC" w14:textId="77777777" w:rsidR="003F6EF3" w:rsidRDefault="003F6EF3" w:rsidP="00405623">
            <w:pPr>
              <w:jc w:val="left"/>
            </w:pPr>
            <w:r w:rsidRPr="00983679">
              <w:t>Although System Administrators have direct, and ‘behind-the-scenes’ access to ClickSchedule, they typically have no ability to make changes to the schedule itself and will not participate in the ‘business’ use of the system.</w:t>
            </w:r>
          </w:p>
          <w:p w14:paraId="0CAE65ED" w14:textId="77777777" w:rsidR="00C52E51" w:rsidRPr="00983679" w:rsidRDefault="00C52E51" w:rsidP="00C52E51">
            <w:pPr>
              <w:jc w:val="left"/>
            </w:pPr>
            <w:r>
              <w:t xml:space="preserve">This role is also </w:t>
            </w:r>
            <w:r w:rsidRPr="00983679">
              <w:t>responsible for updating reference data in the system</w:t>
            </w:r>
            <w:r>
              <w:t>, including</w:t>
            </w:r>
            <w:r w:rsidRPr="00983679">
              <w:t xml:space="preserve"> </w:t>
            </w:r>
            <w:r>
              <w:t>dictionary management via the standard Click administration tools, and GE object model data via the flat file import.</w:t>
            </w:r>
          </w:p>
        </w:tc>
      </w:tr>
    </w:tbl>
    <w:p w14:paraId="0CAE65EF" w14:textId="77777777" w:rsidR="00BA785C" w:rsidRPr="003E65B4" w:rsidRDefault="00BA785C" w:rsidP="00BA785C">
      <w:pPr>
        <w:pStyle w:val="Heading1"/>
        <w:jc w:val="left"/>
      </w:pPr>
      <w:bookmarkStart w:id="1809" w:name="_Toc194059828"/>
      <w:bookmarkStart w:id="1810" w:name="_Toc194060028"/>
      <w:bookmarkStart w:id="1811" w:name="_Toc194139871"/>
      <w:bookmarkStart w:id="1812" w:name="_Toc194140083"/>
      <w:bookmarkStart w:id="1813" w:name="_Toc194140998"/>
      <w:bookmarkStart w:id="1814" w:name="_Toc194302968"/>
      <w:bookmarkStart w:id="1815" w:name="_Toc194307363"/>
      <w:bookmarkStart w:id="1816" w:name="In_service_organizations"/>
      <w:bookmarkStart w:id="1817" w:name="_Toc359587088"/>
      <w:bookmarkStart w:id="1818" w:name="_Toc194139946"/>
      <w:bookmarkStart w:id="1819" w:name="_Toc194140158"/>
      <w:bookmarkStart w:id="1820" w:name="_Toc194141073"/>
      <w:bookmarkStart w:id="1821" w:name="_Toc194303044"/>
      <w:bookmarkStart w:id="1822" w:name="_Toc194307440"/>
      <w:bookmarkStart w:id="1823" w:name="wp9000697"/>
      <w:bookmarkStart w:id="1824" w:name="wp9000712"/>
      <w:bookmarkStart w:id="1825" w:name="wp9000719"/>
      <w:bookmarkStart w:id="1826" w:name="wp9000720"/>
      <w:bookmarkStart w:id="1827" w:name="wp9000721"/>
      <w:bookmarkStart w:id="1828" w:name="wp9000722"/>
      <w:bookmarkStart w:id="1829" w:name="_Toc63494685"/>
      <w:bookmarkStart w:id="1830" w:name="_Toc63522614"/>
      <w:bookmarkStart w:id="1831" w:name="_Toc63609259"/>
      <w:bookmarkStart w:id="1832" w:name="_Toc64276959"/>
      <w:bookmarkStart w:id="1833" w:name="_Toc64694196"/>
      <w:bookmarkStart w:id="1834" w:name="_Toc64694873"/>
      <w:bookmarkStart w:id="1835" w:name="_Toc64696225"/>
      <w:bookmarkStart w:id="1836" w:name="_Toc64696901"/>
      <w:bookmarkStart w:id="1837" w:name="_Toc65217157"/>
      <w:bookmarkStart w:id="1838" w:name="_Toc65816551"/>
      <w:bookmarkStart w:id="1839" w:name="_Toc65833666"/>
      <w:bookmarkStart w:id="1840" w:name="_Toc65834589"/>
      <w:bookmarkStart w:id="1841" w:name="_Toc65911684"/>
      <w:bookmarkStart w:id="1842" w:name="_Toc65912143"/>
      <w:bookmarkStart w:id="1843" w:name="_Toc65912600"/>
      <w:bookmarkStart w:id="1844" w:name="_Toc65913058"/>
      <w:bookmarkStart w:id="1845" w:name="_Toc75752554"/>
      <w:bookmarkStart w:id="1846" w:name="_Toc75753071"/>
      <w:bookmarkStart w:id="1847" w:name="_Toc75764695"/>
      <w:bookmarkStart w:id="1848" w:name="_Toc75830860"/>
      <w:bookmarkStart w:id="1849" w:name="_Toc76090205"/>
      <w:bookmarkStart w:id="1850" w:name="_Toc76098431"/>
      <w:bookmarkStart w:id="1851" w:name="_Toc76104649"/>
      <w:bookmarkStart w:id="1852" w:name="_Toc76285597"/>
      <w:bookmarkStart w:id="1853" w:name="_Toc76374106"/>
      <w:bookmarkStart w:id="1854" w:name="_Toc76383794"/>
      <w:bookmarkStart w:id="1855" w:name="_Toc76389710"/>
      <w:bookmarkStart w:id="1856" w:name="_Toc76429889"/>
      <w:bookmarkStart w:id="1857" w:name="_Toc76430900"/>
      <w:bookmarkStart w:id="1858" w:name="_Toc76446068"/>
      <w:bookmarkStart w:id="1859" w:name="_Toc76456541"/>
      <w:bookmarkStart w:id="1860" w:name="_Toc63494686"/>
      <w:bookmarkStart w:id="1861" w:name="_Toc63522615"/>
      <w:bookmarkStart w:id="1862" w:name="_Toc63609260"/>
      <w:bookmarkStart w:id="1863" w:name="_Toc64276960"/>
      <w:bookmarkStart w:id="1864" w:name="_Toc64694197"/>
      <w:bookmarkStart w:id="1865" w:name="_Toc64694874"/>
      <w:bookmarkStart w:id="1866" w:name="_Toc64696226"/>
      <w:bookmarkStart w:id="1867" w:name="_Toc64696902"/>
      <w:bookmarkStart w:id="1868" w:name="_Toc65217158"/>
      <w:bookmarkStart w:id="1869" w:name="_Toc65816552"/>
      <w:bookmarkStart w:id="1870" w:name="_Toc65833667"/>
      <w:bookmarkStart w:id="1871" w:name="_Toc65834590"/>
      <w:bookmarkStart w:id="1872" w:name="_Toc65911685"/>
      <w:bookmarkStart w:id="1873" w:name="_Toc65912144"/>
      <w:bookmarkStart w:id="1874" w:name="_Toc65912601"/>
      <w:bookmarkStart w:id="1875" w:name="_Toc65913059"/>
      <w:bookmarkStart w:id="1876" w:name="_Toc75752555"/>
      <w:bookmarkStart w:id="1877" w:name="_Toc75753072"/>
      <w:bookmarkStart w:id="1878" w:name="_Toc75764696"/>
      <w:bookmarkStart w:id="1879" w:name="_Toc75830861"/>
      <w:bookmarkStart w:id="1880" w:name="_Toc76090206"/>
      <w:bookmarkStart w:id="1881" w:name="_Toc76098432"/>
      <w:bookmarkStart w:id="1882" w:name="_Toc76104650"/>
      <w:bookmarkStart w:id="1883" w:name="_Toc76285598"/>
      <w:bookmarkStart w:id="1884" w:name="_Toc76374107"/>
      <w:bookmarkStart w:id="1885" w:name="_Toc76383795"/>
      <w:bookmarkStart w:id="1886" w:name="_Toc76389711"/>
      <w:bookmarkStart w:id="1887" w:name="_Toc76429890"/>
      <w:bookmarkStart w:id="1888" w:name="_Toc76430901"/>
      <w:bookmarkStart w:id="1889" w:name="_Toc76446069"/>
      <w:bookmarkStart w:id="1890" w:name="_Toc76456542"/>
      <w:bookmarkStart w:id="1891" w:name="_Tools_for_Manual"/>
      <w:bookmarkStart w:id="1892" w:name="_Toc196187757"/>
      <w:bookmarkStart w:id="1893" w:name="_Toc196192710"/>
      <w:bookmarkStart w:id="1894" w:name="_Toc63609269"/>
      <w:bookmarkStart w:id="1895" w:name="_Toc64276969"/>
      <w:bookmarkStart w:id="1896" w:name="_Toc64694206"/>
      <w:bookmarkStart w:id="1897" w:name="_Toc64694883"/>
      <w:bookmarkStart w:id="1898" w:name="_Toc64696235"/>
      <w:bookmarkStart w:id="1899" w:name="_Toc64696911"/>
      <w:bookmarkStart w:id="1900" w:name="_Toc65217167"/>
      <w:bookmarkStart w:id="1901" w:name="_Toc65816561"/>
      <w:bookmarkStart w:id="1902" w:name="_Toc65833676"/>
      <w:bookmarkStart w:id="1903" w:name="_Toc65834599"/>
      <w:bookmarkStart w:id="1904" w:name="_Toc65911694"/>
      <w:bookmarkStart w:id="1905" w:name="_Toc65912153"/>
      <w:bookmarkStart w:id="1906" w:name="_Toc65912610"/>
      <w:bookmarkStart w:id="1907" w:name="_Toc65913068"/>
      <w:bookmarkStart w:id="1908" w:name="_Toc75752564"/>
      <w:bookmarkStart w:id="1909" w:name="_Toc75753081"/>
      <w:bookmarkStart w:id="1910" w:name="_Toc75764705"/>
      <w:bookmarkStart w:id="1911" w:name="_Toc75830870"/>
      <w:bookmarkStart w:id="1912" w:name="_Toc76090215"/>
      <w:bookmarkStart w:id="1913" w:name="_Toc76098441"/>
      <w:bookmarkStart w:id="1914" w:name="_Toc76104659"/>
      <w:bookmarkStart w:id="1915" w:name="_Toc76285607"/>
      <w:bookmarkStart w:id="1916" w:name="_Toc76374116"/>
      <w:bookmarkStart w:id="1917" w:name="_Toc76383804"/>
      <w:bookmarkStart w:id="1918" w:name="_Toc76389720"/>
      <w:bookmarkStart w:id="1919" w:name="_Toc110148775"/>
      <w:bookmarkStart w:id="1920" w:name="_Toc110242144"/>
      <w:bookmarkStart w:id="1921" w:name="_Toc110355189"/>
      <w:bookmarkStart w:id="1922" w:name="_Toc110765274"/>
      <w:bookmarkStart w:id="1923" w:name="_Toc110769825"/>
      <w:bookmarkStart w:id="1924" w:name="_Toc110772883"/>
      <w:bookmarkStart w:id="1925" w:name="wp9004935"/>
      <w:bookmarkStart w:id="1926" w:name="_Toc354672229"/>
      <w:bookmarkStart w:id="1927" w:name="_Toc355343771"/>
      <w:bookmarkStart w:id="1928" w:name="_Toc359587055"/>
      <w:bookmarkStart w:id="1929" w:name="_Toc425500305"/>
      <w:bookmarkStart w:id="1930" w:name="_Toc332981995"/>
      <w:bookmarkStart w:id="1931" w:name="_Toc355343790"/>
      <w:bookmarkStart w:id="1932" w:name="_Toc359587076"/>
      <w:bookmarkStart w:id="1933" w:name="_Toc449858832"/>
      <w:bookmarkStart w:id="1934" w:name="_Toc465490052"/>
      <w:bookmarkStart w:id="1935" w:name="_Toc480332750"/>
      <w:bookmarkStart w:id="1936" w:name="_Toc480515705"/>
      <w:bookmarkStart w:id="1937" w:name="_Toc480688296"/>
      <w:bookmarkStart w:id="1938" w:name="_Toc480691057"/>
      <w:bookmarkStart w:id="1939" w:name="_Toc480863358"/>
      <w:bookmarkStart w:id="1940" w:name="_Toc481228820"/>
      <w:bookmarkStart w:id="1941" w:name="_Toc481229386"/>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r w:rsidRPr="003E65B4">
        <w:lastRenderedPageBreak/>
        <w:t>Service Delivery Processes</w:t>
      </w:r>
      <w:bookmarkEnd w:id="1926"/>
      <w:bookmarkEnd w:id="1927"/>
      <w:bookmarkEnd w:id="1928"/>
      <w:bookmarkEnd w:id="1929"/>
    </w:p>
    <w:p w14:paraId="0CAE65F0" w14:textId="77777777" w:rsidR="00BA785C" w:rsidRPr="00CA1D41" w:rsidRDefault="00BA785C" w:rsidP="00BA785C">
      <w:pPr>
        <w:jc w:val="left"/>
        <w:rPr>
          <w:snapToGrid w:val="0"/>
        </w:rPr>
      </w:pPr>
      <w:bookmarkStart w:id="1942" w:name="_Toc51130742"/>
      <w:bookmarkStart w:id="1943" w:name="_Toc64695925"/>
      <w:bookmarkStart w:id="1944" w:name="_Toc65911384"/>
      <w:bookmarkStart w:id="1945" w:name="_Toc76455790"/>
      <w:bookmarkStart w:id="1946" w:name="_Toc50367489"/>
      <w:bookmarkStart w:id="1947" w:name="_Toc50690852"/>
      <w:bookmarkStart w:id="1948" w:name="_Toc50691004"/>
      <w:bookmarkStart w:id="1949" w:name="_Toc50693698"/>
      <w:bookmarkStart w:id="1950" w:name="_Toc50723161"/>
      <w:bookmarkStart w:id="1951" w:name="_Toc50769924"/>
      <w:bookmarkStart w:id="1952" w:name="_Toc50771691"/>
      <w:bookmarkStart w:id="1953" w:name="_Toc50774117"/>
      <w:bookmarkStart w:id="1954" w:name="_Toc51037923"/>
      <w:bookmarkStart w:id="1955" w:name="_Toc51059157"/>
      <w:bookmarkStart w:id="1956" w:name="_Ref62274499"/>
      <w:bookmarkStart w:id="1957" w:name="_Toc64695928"/>
      <w:bookmarkStart w:id="1958" w:name="_Toc65911387"/>
      <w:bookmarkStart w:id="1959" w:name="_Toc76455794"/>
      <w:r w:rsidRPr="00CA1D41">
        <w:rPr>
          <w:snapToGrid w:val="0"/>
        </w:rPr>
        <w:t xml:space="preserve">This chapter describes the processes that will be in place at </w:t>
      </w:r>
      <w:r>
        <w:rPr>
          <w:snapToGrid w:val="0"/>
        </w:rPr>
        <w:t>GEHC</w:t>
      </w:r>
      <w:r w:rsidRPr="00CA1D41">
        <w:rPr>
          <w:snapToGrid w:val="0"/>
        </w:rPr>
        <w:t xml:space="preserve"> following the implementation of ClickSchedule. </w:t>
      </w:r>
    </w:p>
    <w:p w14:paraId="0CAE65F1" w14:textId="77777777" w:rsidR="00BA785C" w:rsidRPr="003E65B4" w:rsidRDefault="00BA785C" w:rsidP="00BA785C">
      <w:pPr>
        <w:pStyle w:val="Heading2"/>
        <w:jc w:val="left"/>
      </w:pPr>
      <w:bookmarkStart w:id="1960" w:name="_Toc95038367"/>
      <w:bookmarkStart w:id="1961" w:name="_Toc95270877"/>
      <w:bookmarkStart w:id="1962" w:name="_Toc95669115"/>
      <w:bookmarkStart w:id="1963" w:name="_Toc95670000"/>
      <w:bookmarkStart w:id="1964" w:name="_Toc110772705"/>
      <w:bookmarkStart w:id="1965" w:name="_Toc354672230"/>
      <w:bookmarkStart w:id="1966" w:name="_Toc355343772"/>
      <w:bookmarkStart w:id="1967" w:name="_Toc359587056"/>
      <w:bookmarkStart w:id="1968" w:name="_Toc425500306"/>
      <w:bookmarkStart w:id="1969" w:name="_Ref191721826"/>
      <w:bookmarkStart w:id="1970" w:name="_Ref191721829"/>
      <w:bookmarkEnd w:id="1942"/>
      <w:bookmarkEnd w:id="1943"/>
      <w:bookmarkEnd w:id="1944"/>
      <w:bookmarkEnd w:id="1945"/>
      <w:r w:rsidRPr="003E65B4">
        <w:t>Processes</w:t>
      </w:r>
      <w:bookmarkEnd w:id="1960"/>
      <w:bookmarkEnd w:id="1961"/>
      <w:bookmarkEnd w:id="1962"/>
      <w:bookmarkEnd w:id="1963"/>
      <w:r w:rsidRPr="003E65B4">
        <w:t xml:space="preserve"> High Level Overview</w:t>
      </w:r>
      <w:bookmarkEnd w:id="1964"/>
      <w:bookmarkEnd w:id="1965"/>
      <w:bookmarkEnd w:id="1966"/>
      <w:bookmarkEnd w:id="1967"/>
      <w:bookmarkEnd w:id="1968"/>
    </w:p>
    <w:p w14:paraId="0CAE65F2" w14:textId="77777777" w:rsidR="00BA785C" w:rsidRDefault="00BA785C" w:rsidP="00BA785C">
      <w:pPr>
        <w:tabs>
          <w:tab w:val="left" w:pos="9072"/>
        </w:tabs>
        <w:jc w:val="left"/>
        <w:rPr>
          <w:b/>
        </w:rPr>
      </w:pPr>
      <w:r w:rsidRPr="003E65B4">
        <w:t xml:space="preserve">In the future business environment, ClickSchedule will be the central work scheduling tool. </w:t>
      </w:r>
    </w:p>
    <w:p w14:paraId="0CAE65F3" w14:textId="77777777" w:rsidR="00BA785C" w:rsidRPr="00471B50" w:rsidRDefault="00BA785C" w:rsidP="00BA785C">
      <w:r>
        <w:t>In ClickSchedule, the Schedulable T</w:t>
      </w:r>
      <w:r w:rsidRPr="00B519F8">
        <w:t>asks</w:t>
      </w:r>
      <w:r w:rsidRPr="00DC063F">
        <w:rPr>
          <w:color w:val="FF0000"/>
        </w:rPr>
        <w:t xml:space="preserve"> </w:t>
      </w:r>
      <w:r w:rsidRPr="00471B50">
        <w:t>are the same as the Work</w:t>
      </w:r>
      <w:r>
        <w:t xml:space="preserve"> Order</w:t>
      </w:r>
      <w:r w:rsidRPr="00471B50">
        <w:t xml:space="preserve"> Types described in Section 3.</w:t>
      </w:r>
      <w:r>
        <w:t>2</w:t>
      </w:r>
      <w:r w:rsidR="003B3CF7">
        <w:t>.</w:t>
      </w:r>
      <w:r w:rsidRPr="00471B50">
        <w:t xml:space="preserve"> </w:t>
      </w:r>
    </w:p>
    <w:p w14:paraId="0CAE65F4" w14:textId="77777777" w:rsidR="00BA785C" w:rsidRPr="003E65B4" w:rsidRDefault="00BA785C" w:rsidP="00BA785C">
      <w:pPr>
        <w:pStyle w:val="Heading2"/>
        <w:jc w:val="left"/>
      </w:pPr>
      <w:bookmarkStart w:id="1971" w:name="_Toc354672232"/>
      <w:bookmarkStart w:id="1972" w:name="_Toc355343774"/>
      <w:bookmarkStart w:id="1973" w:name="_Toc359587057"/>
      <w:bookmarkStart w:id="1974" w:name="_Toc425500307"/>
      <w:r w:rsidRPr="003E65B4">
        <w:t>Work Status Flow</w:t>
      </w:r>
      <w:bookmarkEnd w:id="1969"/>
      <w:bookmarkEnd w:id="1970"/>
      <w:bookmarkEnd w:id="1971"/>
      <w:bookmarkEnd w:id="1972"/>
      <w:bookmarkEnd w:id="1973"/>
      <w:bookmarkEnd w:id="1974"/>
    </w:p>
    <w:p w14:paraId="0CAE65F5" w14:textId="77777777" w:rsidR="00BA785C" w:rsidRPr="003E65B4" w:rsidRDefault="00BA785C" w:rsidP="00BA785C">
      <w:pPr>
        <w:jc w:val="left"/>
        <w:rPr>
          <w:rFonts w:cs="Arial"/>
        </w:rPr>
      </w:pPr>
      <w:r w:rsidRPr="00B93240">
        <w:t xml:space="preserve">The status flow describes the various statuses (or states) that a </w:t>
      </w:r>
      <w:r w:rsidRPr="00B519F8">
        <w:t>task</w:t>
      </w:r>
      <w:r w:rsidRPr="00AE20C8">
        <w:rPr>
          <w:color w:val="FF0000"/>
        </w:rPr>
        <w:t xml:space="preserve"> </w:t>
      </w:r>
      <w:r w:rsidRPr="00B93240">
        <w:t>goes through from creation to completion</w:t>
      </w:r>
      <w:r>
        <w:t xml:space="preserve"> and close</w:t>
      </w:r>
      <w:r w:rsidRPr="00B93240">
        <w:t>, including all possible interruptions.</w:t>
      </w:r>
      <w:r>
        <w:t xml:space="preserve"> </w:t>
      </w:r>
      <w:r w:rsidRPr="00B93240">
        <w:t>The status of a task may</w:t>
      </w:r>
      <w:r w:rsidRPr="003E65B4">
        <w:rPr>
          <w:rFonts w:cs="Arial"/>
        </w:rPr>
        <w:t xml:space="preserve"> be changed in one of the following ways:</w:t>
      </w:r>
    </w:p>
    <w:p w14:paraId="0CAE65F6" w14:textId="77777777" w:rsidR="00BA785C" w:rsidRPr="00270C03" w:rsidRDefault="00BA785C" w:rsidP="009A52C8">
      <w:pPr>
        <w:pStyle w:val="ListParagraph"/>
        <w:numPr>
          <w:ilvl w:val="0"/>
          <w:numId w:val="21"/>
        </w:numPr>
        <w:tabs>
          <w:tab w:val="left" w:pos="9214"/>
        </w:tabs>
        <w:jc w:val="left"/>
        <w:rPr>
          <w:rFonts w:cs="Arial"/>
        </w:rPr>
      </w:pPr>
      <w:r w:rsidRPr="00E7517A">
        <w:rPr>
          <w:rFonts w:cs="Arial"/>
        </w:rPr>
        <w:t>By ClickSchedule automatically (</w:t>
      </w:r>
      <w:r>
        <w:rPr>
          <w:rFonts w:cs="Arial"/>
        </w:rPr>
        <w:t xml:space="preserve">e.g. </w:t>
      </w:r>
      <w:r w:rsidRPr="00E7517A">
        <w:rPr>
          <w:rFonts w:cs="Arial"/>
        </w:rPr>
        <w:t xml:space="preserve">via </w:t>
      </w:r>
      <w:r>
        <w:rPr>
          <w:rFonts w:cs="Arial"/>
        </w:rPr>
        <w:t xml:space="preserve">automatic </w:t>
      </w:r>
      <w:r w:rsidR="00031619">
        <w:rPr>
          <w:rFonts w:cs="Arial"/>
        </w:rPr>
        <w:t xml:space="preserve">scheduling or </w:t>
      </w:r>
      <w:r>
        <w:rPr>
          <w:rFonts w:cs="Arial"/>
        </w:rPr>
        <w:t>dispatch</w:t>
      </w:r>
      <w:r w:rsidRPr="00E7517A">
        <w:rPr>
          <w:rFonts w:cs="Arial"/>
        </w:rPr>
        <w:t>)</w:t>
      </w:r>
      <w:r w:rsidR="00031619">
        <w:rPr>
          <w:rFonts w:cs="Arial"/>
        </w:rPr>
        <w:t>.</w:t>
      </w:r>
    </w:p>
    <w:p w14:paraId="0CAE65F7" w14:textId="77777777" w:rsidR="00BA785C" w:rsidRPr="00270C03" w:rsidRDefault="00BA785C" w:rsidP="009A52C8">
      <w:pPr>
        <w:pStyle w:val="ListParagraph"/>
        <w:numPr>
          <w:ilvl w:val="0"/>
          <w:numId w:val="21"/>
        </w:numPr>
        <w:tabs>
          <w:tab w:val="left" w:pos="9214"/>
        </w:tabs>
        <w:jc w:val="left"/>
        <w:rPr>
          <w:rFonts w:cs="Arial"/>
        </w:rPr>
      </w:pPr>
      <w:r w:rsidRPr="00270C03">
        <w:rPr>
          <w:rFonts w:cs="Arial"/>
        </w:rPr>
        <w:t xml:space="preserve">By a </w:t>
      </w:r>
      <w:r w:rsidR="008853DD">
        <w:rPr>
          <w:rFonts w:cs="Arial"/>
        </w:rPr>
        <w:t>Dispatcher</w:t>
      </w:r>
      <w:r w:rsidRPr="00270C03">
        <w:rPr>
          <w:rFonts w:cs="Arial"/>
          <w:color w:val="FF0000"/>
        </w:rPr>
        <w:t xml:space="preserve"> </w:t>
      </w:r>
      <w:r w:rsidRPr="00270C03">
        <w:rPr>
          <w:rFonts w:cs="Arial"/>
        </w:rPr>
        <w:t xml:space="preserve">using the ClickSchedule client user interface (e.g. changing from </w:t>
      </w:r>
      <w:r w:rsidR="00031619">
        <w:rPr>
          <w:rFonts w:cs="Arial"/>
        </w:rPr>
        <w:t>New</w:t>
      </w:r>
      <w:r w:rsidR="00031619" w:rsidRPr="00270C03">
        <w:rPr>
          <w:rFonts w:cs="Arial"/>
        </w:rPr>
        <w:t xml:space="preserve"> </w:t>
      </w:r>
      <w:r w:rsidRPr="00270C03">
        <w:rPr>
          <w:rFonts w:cs="Arial"/>
        </w:rPr>
        <w:t>to Tentative)</w:t>
      </w:r>
      <w:r w:rsidR="00031619">
        <w:rPr>
          <w:rFonts w:cs="Arial"/>
        </w:rPr>
        <w:t>.</w:t>
      </w:r>
      <w:r w:rsidRPr="00270C03">
        <w:rPr>
          <w:rFonts w:cs="Arial"/>
        </w:rPr>
        <w:tab/>
      </w:r>
    </w:p>
    <w:p w14:paraId="0CAE65F8" w14:textId="77777777" w:rsidR="00BA785C" w:rsidRPr="00E7517A" w:rsidRDefault="00BA785C" w:rsidP="009A52C8">
      <w:pPr>
        <w:pStyle w:val="ListParagraph"/>
        <w:numPr>
          <w:ilvl w:val="0"/>
          <w:numId w:val="21"/>
        </w:numPr>
        <w:tabs>
          <w:tab w:val="left" w:pos="9214"/>
        </w:tabs>
        <w:jc w:val="left"/>
        <w:rPr>
          <w:rFonts w:cs="Arial"/>
        </w:rPr>
      </w:pPr>
      <w:r w:rsidRPr="00270C03">
        <w:rPr>
          <w:rFonts w:cs="Arial"/>
        </w:rPr>
        <w:t xml:space="preserve">By a </w:t>
      </w:r>
      <w:r>
        <w:rPr>
          <w:rFonts w:cs="Arial"/>
        </w:rPr>
        <w:t>Field Service Engineer</w:t>
      </w:r>
      <w:r w:rsidRPr="00270C03">
        <w:rPr>
          <w:rFonts w:cs="Arial"/>
        </w:rPr>
        <w:t xml:space="preserve"> in the field updating the status using his or her mobile device</w:t>
      </w:r>
      <w:r w:rsidR="00031619">
        <w:rPr>
          <w:rFonts w:cs="Arial"/>
        </w:rPr>
        <w:t>.</w:t>
      </w:r>
      <w:r w:rsidRPr="00270C03">
        <w:rPr>
          <w:rFonts w:cs="Arial"/>
        </w:rPr>
        <w:tab/>
      </w:r>
    </w:p>
    <w:p w14:paraId="0CAE65F9" w14:textId="77777777" w:rsidR="00BA785C" w:rsidRPr="002A42DB" w:rsidRDefault="00BA785C" w:rsidP="00BA785C">
      <w:pPr>
        <w:tabs>
          <w:tab w:val="left" w:pos="9214"/>
        </w:tabs>
        <w:jc w:val="left"/>
        <w:rPr>
          <w:b/>
        </w:rPr>
      </w:pPr>
      <w:r w:rsidRPr="003E65B4">
        <w:t>The following dia</w:t>
      </w:r>
      <w:r>
        <w:t xml:space="preserve">gram </w:t>
      </w:r>
      <w:r w:rsidR="00031619">
        <w:t xml:space="preserve">shows </w:t>
      </w:r>
      <w:r>
        <w:t>the various states and transitions</w:t>
      </w:r>
      <w:r w:rsidRPr="003E65B4">
        <w:t xml:space="preserve"> that will be in effect for this project.</w:t>
      </w:r>
      <w:r>
        <w:tab/>
      </w:r>
    </w:p>
    <w:p w14:paraId="0CAE65FA" w14:textId="77777777" w:rsidR="00BA785C" w:rsidRDefault="00BA785C" w:rsidP="00BA785C">
      <w:r w:rsidRPr="009F4FBB">
        <w:rPr>
          <w:noProof/>
          <w:lang w:val="en-US" w:bidi="he-IL"/>
        </w:rPr>
        <w:lastRenderedPageBreak/>
        <w:t xml:space="preserve"> </w:t>
      </w:r>
      <w:r w:rsidR="005854B9" w:rsidRPr="0009569B">
        <w:rPr>
          <w:noProof/>
          <w:color w:val="1F497D"/>
          <w:lang w:val="en-US"/>
        </w:rPr>
        <w:drawing>
          <wp:inline distT="0" distB="0" distL="0" distR="0" wp14:anchorId="0CAE7691" wp14:editId="0CAE7692">
            <wp:extent cx="6244590" cy="5848408"/>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4590" cy="5848408"/>
                    </a:xfrm>
                    <a:prstGeom prst="rect">
                      <a:avLst/>
                    </a:prstGeom>
                    <a:noFill/>
                    <a:ln>
                      <a:noFill/>
                    </a:ln>
                  </pic:spPr>
                </pic:pic>
              </a:graphicData>
            </a:graphic>
          </wp:inline>
        </w:drawing>
      </w:r>
    </w:p>
    <w:p w14:paraId="0CAE65FB" w14:textId="77777777" w:rsidR="00BA785C" w:rsidRPr="003E65B4" w:rsidRDefault="00BA785C" w:rsidP="00BA785C">
      <w:pPr>
        <w:pStyle w:val="Caption"/>
        <w:jc w:val="left"/>
      </w:pPr>
      <w:r w:rsidRPr="003E65B4">
        <w:t xml:space="preserve">Figure </w:t>
      </w:r>
      <w:r w:rsidR="001E0D06">
        <w:fldChar w:fldCharType="begin"/>
      </w:r>
      <w:r w:rsidR="001E0D06">
        <w:instrText xml:space="preserve"> SEQ Figure \* ARABIC </w:instrText>
      </w:r>
      <w:r w:rsidR="001E0D06">
        <w:fldChar w:fldCharType="separate"/>
      </w:r>
      <w:r w:rsidR="00B263B3">
        <w:rPr>
          <w:noProof/>
        </w:rPr>
        <w:t>3</w:t>
      </w:r>
      <w:r w:rsidR="001E0D06">
        <w:rPr>
          <w:noProof/>
        </w:rPr>
        <w:fldChar w:fldCharType="end"/>
      </w:r>
      <w:r w:rsidRPr="003E65B4">
        <w:t xml:space="preserve"> – Status Transition Diagram</w:t>
      </w:r>
    </w:p>
    <w:p w14:paraId="0CAE65FC" w14:textId="77777777" w:rsidR="00BA785C" w:rsidRDefault="00BA785C" w:rsidP="00BA785C">
      <w:pPr>
        <w:jc w:val="left"/>
      </w:pPr>
    </w:p>
    <w:p w14:paraId="0CAE65FD" w14:textId="77777777" w:rsidR="00BA785C" w:rsidRPr="003E65B4" w:rsidRDefault="00BA785C" w:rsidP="00BA785C">
      <w:pPr>
        <w:jc w:val="left"/>
      </w:pPr>
      <w:r>
        <w:t>Note: for integration information regarding this diagram (when integration messages are sent and by whom) please refer to the IDS.</w:t>
      </w:r>
    </w:p>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p w14:paraId="0CAE65FE" w14:textId="77777777" w:rsidR="00BA785C" w:rsidRDefault="00BA785C" w:rsidP="00031619">
      <w:pPr>
        <w:jc w:val="left"/>
      </w:pPr>
      <w:r w:rsidRPr="003E65B4">
        <w:t xml:space="preserve">The following section provides additional details about the task status values that will be implemented at </w:t>
      </w:r>
      <w:r>
        <w:t>GEHC</w:t>
      </w:r>
      <w:r w:rsidRPr="00A546C6">
        <w:t>.</w:t>
      </w:r>
      <w:r w:rsidRPr="003E65B4">
        <w:t xml:space="preserve"> (Note: </w:t>
      </w:r>
      <w:r w:rsidR="00031619">
        <w:t>the next s</w:t>
      </w:r>
      <w:r w:rsidRPr="003E65B4">
        <w:t>ection outlines the business scenarios and the task status as a result of each scenario</w:t>
      </w:r>
      <w:r w:rsidR="00031619">
        <w:t>, where relevant</w:t>
      </w:r>
      <w:r w:rsidRPr="003E65B4">
        <w:t>.)</w:t>
      </w:r>
    </w:p>
    <w:p w14:paraId="0CAE65FF" w14:textId="77777777" w:rsidR="00BA785C" w:rsidRPr="00162C51" w:rsidRDefault="00BA785C" w:rsidP="00BA785C">
      <w:pPr>
        <w:pStyle w:val="Heading3"/>
        <w:tabs>
          <w:tab w:val="clear" w:pos="1146"/>
          <w:tab w:val="num" w:pos="1004"/>
        </w:tabs>
        <w:ind w:left="1004"/>
        <w:jc w:val="left"/>
      </w:pPr>
      <w:bookmarkStart w:id="1975" w:name="_Toc346991154"/>
      <w:bookmarkStart w:id="1976" w:name="_Toc347737215"/>
      <w:bookmarkStart w:id="1977" w:name="_Toc347756336"/>
      <w:bookmarkStart w:id="1978" w:name="_Toc348289613"/>
      <w:bookmarkStart w:id="1979" w:name="_Toc348290655"/>
      <w:bookmarkStart w:id="1980" w:name="_Toc348291285"/>
      <w:bookmarkStart w:id="1981" w:name="_Toc348692082"/>
      <w:bookmarkStart w:id="1982" w:name="_Toc425500308"/>
      <w:r>
        <w:t>New</w:t>
      </w:r>
      <w:bookmarkEnd w:id="1975"/>
      <w:bookmarkEnd w:id="1976"/>
      <w:bookmarkEnd w:id="1977"/>
      <w:bookmarkEnd w:id="1978"/>
      <w:bookmarkEnd w:id="1979"/>
      <w:bookmarkEnd w:id="1980"/>
      <w:bookmarkEnd w:id="1981"/>
      <w:bookmarkEnd w:id="1982"/>
    </w:p>
    <w:p w14:paraId="0CAE6600" w14:textId="77777777" w:rsidR="00BA785C" w:rsidRDefault="00BA785C" w:rsidP="00BA785C">
      <w:pPr>
        <w:jc w:val="left"/>
      </w:pPr>
      <w:r w:rsidRPr="003E65B4">
        <w:t>A task is created in</w:t>
      </w:r>
      <w:r>
        <w:t xml:space="preserve"> ClickSchedule with status “New</w:t>
      </w:r>
      <w:r w:rsidRPr="003E65B4">
        <w:t>”. At this point the task is not yet scheduled</w:t>
      </w:r>
      <w:r w:rsidR="00400467">
        <w:t xml:space="preserve"> and is only in the task list (not on the Gantt)</w:t>
      </w:r>
      <w:r w:rsidRPr="003E65B4">
        <w:t xml:space="preserve">. </w:t>
      </w:r>
    </w:p>
    <w:p w14:paraId="0CAE6601" w14:textId="77777777" w:rsidR="00BA785C" w:rsidRDefault="004F5A3F" w:rsidP="00BA785C">
      <w:pPr>
        <w:jc w:val="left"/>
      </w:pPr>
      <w:r>
        <w:lastRenderedPageBreak/>
        <w:t xml:space="preserve">An outgoing message, to trigger an e-mail notification, will be sent to inform the customer that the activity has been booked. Every change to the appointment </w:t>
      </w:r>
      <w:r w:rsidR="00B51CF2">
        <w:t xml:space="preserve">window </w:t>
      </w:r>
      <w:r>
        <w:t>time</w:t>
      </w:r>
      <w:r w:rsidR="00B51CF2">
        <w:t>s</w:t>
      </w:r>
      <w:r>
        <w:t xml:space="preserve"> will also trigger </w:t>
      </w:r>
      <w:r w:rsidR="00B51CF2">
        <w:t xml:space="preserve">a </w:t>
      </w:r>
      <w:r>
        <w:t>message</w:t>
      </w:r>
      <w:r w:rsidR="00B51CF2">
        <w:t xml:space="preserve"> (regardless of status)</w:t>
      </w:r>
      <w:r>
        <w:t>.</w:t>
      </w:r>
    </w:p>
    <w:p w14:paraId="0CAE6602" w14:textId="77777777" w:rsidR="00BA785C" w:rsidRDefault="00BA785C" w:rsidP="00BA785C">
      <w:pPr>
        <w:pStyle w:val="Heading3"/>
        <w:tabs>
          <w:tab w:val="clear" w:pos="1146"/>
          <w:tab w:val="num" w:pos="993"/>
        </w:tabs>
        <w:ind w:hanging="862"/>
      </w:pPr>
      <w:bookmarkStart w:id="1983" w:name="_Toc425500309"/>
      <w:r>
        <w:t>Tentative</w:t>
      </w:r>
      <w:bookmarkEnd w:id="1983"/>
    </w:p>
    <w:p w14:paraId="0CAE6603" w14:textId="77777777" w:rsidR="00400467" w:rsidRDefault="00BA785C" w:rsidP="00BA785C">
      <w:pPr>
        <w:jc w:val="left"/>
      </w:pPr>
      <w:r w:rsidRPr="003E65B4">
        <w:t xml:space="preserve">This status indicates that </w:t>
      </w:r>
      <w:r w:rsidR="00B768E8">
        <w:t>an assignment has been created for the job and placed on the Gantt. T</w:t>
      </w:r>
      <w:r w:rsidR="00B768E8" w:rsidRPr="003E65B4">
        <w:t xml:space="preserve">he </w:t>
      </w:r>
      <w:r w:rsidRPr="003E65B4">
        <w:t xml:space="preserve">scheduling is tentative </w:t>
      </w:r>
      <w:r w:rsidR="00B768E8">
        <w:t>and can be changed based on the on-going updates to the entire area workload</w:t>
      </w:r>
      <w:r w:rsidRPr="003E65B4">
        <w:t xml:space="preserve">. </w:t>
      </w:r>
      <w:r w:rsidR="00B768E8">
        <w:t>Tentatively scheduled tasks are</w:t>
      </w:r>
      <w:r w:rsidRPr="003E65B4">
        <w:t xml:space="preserve"> expected to </w:t>
      </w:r>
      <w:r w:rsidR="00B768E8">
        <w:t xml:space="preserve">be re-shuffled </w:t>
      </w:r>
      <w:r w:rsidRPr="003E65B4">
        <w:t xml:space="preserve">many times as the </w:t>
      </w:r>
      <w:r>
        <w:t>optimi</w:t>
      </w:r>
      <w:r w:rsidR="002013EC">
        <w:t>z</w:t>
      </w:r>
      <w:r w:rsidRPr="003E65B4">
        <w:t>er operates</w:t>
      </w:r>
      <w:r w:rsidR="00B768E8">
        <w:t xml:space="preserve"> and feedback is received from the field</w:t>
      </w:r>
      <w:r w:rsidRPr="003E65B4">
        <w:t>.</w:t>
      </w:r>
    </w:p>
    <w:p w14:paraId="1D65A4F9" w14:textId="0A6B8FBA" w:rsidR="009066B9" w:rsidRDefault="009066B9" w:rsidP="00BA785C">
      <w:pPr>
        <w:jc w:val="left"/>
      </w:pPr>
      <w:r>
        <w:t>Tentatively scheduled assignments in the next 5 working days (configurable) can be sent if required, on a regional basis, to the FSEs’ devices for informational purposes only. Such assignments are read-only on the device.</w:t>
      </w:r>
    </w:p>
    <w:p w14:paraId="0CAE6604" w14:textId="13437E7C" w:rsidR="00BA785C" w:rsidRDefault="00BA785C" w:rsidP="00BA785C">
      <w:pPr>
        <w:pStyle w:val="Heading3"/>
        <w:tabs>
          <w:tab w:val="clear" w:pos="1146"/>
          <w:tab w:val="num" w:pos="1004"/>
        </w:tabs>
        <w:ind w:left="1004"/>
        <w:rPr>
          <w:color w:val="FF0000"/>
        </w:rPr>
      </w:pPr>
      <w:bookmarkStart w:id="1984" w:name="_Toc347737216"/>
      <w:bookmarkStart w:id="1985" w:name="_Toc347756337"/>
      <w:bookmarkStart w:id="1986" w:name="_Toc348289614"/>
      <w:bookmarkStart w:id="1987" w:name="_Toc348290656"/>
      <w:bookmarkStart w:id="1988" w:name="_Toc348291286"/>
      <w:bookmarkStart w:id="1989" w:name="_Toc348692083"/>
      <w:bookmarkStart w:id="1990" w:name="_Toc425500310"/>
      <w:bookmarkStart w:id="1991" w:name="_Toc346991155"/>
      <w:r>
        <w:t>Assigned</w:t>
      </w:r>
      <w:bookmarkEnd w:id="1984"/>
      <w:bookmarkEnd w:id="1985"/>
      <w:bookmarkEnd w:id="1986"/>
      <w:bookmarkEnd w:id="1987"/>
      <w:bookmarkEnd w:id="1988"/>
      <w:bookmarkEnd w:id="1989"/>
      <w:bookmarkEnd w:id="1990"/>
      <w:r>
        <w:t xml:space="preserve"> </w:t>
      </w:r>
      <w:bookmarkEnd w:id="1991"/>
    </w:p>
    <w:p w14:paraId="0CAE6605" w14:textId="77777777" w:rsidR="00BA785C" w:rsidRPr="003237E7" w:rsidRDefault="00BA785C" w:rsidP="00BA785C">
      <w:r w:rsidRPr="003E65B4">
        <w:t xml:space="preserve">After a task is </w:t>
      </w:r>
      <w:r w:rsidR="00400467">
        <w:t xml:space="preserve">tentatively </w:t>
      </w:r>
      <w:r w:rsidRPr="003E65B4">
        <w:t>scheduled</w:t>
      </w:r>
      <w:r w:rsidR="00400467">
        <w:t xml:space="preserve"> </w:t>
      </w:r>
      <w:r w:rsidRPr="003E65B4">
        <w:t xml:space="preserve">its status </w:t>
      </w:r>
      <w:r w:rsidR="00215CD3">
        <w:t xml:space="preserve">will be changed </w:t>
      </w:r>
      <w:r w:rsidRPr="003E65B4">
        <w:t>to “</w:t>
      </w:r>
      <w:r>
        <w:t>Assigned”</w:t>
      </w:r>
      <w:r w:rsidR="00215CD3">
        <w:t xml:space="preserve"> either automatically (by the dispatch policy) or manually (by the dispatcher)</w:t>
      </w:r>
      <w:r>
        <w:t>.</w:t>
      </w:r>
    </w:p>
    <w:p w14:paraId="0CAE6606" w14:textId="77777777" w:rsidR="00BA785C" w:rsidRDefault="00BA785C" w:rsidP="00BA785C">
      <w:pPr>
        <w:jc w:val="left"/>
      </w:pPr>
      <w:r>
        <w:t>T</w:t>
      </w:r>
      <w:r w:rsidRPr="003E65B4">
        <w:t xml:space="preserve">his status represents a task that </w:t>
      </w:r>
      <w:r>
        <w:t xml:space="preserve">has been </w:t>
      </w:r>
      <w:r w:rsidRPr="003E65B4">
        <w:t>sent to the resource for executi</w:t>
      </w:r>
      <w:r>
        <w:t>on.</w:t>
      </w:r>
    </w:p>
    <w:p w14:paraId="0CAE6607" w14:textId="77777777" w:rsidR="00BA785C" w:rsidRPr="000B67FB" w:rsidRDefault="00BA785C" w:rsidP="00BA785C">
      <w:pPr>
        <w:jc w:val="left"/>
        <w:rPr>
          <w:b/>
          <w:bCs/>
        </w:rPr>
      </w:pPr>
      <w:r w:rsidRPr="003E65B4">
        <w:t>From this point onward:</w:t>
      </w:r>
    </w:p>
    <w:p w14:paraId="0CAE6608" w14:textId="77777777" w:rsidR="00BA785C" w:rsidRPr="0097327E" w:rsidRDefault="00BA785C" w:rsidP="009A52C8">
      <w:pPr>
        <w:pStyle w:val="ListParagraph"/>
        <w:numPr>
          <w:ilvl w:val="0"/>
          <w:numId w:val="22"/>
        </w:numPr>
        <w:jc w:val="left"/>
        <w:rPr>
          <w:b/>
          <w:bCs/>
        </w:rPr>
      </w:pPr>
      <w:r w:rsidRPr="003E65B4">
        <w:t>Data mastery is with the resource’s mobile device.</w:t>
      </w:r>
    </w:p>
    <w:p w14:paraId="0CAE6609" w14:textId="77777777" w:rsidR="00BA785C" w:rsidRPr="0097327E" w:rsidRDefault="00BA785C" w:rsidP="009A52C8">
      <w:pPr>
        <w:pStyle w:val="ListParagraph"/>
        <w:numPr>
          <w:ilvl w:val="0"/>
          <w:numId w:val="22"/>
        </w:numPr>
        <w:jc w:val="left"/>
        <w:rPr>
          <w:b/>
          <w:bCs/>
        </w:rPr>
      </w:pPr>
      <w:r w:rsidRPr="003E65B4">
        <w:t xml:space="preserve">The </w:t>
      </w:r>
      <w:r>
        <w:t>optimi</w:t>
      </w:r>
      <w:r w:rsidR="002013EC">
        <w:t>z</w:t>
      </w:r>
      <w:r w:rsidRPr="003E65B4">
        <w:t xml:space="preserve">er is no longer permitted to </w:t>
      </w:r>
      <w:r>
        <w:t>optimi</w:t>
      </w:r>
      <w:r w:rsidR="002013EC">
        <w:t>z</w:t>
      </w:r>
      <w:r w:rsidRPr="003E65B4">
        <w:t xml:space="preserve">e (i.e. schedule or reschedule) the task. </w:t>
      </w:r>
    </w:p>
    <w:p w14:paraId="0CAE660A" w14:textId="77777777" w:rsidR="00BA785C" w:rsidRPr="00293C23" w:rsidRDefault="00BA785C" w:rsidP="009A52C8">
      <w:pPr>
        <w:pStyle w:val="ListParagraph"/>
        <w:numPr>
          <w:ilvl w:val="0"/>
          <w:numId w:val="22"/>
        </w:numPr>
        <w:jc w:val="left"/>
        <w:rPr>
          <w:b/>
          <w:bCs/>
        </w:rPr>
      </w:pPr>
      <w:r w:rsidRPr="003E65B4">
        <w:t xml:space="preserve">The assigned resource is locked - it is not allowed to reschedule the task to a different resource, </w:t>
      </w:r>
      <w:r>
        <w:t xml:space="preserve">be that </w:t>
      </w:r>
      <w:r w:rsidRPr="003E65B4">
        <w:t>automatically</w:t>
      </w:r>
      <w:r w:rsidR="00400467">
        <w:t xml:space="preserve"> or manually (rescheduling an assigned job can be achieved via rejection)</w:t>
      </w:r>
      <w:r w:rsidRPr="003E65B4">
        <w:t>.</w:t>
      </w:r>
      <w:r>
        <w:t xml:space="preserve"> </w:t>
      </w:r>
      <w:r w:rsidRPr="003E65B4">
        <w:t xml:space="preserve">If needed, the </w:t>
      </w:r>
      <w:r w:rsidRPr="006C60D7">
        <w:t>Dispatcher</w:t>
      </w:r>
      <w:r w:rsidRPr="003E65B4">
        <w:t xml:space="preserve"> can update the assignment’s start and finish dates</w:t>
      </w:r>
      <w:r w:rsidR="00400467">
        <w:t xml:space="preserve"> (according to the time rules of the job)</w:t>
      </w:r>
      <w:r w:rsidRPr="003E65B4">
        <w:t xml:space="preserve">. </w:t>
      </w:r>
    </w:p>
    <w:p w14:paraId="0CAE660B" w14:textId="50B38D60" w:rsidR="00BA785C" w:rsidRPr="00443598" w:rsidRDefault="00293C23" w:rsidP="009A52C8">
      <w:pPr>
        <w:pStyle w:val="ListParagraph"/>
        <w:numPr>
          <w:ilvl w:val="0"/>
          <w:numId w:val="22"/>
        </w:numPr>
        <w:jc w:val="left"/>
        <w:rPr>
          <w:b/>
          <w:bCs/>
        </w:rPr>
      </w:pPr>
      <w:r>
        <w:t xml:space="preserve">An outgoing update is queued for </w:t>
      </w:r>
      <w:r w:rsidR="00D01A1B">
        <w:t>SIEBEL</w:t>
      </w:r>
      <w:r>
        <w:t>.</w:t>
      </w:r>
    </w:p>
    <w:p w14:paraId="0CAE660C" w14:textId="77777777" w:rsidR="00BA785C" w:rsidRPr="00B80682" w:rsidRDefault="00BA785C" w:rsidP="00BA785C">
      <w:pPr>
        <w:pStyle w:val="Heading3"/>
        <w:tabs>
          <w:tab w:val="clear" w:pos="1146"/>
          <w:tab w:val="num" w:pos="1004"/>
        </w:tabs>
        <w:ind w:left="1004"/>
      </w:pPr>
      <w:bookmarkStart w:id="1992" w:name="_Toc425500311"/>
      <w:r>
        <w:t>Acknowledged</w:t>
      </w:r>
      <w:bookmarkEnd w:id="1992"/>
    </w:p>
    <w:p w14:paraId="0CAE660D" w14:textId="1F582707" w:rsidR="00BA785C" w:rsidRDefault="00BA785C" w:rsidP="00BA785C">
      <w:r w:rsidRPr="00B80682">
        <w:t xml:space="preserve">A status indicating that the </w:t>
      </w:r>
      <w:r>
        <w:t>task assignment</w:t>
      </w:r>
      <w:r w:rsidRPr="00B80682">
        <w:t xml:space="preserve"> h</w:t>
      </w:r>
      <w:bookmarkStart w:id="1993" w:name="_Toc346991159"/>
      <w:r>
        <w:t>as arrived on the mobile device</w:t>
      </w:r>
      <w:r w:rsidR="00215CD3">
        <w:t xml:space="preserve"> and has been reviewed and accepted by the resource</w:t>
      </w:r>
      <w:r>
        <w:t>.</w:t>
      </w:r>
      <w:r w:rsidR="00293C23">
        <w:t xml:space="preserve"> </w:t>
      </w:r>
      <w:r w:rsidR="000C5D87">
        <w:t>On opening an assigned job</w:t>
      </w:r>
      <w:r w:rsidR="00730C10">
        <w:t xml:space="preserve">, the tasks form status will automatically be set to Acknowledged on the mobile device </w:t>
      </w:r>
      <w:r w:rsidR="0085444C">
        <w:t xml:space="preserve">for the FSE to submit in order </w:t>
      </w:r>
      <w:r w:rsidR="00730C10">
        <w:t>to ease the review and</w:t>
      </w:r>
      <w:r w:rsidR="0085444C">
        <w:t xml:space="preserve"> acknowledge process</w:t>
      </w:r>
      <w:r w:rsidR="00730C10">
        <w:t>.</w:t>
      </w:r>
      <w:r w:rsidR="0085444C" w:rsidRPr="0085444C">
        <w:t xml:space="preserve"> </w:t>
      </w:r>
      <w:r w:rsidR="0085444C">
        <w:t xml:space="preserve">An outgoing update is queued for </w:t>
      </w:r>
      <w:r w:rsidR="00D01A1B">
        <w:t>SIEBEL</w:t>
      </w:r>
      <w:r w:rsidR="0085444C">
        <w:t>.</w:t>
      </w:r>
    </w:p>
    <w:p w14:paraId="0CAE660E" w14:textId="77777777" w:rsidR="00BA785C" w:rsidRDefault="00E95975" w:rsidP="00443598">
      <w:r>
        <w:t>A dispatcher is able to move a task in this status to the Rejected status, whereas an FSE cannot.</w:t>
      </w:r>
      <w:bookmarkEnd w:id="1993"/>
    </w:p>
    <w:p w14:paraId="0CAE660F" w14:textId="77777777" w:rsidR="007D5799" w:rsidRPr="003E65B4" w:rsidRDefault="007D5799" w:rsidP="00443598">
      <w:r>
        <w:t xml:space="preserve">The Acknowledge status can be set by the dispatcher from the ClickSchedule client </w:t>
      </w:r>
      <w:r w:rsidR="008D43EA">
        <w:t>on behalf of the FSE if required.</w:t>
      </w:r>
    </w:p>
    <w:p w14:paraId="0CAE6610" w14:textId="77777777" w:rsidR="00BA785C" w:rsidRPr="00462293" w:rsidRDefault="00BA785C" w:rsidP="00BA785C">
      <w:pPr>
        <w:pStyle w:val="Heading3"/>
        <w:tabs>
          <w:tab w:val="clear" w:pos="1146"/>
          <w:tab w:val="num" w:pos="1004"/>
        </w:tabs>
        <w:ind w:left="1004"/>
        <w:jc w:val="left"/>
        <w:rPr>
          <w:rFonts w:cs="Arial"/>
        </w:rPr>
      </w:pPr>
      <w:bookmarkStart w:id="1994" w:name="_Toc346991160"/>
      <w:bookmarkStart w:id="1995" w:name="_Toc347737219"/>
      <w:bookmarkStart w:id="1996" w:name="_Toc347756340"/>
      <w:bookmarkStart w:id="1997" w:name="_Toc348289617"/>
      <w:bookmarkStart w:id="1998" w:name="_Toc348290659"/>
      <w:bookmarkStart w:id="1999" w:name="_Toc348291289"/>
      <w:bookmarkStart w:id="2000" w:name="_Toc348692086"/>
      <w:bookmarkStart w:id="2001" w:name="_Toc425500312"/>
      <w:r>
        <w:t>Rejected</w:t>
      </w:r>
      <w:bookmarkEnd w:id="1994"/>
      <w:bookmarkEnd w:id="1995"/>
      <w:bookmarkEnd w:id="1996"/>
      <w:bookmarkEnd w:id="1997"/>
      <w:bookmarkEnd w:id="1998"/>
      <w:bookmarkEnd w:id="1999"/>
      <w:bookmarkEnd w:id="2000"/>
      <w:bookmarkEnd w:id="2001"/>
    </w:p>
    <w:p w14:paraId="0CAE6611" w14:textId="77777777" w:rsidR="003B3CF7" w:rsidRDefault="003B3CF7" w:rsidP="003B3CF7">
      <w:pPr>
        <w:jc w:val="left"/>
        <w:rPr>
          <w:lang w:val="en-US"/>
        </w:rPr>
      </w:pPr>
      <w:r w:rsidRPr="00E072E8">
        <w:rPr>
          <w:lang w:val="en-US"/>
        </w:rPr>
        <w:t>Th</w:t>
      </w:r>
      <w:r>
        <w:rPr>
          <w:lang w:val="en-US"/>
        </w:rPr>
        <w:t>is status is reached when a resource</w:t>
      </w:r>
      <w:r w:rsidRPr="00E072E8">
        <w:rPr>
          <w:lang w:val="en-US"/>
        </w:rPr>
        <w:t xml:space="preserve"> </w:t>
      </w:r>
      <w:r w:rsidR="00123CED">
        <w:rPr>
          <w:lang w:val="en-US"/>
        </w:rPr>
        <w:t>notifies a Dispatcher</w:t>
      </w:r>
      <w:r>
        <w:rPr>
          <w:lang w:val="en-US"/>
        </w:rPr>
        <w:t xml:space="preserve"> that they </w:t>
      </w:r>
      <w:r w:rsidRPr="00E072E8">
        <w:rPr>
          <w:lang w:val="en-US"/>
        </w:rPr>
        <w:t xml:space="preserve">cannot perform the job for </w:t>
      </w:r>
      <w:r>
        <w:rPr>
          <w:lang w:val="en-US"/>
        </w:rPr>
        <w:t xml:space="preserve">some </w:t>
      </w:r>
      <w:r w:rsidRPr="00E072E8">
        <w:rPr>
          <w:lang w:val="en-US"/>
        </w:rPr>
        <w:t>particular reason</w:t>
      </w:r>
      <w:r w:rsidR="0085444C">
        <w:rPr>
          <w:lang w:val="en-US"/>
        </w:rPr>
        <w:t xml:space="preserve"> after the job has been assigned or acknowledged.</w:t>
      </w:r>
    </w:p>
    <w:p w14:paraId="0CAE6612" w14:textId="77777777" w:rsidR="003B3CF7" w:rsidRDefault="00123CED" w:rsidP="003B3CF7">
      <w:pPr>
        <w:jc w:val="left"/>
        <w:rPr>
          <w:lang w:val="en-US"/>
        </w:rPr>
      </w:pPr>
      <w:r>
        <w:rPr>
          <w:lang w:val="en-US"/>
        </w:rPr>
        <w:t>T</w:t>
      </w:r>
      <w:r w:rsidR="003B3CF7">
        <w:rPr>
          <w:lang w:val="en-US"/>
        </w:rPr>
        <w:t>he resource</w:t>
      </w:r>
      <w:r w:rsidR="003B3CF7" w:rsidRPr="00E072E8">
        <w:rPr>
          <w:lang w:val="en-US"/>
        </w:rPr>
        <w:t xml:space="preserve"> can use </w:t>
      </w:r>
      <w:r w:rsidR="003B3CF7">
        <w:rPr>
          <w:lang w:val="en-US"/>
        </w:rPr>
        <w:t xml:space="preserve">their </w:t>
      </w:r>
      <w:r w:rsidR="003B3CF7" w:rsidRPr="00E072E8">
        <w:rPr>
          <w:lang w:val="en-US"/>
        </w:rPr>
        <w:t xml:space="preserve">mobile device, </w:t>
      </w:r>
      <w:r w:rsidR="003B3CF7">
        <w:rPr>
          <w:lang w:val="en-US"/>
        </w:rPr>
        <w:t xml:space="preserve">either </w:t>
      </w:r>
      <w:r w:rsidR="003B3CF7" w:rsidRPr="00E072E8">
        <w:rPr>
          <w:lang w:val="en-US"/>
        </w:rPr>
        <w:t>using the “send message” area</w:t>
      </w:r>
      <w:r w:rsidR="003B3CF7">
        <w:rPr>
          <w:lang w:val="en-US"/>
        </w:rPr>
        <w:t xml:space="preserve"> of the ClickMobile application </w:t>
      </w:r>
      <w:r w:rsidR="003B3CF7" w:rsidRPr="00E072E8">
        <w:rPr>
          <w:lang w:val="en-US"/>
        </w:rPr>
        <w:t>or us</w:t>
      </w:r>
      <w:r w:rsidR="003B3CF7">
        <w:rPr>
          <w:lang w:val="en-US"/>
        </w:rPr>
        <w:t>ing</w:t>
      </w:r>
      <w:r w:rsidR="003B3CF7" w:rsidRPr="00E072E8">
        <w:rPr>
          <w:lang w:val="en-US"/>
        </w:rPr>
        <w:t xml:space="preserve"> </w:t>
      </w:r>
      <w:r w:rsidR="003B3CF7">
        <w:rPr>
          <w:lang w:val="en-US"/>
        </w:rPr>
        <w:t xml:space="preserve">the </w:t>
      </w:r>
      <w:r w:rsidR="003B3CF7" w:rsidRPr="00E072E8">
        <w:rPr>
          <w:lang w:val="en-US"/>
        </w:rPr>
        <w:t xml:space="preserve">mobile phone to </w:t>
      </w:r>
      <w:r w:rsidR="003B3CF7">
        <w:rPr>
          <w:lang w:val="en-US"/>
        </w:rPr>
        <w:t xml:space="preserve">call and </w:t>
      </w:r>
      <w:r w:rsidR="003B3CF7" w:rsidRPr="00E072E8">
        <w:rPr>
          <w:lang w:val="en-US"/>
        </w:rPr>
        <w:t xml:space="preserve">inform the dispatcher </w:t>
      </w:r>
      <w:r w:rsidR="003B3CF7">
        <w:rPr>
          <w:lang w:val="en-US"/>
        </w:rPr>
        <w:t xml:space="preserve">of </w:t>
      </w:r>
      <w:r w:rsidR="003B3CF7" w:rsidRPr="00E072E8">
        <w:rPr>
          <w:lang w:val="en-US"/>
        </w:rPr>
        <w:t xml:space="preserve">the reason the job cannot be performed. The dispatcher </w:t>
      </w:r>
      <w:r w:rsidR="003B3CF7">
        <w:rPr>
          <w:lang w:val="en-US"/>
        </w:rPr>
        <w:t>may</w:t>
      </w:r>
      <w:r w:rsidR="003B3CF7" w:rsidRPr="00E072E8">
        <w:rPr>
          <w:lang w:val="en-US"/>
        </w:rPr>
        <w:t xml:space="preserve"> then</w:t>
      </w:r>
      <w:r w:rsidR="003B3CF7">
        <w:rPr>
          <w:lang w:val="en-US"/>
        </w:rPr>
        <w:t xml:space="preserve"> decide whether the job can be rejected and, when appropriate,</w:t>
      </w:r>
      <w:r w:rsidR="003B3CF7" w:rsidRPr="00E072E8">
        <w:rPr>
          <w:lang w:val="en-US"/>
        </w:rPr>
        <w:t xml:space="preserve"> </w:t>
      </w:r>
      <w:r w:rsidR="003B3CF7">
        <w:rPr>
          <w:lang w:val="en-US"/>
        </w:rPr>
        <w:t>reject the task (</w:t>
      </w:r>
      <w:r w:rsidR="003B3CF7" w:rsidRPr="00E072E8">
        <w:rPr>
          <w:lang w:val="en-US"/>
        </w:rPr>
        <w:t>enter</w:t>
      </w:r>
      <w:r w:rsidR="003B3CF7">
        <w:rPr>
          <w:lang w:val="en-US"/>
        </w:rPr>
        <w:t>ing</w:t>
      </w:r>
      <w:r w:rsidR="003B3CF7" w:rsidRPr="00E072E8">
        <w:rPr>
          <w:lang w:val="en-US"/>
        </w:rPr>
        <w:t xml:space="preserve"> the reject</w:t>
      </w:r>
      <w:r w:rsidR="00443598">
        <w:rPr>
          <w:lang w:val="en-US"/>
        </w:rPr>
        <w:t>ion</w:t>
      </w:r>
      <w:r w:rsidR="003B3CF7" w:rsidRPr="00E072E8">
        <w:rPr>
          <w:lang w:val="en-US"/>
        </w:rPr>
        <w:t xml:space="preserve"> reason </w:t>
      </w:r>
      <w:r w:rsidR="00443598">
        <w:rPr>
          <w:lang w:val="en-US"/>
        </w:rPr>
        <w:t xml:space="preserve">– see section </w:t>
      </w:r>
      <w:r w:rsidR="00443598">
        <w:rPr>
          <w:lang w:val="en-US"/>
        </w:rPr>
        <w:fldChar w:fldCharType="begin"/>
      </w:r>
      <w:r w:rsidR="00443598">
        <w:rPr>
          <w:lang w:val="en-US"/>
        </w:rPr>
        <w:instrText xml:space="preserve"> REF _Ref363118745 \r \h </w:instrText>
      </w:r>
      <w:r w:rsidR="00443598">
        <w:rPr>
          <w:lang w:val="en-US"/>
        </w:rPr>
      </w:r>
      <w:r w:rsidR="00443598">
        <w:rPr>
          <w:lang w:val="en-US"/>
        </w:rPr>
        <w:fldChar w:fldCharType="separate"/>
      </w:r>
      <w:r w:rsidR="00EA7CED">
        <w:rPr>
          <w:lang w:val="en-US"/>
        </w:rPr>
        <w:t>5.8.3</w:t>
      </w:r>
      <w:r w:rsidR="00443598">
        <w:rPr>
          <w:lang w:val="en-US"/>
        </w:rPr>
        <w:fldChar w:fldCharType="end"/>
      </w:r>
      <w:r w:rsidR="00443598">
        <w:rPr>
          <w:lang w:val="en-US"/>
        </w:rPr>
        <w:t xml:space="preserve"> – </w:t>
      </w:r>
      <w:r>
        <w:rPr>
          <w:lang w:val="en-US"/>
        </w:rPr>
        <w:t xml:space="preserve">and other details </w:t>
      </w:r>
      <w:r w:rsidR="003B3CF7">
        <w:rPr>
          <w:lang w:val="en-US"/>
        </w:rPr>
        <w:t>as part of that activity)</w:t>
      </w:r>
      <w:r w:rsidR="003B3CF7" w:rsidRPr="00E072E8">
        <w:rPr>
          <w:lang w:val="en-US"/>
        </w:rPr>
        <w:t>.</w:t>
      </w:r>
    </w:p>
    <w:p w14:paraId="0CAE6613" w14:textId="77777777" w:rsidR="00123CED" w:rsidRDefault="003B3CF7" w:rsidP="003B3CF7">
      <w:pPr>
        <w:jc w:val="left"/>
      </w:pPr>
      <w:r w:rsidRPr="00E072E8">
        <w:t>Rejecting a task will cause it to be automatically unscheduled.</w:t>
      </w:r>
    </w:p>
    <w:p w14:paraId="0CAE6614" w14:textId="13DDF211" w:rsidR="00123CED" w:rsidRDefault="00123CED" w:rsidP="003B3CF7">
      <w:pPr>
        <w:jc w:val="left"/>
      </w:pPr>
      <w:r>
        <w:t xml:space="preserve">A dispatcher </w:t>
      </w:r>
      <w:r w:rsidR="00D01A1B">
        <w:t>SIEBEL</w:t>
      </w:r>
      <w:r>
        <w:t xml:space="preserve"> manually update the task in order to have it re-scheduled.</w:t>
      </w:r>
    </w:p>
    <w:p w14:paraId="0CAE6615" w14:textId="77777777" w:rsidR="00123CED" w:rsidRDefault="00123CED" w:rsidP="00123CED">
      <w:pPr>
        <w:pStyle w:val="Heading3"/>
        <w:tabs>
          <w:tab w:val="clear" w:pos="1146"/>
          <w:tab w:val="num" w:pos="1004"/>
        </w:tabs>
        <w:ind w:left="1004"/>
        <w:jc w:val="left"/>
      </w:pPr>
      <w:bookmarkStart w:id="2002" w:name="_Toc425500313"/>
      <w:r>
        <w:t>Rejected by FSE</w:t>
      </w:r>
      <w:bookmarkEnd w:id="2002"/>
    </w:p>
    <w:p w14:paraId="0CAE6616" w14:textId="77777777" w:rsidR="00123CED" w:rsidRDefault="00123CED" w:rsidP="003B3CF7">
      <w:pPr>
        <w:jc w:val="left"/>
      </w:pPr>
      <w:r>
        <w:t xml:space="preserve">This status is reached when a resource </w:t>
      </w:r>
      <w:r w:rsidR="0085444C">
        <w:t xml:space="preserve">indicates he cannot perform the job assigned to him for some particular reason. </w:t>
      </w:r>
      <w:r>
        <w:t>This includes a reason and any other required information relating to the rejection.</w:t>
      </w:r>
      <w:r w:rsidR="0085444C">
        <w:t xml:space="preserve"> Permission to reject the job will be granted to selected engineers based on the</w:t>
      </w:r>
      <w:r w:rsidR="007D5799">
        <w:t>ir</w:t>
      </w:r>
      <w:r w:rsidR="0085444C">
        <w:t xml:space="preserve"> region and administration settings.</w:t>
      </w:r>
      <w:r w:rsidR="004148B8">
        <w:t xml:space="preserve"> The rejecting </w:t>
      </w:r>
      <w:r w:rsidR="004148B8">
        <w:lastRenderedPageBreak/>
        <w:t>resource is automatically added to the task’s excluded engineers list.</w:t>
      </w:r>
      <w:r w:rsidR="00A83B43">
        <w:t xml:space="preserve"> A dispatcher is able to perform this status update on the resource’s behalf if necessary.</w:t>
      </w:r>
    </w:p>
    <w:p w14:paraId="0CAE6617" w14:textId="17C760D8" w:rsidR="00123CED" w:rsidRDefault="00123CED" w:rsidP="00123CED">
      <w:pPr>
        <w:jc w:val="left"/>
      </w:pPr>
      <w:r w:rsidRPr="00E072E8">
        <w:t>Rejecting a task will cause it to be automatically unscheduled</w:t>
      </w:r>
      <w:r w:rsidR="00B723C6">
        <w:t xml:space="preserve"> </w:t>
      </w:r>
      <w:r>
        <w:t>and raises an alert that is visible to the Dispatchers</w:t>
      </w:r>
      <w:r w:rsidRPr="00E072E8">
        <w:t xml:space="preserve">. </w:t>
      </w:r>
    </w:p>
    <w:p w14:paraId="5DCA4F1A" w14:textId="756C8DB6" w:rsidR="00D73076" w:rsidRDefault="00D73076" w:rsidP="00123CED">
      <w:pPr>
        <w:jc w:val="left"/>
        <w:rPr>
          <w:b/>
        </w:rPr>
      </w:pPr>
      <w:r w:rsidRPr="00D73076">
        <w:rPr>
          <w:b/>
        </w:rPr>
        <w:tab/>
        <w:t xml:space="preserve">ASEAN </w:t>
      </w:r>
    </w:p>
    <w:p w14:paraId="60857E45" w14:textId="30DFBDF9" w:rsidR="00D73076" w:rsidRDefault="00D73076" w:rsidP="009A52C8">
      <w:pPr>
        <w:pStyle w:val="ListParagraph"/>
        <w:numPr>
          <w:ilvl w:val="0"/>
          <w:numId w:val="78"/>
        </w:numPr>
        <w:jc w:val="left"/>
      </w:pPr>
      <w:r w:rsidRPr="00D73076">
        <w:t>This</w:t>
      </w:r>
      <w:r w:rsidRPr="00D73076">
        <w:rPr>
          <w:b/>
        </w:rPr>
        <w:t xml:space="preserve"> </w:t>
      </w:r>
      <w:r>
        <w:t>functionality needs to be disabled w.r.t mobile technicians.</w:t>
      </w:r>
    </w:p>
    <w:p w14:paraId="496076B6" w14:textId="14B70A9F" w:rsidR="00D73076" w:rsidRPr="00D73076" w:rsidRDefault="00D73076" w:rsidP="00D73076">
      <w:pPr>
        <w:ind w:firstLine="720"/>
        <w:jc w:val="left"/>
        <w:rPr>
          <w:b/>
        </w:rPr>
      </w:pPr>
      <w:r w:rsidRPr="00D73076">
        <w:rPr>
          <w:b/>
        </w:rPr>
        <w:t>KOREA</w:t>
      </w:r>
    </w:p>
    <w:p w14:paraId="4D1F3BD2" w14:textId="03F3FE02" w:rsidR="00D73076" w:rsidRDefault="00D73076" w:rsidP="009A52C8">
      <w:pPr>
        <w:pStyle w:val="ListParagraph"/>
        <w:numPr>
          <w:ilvl w:val="0"/>
          <w:numId w:val="78"/>
        </w:numPr>
        <w:jc w:val="left"/>
      </w:pPr>
      <w:r w:rsidRPr="00D73076">
        <w:t>This</w:t>
      </w:r>
      <w:r w:rsidRPr="00D73076">
        <w:rPr>
          <w:b/>
        </w:rPr>
        <w:t xml:space="preserve"> </w:t>
      </w:r>
      <w:r>
        <w:t>functionality needs to be disabled w.r.t mobile technicians.</w:t>
      </w:r>
    </w:p>
    <w:p w14:paraId="4D04BF46" w14:textId="77777777" w:rsidR="00D73076" w:rsidRPr="00D73076" w:rsidRDefault="00D73076" w:rsidP="00123CED">
      <w:pPr>
        <w:jc w:val="left"/>
      </w:pPr>
    </w:p>
    <w:p w14:paraId="0CAE6618" w14:textId="1C28A56A" w:rsidR="00123CED" w:rsidRDefault="00123CED" w:rsidP="003B3CF7">
      <w:pPr>
        <w:jc w:val="left"/>
      </w:pPr>
      <w:r>
        <w:t xml:space="preserve">A dispatcher </w:t>
      </w:r>
      <w:r w:rsidR="00D01A1B">
        <w:t>SIEBEL</w:t>
      </w:r>
      <w:r>
        <w:t xml:space="preserve"> manually update the task in order to have it re-scheduled.</w:t>
      </w:r>
    </w:p>
    <w:p w14:paraId="0CAE6619" w14:textId="77777777" w:rsidR="00BA785C" w:rsidRPr="00E072E8" w:rsidRDefault="00BA785C" w:rsidP="00BA785C">
      <w:pPr>
        <w:jc w:val="left"/>
        <w:rPr>
          <w:rFonts w:cs="Arial"/>
        </w:rPr>
      </w:pPr>
    </w:p>
    <w:p w14:paraId="0CAE661A" w14:textId="77777777" w:rsidR="00BA785C" w:rsidRPr="00462293" w:rsidRDefault="00BA785C" w:rsidP="00BA785C">
      <w:pPr>
        <w:pStyle w:val="Heading3"/>
        <w:tabs>
          <w:tab w:val="clear" w:pos="1146"/>
          <w:tab w:val="num" w:pos="1004"/>
        </w:tabs>
        <w:ind w:left="1004"/>
        <w:jc w:val="left"/>
      </w:pPr>
      <w:bookmarkStart w:id="2003" w:name="_Toc346991161"/>
      <w:bookmarkStart w:id="2004" w:name="_Toc347737220"/>
      <w:bookmarkStart w:id="2005" w:name="_Toc347756341"/>
      <w:bookmarkStart w:id="2006" w:name="_Toc348289618"/>
      <w:bookmarkStart w:id="2007" w:name="_Toc348290660"/>
      <w:bookmarkStart w:id="2008" w:name="_Toc348291290"/>
      <w:bookmarkStart w:id="2009" w:name="_Toc348692087"/>
      <w:bookmarkStart w:id="2010" w:name="_Toc425500314"/>
      <w:r>
        <w:t>En</w:t>
      </w:r>
      <w:r w:rsidR="00215CD3">
        <w:t xml:space="preserve"> </w:t>
      </w:r>
      <w:r>
        <w:t>Route</w:t>
      </w:r>
      <w:bookmarkEnd w:id="2003"/>
      <w:bookmarkEnd w:id="2004"/>
      <w:bookmarkEnd w:id="2005"/>
      <w:bookmarkEnd w:id="2006"/>
      <w:bookmarkEnd w:id="2007"/>
      <w:bookmarkEnd w:id="2008"/>
      <w:bookmarkEnd w:id="2009"/>
      <w:bookmarkEnd w:id="2010"/>
    </w:p>
    <w:p w14:paraId="0CAE661B" w14:textId="77777777" w:rsidR="00BA785C" w:rsidRDefault="00BA785C" w:rsidP="00BA785C">
      <w:pPr>
        <w:jc w:val="left"/>
        <w:rPr>
          <w:lang w:val="en-US"/>
        </w:rPr>
      </w:pPr>
      <w:r w:rsidRPr="00462293">
        <w:t>The resource update</w:t>
      </w:r>
      <w:r>
        <w:t>s</w:t>
      </w:r>
      <w:r w:rsidRPr="00462293">
        <w:t xml:space="preserve"> the s</w:t>
      </w:r>
      <w:r>
        <w:t>tatus for the task to ‘En</w:t>
      </w:r>
      <w:r w:rsidR="00215CD3">
        <w:t xml:space="preserve"> </w:t>
      </w:r>
      <w:r>
        <w:t>Route</w:t>
      </w:r>
      <w:r w:rsidRPr="00462293">
        <w:t>’ to confirm that he or she has started travelling to the task’s site.</w:t>
      </w:r>
    </w:p>
    <w:p w14:paraId="0CAE661C" w14:textId="77777777" w:rsidR="00BA785C" w:rsidRDefault="00B51CF2" w:rsidP="00BA785C">
      <w:pPr>
        <w:jc w:val="left"/>
      </w:pPr>
      <w:commentRangeStart w:id="2011"/>
      <w:r>
        <w:t xml:space="preserve">An </w:t>
      </w:r>
      <w:commentRangeStart w:id="2012"/>
      <w:r>
        <w:t xml:space="preserve">outgoing message, to </w:t>
      </w:r>
      <w:commentRangeEnd w:id="2012"/>
      <w:r w:rsidR="00EF6EDC">
        <w:rPr>
          <w:rStyle w:val="CommentReference"/>
        </w:rPr>
        <w:commentReference w:id="2012"/>
      </w:r>
      <w:commentRangeEnd w:id="2011"/>
      <w:r w:rsidR="00163C33">
        <w:rPr>
          <w:rStyle w:val="CommentReference"/>
        </w:rPr>
        <w:commentReference w:id="2011"/>
      </w:r>
      <w:r>
        <w:t>trigger an e-mail notification, will be sent to inform the customer that an FSE is on his way.</w:t>
      </w:r>
    </w:p>
    <w:p w14:paraId="0CAE661D" w14:textId="77777777" w:rsidR="008D43EA" w:rsidRPr="003E65B4" w:rsidRDefault="008D43EA" w:rsidP="008D43EA">
      <w:r>
        <w:t>The En Route status can be set by the dispatcher from the ClickSchedule client on behalf of the FSE if required.</w:t>
      </w:r>
    </w:p>
    <w:p w14:paraId="0CAE661E" w14:textId="77777777" w:rsidR="008D43EA" w:rsidRPr="00F9582A" w:rsidRDefault="008D43EA" w:rsidP="00BA785C">
      <w:pPr>
        <w:jc w:val="left"/>
        <w:rPr>
          <w:rFonts w:cs="Arial"/>
          <w:b/>
          <w:color w:val="FF0000"/>
        </w:rPr>
      </w:pPr>
    </w:p>
    <w:p w14:paraId="0CAE661F" w14:textId="77777777" w:rsidR="00BA785C" w:rsidRDefault="00BA785C" w:rsidP="00BA785C">
      <w:pPr>
        <w:pStyle w:val="Heading3"/>
        <w:tabs>
          <w:tab w:val="clear" w:pos="1146"/>
          <w:tab w:val="num" w:pos="1004"/>
        </w:tabs>
        <w:ind w:left="1004"/>
        <w:jc w:val="left"/>
      </w:pPr>
      <w:bookmarkStart w:id="2013" w:name="_Toc346991162"/>
      <w:bookmarkStart w:id="2014" w:name="_Toc347737221"/>
      <w:bookmarkStart w:id="2015" w:name="_Toc347756342"/>
      <w:bookmarkStart w:id="2016" w:name="_Toc348289619"/>
      <w:bookmarkStart w:id="2017" w:name="_Toc348290661"/>
      <w:bookmarkStart w:id="2018" w:name="_Toc348291291"/>
      <w:bookmarkStart w:id="2019" w:name="_Toc348692088"/>
      <w:bookmarkStart w:id="2020" w:name="_Toc425500315"/>
      <w:commentRangeStart w:id="2021"/>
      <w:r w:rsidRPr="00DF4C2E">
        <w:t>On Site</w:t>
      </w:r>
      <w:bookmarkEnd w:id="2013"/>
      <w:bookmarkEnd w:id="2014"/>
      <w:bookmarkEnd w:id="2015"/>
      <w:bookmarkEnd w:id="2016"/>
      <w:bookmarkEnd w:id="2017"/>
      <w:bookmarkEnd w:id="2018"/>
      <w:bookmarkEnd w:id="2019"/>
      <w:commentRangeEnd w:id="2021"/>
      <w:r w:rsidR="00163C33">
        <w:rPr>
          <w:rStyle w:val="CommentReference"/>
          <w:rFonts w:asciiTheme="minorHAnsi" w:hAnsiTheme="minorHAnsi"/>
          <w:b w:val="0"/>
        </w:rPr>
        <w:commentReference w:id="2021"/>
      </w:r>
      <w:bookmarkEnd w:id="2020"/>
    </w:p>
    <w:p w14:paraId="0CAE6620" w14:textId="07CE3AB4" w:rsidR="00BA785C" w:rsidRDefault="00BA785C" w:rsidP="00BA785C">
      <w:pPr>
        <w:jc w:val="left"/>
      </w:pPr>
      <w:r w:rsidRPr="003E65B4">
        <w:t>When the resource reaches the task’s site</w:t>
      </w:r>
      <w:r>
        <w:t xml:space="preserve"> and </w:t>
      </w:r>
      <w:r w:rsidR="00293C23">
        <w:t xml:space="preserve">has </w:t>
      </w:r>
      <w:r>
        <w:t>parked his vehicle</w:t>
      </w:r>
      <w:r w:rsidRPr="003E65B4">
        <w:t>, he or she update</w:t>
      </w:r>
      <w:r>
        <w:t>s</w:t>
      </w:r>
      <w:r w:rsidRPr="003E65B4">
        <w:t xml:space="preserve"> the task status to ‘On Site’. </w:t>
      </w:r>
      <w:r w:rsidR="007D5799">
        <w:t xml:space="preserve">Upon setting the job to On-Site start will be set to “now” to reflect the actual </w:t>
      </w:r>
      <w:del w:id="2022" w:author="Phil" w:date="2015-06-03T16:45:00Z">
        <w:r w:rsidR="007D5799" w:rsidDel="004E1B50">
          <w:delText xml:space="preserve"> </w:delText>
        </w:r>
      </w:del>
      <w:r w:rsidR="007D5799">
        <w:t xml:space="preserve">time the FSE starts on site activities. </w:t>
      </w:r>
      <w:r w:rsidRPr="003E65B4">
        <w:t>After this point, the assignment start is locked and cannot be updated.</w:t>
      </w:r>
      <w:r w:rsidR="007D5799">
        <w:t xml:space="preserve"> </w:t>
      </w:r>
    </w:p>
    <w:p w14:paraId="0CAE6621" w14:textId="77777777" w:rsidR="008D43EA" w:rsidRPr="003E65B4" w:rsidRDefault="008D43EA" w:rsidP="008D43EA">
      <w:r>
        <w:t>The On Site status can be set by the dispatcher from the ClickSchedule client on behalf of the FSE if required.</w:t>
      </w:r>
    </w:p>
    <w:p w14:paraId="0CAE6622" w14:textId="77777777" w:rsidR="008D43EA" w:rsidRDefault="008D43EA" w:rsidP="00BA785C">
      <w:pPr>
        <w:jc w:val="left"/>
      </w:pPr>
    </w:p>
    <w:p w14:paraId="0CAE6623" w14:textId="5A711AFE" w:rsidR="00BA785C" w:rsidRPr="000B67FB" w:rsidRDefault="00BA785C" w:rsidP="00BA785C">
      <w:pPr>
        <w:pStyle w:val="Heading3"/>
        <w:tabs>
          <w:tab w:val="clear" w:pos="1146"/>
          <w:tab w:val="num" w:pos="1004"/>
        </w:tabs>
        <w:ind w:left="1004"/>
        <w:jc w:val="left"/>
        <w:rPr>
          <w:rFonts w:cs="Arial"/>
        </w:rPr>
      </w:pPr>
      <w:bookmarkStart w:id="2023" w:name="_Toc346991163"/>
      <w:bookmarkStart w:id="2024" w:name="_Toc347737223"/>
      <w:bookmarkStart w:id="2025" w:name="_Toc347756344"/>
      <w:bookmarkStart w:id="2026" w:name="_Toc348289621"/>
      <w:bookmarkStart w:id="2027" w:name="_Toc348290663"/>
      <w:bookmarkStart w:id="2028" w:name="_Toc348291293"/>
      <w:bookmarkStart w:id="2029" w:name="_Toc348692090"/>
      <w:bookmarkStart w:id="2030" w:name="_Toc425500316"/>
      <w:r w:rsidRPr="00DF4C2E">
        <w:t>Completed</w:t>
      </w:r>
      <w:bookmarkEnd w:id="2023"/>
      <w:bookmarkEnd w:id="2024"/>
      <w:bookmarkEnd w:id="2025"/>
      <w:bookmarkEnd w:id="2026"/>
      <w:bookmarkEnd w:id="2027"/>
      <w:bookmarkEnd w:id="2028"/>
      <w:bookmarkEnd w:id="2029"/>
      <w:bookmarkEnd w:id="2030"/>
      <w:r w:rsidR="00E35958">
        <w:t xml:space="preserve"> </w:t>
      </w:r>
    </w:p>
    <w:p w14:paraId="0CAE6624" w14:textId="77777777" w:rsidR="008D43EA" w:rsidRDefault="00BA785C" w:rsidP="00BA785C">
      <w:pPr>
        <w:jc w:val="left"/>
      </w:pPr>
      <w:r w:rsidRPr="003E65B4">
        <w:t>When the task is completed, the resource change</w:t>
      </w:r>
      <w:r>
        <w:t>s</w:t>
      </w:r>
      <w:r w:rsidRPr="003E65B4">
        <w:t xml:space="preserve"> the task status to ‘Completed’</w:t>
      </w:r>
      <w:r w:rsidR="006942B7">
        <w:t>, automatically setting the assignment finish time to “now”</w:t>
      </w:r>
      <w:r w:rsidRPr="003E65B4">
        <w:t>. After this point, editing the assignment details is</w:t>
      </w:r>
      <w:r>
        <w:t xml:space="preserve"> </w:t>
      </w:r>
      <w:r w:rsidRPr="003E65B4">
        <w:t xml:space="preserve">no longer allowed. The task is </w:t>
      </w:r>
      <w:r w:rsidR="007D5799">
        <w:t xml:space="preserve">closed and </w:t>
      </w:r>
      <w:r w:rsidRPr="003E65B4">
        <w:t>ready to be purged from the ClickSchedule database</w:t>
      </w:r>
      <w:r w:rsidR="008D43EA">
        <w:t xml:space="preserve"> when the </w:t>
      </w:r>
      <w:r w:rsidR="007D5799">
        <w:t>purge is configured to be activated.</w:t>
      </w:r>
    </w:p>
    <w:p w14:paraId="0CAE6625" w14:textId="77777777" w:rsidR="008D43EA" w:rsidRPr="003E65B4" w:rsidRDefault="008D43EA" w:rsidP="008D43EA">
      <w:r>
        <w:t>The Completed status can be set by the dispatcher from the ClickSchedule client on behalf of the FSE if required.</w:t>
      </w:r>
      <w:r w:rsidR="006942B7">
        <w:t xml:space="preserve"> </w:t>
      </w:r>
    </w:p>
    <w:p w14:paraId="0CAE6626" w14:textId="77777777" w:rsidR="00BA785C" w:rsidRPr="00F70F1F" w:rsidRDefault="00BA785C" w:rsidP="00BA785C">
      <w:pPr>
        <w:jc w:val="left"/>
        <w:rPr>
          <w:rFonts w:cs="Arial"/>
        </w:rPr>
      </w:pPr>
    </w:p>
    <w:p w14:paraId="0CAE6627" w14:textId="79BB5F35" w:rsidR="00BA785C" w:rsidRDefault="00BA785C" w:rsidP="00BA785C">
      <w:pPr>
        <w:pStyle w:val="Heading3"/>
        <w:tabs>
          <w:tab w:val="clear" w:pos="1146"/>
          <w:tab w:val="num" w:pos="1004"/>
        </w:tabs>
        <w:ind w:left="1004"/>
        <w:jc w:val="left"/>
        <w:rPr>
          <w:rFonts w:cs="Arial"/>
        </w:rPr>
      </w:pPr>
      <w:bookmarkStart w:id="2031" w:name="_Toc346991164"/>
      <w:bookmarkStart w:id="2032" w:name="_Toc347737224"/>
      <w:bookmarkStart w:id="2033" w:name="_Toc347756345"/>
      <w:bookmarkStart w:id="2034" w:name="_Toc348289622"/>
      <w:bookmarkStart w:id="2035" w:name="_Toc348290664"/>
      <w:bookmarkStart w:id="2036" w:name="_Toc348291294"/>
      <w:bookmarkStart w:id="2037" w:name="_Toc348692091"/>
      <w:bookmarkStart w:id="2038" w:name="_Toc425500317"/>
      <w:r w:rsidRPr="00DF4C2E">
        <w:t>Incomplete</w:t>
      </w:r>
      <w:bookmarkEnd w:id="2031"/>
      <w:bookmarkEnd w:id="2032"/>
      <w:bookmarkEnd w:id="2033"/>
      <w:bookmarkEnd w:id="2034"/>
      <w:bookmarkEnd w:id="2035"/>
      <w:bookmarkEnd w:id="2036"/>
      <w:bookmarkEnd w:id="2037"/>
      <w:bookmarkEnd w:id="2038"/>
    </w:p>
    <w:p w14:paraId="0CAE6628" w14:textId="77777777" w:rsidR="00BA785C" w:rsidRDefault="00BA785C" w:rsidP="00BA785C">
      <w:pPr>
        <w:jc w:val="left"/>
      </w:pPr>
      <w:r w:rsidRPr="00F70F1F">
        <w:rPr>
          <w:rFonts w:cs="Arial"/>
        </w:rPr>
        <w:t>In certain situations, the resource is unable to complete the task (</w:t>
      </w:r>
      <w:r>
        <w:rPr>
          <w:rFonts w:cs="Arial"/>
        </w:rPr>
        <w:t>e.g. due to</w:t>
      </w:r>
      <w:r w:rsidRPr="00F9582A">
        <w:rPr>
          <w:rFonts w:cs="Arial"/>
        </w:rPr>
        <w:t xml:space="preserve"> customer </w:t>
      </w:r>
      <w:r>
        <w:rPr>
          <w:rFonts w:cs="Arial"/>
        </w:rPr>
        <w:t>equipment not being available to work or missing part</w:t>
      </w:r>
      <w:r w:rsidRPr="00F70F1F">
        <w:rPr>
          <w:rFonts w:cs="Arial"/>
        </w:rPr>
        <w:t xml:space="preserve">). </w:t>
      </w:r>
      <w:r w:rsidRPr="003E65B4">
        <w:t>In these cases</w:t>
      </w:r>
      <w:r w:rsidR="007D5799">
        <w:t>,</w:t>
      </w:r>
      <w:r w:rsidRPr="003E65B4">
        <w:t xml:space="preserve"> the resource will update the task status to ‘Incomplete’</w:t>
      </w:r>
      <w:r>
        <w:t xml:space="preserve"> with an incompletion code</w:t>
      </w:r>
      <w:r w:rsidR="006942B7">
        <w:t>, automatically setting the assignment finish time to “now”.</w:t>
      </w:r>
      <w:r>
        <w:t xml:space="preserve"> </w:t>
      </w:r>
      <w:r w:rsidR="003B3CF7">
        <w:t>This raises an alert that is visible to the Dispatchers.</w:t>
      </w:r>
    </w:p>
    <w:p w14:paraId="73D9B7DB" w14:textId="6CE69F96" w:rsidR="00F47D05" w:rsidRDefault="00F47D05" w:rsidP="00BA785C">
      <w:pPr>
        <w:jc w:val="left"/>
      </w:pPr>
      <w:r>
        <w:t>At this point the assignment enters an Incompletion Workflow. The Incompletion Sub-status can be used by Dispatchers to find newly incompleted tasks and to progress the tasks throug</w:t>
      </w:r>
      <w:bookmarkStart w:id="2039" w:name="_GoBack"/>
      <w:bookmarkEnd w:id="2039"/>
      <w:r>
        <w:t xml:space="preserve">h this workflow (e.g. indicating that a follow-on visit has been booked with the customer or that further detail has been obtained from the FSE) to the </w:t>
      </w:r>
      <w:r>
        <w:lastRenderedPageBreak/>
        <w:t>point where no further action is necessary. The Incompletion Sub-status is available for use in task lists and filters as required.</w:t>
      </w:r>
    </w:p>
    <w:p w14:paraId="0CAE6629" w14:textId="77777777" w:rsidR="003B3CF7" w:rsidRDefault="00BA785C" w:rsidP="00BA785C">
      <w:pPr>
        <w:jc w:val="left"/>
      </w:pPr>
      <w:r w:rsidRPr="003E65B4">
        <w:t>After this point, it is no longer possible to change the assignment details. The task is ready to be purged from the ClickSchedule database.</w:t>
      </w:r>
    </w:p>
    <w:p w14:paraId="0CAE662A" w14:textId="61DEDA4E" w:rsidR="00BA785C" w:rsidRDefault="00BA785C" w:rsidP="00BA785C">
      <w:pPr>
        <w:jc w:val="left"/>
      </w:pPr>
      <w:r w:rsidRPr="003E65B4">
        <w:t xml:space="preserve">If more work is required to complete the task, </w:t>
      </w:r>
      <w:r>
        <w:t xml:space="preserve">the Dispatcher </w:t>
      </w:r>
      <w:r w:rsidR="00D01A1B">
        <w:t>SIEBEL</w:t>
      </w:r>
      <w:r>
        <w:t xml:space="preserve"> </w:t>
      </w:r>
      <w:r w:rsidRPr="00462293">
        <w:t>raise a new task</w:t>
      </w:r>
      <w:r w:rsidR="00C50DD1">
        <w:t xml:space="preserve"> via </w:t>
      </w:r>
      <w:r w:rsidR="00D01A1B">
        <w:t>SIEBEL</w:t>
      </w:r>
      <w:r w:rsidRPr="003E65B4">
        <w:t xml:space="preserve">, which </w:t>
      </w:r>
      <w:r>
        <w:t>can</w:t>
      </w:r>
      <w:r w:rsidRPr="003E65B4">
        <w:t xml:space="preserve"> be scheduled in ClickSchedule accordingly. These</w:t>
      </w:r>
      <w:r>
        <w:t xml:space="preserve"> follow-on tasks may be linked in </w:t>
      </w:r>
      <w:r w:rsidR="00D01A1B">
        <w:t>SIEBEL</w:t>
      </w:r>
      <w:r w:rsidRPr="003E65B4">
        <w:t xml:space="preserve">, but </w:t>
      </w:r>
      <w:r>
        <w:t>are</w:t>
      </w:r>
      <w:r w:rsidRPr="003E65B4">
        <w:t xml:space="preserve"> be separate tasks in ClickSchedule.</w:t>
      </w:r>
    </w:p>
    <w:p w14:paraId="0CAE662B" w14:textId="77777777" w:rsidR="008D43EA" w:rsidRPr="003E65B4" w:rsidRDefault="008D43EA" w:rsidP="008D43EA">
      <w:r>
        <w:t>The Incomplete status can be set by the dispatcher from the ClickSchedule client on behalf of the FSE if required.</w:t>
      </w:r>
    </w:p>
    <w:p w14:paraId="0CAE662C" w14:textId="77777777" w:rsidR="008D43EA" w:rsidRPr="00F70F1F" w:rsidRDefault="008D43EA" w:rsidP="00BA785C">
      <w:pPr>
        <w:jc w:val="left"/>
        <w:rPr>
          <w:rFonts w:cs="Arial"/>
        </w:rPr>
      </w:pPr>
    </w:p>
    <w:p w14:paraId="0CAE662D" w14:textId="1D9D98DE" w:rsidR="00BA785C" w:rsidRDefault="00BA785C" w:rsidP="00BA785C">
      <w:pPr>
        <w:pStyle w:val="Heading3"/>
        <w:tabs>
          <w:tab w:val="clear" w:pos="1146"/>
          <w:tab w:val="num" w:pos="1004"/>
        </w:tabs>
        <w:ind w:left="1004"/>
        <w:jc w:val="left"/>
      </w:pPr>
      <w:bookmarkStart w:id="2040" w:name="_Toc346991166"/>
      <w:bookmarkStart w:id="2041" w:name="_Toc347737225"/>
      <w:bookmarkStart w:id="2042" w:name="_Toc347756346"/>
      <w:bookmarkStart w:id="2043" w:name="_Toc348289623"/>
      <w:bookmarkStart w:id="2044" w:name="_Toc348290665"/>
      <w:bookmarkStart w:id="2045" w:name="_Toc348291295"/>
      <w:bookmarkStart w:id="2046" w:name="_Toc348692092"/>
      <w:bookmarkStart w:id="2047" w:name="_Toc425500318"/>
      <w:r w:rsidRPr="00DF4C2E">
        <w:t>Cancelled</w:t>
      </w:r>
      <w:bookmarkEnd w:id="2040"/>
      <w:bookmarkEnd w:id="2041"/>
      <w:bookmarkEnd w:id="2042"/>
      <w:bookmarkEnd w:id="2043"/>
      <w:bookmarkEnd w:id="2044"/>
      <w:bookmarkEnd w:id="2045"/>
      <w:bookmarkEnd w:id="2046"/>
      <w:bookmarkEnd w:id="2047"/>
    </w:p>
    <w:p w14:paraId="0CAE662E" w14:textId="521E2F8D" w:rsidR="00685E52" w:rsidRPr="00E072E8" w:rsidRDefault="00BA785C" w:rsidP="00BA785C">
      <w:pPr>
        <w:jc w:val="left"/>
      </w:pPr>
      <w:r w:rsidRPr="003E65B4">
        <w:t xml:space="preserve">A task may be cancelled prior to the point when the resource starts travelling to </w:t>
      </w:r>
      <w:r>
        <w:t>a customer site</w:t>
      </w:r>
      <w:r w:rsidRPr="003E65B4">
        <w:t xml:space="preserve">. A task cannot be cancelled once a resource is travelling, however the resource should report </w:t>
      </w:r>
      <w:r w:rsidRPr="008C29B4">
        <w:t xml:space="preserve">Incomplete </w:t>
      </w:r>
      <w:r>
        <w:t>with a reason</w:t>
      </w:r>
      <w:r w:rsidRPr="008C29B4">
        <w:t xml:space="preserve"> code </w:t>
      </w:r>
      <w:r w:rsidRPr="003E65B4">
        <w:t xml:space="preserve">that would indicate a </w:t>
      </w:r>
      <w:r>
        <w:t xml:space="preserve">reason for the </w:t>
      </w:r>
      <w:r w:rsidRPr="003E65B4">
        <w:t>cancellatio</w:t>
      </w:r>
      <w:r>
        <w:t xml:space="preserve">n. </w:t>
      </w:r>
      <w:r w:rsidRPr="00E072E8">
        <w:t>When the task is cancelled, the task is un-scheduled and editing the assignmen</w:t>
      </w:r>
      <w:r>
        <w:t xml:space="preserve">t details is no longer allowed. </w:t>
      </w:r>
      <w:r w:rsidRPr="00E072E8">
        <w:t xml:space="preserve">The task is ready to be purged from the ClickSchedule database. </w:t>
      </w:r>
      <w:r w:rsidR="00293C23">
        <w:t xml:space="preserve">An outgoing update is queued for </w:t>
      </w:r>
      <w:r w:rsidR="00D01A1B">
        <w:t>SIEBEL</w:t>
      </w:r>
      <w:r w:rsidR="005F6B43">
        <w:t xml:space="preserve">, covering all future tasks for the cancelled task’s </w:t>
      </w:r>
      <w:r w:rsidR="00D01A1B">
        <w:t>SIEBEL</w:t>
      </w:r>
      <w:r w:rsidR="005F6B43">
        <w:t xml:space="preserve"> </w:t>
      </w:r>
      <w:commentRangeStart w:id="2048"/>
      <w:commentRangeStart w:id="2049"/>
      <w:r w:rsidR="005F6B43">
        <w:t>job ID</w:t>
      </w:r>
      <w:commentRangeEnd w:id="2048"/>
      <w:r w:rsidR="00A47957">
        <w:rPr>
          <w:rStyle w:val="CommentReference"/>
        </w:rPr>
        <w:commentReference w:id="2048"/>
      </w:r>
      <w:r w:rsidR="009E0F4E">
        <w:t xml:space="preserve"> </w:t>
      </w:r>
      <w:commentRangeEnd w:id="2049"/>
      <w:r w:rsidR="00B27602">
        <w:rPr>
          <w:rStyle w:val="CommentReference"/>
        </w:rPr>
        <w:commentReference w:id="2049"/>
      </w:r>
      <w:r w:rsidR="009E0F4E">
        <w:t>(</w:t>
      </w:r>
      <w:r w:rsidR="009E0F4E" w:rsidRPr="009E0F4E">
        <w:rPr>
          <w:i/>
        </w:rPr>
        <w:t>to be validated during IDS authoring</w:t>
      </w:r>
      <w:r w:rsidR="009E0F4E">
        <w:t>)</w:t>
      </w:r>
      <w:r w:rsidR="00293C23">
        <w:t>.</w:t>
      </w:r>
    </w:p>
    <w:p w14:paraId="0CAE662F" w14:textId="77777777" w:rsidR="00BA785C" w:rsidRDefault="009E0F4E" w:rsidP="009E0F4E">
      <w:pPr>
        <w:pStyle w:val="Heading3"/>
        <w:tabs>
          <w:tab w:val="clear" w:pos="1146"/>
          <w:tab w:val="num" w:pos="1004"/>
        </w:tabs>
        <w:ind w:left="1004"/>
        <w:jc w:val="left"/>
      </w:pPr>
      <w:bookmarkStart w:id="2050" w:name="_Toc425500319"/>
      <w:r>
        <w:t>Suspended</w:t>
      </w:r>
      <w:bookmarkEnd w:id="2050"/>
    </w:p>
    <w:p w14:paraId="0CAE6630" w14:textId="77777777" w:rsidR="002A7B68" w:rsidRDefault="009E0F4E" w:rsidP="00BA785C">
      <w:pPr>
        <w:spacing w:after="0" w:line="240" w:lineRule="auto"/>
        <w:jc w:val="left"/>
      </w:pPr>
      <w:r>
        <w:t xml:space="preserve">When a task is deemed to be an MDT the resource uses their mobile device to update the task to this status </w:t>
      </w:r>
      <w:r w:rsidR="00A577CF">
        <w:t xml:space="preserve">when </w:t>
      </w:r>
      <w:r>
        <w:t>they are breaking the activity over night. This enables the accurate tracking of time spent working and allows subsequent start-of-day travel time to be captured</w:t>
      </w:r>
      <w:r w:rsidR="00501A18">
        <w:t>.</w:t>
      </w:r>
    </w:p>
    <w:p w14:paraId="0CAE6631" w14:textId="77777777" w:rsidR="00BA785C" w:rsidRDefault="00BA785C" w:rsidP="00BA785C">
      <w:pPr>
        <w:spacing w:after="0" w:line="240" w:lineRule="auto"/>
        <w:jc w:val="left"/>
      </w:pPr>
      <w:r>
        <w:br w:type="page"/>
      </w:r>
    </w:p>
    <w:p w14:paraId="0CAE6632" w14:textId="77777777" w:rsidR="00BA785C" w:rsidRPr="003E65B4" w:rsidRDefault="00BA785C" w:rsidP="00BA785C">
      <w:pPr>
        <w:pStyle w:val="Heading2"/>
        <w:jc w:val="left"/>
      </w:pPr>
      <w:bookmarkStart w:id="2051" w:name="_Ref220054376"/>
      <w:bookmarkStart w:id="2052" w:name="_Toc346991167"/>
      <w:bookmarkStart w:id="2053" w:name="_Toc347737226"/>
      <w:bookmarkStart w:id="2054" w:name="_Toc347756347"/>
      <w:bookmarkStart w:id="2055" w:name="_Toc348289624"/>
      <w:bookmarkStart w:id="2056" w:name="_Toc348290666"/>
      <w:bookmarkStart w:id="2057" w:name="_Toc348291296"/>
      <w:bookmarkStart w:id="2058" w:name="_Toc348692093"/>
      <w:bookmarkStart w:id="2059" w:name="_Toc425500320"/>
      <w:r>
        <w:lastRenderedPageBreak/>
        <w:t>GEHC</w:t>
      </w:r>
      <w:r w:rsidRPr="00F9582A">
        <w:t xml:space="preserve">’s </w:t>
      </w:r>
      <w:r w:rsidRPr="003E65B4">
        <w:t>Business Scenarios</w:t>
      </w:r>
      <w:bookmarkEnd w:id="2051"/>
      <w:bookmarkEnd w:id="2052"/>
      <w:bookmarkEnd w:id="2053"/>
      <w:bookmarkEnd w:id="2054"/>
      <w:bookmarkEnd w:id="2055"/>
      <w:bookmarkEnd w:id="2056"/>
      <w:bookmarkEnd w:id="2057"/>
      <w:bookmarkEnd w:id="2058"/>
      <w:bookmarkEnd w:id="2059"/>
    </w:p>
    <w:p w14:paraId="0CAE6633" w14:textId="77777777" w:rsidR="00BA785C" w:rsidRPr="003E65B4" w:rsidRDefault="00BA785C" w:rsidP="00BA785C">
      <w:pPr>
        <w:jc w:val="left"/>
      </w:pPr>
      <w:r w:rsidRPr="003E65B4">
        <w:t xml:space="preserve">The following scheduling workflows were identified (each scenario is detailed in </w:t>
      </w:r>
      <w:r w:rsidR="0039300E">
        <w:t>its own sub-</w:t>
      </w:r>
      <w:r w:rsidRPr="003E65B4">
        <w:t>section)</w:t>
      </w:r>
      <w:r w:rsidR="0039300E">
        <w:t>.</w:t>
      </w:r>
    </w:p>
    <w:p w14:paraId="0CAE6634" w14:textId="531261BB" w:rsidR="00BA785C" w:rsidDel="00EB1E52" w:rsidRDefault="00BA785C" w:rsidP="00BA785C">
      <w:pPr>
        <w:spacing w:after="0" w:line="240" w:lineRule="auto"/>
        <w:jc w:val="left"/>
        <w:rPr>
          <w:del w:id="2060" w:author="Mahesh Venumbaka" w:date="2015-07-24T15:43:00Z"/>
        </w:rPr>
      </w:pPr>
    </w:p>
    <w:p w14:paraId="0CAE6635" w14:textId="77777777" w:rsidR="00BA785C" w:rsidRPr="00BC5D51" w:rsidRDefault="00BA785C" w:rsidP="00A577CF">
      <w:pPr>
        <w:pStyle w:val="Heading3"/>
      </w:pPr>
      <w:bookmarkStart w:id="2061" w:name="_Ref217202239"/>
      <w:bookmarkStart w:id="2062" w:name="_Ref217202317"/>
      <w:bookmarkStart w:id="2063" w:name="_Toc197414815"/>
      <w:bookmarkStart w:id="2064" w:name="_Toc346991171"/>
      <w:bookmarkStart w:id="2065" w:name="_Toc425500321"/>
      <w:r w:rsidRPr="00BC5D51">
        <w:t xml:space="preserve">Business Scenario 1: </w:t>
      </w:r>
      <w:bookmarkEnd w:id="2061"/>
      <w:bookmarkEnd w:id="2062"/>
      <w:bookmarkEnd w:id="2063"/>
      <w:bookmarkEnd w:id="2064"/>
      <w:r w:rsidRPr="00BC5D51">
        <w:t>Schedule a Corrective job</w:t>
      </w:r>
      <w:bookmarkEnd w:id="2065"/>
    </w:p>
    <w:p w14:paraId="0CAE6637" w14:textId="4426EFE3" w:rsidR="00BA785C" w:rsidRPr="00BC5D51" w:rsidRDefault="00B27602" w:rsidP="00A577CF">
      <w:pPr>
        <w:spacing w:after="0" w:line="240" w:lineRule="auto"/>
        <w:jc w:val="left"/>
      </w:pPr>
      <w:commentRangeStart w:id="2066"/>
      <w:commentRangeStart w:id="2067"/>
      <w:r>
        <w:rPr>
          <w:noProof/>
          <w:lang w:val="en-US"/>
        </w:rPr>
        <w:drawing>
          <wp:inline distT="0" distB="0" distL="0" distR="0" wp14:anchorId="33BF1EEA" wp14:editId="6EF20835">
            <wp:extent cx="6244590" cy="4683443"/>
            <wp:effectExtent l="0" t="0" r="3810" b="3175"/>
            <wp:docPr id="243" name="Picture 243" descr="C:\Users\jc00343878\AppData\Local\Microsoft\Windows\Temporary Internet Files\Content.Word\Pg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jc00343878\AppData\Local\Microsoft\Windows\Temporary Internet Files\Content.Word\Pg2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commentRangeEnd w:id="2066"/>
      <w:commentRangeEnd w:id="2067"/>
      <w:r w:rsidR="00EB1E52">
        <w:rPr>
          <w:rStyle w:val="CommentReference"/>
        </w:rPr>
        <w:commentReference w:id="2066"/>
      </w:r>
      <w:r w:rsidR="00DF0CF2">
        <w:rPr>
          <w:rStyle w:val="CommentReference"/>
        </w:rPr>
        <w:commentReference w:id="2067"/>
      </w:r>
    </w:p>
    <w:p w14:paraId="0CAE6638" w14:textId="77777777" w:rsidR="00BA785C" w:rsidRPr="00BC5D51" w:rsidRDefault="00BA785C" w:rsidP="00A577CF">
      <w:pPr>
        <w:pStyle w:val="Heading4"/>
      </w:pPr>
      <w:r w:rsidRPr="00BC5D51">
        <w:t>Activity: Customer Request for Service</w:t>
      </w:r>
    </w:p>
    <w:p w14:paraId="0CAE6639"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63C" w14:textId="77777777" w:rsidTr="00A47B9B">
        <w:trPr>
          <w:tblHeader/>
        </w:trPr>
        <w:tc>
          <w:tcPr>
            <w:tcW w:w="1710" w:type="dxa"/>
            <w:shd w:val="clear" w:color="auto" w:fill="1F497D" w:themeFill="text2"/>
          </w:tcPr>
          <w:p w14:paraId="0CAE663A"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63B"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Customer Request for Service</w:t>
            </w:r>
          </w:p>
        </w:tc>
      </w:tr>
      <w:tr w:rsidR="00BA785C" w:rsidRPr="00BC5D51" w14:paraId="0CAE663F" w14:textId="77777777" w:rsidTr="00A47B9B">
        <w:tc>
          <w:tcPr>
            <w:tcW w:w="1710" w:type="dxa"/>
          </w:tcPr>
          <w:p w14:paraId="0CAE663D" w14:textId="77777777" w:rsidR="00BA785C" w:rsidRPr="00BC5D51" w:rsidRDefault="00BA785C" w:rsidP="00A577CF">
            <w:pPr>
              <w:spacing w:after="0" w:line="240" w:lineRule="auto"/>
              <w:jc w:val="left"/>
            </w:pPr>
            <w:r w:rsidRPr="00BC5D51">
              <w:t>Action taken by:</w:t>
            </w:r>
          </w:p>
        </w:tc>
        <w:tc>
          <w:tcPr>
            <w:tcW w:w="7380" w:type="dxa"/>
          </w:tcPr>
          <w:p w14:paraId="0CAE663E" w14:textId="77777777" w:rsidR="00BA785C" w:rsidRPr="00BC5D51" w:rsidRDefault="00BA785C" w:rsidP="00A577CF">
            <w:pPr>
              <w:spacing w:after="0" w:line="240" w:lineRule="auto"/>
              <w:jc w:val="left"/>
            </w:pPr>
            <w:r w:rsidRPr="00BC5D51">
              <w:t>Customer</w:t>
            </w:r>
          </w:p>
        </w:tc>
      </w:tr>
      <w:tr w:rsidR="00BA785C" w:rsidRPr="00BC5D51" w14:paraId="0CAE6642" w14:textId="77777777" w:rsidTr="00A47B9B">
        <w:trPr>
          <w:trHeight w:val="404"/>
        </w:trPr>
        <w:tc>
          <w:tcPr>
            <w:tcW w:w="1710" w:type="dxa"/>
          </w:tcPr>
          <w:p w14:paraId="0CAE6640" w14:textId="77777777" w:rsidR="00BA785C" w:rsidRPr="00BC5D51" w:rsidRDefault="00BA785C" w:rsidP="00A577CF">
            <w:pPr>
              <w:spacing w:after="0" w:line="240" w:lineRule="auto"/>
              <w:jc w:val="left"/>
            </w:pPr>
            <w:r w:rsidRPr="00BC5D51">
              <w:t>Interacting with:</w:t>
            </w:r>
          </w:p>
        </w:tc>
        <w:tc>
          <w:tcPr>
            <w:tcW w:w="7380" w:type="dxa"/>
          </w:tcPr>
          <w:p w14:paraId="0CAE6641" w14:textId="77777777" w:rsidR="00BA785C" w:rsidRPr="00BC5D51" w:rsidRDefault="0039300E" w:rsidP="00A577CF">
            <w:pPr>
              <w:spacing w:after="0" w:line="240" w:lineRule="auto"/>
              <w:jc w:val="left"/>
            </w:pPr>
            <w:r>
              <w:t>CSC Agent</w:t>
            </w:r>
          </w:p>
        </w:tc>
      </w:tr>
      <w:tr w:rsidR="00BA785C" w:rsidRPr="00BC5D51" w14:paraId="0CAE6647" w14:textId="77777777" w:rsidTr="00A47B9B">
        <w:trPr>
          <w:trHeight w:val="404"/>
        </w:trPr>
        <w:tc>
          <w:tcPr>
            <w:tcW w:w="1710" w:type="dxa"/>
          </w:tcPr>
          <w:p w14:paraId="0CAE6643" w14:textId="77777777" w:rsidR="00BA785C" w:rsidRPr="00BC5D51" w:rsidRDefault="00BA785C" w:rsidP="00A577CF">
            <w:pPr>
              <w:spacing w:after="0" w:line="240" w:lineRule="auto"/>
              <w:jc w:val="left"/>
            </w:pPr>
            <w:r w:rsidRPr="00BC5D51">
              <w:t>Description</w:t>
            </w:r>
          </w:p>
        </w:tc>
        <w:tc>
          <w:tcPr>
            <w:tcW w:w="7380" w:type="dxa"/>
          </w:tcPr>
          <w:p w14:paraId="0CAE6644" w14:textId="77777777" w:rsidR="00BA785C" w:rsidRPr="00BC5D51" w:rsidRDefault="00BA785C" w:rsidP="00A577CF">
            <w:pPr>
              <w:spacing w:after="0" w:line="240" w:lineRule="auto"/>
              <w:jc w:val="left"/>
            </w:pPr>
            <w:r w:rsidRPr="00BC5D51">
              <w:t>Customer contacts GEHC Customer Service Centre with various queries and requests for work to be performed at customer sites.</w:t>
            </w:r>
          </w:p>
          <w:p w14:paraId="0CAE6645" w14:textId="169132AE" w:rsidR="00BA785C" w:rsidRPr="00BC5D51" w:rsidRDefault="0039300E" w:rsidP="00A577CF">
            <w:pPr>
              <w:spacing w:after="0" w:line="240" w:lineRule="auto"/>
              <w:jc w:val="left"/>
            </w:pPr>
            <w:r>
              <w:t xml:space="preserve">The </w:t>
            </w:r>
            <w:r w:rsidR="00BA785C" w:rsidRPr="00BC5D51">
              <w:t xml:space="preserve">CSC Agent looks up the customer details and inputs the request details into the </w:t>
            </w:r>
            <w:r w:rsidR="00D01A1B">
              <w:t>SIEBEL</w:t>
            </w:r>
            <w:r w:rsidR="00BA785C" w:rsidRPr="00BC5D51">
              <w:t xml:space="preserve"> application.</w:t>
            </w:r>
          </w:p>
          <w:p w14:paraId="0CAE6646" w14:textId="77777777" w:rsidR="00BA785C" w:rsidRPr="00BC5D51" w:rsidRDefault="00BA785C" w:rsidP="009A52C8">
            <w:pPr>
              <w:numPr>
                <w:ilvl w:val="0"/>
                <w:numId w:val="23"/>
              </w:numPr>
              <w:spacing w:after="0" w:line="240" w:lineRule="auto"/>
              <w:jc w:val="left"/>
            </w:pPr>
            <w:r w:rsidRPr="00BC5D51">
              <w:t>Example of</w:t>
            </w:r>
            <w:r w:rsidR="00E10C06">
              <w:t xml:space="preserve"> a</w:t>
            </w:r>
            <w:r w:rsidRPr="00BC5D51">
              <w:t xml:space="preserve"> Customer request </w:t>
            </w:r>
            <w:r w:rsidR="00E10C06">
              <w:t>is  to f</w:t>
            </w:r>
            <w:r w:rsidRPr="00BC5D51">
              <w:t>ix</w:t>
            </w:r>
            <w:r w:rsidR="00E10C06">
              <w:t xml:space="preserve"> or </w:t>
            </w:r>
            <w:r w:rsidRPr="00BC5D51">
              <w:t xml:space="preserve"> repair GEHC  equipment at customer site</w:t>
            </w:r>
          </w:p>
        </w:tc>
      </w:tr>
      <w:tr w:rsidR="00BA785C" w:rsidRPr="00BC5D51" w14:paraId="0CAE664A" w14:textId="77777777" w:rsidTr="00A47B9B">
        <w:tc>
          <w:tcPr>
            <w:tcW w:w="1710" w:type="dxa"/>
          </w:tcPr>
          <w:p w14:paraId="0CAE6648" w14:textId="77777777" w:rsidR="00BA785C" w:rsidRPr="00BC5D51" w:rsidRDefault="00BA785C" w:rsidP="00A577CF">
            <w:pPr>
              <w:spacing w:after="0" w:line="240" w:lineRule="auto"/>
              <w:jc w:val="left"/>
            </w:pPr>
            <w:r w:rsidRPr="00BC5D51">
              <w:t>Task Status</w:t>
            </w:r>
          </w:p>
        </w:tc>
        <w:tc>
          <w:tcPr>
            <w:tcW w:w="7380" w:type="dxa"/>
          </w:tcPr>
          <w:p w14:paraId="0CAE6649" w14:textId="77777777" w:rsidR="00BA785C" w:rsidRPr="00BC5D51" w:rsidRDefault="00BA785C" w:rsidP="00A577CF">
            <w:pPr>
              <w:spacing w:after="0" w:line="240" w:lineRule="auto"/>
              <w:jc w:val="left"/>
            </w:pPr>
            <w:r w:rsidRPr="00BC5D51">
              <w:t>N/A</w:t>
            </w:r>
          </w:p>
        </w:tc>
      </w:tr>
    </w:tbl>
    <w:p w14:paraId="0CAE664B" w14:textId="77777777" w:rsidR="00BA785C" w:rsidRDefault="00BA785C" w:rsidP="00A577CF">
      <w:pPr>
        <w:spacing w:after="0" w:line="240" w:lineRule="auto"/>
        <w:jc w:val="left"/>
        <w:rPr>
          <w:ins w:id="2068" w:author="Mahesh Venumbaka" w:date="2015-07-23T11:55:00Z"/>
        </w:rPr>
      </w:pPr>
    </w:p>
    <w:p w14:paraId="6E143DD9" w14:textId="77777777" w:rsidR="00712456" w:rsidRDefault="00712456" w:rsidP="00A577CF">
      <w:pPr>
        <w:spacing w:after="0" w:line="240" w:lineRule="auto"/>
        <w:jc w:val="left"/>
        <w:rPr>
          <w:ins w:id="2069" w:author="Mahesh Venumbaka" w:date="2015-07-23T11:55:00Z"/>
        </w:rPr>
      </w:pPr>
    </w:p>
    <w:p w14:paraId="19959BAE" w14:textId="77777777" w:rsidR="00712456" w:rsidRDefault="00712456" w:rsidP="00A577CF">
      <w:pPr>
        <w:spacing w:after="0" w:line="240" w:lineRule="auto"/>
        <w:jc w:val="left"/>
        <w:rPr>
          <w:ins w:id="2070" w:author="Mahesh Venumbaka" w:date="2015-07-23T11:55:00Z"/>
        </w:rPr>
      </w:pPr>
    </w:p>
    <w:p w14:paraId="1B8220C7" w14:textId="77777777" w:rsidR="00712456" w:rsidRDefault="00712456" w:rsidP="00A577CF">
      <w:pPr>
        <w:spacing w:after="0" w:line="240" w:lineRule="auto"/>
        <w:jc w:val="left"/>
        <w:rPr>
          <w:ins w:id="2071" w:author="Mahesh Venumbaka" w:date="2015-07-23T11:55:00Z"/>
        </w:rPr>
      </w:pPr>
    </w:p>
    <w:p w14:paraId="5F7BEA98" w14:textId="77777777" w:rsidR="00712456" w:rsidRDefault="00712456" w:rsidP="00A577CF">
      <w:pPr>
        <w:spacing w:after="0" w:line="240" w:lineRule="auto"/>
        <w:jc w:val="left"/>
        <w:rPr>
          <w:ins w:id="2072" w:author="Mahesh Venumbaka" w:date="2015-07-23T12:01:00Z"/>
        </w:rPr>
      </w:pPr>
    </w:p>
    <w:p w14:paraId="43A2A1FF" w14:textId="198565FF" w:rsidR="00712456" w:rsidRPr="00BC5D51" w:rsidRDefault="00712456" w:rsidP="00712456">
      <w:pPr>
        <w:pStyle w:val="Heading4"/>
        <w:rPr>
          <w:ins w:id="2073" w:author="Mahesh Venumbaka" w:date="2015-07-23T12:01:00Z"/>
        </w:rPr>
      </w:pPr>
      <w:ins w:id="2074" w:author="Mahesh Venumbaka" w:date="2015-07-23T12:01:00Z">
        <w:r w:rsidRPr="00BC5D51">
          <w:t xml:space="preserve">Activity: </w:t>
        </w:r>
      </w:ins>
      <w:ins w:id="2075" w:author="Mahesh Venumbaka" w:date="2015-07-23T12:02:00Z">
        <w:r>
          <w:t>Manual process</w:t>
        </w:r>
      </w:ins>
    </w:p>
    <w:p w14:paraId="081C602F" w14:textId="77777777" w:rsidR="00712456" w:rsidRDefault="00712456" w:rsidP="00A577CF">
      <w:pPr>
        <w:spacing w:after="0" w:line="240" w:lineRule="auto"/>
        <w:jc w:val="left"/>
        <w:rPr>
          <w:ins w:id="2076" w:author="Mahesh Venumbaka" w:date="2015-07-23T11:5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712456" w:rsidRPr="00BC5D51" w14:paraId="0A1467C8" w14:textId="77777777" w:rsidTr="00712456">
        <w:trPr>
          <w:tblHeader/>
          <w:ins w:id="2077" w:author="Mahesh Venumbaka" w:date="2015-07-23T11:55:00Z"/>
        </w:trPr>
        <w:tc>
          <w:tcPr>
            <w:tcW w:w="1710" w:type="dxa"/>
            <w:shd w:val="clear" w:color="auto" w:fill="1F497D" w:themeFill="text2"/>
          </w:tcPr>
          <w:p w14:paraId="4C1B5ACD" w14:textId="77777777" w:rsidR="00712456" w:rsidRPr="00A47B9B" w:rsidRDefault="00712456" w:rsidP="00712456">
            <w:pPr>
              <w:spacing w:after="0" w:line="240" w:lineRule="auto"/>
              <w:jc w:val="left"/>
              <w:rPr>
                <w:ins w:id="2078" w:author="Mahesh Venumbaka" w:date="2015-07-23T11:55:00Z"/>
                <w:b/>
                <w:color w:val="FFFFFF" w:themeColor="background1"/>
              </w:rPr>
            </w:pPr>
            <w:ins w:id="2079" w:author="Mahesh Venumbaka" w:date="2015-07-23T11:55:00Z">
              <w:r w:rsidRPr="00A47B9B">
                <w:rPr>
                  <w:b/>
                  <w:color w:val="FFFFFF" w:themeColor="background1"/>
                </w:rPr>
                <w:t>Activity Name:</w:t>
              </w:r>
            </w:ins>
          </w:p>
        </w:tc>
        <w:tc>
          <w:tcPr>
            <w:tcW w:w="7380" w:type="dxa"/>
            <w:shd w:val="clear" w:color="auto" w:fill="1F497D" w:themeFill="text2"/>
          </w:tcPr>
          <w:p w14:paraId="50774164" w14:textId="4B3ACFDB" w:rsidR="00712456" w:rsidRPr="00A47B9B" w:rsidRDefault="00712456" w:rsidP="00712456">
            <w:pPr>
              <w:spacing w:after="0" w:line="240" w:lineRule="auto"/>
              <w:jc w:val="left"/>
              <w:rPr>
                <w:ins w:id="2080" w:author="Mahesh Venumbaka" w:date="2015-07-23T11:55:00Z"/>
                <w:b/>
                <w:color w:val="FFFFFF" w:themeColor="background1"/>
              </w:rPr>
            </w:pPr>
            <w:ins w:id="2081" w:author="Mahesh Venumbaka" w:date="2015-07-23T11:55:00Z">
              <w:r>
                <w:rPr>
                  <w:b/>
                  <w:color w:val="FFFFFF" w:themeColor="background1"/>
                </w:rPr>
                <w:t>Manual Process</w:t>
              </w:r>
            </w:ins>
          </w:p>
        </w:tc>
      </w:tr>
      <w:tr w:rsidR="00712456" w:rsidRPr="00BC5D51" w14:paraId="7DAE749E" w14:textId="77777777" w:rsidTr="00712456">
        <w:trPr>
          <w:ins w:id="2082" w:author="Mahesh Venumbaka" w:date="2015-07-23T11:55:00Z"/>
        </w:trPr>
        <w:tc>
          <w:tcPr>
            <w:tcW w:w="1710" w:type="dxa"/>
          </w:tcPr>
          <w:p w14:paraId="4BDE1DF3" w14:textId="77777777" w:rsidR="00712456" w:rsidRPr="00BC5D51" w:rsidRDefault="00712456" w:rsidP="00712456">
            <w:pPr>
              <w:spacing w:after="0" w:line="240" w:lineRule="auto"/>
              <w:jc w:val="left"/>
              <w:rPr>
                <w:ins w:id="2083" w:author="Mahesh Venumbaka" w:date="2015-07-23T11:55:00Z"/>
              </w:rPr>
            </w:pPr>
            <w:ins w:id="2084" w:author="Mahesh Venumbaka" w:date="2015-07-23T11:55:00Z">
              <w:r w:rsidRPr="00BC5D51">
                <w:t>Action taken by:</w:t>
              </w:r>
            </w:ins>
          </w:p>
        </w:tc>
        <w:tc>
          <w:tcPr>
            <w:tcW w:w="7380" w:type="dxa"/>
          </w:tcPr>
          <w:p w14:paraId="232FD942" w14:textId="08C44EEB" w:rsidR="00712456" w:rsidRPr="00BC5D51" w:rsidRDefault="00712456" w:rsidP="00712456">
            <w:pPr>
              <w:spacing w:after="0" w:line="240" w:lineRule="auto"/>
              <w:jc w:val="left"/>
              <w:rPr>
                <w:ins w:id="2085" w:author="Mahesh Venumbaka" w:date="2015-07-23T11:55:00Z"/>
              </w:rPr>
            </w:pPr>
            <w:ins w:id="2086" w:author="Mahesh Venumbaka" w:date="2015-07-23T11:55:00Z">
              <w:r>
                <w:t>CSC</w:t>
              </w:r>
            </w:ins>
          </w:p>
        </w:tc>
      </w:tr>
      <w:tr w:rsidR="00712456" w:rsidRPr="00BC5D51" w14:paraId="4A6CFFD6" w14:textId="77777777" w:rsidTr="00712456">
        <w:trPr>
          <w:trHeight w:val="404"/>
          <w:ins w:id="2087" w:author="Mahesh Venumbaka" w:date="2015-07-23T11:55:00Z"/>
        </w:trPr>
        <w:tc>
          <w:tcPr>
            <w:tcW w:w="1710" w:type="dxa"/>
          </w:tcPr>
          <w:p w14:paraId="28BCC1B8" w14:textId="77777777" w:rsidR="00712456" w:rsidRPr="00BC5D51" w:rsidRDefault="00712456" w:rsidP="00712456">
            <w:pPr>
              <w:spacing w:after="0" w:line="240" w:lineRule="auto"/>
              <w:jc w:val="left"/>
              <w:rPr>
                <w:ins w:id="2088" w:author="Mahesh Venumbaka" w:date="2015-07-23T11:55:00Z"/>
              </w:rPr>
            </w:pPr>
            <w:ins w:id="2089" w:author="Mahesh Venumbaka" w:date="2015-07-23T11:55:00Z">
              <w:r w:rsidRPr="00BC5D51">
                <w:t>Interacting with:</w:t>
              </w:r>
            </w:ins>
          </w:p>
        </w:tc>
        <w:tc>
          <w:tcPr>
            <w:tcW w:w="7380" w:type="dxa"/>
          </w:tcPr>
          <w:p w14:paraId="6C606E1B" w14:textId="0A459E78" w:rsidR="00712456" w:rsidRPr="00BC5D51" w:rsidRDefault="00712456" w:rsidP="00712456">
            <w:pPr>
              <w:spacing w:after="0" w:line="240" w:lineRule="auto"/>
              <w:jc w:val="left"/>
              <w:rPr>
                <w:ins w:id="2090" w:author="Mahesh Venumbaka" w:date="2015-07-23T11:55:00Z"/>
              </w:rPr>
            </w:pPr>
            <w:ins w:id="2091" w:author="Mahesh Venumbaka" w:date="2015-07-23T11:55:00Z">
              <w:r>
                <w:t>Customer, OLE</w:t>
              </w:r>
            </w:ins>
            <w:ins w:id="2092" w:author="Mahesh Venumbaka" w:date="2015-07-24T15:45:00Z">
              <w:r w:rsidR="00A7122C">
                <w:t xml:space="preserve"> (On Line Engineer)</w:t>
              </w:r>
            </w:ins>
          </w:p>
        </w:tc>
      </w:tr>
      <w:tr w:rsidR="00712456" w:rsidRPr="00BC5D51" w14:paraId="4C77203C" w14:textId="77777777" w:rsidTr="00712456">
        <w:trPr>
          <w:trHeight w:val="404"/>
          <w:ins w:id="2093" w:author="Mahesh Venumbaka" w:date="2015-07-23T11:55:00Z"/>
        </w:trPr>
        <w:tc>
          <w:tcPr>
            <w:tcW w:w="1710" w:type="dxa"/>
          </w:tcPr>
          <w:p w14:paraId="529FA2A9" w14:textId="77777777" w:rsidR="00712456" w:rsidRPr="00BC5D51" w:rsidRDefault="00712456" w:rsidP="00712456">
            <w:pPr>
              <w:spacing w:after="0" w:line="240" w:lineRule="auto"/>
              <w:jc w:val="left"/>
              <w:rPr>
                <w:ins w:id="2094" w:author="Mahesh Venumbaka" w:date="2015-07-23T11:55:00Z"/>
              </w:rPr>
            </w:pPr>
            <w:ins w:id="2095" w:author="Mahesh Venumbaka" w:date="2015-07-23T11:55:00Z">
              <w:r w:rsidRPr="00BC5D51">
                <w:t>Description</w:t>
              </w:r>
            </w:ins>
          </w:p>
        </w:tc>
        <w:tc>
          <w:tcPr>
            <w:tcW w:w="7380" w:type="dxa"/>
          </w:tcPr>
          <w:p w14:paraId="76782CF1" w14:textId="77777777" w:rsidR="00EB1E52" w:rsidRDefault="00712456" w:rsidP="00EB1E52">
            <w:pPr>
              <w:pStyle w:val="ListParagraph"/>
              <w:numPr>
                <w:ilvl w:val="0"/>
                <w:numId w:val="99"/>
              </w:numPr>
              <w:spacing w:after="0" w:line="240" w:lineRule="auto"/>
              <w:ind w:left="360"/>
              <w:jc w:val="left"/>
              <w:rPr>
                <w:ins w:id="2096" w:author="Mahesh Venumbaka" w:date="2015-07-24T15:42:00Z"/>
              </w:rPr>
            </w:pPr>
            <w:ins w:id="2097" w:author="Mahesh Venumbaka" w:date="2015-07-23T11:56:00Z">
              <w:r>
                <w:t xml:space="preserve">CSC responds to the call and pass the information to OLE. </w:t>
              </w:r>
            </w:ins>
          </w:p>
          <w:p w14:paraId="4BE0C283" w14:textId="77777777" w:rsidR="00A7122C" w:rsidRDefault="00712456" w:rsidP="00EB1E52">
            <w:pPr>
              <w:pStyle w:val="ListParagraph"/>
              <w:numPr>
                <w:ilvl w:val="0"/>
                <w:numId w:val="99"/>
              </w:numPr>
              <w:spacing w:after="0" w:line="240" w:lineRule="auto"/>
              <w:ind w:left="360"/>
              <w:jc w:val="left"/>
              <w:rPr>
                <w:ins w:id="2098" w:author="Mahesh Venumbaka" w:date="2015-07-24T15:45:00Z"/>
              </w:rPr>
            </w:pPr>
            <w:ins w:id="2099" w:author="Mahesh Venumbaka" w:date="2015-07-23T11:56:00Z">
              <w:r>
                <w:t xml:space="preserve">OLE does the triage and creates the Siebel SR and activity for OLE support. </w:t>
              </w:r>
            </w:ins>
          </w:p>
          <w:p w14:paraId="1879CD74" w14:textId="504D736B" w:rsidR="00712456" w:rsidRDefault="00712456" w:rsidP="004B7D79">
            <w:pPr>
              <w:pStyle w:val="ListParagraph"/>
              <w:numPr>
                <w:ilvl w:val="0"/>
                <w:numId w:val="99"/>
              </w:numPr>
              <w:spacing w:after="0" w:line="240" w:lineRule="auto"/>
              <w:ind w:left="360"/>
              <w:jc w:val="left"/>
              <w:rPr>
                <w:ins w:id="2100" w:author="Mahesh Venumbaka" w:date="2015-07-23T11:57:00Z"/>
              </w:rPr>
            </w:pPr>
            <w:ins w:id="2101" w:author="Mahesh Venumbaka" w:date="2015-07-23T11:57:00Z">
              <w:r>
                <w:t>If the issue can be fixed by OLE he will fix it and close the SR. If not SR Is transferred to CSC.</w:t>
              </w:r>
            </w:ins>
          </w:p>
          <w:p w14:paraId="0F6262DB" w14:textId="685EB351" w:rsidR="00712456" w:rsidRPr="00BC5D51" w:rsidRDefault="00712456" w:rsidP="00EB1E52">
            <w:pPr>
              <w:pStyle w:val="ListParagraph"/>
              <w:numPr>
                <w:ilvl w:val="0"/>
                <w:numId w:val="99"/>
              </w:numPr>
              <w:spacing w:after="0" w:line="240" w:lineRule="auto"/>
              <w:ind w:left="360"/>
              <w:jc w:val="left"/>
              <w:rPr>
                <w:ins w:id="2102" w:author="Mahesh Venumbaka" w:date="2015-07-23T11:55:00Z"/>
              </w:rPr>
            </w:pPr>
            <w:ins w:id="2103" w:author="Mahesh Venumbaka" w:date="2015-07-23T11:57:00Z">
              <w:r>
                <w:t>CSC c</w:t>
              </w:r>
              <w:r w:rsidRPr="00712456">
                <w:t xml:space="preserve">reates the SR- Activity for field </w:t>
              </w:r>
            </w:ins>
            <w:ins w:id="2104" w:author="Mahesh Venumbaka" w:date="2015-07-23T11:58:00Z">
              <w:r w:rsidRPr="00712456">
                <w:t>support</w:t>
              </w:r>
            </w:ins>
            <w:ins w:id="2105" w:author="Mahesh Venumbaka" w:date="2015-07-23T11:57:00Z">
              <w:r w:rsidRPr="00712456">
                <w:t xml:space="preserve"> and order parts if recommended by OLE</w:t>
              </w:r>
            </w:ins>
            <w:ins w:id="2106" w:author="Mahesh Venumbaka" w:date="2015-07-23T11:58:00Z">
              <w:r>
                <w:t xml:space="preserve"> and g</w:t>
              </w:r>
              <w:r w:rsidRPr="00712456">
                <w:t>et the duration and Field Engineer Skill level if not auto-populated as per local SOP</w:t>
              </w:r>
            </w:ins>
          </w:p>
        </w:tc>
      </w:tr>
      <w:tr w:rsidR="00712456" w:rsidRPr="00BC5D51" w14:paraId="19EFE206" w14:textId="77777777" w:rsidTr="00712456">
        <w:trPr>
          <w:ins w:id="2107" w:author="Mahesh Venumbaka" w:date="2015-07-23T11:55:00Z"/>
        </w:trPr>
        <w:tc>
          <w:tcPr>
            <w:tcW w:w="1710" w:type="dxa"/>
          </w:tcPr>
          <w:p w14:paraId="111C6BE0" w14:textId="105B452F" w:rsidR="00712456" w:rsidRPr="00BC5D51" w:rsidRDefault="00712456" w:rsidP="00712456">
            <w:pPr>
              <w:spacing w:after="0" w:line="240" w:lineRule="auto"/>
              <w:jc w:val="left"/>
              <w:rPr>
                <w:ins w:id="2108" w:author="Mahesh Venumbaka" w:date="2015-07-23T11:55:00Z"/>
              </w:rPr>
            </w:pPr>
            <w:ins w:id="2109" w:author="Mahesh Venumbaka" w:date="2015-07-23T11:55:00Z">
              <w:r w:rsidRPr="00BC5D51">
                <w:t>Task Status</w:t>
              </w:r>
            </w:ins>
          </w:p>
        </w:tc>
        <w:tc>
          <w:tcPr>
            <w:tcW w:w="7380" w:type="dxa"/>
          </w:tcPr>
          <w:p w14:paraId="0A632E32" w14:textId="77777777" w:rsidR="00712456" w:rsidRPr="00BC5D51" w:rsidRDefault="00712456" w:rsidP="00712456">
            <w:pPr>
              <w:spacing w:after="0" w:line="240" w:lineRule="auto"/>
              <w:jc w:val="left"/>
              <w:rPr>
                <w:ins w:id="2110" w:author="Mahesh Venumbaka" w:date="2015-07-23T11:55:00Z"/>
              </w:rPr>
            </w:pPr>
            <w:ins w:id="2111" w:author="Mahesh Venumbaka" w:date="2015-07-23T11:55:00Z">
              <w:r w:rsidRPr="00BC5D51">
                <w:t>N/A</w:t>
              </w:r>
            </w:ins>
          </w:p>
        </w:tc>
      </w:tr>
    </w:tbl>
    <w:p w14:paraId="2FE3AAC7" w14:textId="77777777" w:rsidR="00712456" w:rsidRPr="00BC5D51" w:rsidRDefault="00712456" w:rsidP="00A577CF">
      <w:pPr>
        <w:spacing w:after="0" w:line="240" w:lineRule="auto"/>
        <w:jc w:val="left"/>
      </w:pPr>
    </w:p>
    <w:p w14:paraId="0CAE664C" w14:textId="22B5A740" w:rsidR="00BA785C" w:rsidRDefault="00712456" w:rsidP="00712456">
      <w:pPr>
        <w:pStyle w:val="Heading4"/>
        <w:spacing w:after="0" w:line="240" w:lineRule="auto"/>
        <w:jc w:val="left"/>
        <w:rPr>
          <w:ins w:id="2112" w:author="Mahesh Venumbaka" w:date="2015-07-23T11:58:00Z"/>
        </w:rPr>
      </w:pPr>
      <w:ins w:id="2113" w:author="Mahesh Venumbaka" w:date="2015-07-23T12:02:00Z">
        <w:r w:rsidRPr="00BC5D51">
          <w:t xml:space="preserve">Activity: </w:t>
        </w:r>
        <w:r w:rsidRPr="00712456">
          <w:rPr>
            <w:color w:val="FFFFFF" w:themeColor="background1"/>
          </w:rPr>
          <w:t>Activity Creation Process</w:t>
        </w:r>
      </w:ins>
    </w:p>
    <w:p w14:paraId="2454A2E6" w14:textId="77777777" w:rsidR="00712456" w:rsidRDefault="00712456" w:rsidP="00A577CF">
      <w:pPr>
        <w:spacing w:after="0" w:line="240" w:lineRule="auto"/>
        <w:jc w:val="left"/>
        <w:rPr>
          <w:ins w:id="2114" w:author="Mahesh Venumbaka" w:date="2015-07-23T11:58: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712456" w:rsidRPr="00BC5D51" w14:paraId="11DD34A2" w14:textId="77777777" w:rsidTr="00712456">
        <w:trPr>
          <w:tblHeader/>
          <w:ins w:id="2115" w:author="Mahesh Venumbaka" w:date="2015-07-23T11:58:00Z"/>
        </w:trPr>
        <w:tc>
          <w:tcPr>
            <w:tcW w:w="1710" w:type="dxa"/>
            <w:shd w:val="clear" w:color="auto" w:fill="1F497D" w:themeFill="text2"/>
          </w:tcPr>
          <w:p w14:paraId="4447A35E" w14:textId="77777777" w:rsidR="00712456" w:rsidRPr="00A47B9B" w:rsidRDefault="00712456" w:rsidP="00712456">
            <w:pPr>
              <w:spacing w:after="0" w:line="240" w:lineRule="auto"/>
              <w:jc w:val="left"/>
              <w:rPr>
                <w:ins w:id="2116" w:author="Mahesh Venumbaka" w:date="2015-07-23T11:58:00Z"/>
                <w:b/>
                <w:color w:val="FFFFFF" w:themeColor="background1"/>
              </w:rPr>
            </w:pPr>
            <w:ins w:id="2117" w:author="Mahesh Venumbaka" w:date="2015-07-23T11:58:00Z">
              <w:r w:rsidRPr="00A47B9B">
                <w:rPr>
                  <w:b/>
                  <w:color w:val="FFFFFF" w:themeColor="background1"/>
                </w:rPr>
                <w:t>Activity Name:</w:t>
              </w:r>
            </w:ins>
          </w:p>
        </w:tc>
        <w:tc>
          <w:tcPr>
            <w:tcW w:w="7380" w:type="dxa"/>
            <w:shd w:val="clear" w:color="auto" w:fill="1F497D" w:themeFill="text2"/>
          </w:tcPr>
          <w:p w14:paraId="0B533321" w14:textId="36CAC49C" w:rsidR="00712456" w:rsidRPr="00A47B9B" w:rsidRDefault="00712456" w:rsidP="00712456">
            <w:pPr>
              <w:spacing w:after="0" w:line="240" w:lineRule="auto"/>
              <w:jc w:val="left"/>
              <w:rPr>
                <w:ins w:id="2118" w:author="Mahesh Venumbaka" w:date="2015-07-23T11:58:00Z"/>
                <w:b/>
                <w:color w:val="FFFFFF" w:themeColor="background1"/>
              </w:rPr>
            </w:pPr>
            <w:ins w:id="2119" w:author="Mahesh Venumbaka" w:date="2015-07-23T11:58:00Z">
              <w:r>
                <w:rPr>
                  <w:b/>
                  <w:color w:val="FFFFFF" w:themeColor="background1"/>
                </w:rPr>
                <w:t>Activity Creation Process</w:t>
              </w:r>
            </w:ins>
          </w:p>
        </w:tc>
      </w:tr>
      <w:tr w:rsidR="00712456" w:rsidRPr="00BC5D51" w14:paraId="1BCF382E" w14:textId="77777777" w:rsidTr="00712456">
        <w:trPr>
          <w:ins w:id="2120" w:author="Mahesh Venumbaka" w:date="2015-07-23T11:58:00Z"/>
        </w:trPr>
        <w:tc>
          <w:tcPr>
            <w:tcW w:w="1710" w:type="dxa"/>
          </w:tcPr>
          <w:p w14:paraId="6E38F4CE" w14:textId="77777777" w:rsidR="00712456" w:rsidRPr="00BC5D51" w:rsidRDefault="00712456" w:rsidP="00712456">
            <w:pPr>
              <w:spacing w:after="0" w:line="240" w:lineRule="auto"/>
              <w:jc w:val="left"/>
              <w:rPr>
                <w:ins w:id="2121" w:author="Mahesh Venumbaka" w:date="2015-07-23T11:58:00Z"/>
              </w:rPr>
            </w:pPr>
            <w:ins w:id="2122" w:author="Mahesh Venumbaka" w:date="2015-07-23T11:58:00Z">
              <w:r w:rsidRPr="00BC5D51">
                <w:t>Action taken by:</w:t>
              </w:r>
            </w:ins>
          </w:p>
        </w:tc>
        <w:tc>
          <w:tcPr>
            <w:tcW w:w="7380" w:type="dxa"/>
          </w:tcPr>
          <w:p w14:paraId="1A146764" w14:textId="77777777" w:rsidR="00712456" w:rsidRPr="00BC5D51" w:rsidRDefault="00712456" w:rsidP="00712456">
            <w:pPr>
              <w:spacing w:after="0" w:line="240" w:lineRule="auto"/>
              <w:jc w:val="left"/>
              <w:rPr>
                <w:ins w:id="2123" w:author="Mahesh Venumbaka" w:date="2015-07-23T11:58:00Z"/>
              </w:rPr>
            </w:pPr>
            <w:ins w:id="2124" w:author="Mahesh Venumbaka" w:date="2015-07-23T11:58:00Z">
              <w:r>
                <w:t>CSC</w:t>
              </w:r>
            </w:ins>
          </w:p>
        </w:tc>
      </w:tr>
      <w:tr w:rsidR="00712456" w:rsidRPr="00BC5D51" w14:paraId="7ACE812E" w14:textId="77777777" w:rsidTr="00712456">
        <w:trPr>
          <w:trHeight w:val="404"/>
          <w:ins w:id="2125" w:author="Mahesh Venumbaka" w:date="2015-07-23T11:58:00Z"/>
        </w:trPr>
        <w:tc>
          <w:tcPr>
            <w:tcW w:w="1710" w:type="dxa"/>
          </w:tcPr>
          <w:p w14:paraId="77AAEFCF" w14:textId="77777777" w:rsidR="00712456" w:rsidRPr="00BC5D51" w:rsidRDefault="00712456" w:rsidP="00712456">
            <w:pPr>
              <w:spacing w:after="0" w:line="240" w:lineRule="auto"/>
              <w:jc w:val="left"/>
              <w:rPr>
                <w:ins w:id="2126" w:author="Mahesh Venumbaka" w:date="2015-07-23T11:58:00Z"/>
              </w:rPr>
            </w:pPr>
            <w:ins w:id="2127" w:author="Mahesh Venumbaka" w:date="2015-07-23T11:58:00Z">
              <w:r w:rsidRPr="00BC5D51">
                <w:t>Interacting with:</w:t>
              </w:r>
            </w:ins>
          </w:p>
        </w:tc>
        <w:tc>
          <w:tcPr>
            <w:tcW w:w="7380" w:type="dxa"/>
          </w:tcPr>
          <w:p w14:paraId="73BED3C1" w14:textId="6D911230" w:rsidR="00712456" w:rsidRPr="00BC5D51" w:rsidRDefault="00712456" w:rsidP="00712456">
            <w:pPr>
              <w:spacing w:after="0" w:line="240" w:lineRule="auto"/>
              <w:jc w:val="left"/>
              <w:rPr>
                <w:ins w:id="2128" w:author="Mahesh Venumbaka" w:date="2015-07-23T11:58:00Z"/>
              </w:rPr>
            </w:pPr>
            <w:ins w:id="2129" w:author="Mahesh Venumbaka" w:date="2015-07-23T11:58:00Z">
              <w:r>
                <w:t>Customer</w:t>
              </w:r>
            </w:ins>
            <w:ins w:id="2130" w:author="Mahesh Venumbaka" w:date="2015-07-23T11:59:00Z">
              <w:r>
                <w:t xml:space="preserve">, </w:t>
              </w:r>
            </w:ins>
            <w:ins w:id="2131" w:author="Mahesh Venumbaka" w:date="2015-07-24T15:48:00Z">
              <w:r w:rsidR="009F15CF">
                <w:t xml:space="preserve">SDT Booking Tool, </w:t>
              </w:r>
            </w:ins>
            <w:ins w:id="2132" w:author="Mahesh Venumbaka" w:date="2015-07-23T11:59:00Z">
              <w:r>
                <w:t>Siebel</w:t>
              </w:r>
            </w:ins>
            <w:ins w:id="2133" w:author="Mahesh Venumbaka" w:date="2015-07-23T12:06:00Z">
              <w:r w:rsidR="00FA6CCE">
                <w:t>, Click Software</w:t>
              </w:r>
            </w:ins>
          </w:p>
        </w:tc>
      </w:tr>
      <w:tr w:rsidR="00712456" w:rsidRPr="00BC5D51" w14:paraId="0E19BB36" w14:textId="77777777" w:rsidTr="00712456">
        <w:trPr>
          <w:trHeight w:val="404"/>
          <w:ins w:id="2134" w:author="Mahesh Venumbaka" w:date="2015-07-23T11:58:00Z"/>
        </w:trPr>
        <w:tc>
          <w:tcPr>
            <w:tcW w:w="1710" w:type="dxa"/>
          </w:tcPr>
          <w:p w14:paraId="5F3EBB78" w14:textId="77777777" w:rsidR="00712456" w:rsidRPr="00BC5D51" w:rsidRDefault="00712456" w:rsidP="00712456">
            <w:pPr>
              <w:spacing w:after="0" w:line="240" w:lineRule="auto"/>
              <w:jc w:val="left"/>
              <w:rPr>
                <w:ins w:id="2135" w:author="Mahesh Venumbaka" w:date="2015-07-23T11:58:00Z"/>
              </w:rPr>
            </w:pPr>
            <w:ins w:id="2136" w:author="Mahesh Venumbaka" w:date="2015-07-23T11:58:00Z">
              <w:r w:rsidRPr="00BC5D51">
                <w:t>Description</w:t>
              </w:r>
            </w:ins>
          </w:p>
        </w:tc>
        <w:tc>
          <w:tcPr>
            <w:tcW w:w="7380" w:type="dxa"/>
          </w:tcPr>
          <w:p w14:paraId="4186A552" w14:textId="7173B2CC" w:rsidR="00712456" w:rsidRDefault="00712456" w:rsidP="009A52C8">
            <w:pPr>
              <w:pStyle w:val="ListParagraph"/>
              <w:numPr>
                <w:ilvl w:val="0"/>
                <w:numId w:val="79"/>
              </w:numPr>
              <w:spacing w:after="0" w:line="240" w:lineRule="auto"/>
              <w:jc w:val="left"/>
              <w:rPr>
                <w:ins w:id="2137" w:author="Mahesh Venumbaka" w:date="2015-07-23T11:59:00Z"/>
              </w:rPr>
            </w:pPr>
            <w:ins w:id="2138" w:author="Mahesh Venumbaka" w:date="2015-07-23T11:59:00Z">
              <w:r w:rsidRPr="00712456">
                <w:t>CSC Agent clicks on the SDT booking button from the Activity Schedule Tab</w:t>
              </w:r>
            </w:ins>
            <w:ins w:id="2139" w:author="Mahesh Venumbaka" w:date="2015-07-24T15:48:00Z">
              <w:r w:rsidR="009F15CF">
                <w:t xml:space="preserve"> in Siebel</w:t>
              </w:r>
            </w:ins>
            <w:ins w:id="2140" w:author="Mahesh Venumbaka" w:date="2015-07-23T11:59:00Z">
              <w:r>
                <w:t>.</w:t>
              </w:r>
            </w:ins>
          </w:p>
          <w:p w14:paraId="52A39931" w14:textId="0F4B0D71" w:rsidR="00712456" w:rsidRDefault="00712456" w:rsidP="009A52C8">
            <w:pPr>
              <w:pStyle w:val="ListParagraph"/>
              <w:numPr>
                <w:ilvl w:val="0"/>
                <w:numId w:val="79"/>
              </w:numPr>
              <w:spacing w:after="0" w:line="240" w:lineRule="auto"/>
              <w:jc w:val="left"/>
              <w:rPr>
                <w:ins w:id="2141" w:author="Mahesh Venumbaka" w:date="2015-07-23T11:59:00Z"/>
              </w:rPr>
            </w:pPr>
            <w:ins w:id="2142" w:author="Mahesh Venumbaka" w:date="2015-07-23T11:59:00Z">
              <w:r w:rsidRPr="00712456">
                <w:t xml:space="preserve">Siebel launches the </w:t>
              </w:r>
            </w:ins>
            <w:ins w:id="2143" w:author="Mahesh Venumbaka" w:date="2015-07-24T15:48:00Z">
              <w:r w:rsidR="009F15CF">
                <w:t xml:space="preserve">SDT </w:t>
              </w:r>
            </w:ins>
            <w:ins w:id="2144" w:author="Mahesh Venumbaka" w:date="2015-07-24T15:49:00Z">
              <w:r w:rsidR="009F15CF">
                <w:t xml:space="preserve">Booking Tool </w:t>
              </w:r>
            </w:ins>
            <w:ins w:id="2145" w:author="Mahesh Venumbaka" w:date="2015-07-23T11:59:00Z">
              <w:r w:rsidRPr="00712456">
                <w:t xml:space="preserve">passing the 1) SR 2) Activity </w:t>
              </w:r>
              <w:r>
                <w:t>N</w:t>
              </w:r>
              <w:r w:rsidRPr="00712456">
                <w:t>o 3) Row ID 4) Site ID to the SDT</w:t>
              </w:r>
            </w:ins>
            <w:ins w:id="2146" w:author="Mahesh Venumbaka" w:date="2015-07-24T15:49:00Z">
              <w:r w:rsidR="009F15CF">
                <w:t xml:space="preserve"> Tool</w:t>
              </w:r>
            </w:ins>
            <w:ins w:id="2147" w:author="Mahesh Venumbaka" w:date="2015-07-23T11:59:00Z">
              <w:r>
                <w:t>.</w:t>
              </w:r>
            </w:ins>
          </w:p>
          <w:p w14:paraId="4AEDDE75" w14:textId="77777777" w:rsidR="0083586C" w:rsidRDefault="00712456" w:rsidP="009A52C8">
            <w:pPr>
              <w:pStyle w:val="ListParagraph"/>
              <w:numPr>
                <w:ilvl w:val="0"/>
                <w:numId w:val="79"/>
              </w:numPr>
              <w:spacing w:after="0" w:line="240" w:lineRule="auto"/>
              <w:jc w:val="left"/>
              <w:rPr>
                <w:ins w:id="2148" w:author="Mahesh Venumbaka" w:date="2015-07-24T15:56:00Z"/>
              </w:rPr>
            </w:pPr>
            <w:ins w:id="2149" w:author="Mahesh Venumbaka" w:date="2015-07-23T11:59:00Z">
              <w:r w:rsidRPr="00712456">
                <w:t xml:space="preserve">SDT </w:t>
              </w:r>
            </w:ins>
            <w:ins w:id="2150" w:author="Mahesh Venumbaka" w:date="2015-07-24T15:49:00Z">
              <w:r w:rsidR="009F15CF">
                <w:t xml:space="preserve">Booking Tool </w:t>
              </w:r>
            </w:ins>
            <w:ins w:id="2151" w:author="Mahesh Venumbaka" w:date="2015-07-23T11:59:00Z">
              <w:r w:rsidRPr="00712456">
                <w:t>fetches all the related information stored at Activity level and SR Level through the Rest API's from Siebel</w:t>
              </w:r>
            </w:ins>
            <w:ins w:id="2152" w:author="Mahesh Venumbaka" w:date="2015-07-23T12:00:00Z">
              <w:r>
                <w:t xml:space="preserve">. </w:t>
              </w:r>
              <w:r w:rsidRPr="00712456">
                <w:t xml:space="preserve">Also it picks the site and systems information from Click </w:t>
              </w:r>
              <w:r>
                <w:t xml:space="preserve">Software </w:t>
              </w:r>
            </w:ins>
            <w:ins w:id="2153" w:author="Mahesh Venumbaka" w:date="2015-07-24T15:55:00Z">
              <w:r w:rsidR="0083586C">
                <w:t>and displays all the tasks for selected site for next 45 days</w:t>
              </w:r>
            </w:ins>
            <w:ins w:id="2154" w:author="Mahesh Venumbaka" w:date="2015-07-24T15:56:00Z">
              <w:r w:rsidR="0083586C">
                <w:t>.</w:t>
              </w:r>
            </w:ins>
          </w:p>
          <w:p w14:paraId="23146B1E" w14:textId="2D42741E" w:rsidR="00712456" w:rsidRDefault="009F15CF" w:rsidP="009A52C8">
            <w:pPr>
              <w:pStyle w:val="ListParagraph"/>
              <w:numPr>
                <w:ilvl w:val="0"/>
                <w:numId w:val="79"/>
              </w:numPr>
              <w:spacing w:after="0" w:line="240" w:lineRule="auto"/>
              <w:jc w:val="left"/>
              <w:rPr>
                <w:ins w:id="2155" w:author="Mahesh Venumbaka" w:date="2015-07-23T12:00:00Z"/>
              </w:rPr>
            </w:pPr>
            <w:ins w:id="2156" w:author="Mahesh Venumbaka" w:date="2015-07-24T15:50:00Z">
              <w:r>
                <w:t xml:space="preserve">SDT Booking </w:t>
              </w:r>
            </w:ins>
            <w:ins w:id="2157" w:author="Mahesh Venumbaka" w:date="2015-07-24T15:56:00Z">
              <w:r w:rsidR="0083586C">
                <w:t>Tool to understand whether it’s a dependent task or a new task.</w:t>
              </w:r>
            </w:ins>
          </w:p>
          <w:p w14:paraId="5FEB82DD" w14:textId="5F4BBC40" w:rsidR="00712456" w:rsidRDefault="00712456" w:rsidP="009A52C8">
            <w:pPr>
              <w:pStyle w:val="ListParagraph"/>
              <w:numPr>
                <w:ilvl w:val="0"/>
                <w:numId w:val="79"/>
              </w:numPr>
              <w:spacing w:after="0" w:line="240" w:lineRule="auto"/>
              <w:jc w:val="left"/>
              <w:rPr>
                <w:ins w:id="2158" w:author="Mahesh Venumbaka" w:date="2015-07-23T12:00:00Z"/>
              </w:rPr>
            </w:pPr>
            <w:ins w:id="2159" w:author="Mahesh Venumbaka" w:date="2015-07-23T12:00:00Z">
              <w:r w:rsidRPr="00712456">
                <w:t>CSC agent manually invokes Appointment Booking functionality</w:t>
              </w:r>
            </w:ins>
          </w:p>
          <w:p w14:paraId="7781C27B" w14:textId="62E13363" w:rsidR="00712456" w:rsidRDefault="00712456" w:rsidP="009A52C8">
            <w:pPr>
              <w:pStyle w:val="ListParagraph"/>
              <w:numPr>
                <w:ilvl w:val="0"/>
                <w:numId w:val="79"/>
              </w:numPr>
              <w:spacing w:after="0" w:line="240" w:lineRule="auto"/>
              <w:jc w:val="left"/>
              <w:rPr>
                <w:ins w:id="2160" w:author="Mahesh Venumbaka" w:date="2015-07-23T12:00:00Z"/>
              </w:rPr>
            </w:pPr>
            <w:ins w:id="2161" w:author="Mahesh Venumbaka" w:date="2015-07-23T12:00:00Z">
              <w:r w:rsidRPr="00712456">
                <w:t>Click Sends suitable  appointment slots based on Field Engineer availability and parameters selected by the CSC agent in the SDT Booking - Appointment screen</w:t>
              </w:r>
            </w:ins>
          </w:p>
          <w:p w14:paraId="58674D9F" w14:textId="00017321" w:rsidR="0083586C" w:rsidRPr="00BC5D51" w:rsidRDefault="00712456" w:rsidP="0083586C">
            <w:pPr>
              <w:pStyle w:val="ListParagraph"/>
              <w:numPr>
                <w:ilvl w:val="0"/>
                <w:numId w:val="79"/>
              </w:numPr>
              <w:spacing w:after="0" w:line="240" w:lineRule="auto"/>
              <w:jc w:val="left"/>
              <w:rPr>
                <w:ins w:id="2162" w:author="Mahesh Venumbaka" w:date="2015-07-23T11:58:00Z"/>
              </w:rPr>
            </w:pPr>
            <w:ins w:id="2163" w:author="Mahesh Venumbaka" w:date="2015-07-23T12:01:00Z">
              <w:r w:rsidRPr="00712456">
                <w:t>Talk to customer and get the appointment slot fixed</w:t>
              </w:r>
            </w:ins>
          </w:p>
        </w:tc>
      </w:tr>
      <w:tr w:rsidR="00712456" w:rsidRPr="00BC5D51" w14:paraId="3ABDF45F" w14:textId="77777777" w:rsidTr="00712456">
        <w:trPr>
          <w:ins w:id="2164" w:author="Mahesh Venumbaka" w:date="2015-07-23T11:58:00Z"/>
        </w:trPr>
        <w:tc>
          <w:tcPr>
            <w:tcW w:w="1710" w:type="dxa"/>
          </w:tcPr>
          <w:p w14:paraId="0C2FB00E" w14:textId="227C1190" w:rsidR="00712456" w:rsidRPr="00BC5D51" w:rsidRDefault="00712456" w:rsidP="00712456">
            <w:pPr>
              <w:spacing w:after="0" w:line="240" w:lineRule="auto"/>
              <w:jc w:val="left"/>
              <w:rPr>
                <w:ins w:id="2165" w:author="Mahesh Venumbaka" w:date="2015-07-23T11:58:00Z"/>
              </w:rPr>
            </w:pPr>
            <w:ins w:id="2166" w:author="Mahesh Venumbaka" w:date="2015-07-23T11:58:00Z">
              <w:r w:rsidRPr="00BC5D51">
                <w:t>Task Status</w:t>
              </w:r>
            </w:ins>
          </w:p>
        </w:tc>
        <w:tc>
          <w:tcPr>
            <w:tcW w:w="7380" w:type="dxa"/>
          </w:tcPr>
          <w:p w14:paraId="1C81CDB9" w14:textId="77777777" w:rsidR="00712456" w:rsidRPr="00BC5D51" w:rsidRDefault="00712456" w:rsidP="00712456">
            <w:pPr>
              <w:spacing w:after="0" w:line="240" w:lineRule="auto"/>
              <w:jc w:val="left"/>
              <w:rPr>
                <w:ins w:id="2167" w:author="Mahesh Venumbaka" w:date="2015-07-23T11:58:00Z"/>
              </w:rPr>
            </w:pPr>
            <w:ins w:id="2168" w:author="Mahesh Venumbaka" w:date="2015-07-23T11:58:00Z">
              <w:r w:rsidRPr="00BC5D51">
                <w:t>N/A</w:t>
              </w:r>
            </w:ins>
          </w:p>
        </w:tc>
      </w:tr>
    </w:tbl>
    <w:p w14:paraId="5349762E" w14:textId="77777777" w:rsidR="00712456" w:rsidRPr="00BC5D51" w:rsidRDefault="00712456" w:rsidP="00A577CF">
      <w:pPr>
        <w:spacing w:after="0" w:line="240" w:lineRule="auto"/>
        <w:jc w:val="left"/>
      </w:pPr>
    </w:p>
    <w:p w14:paraId="0CAE664D" w14:textId="77777777" w:rsidR="00BA785C" w:rsidRDefault="00BA785C" w:rsidP="00A577CF">
      <w:pPr>
        <w:spacing w:after="0" w:line="240" w:lineRule="auto"/>
        <w:jc w:val="left"/>
        <w:rPr>
          <w:ins w:id="2169" w:author="Mahesh Venumbaka" w:date="2015-07-23T12:02:00Z"/>
        </w:rPr>
      </w:pPr>
    </w:p>
    <w:p w14:paraId="6FFD6151" w14:textId="73E36DFE" w:rsidR="00712456" w:rsidRDefault="00712456" w:rsidP="00FA6CCE">
      <w:pPr>
        <w:pStyle w:val="Heading4"/>
        <w:rPr>
          <w:ins w:id="2170" w:author="Mahesh Venumbaka" w:date="2015-07-23T12:02:00Z"/>
        </w:rPr>
      </w:pPr>
      <w:ins w:id="2171" w:author="Mahesh Venumbaka" w:date="2015-07-23T12:02:00Z">
        <w:r w:rsidRPr="00BC5D51">
          <w:t xml:space="preserve">Activity: </w:t>
        </w:r>
      </w:ins>
      <w:ins w:id="2172" w:author="Mahesh Venumbaka" w:date="2015-07-23T12:03:00Z">
        <w:r w:rsidR="00FA6CCE" w:rsidRPr="00FA6CCE">
          <w:t>Appointment Booking Process</w:t>
        </w:r>
      </w:ins>
    </w:p>
    <w:p w14:paraId="2429BB26" w14:textId="77777777" w:rsidR="00712456" w:rsidRDefault="00712456" w:rsidP="00A577CF">
      <w:pPr>
        <w:spacing w:after="0" w:line="240" w:lineRule="auto"/>
        <w:jc w:val="left"/>
        <w:rPr>
          <w:ins w:id="2173" w:author="Mahesh Venumbaka" w:date="2015-07-23T12:01: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712456" w:rsidRPr="00BC5D51" w14:paraId="2C246722" w14:textId="77777777" w:rsidTr="00712456">
        <w:trPr>
          <w:tblHeader/>
          <w:ins w:id="2174" w:author="Mahesh Venumbaka" w:date="2015-07-23T12:01:00Z"/>
        </w:trPr>
        <w:tc>
          <w:tcPr>
            <w:tcW w:w="1710" w:type="dxa"/>
            <w:shd w:val="clear" w:color="auto" w:fill="1F497D" w:themeFill="text2"/>
          </w:tcPr>
          <w:p w14:paraId="4135F6A7" w14:textId="77777777" w:rsidR="00712456" w:rsidRPr="00A47B9B" w:rsidRDefault="00712456" w:rsidP="00712456">
            <w:pPr>
              <w:spacing w:after="0" w:line="240" w:lineRule="auto"/>
              <w:jc w:val="left"/>
              <w:rPr>
                <w:ins w:id="2175" w:author="Mahesh Venumbaka" w:date="2015-07-23T12:01:00Z"/>
                <w:b/>
                <w:color w:val="FFFFFF" w:themeColor="background1"/>
              </w:rPr>
            </w:pPr>
            <w:ins w:id="2176" w:author="Mahesh Venumbaka" w:date="2015-07-23T12:01:00Z">
              <w:r w:rsidRPr="00A47B9B">
                <w:rPr>
                  <w:b/>
                  <w:color w:val="FFFFFF" w:themeColor="background1"/>
                </w:rPr>
                <w:t>Activity Name:</w:t>
              </w:r>
            </w:ins>
          </w:p>
        </w:tc>
        <w:tc>
          <w:tcPr>
            <w:tcW w:w="7380" w:type="dxa"/>
            <w:shd w:val="clear" w:color="auto" w:fill="1F497D" w:themeFill="text2"/>
          </w:tcPr>
          <w:p w14:paraId="4E444553" w14:textId="5A3A8373" w:rsidR="00712456" w:rsidRPr="00A47B9B" w:rsidRDefault="00712456" w:rsidP="00712456">
            <w:pPr>
              <w:spacing w:after="0" w:line="240" w:lineRule="auto"/>
              <w:jc w:val="left"/>
              <w:rPr>
                <w:ins w:id="2177" w:author="Mahesh Venumbaka" w:date="2015-07-23T12:01:00Z"/>
                <w:b/>
                <w:color w:val="FFFFFF" w:themeColor="background1"/>
              </w:rPr>
            </w:pPr>
            <w:ins w:id="2178" w:author="Mahesh Venumbaka" w:date="2015-07-23T12:02:00Z">
              <w:r w:rsidRPr="00712456">
                <w:rPr>
                  <w:b/>
                  <w:color w:val="FFFFFF" w:themeColor="background1"/>
                </w:rPr>
                <w:t>Appointment Booking</w:t>
              </w:r>
            </w:ins>
            <w:ins w:id="2179" w:author="Mahesh Venumbaka" w:date="2015-07-23T12:03:00Z">
              <w:r>
                <w:rPr>
                  <w:b/>
                  <w:color w:val="FFFFFF" w:themeColor="background1"/>
                </w:rPr>
                <w:t xml:space="preserve"> </w:t>
              </w:r>
            </w:ins>
            <w:ins w:id="2180" w:author="Mahesh Venumbaka" w:date="2015-07-23T12:01:00Z">
              <w:r>
                <w:rPr>
                  <w:b/>
                  <w:color w:val="FFFFFF" w:themeColor="background1"/>
                </w:rPr>
                <w:t>Process</w:t>
              </w:r>
            </w:ins>
          </w:p>
        </w:tc>
      </w:tr>
      <w:tr w:rsidR="00712456" w:rsidRPr="00BC5D51" w14:paraId="179E3369" w14:textId="77777777" w:rsidTr="00712456">
        <w:trPr>
          <w:ins w:id="2181" w:author="Mahesh Venumbaka" w:date="2015-07-23T12:01:00Z"/>
        </w:trPr>
        <w:tc>
          <w:tcPr>
            <w:tcW w:w="1710" w:type="dxa"/>
          </w:tcPr>
          <w:p w14:paraId="0B953EFF" w14:textId="77777777" w:rsidR="00712456" w:rsidRPr="00BC5D51" w:rsidRDefault="00712456" w:rsidP="00712456">
            <w:pPr>
              <w:spacing w:after="0" w:line="240" w:lineRule="auto"/>
              <w:jc w:val="left"/>
              <w:rPr>
                <w:ins w:id="2182" w:author="Mahesh Venumbaka" w:date="2015-07-23T12:01:00Z"/>
              </w:rPr>
            </w:pPr>
            <w:ins w:id="2183" w:author="Mahesh Venumbaka" w:date="2015-07-23T12:01:00Z">
              <w:r w:rsidRPr="00BC5D51">
                <w:t>Action taken by:</w:t>
              </w:r>
            </w:ins>
          </w:p>
        </w:tc>
        <w:tc>
          <w:tcPr>
            <w:tcW w:w="7380" w:type="dxa"/>
          </w:tcPr>
          <w:p w14:paraId="779E8696" w14:textId="77777777" w:rsidR="00712456" w:rsidRPr="00BC5D51" w:rsidRDefault="00712456" w:rsidP="00712456">
            <w:pPr>
              <w:spacing w:after="0" w:line="240" w:lineRule="auto"/>
              <w:jc w:val="left"/>
              <w:rPr>
                <w:ins w:id="2184" w:author="Mahesh Venumbaka" w:date="2015-07-23T12:01:00Z"/>
              </w:rPr>
            </w:pPr>
            <w:ins w:id="2185" w:author="Mahesh Venumbaka" w:date="2015-07-23T12:01:00Z">
              <w:r>
                <w:t>CSC</w:t>
              </w:r>
            </w:ins>
          </w:p>
        </w:tc>
      </w:tr>
      <w:tr w:rsidR="00712456" w:rsidRPr="00BC5D51" w14:paraId="72F2B7DA" w14:textId="77777777" w:rsidTr="00712456">
        <w:trPr>
          <w:trHeight w:val="404"/>
          <w:ins w:id="2186" w:author="Mahesh Venumbaka" w:date="2015-07-23T12:01:00Z"/>
        </w:trPr>
        <w:tc>
          <w:tcPr>
            <w:tcW w:w="1710" w:type="dxa"/>
          </w:tcPr>
          <w:p w14:paraId="2B2713FE" w14:textId="77777777" w:rsidR="00712456" w:rsidRPr="00BC5D51" w:rsidRDefault="00712456" w:rsidP="00712456">
            <w:pPr>
              <w:spacing w:after="0" w:line="240" w:lineRule="auto"/>
              <w:jc w:val="left"/>
              <w:rPr>
                <w:ins w:id="2187" w:author="Mahesh Venumbaka" w:date="2015-07-23T12:01:00Z"/>
              </w:rPr>
            </w:pPr>
            <w:ins w:id="2188" w:author="Mahesh Venumbaka" w:date="2015-07-23T12:01:00Z">
              <w:r w:rsidRPr="00BC5D51">
                <w:t>Interacting with:</w:t>
              </w:r>
            </w:ins>
          </w:p>
        </w:tc>
        <w:tc>
          <w:tcPr>
            <w:tcW w:w="7380" w:type="dxa"/>
          </w:tcPr>
          <w:p w14:paraId="1536D0BE" w14:textId="7BE7A083" w:rsidR="00712456" w:rsidRPr="00BC5D51" w:rsidRDefault="00712456" w:rsidP="00712456">
            <w:pPr>
              <w:spacing w:after="0" w:line="240" w:lineRule="auto"/>
              <w:jc w:val="left"/>
              <w:rPr>
                <w:ins w:id="2189" w:author="Mahesh Venumbaka" w:date="2015-07-23T12:01:00Z"/>
              </w:rPr>
            </w:pPr>
            <w:ins w:id="2190" w:author="Mahesh Venumbaka" w:date="2015-07-23T12:01:00Z">
              <w:r>
                <w:t>Customer</w:t>
              </w:r>
            </w:ins>
            <w:ins w:id="2191" w:author="Mahesh Venumbaka" w:date="2015-07-23T12:05:00Z">
              <w:r w:rsidR="00FA6CCE">
                <w:t>, SDT Booking Tool</w:t>
              </w:r>
            </w:ins>
          </w:p>
        </w:tc>
      </w:tr>
      <w:tr w:rsidR="00712456" w:rsidRPr="00BC5D51" w14:paraId="20BE434F" w14:textId="77777777" w:rsidTr="00712456">
        <w:trPr>
          <w:trHeight w:val="404"/>
          <w:ins w:id="2192" w:author="Mahesh Venumbaka" w:date="2015-07-23T12:01:00Z"/>
        </w:trPr>
        <w:tc>
          <w:tcPr>
            <w:tcW w:w="1710" w:type="dxa"/>
          </w:tcPr>
          <w:p w14:paraId="64841430" w14:textId="77777777" w:rsidR="00712456" w:rsidRPr="00BC5D51" w:rsidRDefault="00712456" w:rsidP="00712456">
            <w:pPr>
              <w:spacing w:after="0" w:line="240" w:lineRule="auto"/>
              <w:jc w:val="left"/>
              <w:rPr>
                <w:ins w:id="2193" w:author="Mahesh Venumbaka" w:date="2015-07-23T12:01:00Z"/>
              </w:rPr>
            </w:pPr>
            <w:ins w:id="2194" w:author="Mahesh Venumbaka" w:date="2015-07-23T12:01:00Z">
              <w:r w:rsidRPr="00BC5D51">
                <w:t>Description</w:t>
              </w:r>
            </w:ins>
          </w:p>
        </w:tc>
        <w:tc>
          <w:tcPr>
            <w:tcW w:w="7380" w:type="dxa"/>
          </w:tcPr>
          <w:p w14:paraId="57638A52" w14:textId="07CFE31D" w:rsidR="0075389D" w:rsidRPr="00BC5D51" w:rsidRDefault="00712456" w:rsidP="0075389D">
            <w:pPr>
              <w:spacing w:after="0" w:line="240" w:lineRule="auto"/>
              <w:jc w:val="left"/>
              <w:rPr>
                <w:ins w:id="2195" w:author="Mahesh Venumbaka" w:date="2015-07-23T12:01:00Z"/>
              </w:rPr>
            </w:pPr>
            <w:ins w:id="2196" w:author="Mahesh Venumbaka" w:date="2015-07-23T12:03:00Z">
              <w:r w:rsidRPr="00712456">
                <w:t>CSC Agent selects the desired appointment slot</w:t>
              </w:r>
              <w:r w:rsidR="00FA6CCE">
                <w:t xml:space="preserve"> opted by Customer</w:t>
              </w:r>
            </w:ins>
            <w:ins w:id="2197" w:author="Mahesh Venumbaka" w:date="2015-07-23T13:02:00Z">
              <w:r w:rsidR="0075389D">
                <w:t>; For detailed Information please refer to 4.3.2</w:t>
              </w:r>
            </w:ins>
          </w:p>
        </w:tc>
      </w:tr>
      <w:tr w:rsidR="00712456" w:rsidRPr="00BC5D51" w14:paraId="29BFA976" w14:textId="77777777" w:rsidTr="00712456">
        <w:trPr>
          <w:ins w:id="2198" w:author="Mahesh Venumbaka" w:date="2015-07-23T12:01:00Z"/>
        </w:trPr>
        <w:tc>
          <w:tcPr>
            <w:tcW w:w="1710" w:type="dxa"/>
          </w:tcPr>
          <w:p w14:paraId="3E28E72B" w14:textId="77777777" w:rsidR="00712456" w:rsidRPr="00BC5D51" w:rsidRDefault="00712456" w:rsidP="00712456">
            <w:pPr>
              <w:spacing w:after="0" w:line="240" w:lineRule="auto"/>
              <w:jc w:val="left"/>
              <w:rPr>
                <w:ins w:id="2199" w:author="Mahesh Venumbaka" w:date="2015-07-23T12:01:00Z"/>
              </w:rPr>
            </w:pPr>
            <w:ins w:id="2200" w:author="Mahesh Venumbaka" w:date="2015-07-23T12:01:00Z">
              <w:r w:rsidRPr="00BC5D51">
                <w:t>Task Status</w:t>
              </w:r>
            </w:ins>
          </w:p>
        </w:tc>
        <w:tc>
          <w:tcPr>
            <w:tcW w:w="7380" w:type="dxa"/>
          </w:tcPr>
          <w:p w14:paraId="423942AC" w14:textId="77777777" w:rsidR="00712456" w:rsidRPr="00BC5D51" w:rsidRDefault="00712456" w:rsidP="00712456">
            <w:pPr>
              <w:spacing w:after="0" w:line="240" w:lineRule="auto"/>
              <w:jc w:val="left"/>
              <w:rPr>
                <w:ins w:id="2201" w:author="Mahesh Venumbaka" w:date="2015-07-23T12:01:00Z"/>
              </w:rPr>
            </w:pPr>
            <w:ins w:id="2202" w:author="Mahesh Venumbaka" w:date="2015-07-23T12:01:00Z">
              <w:r w:rsidRPr="00BC5D51">
                <w:t>N/A</w:t>
              </w:r>
            </w:ins>
          </w:p>
        </w:tc>
      </w:tr>
    </w:tbl>
    <w:p w14:paraId="6D6E62AC" w14:textId="77777777" w:rsidR="00712456" w:rsidRDefault="00712456" w:rsidP="00A577CF">
      <w:pPr>
        <w:spacing w:after="0" w:line="240" w:lineRule="auto"/>
        <w:jc w:val="left"/>
        <w:rPr>
          <w:ins w:id="2203" w:author="Mahesh Venumbaka" w:date="2015-07-23T12:05:00Z"/>
        </w:rPr>
      </w:pPr>
    </w:p>
    <w:p w14:paraId="0BDD9812" w14:textId="77777777" w:rsidR="00FA6CCE" w:rsidRDefault="00FA6CCE" w:rsidP="00A577CF">
      <w:pPr>
        <w:spacing w:after="0" w:line="240" w:lineRule="auto"/>
        <w:jc w:val="left"/>
        <w:rPr>
          <w:ins w:id="2204" w:author="Mahesh Venumbaka" w:date="2015-07-23T12:05:00Z"/>
        </w:rPr>
      </w:pPr>
    </w:p>
    <w:p w14:paraId="4F1FB039" w14:textId="77777777" w:rsidR="00FA6CCE" w:rsidRDefault="00FA6CCE" w:rsidP="00A577CF">
      <w:pPr>
        <w:spacing w:after="0" w:line="240" w:lineRule="auto"/>
        <w:jc w:val="left"/>
        <w:rPr>
          <w:ins w:id="2205" w:author="Mahesh Venumbaka" w:date="2015-07-23T12:05:00Z"/>
        </w:rPr>
      </w:pPr>
    </w:p>
    <w:p w14:paraId="0DB851B4" w14:textId="77777777" w:rsidR="00FA6CCE" w:rsidRDefault="00FA6CCE" w:rsidP="00A577CF">
      <w:pPr>
        <w:spacing w:after="0" w:line="240" w:lineRule="auto"/>
        <w:jc w:val="left"/>
        <w:rPr>
          <w:ins w:id="2206" w:author="Mahesh Venumbaka" w:date="2015-07-23T12:05:00Z"/>
        </w:rPr>
      </w:pPr>
    </w:p>
    <w:p w14:paraId="73231571" w14:textId="77777777" w:rsidR="00FA6CCE" w:rsidRDefault="00FA6CCE" w:rsidP="00A577CF">
      <w:pPr>
        <w:spacing w:after="0" w:line="240" w:lineRule="auto"/>
        <w:jc w:val="left"/>
        <w:rPr>
          <w:ins w:id="2207" w:author="Mahesh Venumbaka" w:date="2015-07-23T12:05:00Z"/>
        </w:rPr>
      </w:pPr>
    </w:p>
    <w:p w14:paraId="23FA92F4" w14:textId="77777777" w:rsidR="00FA6CCE" w:rsidRDefault="00FA6CCE" w:rsidP="00A577CF">
      <w:pPr>
        <w:spacing w:after="0" w:line="240" w:lineRule="auto"/>
        <w:jc w:val="left"/>
        <w:rPr>
          <w:ins w:id="2208" w:author="Mahesh Venumbaka" w:date="2015-07-23T12:03:00Z"/>
        </w:rPr>
      </w:pPr>
    </w:p>
    <w:p w14:paraId="4D4857CA" w14:textId="47258475" w:rsidR="00FA6CCE" w:rsidRDefault="00FA6CCE" w:rsidP="00FA6CCE">
      <w:pPr>
        <w:pStyle w:val="Heading4"/>
        <w:rPr>
          <w:ins w:id="2209" w:author="Mahesh Venumbaka" w:date="2015-07-23T12:03:00Z"/>
        </w:rPr>
      </w:pPr>
      <w:ins w:id="2210" w:author="Mahesh Venumbaka" w:date="2015-07-23T12:03:00Z">
        <w:r w:rsidRPr="00BC5D51">
          <w:t xml:space="preserve">Activity: </w:t>
        </w:r>
      </w:ins>
      <w:ins w:id="2211" w:author="Mahesh Venumbaka" w:date="2015-07-23T12:04:00Z">
        <w:r w:rsidRPr="00FA6CCE">
          <w:t>Visit Creation Process</w:t>
        </w:r>
      </w:ins>
    </w:p>
    <w:p w14:paraId="6B5CBE7E" w14:textId="77777777" w:rsidR="00FA6CCE" w:rsidRDefault="00FA6CCE" w:rsidP="00FA6CCE">
      <w:pPr>
        <w:spacing w:after="0" w:line="240" w:lineRule="auto"/>
        <w:jc w:val="left"/>
        <w:rPr>
          <w:ins w:id="2212" w:author="Mahesh Venumbaka" w:date="2015-07-23T12:0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45752224" w14:textId="77777777" w:rsidTr="00E52847">
        <w:trPr>
          <w:tblHeader/>
          <w:ins w:id="2213" w:author="Mahesh Venumbaka" w:date="2015-07-23T12:03:00Z"/>
        </w:trPr>
        <w:tc>
          <w:tcPr>
            <w:tcW w:w="1710" w:type="dxa"/>
            <w:shd w:val="clear" w:color="auto" w:fill="1F497D" w:themeFill="text2"/>
          </w:tcPr>
          <w:p w14:paraId="6004C701" w14:textId="77777777" w:rsidR="00FA6CCE" w:rsidRPr="00A47B9B" w:rsidRDefault="00FA6CCE" w:rsidP="00E52847">
            <w:pPr>
              <w:spacing w:after="0" w:line="240" w:lineRule="auto"/>
              <w:jc w:val="left"/>
              <w:rPr>
                <w:ins w:id="2214" w:author="Mahesh Venumbaka" w:date="2015-07-23T12:03:00Z"/>
                <w:b/>
                <w:color w:val="FFFFFF" w:themeColor="background1"/>
              </w:rPr>
            </w:pPr>
            <w:ins w:id="2215" w:author="Mahesh Venumbaka" w:date="2015-07-23T12:03:00Z">
              <w:r w:rsidRPr="00A47B9B">
                <w:rPr>
                  <w:b/>
                  <w:color w:val="FFFFFF" w:themeColor="background1"/>
                </w:rPr>
                <w:t>Activity Name:</w:t>
              </w:r>
            </w:ins>
          </w:p>
        </w:tc>
        <w:tc>
          <w:tcPr>
            <w:tcW w:w="7380" w:type="dxa"/>
            <w:shd w:val="clear" w:color="auto" w:fill="1F497D" w:themeFill="text2"/>
          </w:tcPr>
          <w:p w14:paraId="32536C79" w14:textId="44608A97" w:rsidR="00FA6CCE" w:rsidRPr="00A47B9B" w:rsidRDefault="00FA6CCE" w:rsidP="00E52847">
            <w:pPr>
              <w:spacing w:after="0" w:line="240" w:lineRule="auto"/>
              <w:jc w:val="left"/>
              <w:rPr>
                <w:ins w:id="2216" w:author="Mahesh Venumbaka" w:date="2015-07-23T12:03:00Z"/>
                <w:b/>
                <w:color w:val="FFFFFF" w:themeColor="background1"/>
              </w:rPr>
            </w:pPr>
            <w:ins w:id="2217" w:author="Mahesh Venumbaka" w:date="2015-07-23T12:04:00Z">
              <w:r w:rsidRPr="00FA6CCE">
                <w:rPr>
                  <w:b/>
                  <w:color w:val="FFFFFF" w:themeColor="background1"/>
                </w:rPr>
                <w:t>Visit Creation Process</w:t>
              </w:r>
            </w:ins>
          </w:p>
        </w:tc>
      </w:tr>
      <w:tr w:rsidR="00FA6CCE" w:rsidRPr="00BC5D51" w14:paraId="190C27FD" w14:textId="77777777" w:rsidTr="00E52847">
        <w:trPr>
          <w:ins w:id="2218" w:author="Mahesh Venumbaka" w:date="2015-07-23T12:03:00Z"/>
        </w:trPr>
        <w:tc>
          <w:tcPr>
            <w:tcW w:w="1710" w:type="dxa"/>
          </w:tcPr>
          <w:p w14:paraId="39ABA428" w14:textId="77777777" w:rsidR="00FA6CCE" w:rsidRPr="00BC5D51" w:rsidRDefault="00FA6CCE" w:rsidP="00E52847">
            <w:pPr>
              <w:spacing w:after="0" w:line="240" w:lineRule="auto"/>
              <w:jc w:val="left"/>
              <w:rPr>
                <w:ins w:id="2219" w:author="Mahesh Venumbaka" w:date="2015-07-23T12:03:00Z"/>
              </w:rPr>
            </w:pPr>
            <w:ins w:id="2220" w:author="Mahesh Venumbaka" w:date="2015-07-23T12:03:00Z">
              <w:r w:rsidRPr="00BC5D51">
                <w:t>Action taken by:</w:t>
              </w:r>
            </w:ins>
          </w:p>
        </w:tc>
        <w:tc>
          <w:tcPr>
            <w:tcW w:w="7380" w:type="dxa"/>
          </w:tcPr>
          <w:p w14:paraId="08C56DA6" w14:textId="04A3681B" w:rsidR="00FA6CCE" w:rsidRPr="00BC5D51" w:rsidRDefault="00FA6CCE" w:rsidP="00E52847">
            <w:pPr>
              <w:spacing w:after="0" w:line="240" w:lineRule="auto"/>
              <w:jc w:val="left"/>
              <w:rPr>
                <w:ins w:id="2221" w:author="Mahesh Venumbaka" w:date="2015-07-23T12:03:00Z"/>
              </w:rPr>
            </w:pPr>
            <w:ins w:id="2222" w:author="Mahesh Venumbaka" w:date="2015-07-23T12:04:00Z">
              <w:r>
                <w:t>System</w:t>
              </w:r>
            </w:ins>
          </w:p>
        </w:tc>
      </w:tr>
      <w:tr w:rsidR="00FA6CCE" w:rsidRPr="00BC5D51" w14:paraId="4C2A4E88" w14:textId="77777777" w:rsidTr="00E52847">
        <w:trPr>
          <w:trHeight w:val="404"/>
          <w:ins w:id="2223" w:author="Mahesh Venumbaka" w:date="2015-07-23T12:03:00Z"/>
        </w:trPr>
        <w:tc>
          <w:tcPr>
            <w:tcW w:w="1710" w:type="dxa"/>
          </w:tcPr>
          <w:p w14:paraId="0266CE9C" w14:textId="77777777" w:rsidR="00FA6CCE" w:rsidRPr="00BC5D51" w:rsidRDefault="00FA6CCE" w:rsidP="00E52847">
            <w:pPr>
              <w:spacing w:after="0" w:line="240" w:lineRule="auto"/>
              <w:jc w:val="left"/>
              <w:rPr>
                <w:ins w:id="2224" w:author="Mahesh Venumbaka" w:date="2015-07-23T12:03:00Z"/>
              </w:rPr>
            </w:pPr>
            <w:ins w:id="2225" w:author="Mahesh Venumbaka" w:date="2015-07-23T12:03:00Z">
              <w:r w:rsidRPr="00BC5D51">
                <w:t>Interacting with:</w:t>
              </w:r>
            </w:ins>
          </w:p>
        </w:tc>
        <w:tc>
          <w:tcPr>
            <w:tcW w:w="7380" w:type="dxa"/>
          </w:tcPr>
          <w:p w14:paraId="3D10E4E7" w14:textId="552C5E20" w:rsidR="00FA6CCE" w:rsidRPr="00BC5D51" w:rsidRDefault="00FA6CCE" w:rsidP="00E52847">
            <w:pPr>
              <w:spacing w:after="0" w:line="240" w:lineRule="auto"/>
              <w:jc w:val="left"/>
              <w:rPr>
                <w:ins w:id="2226" w:author="Mahesh Venumbaka" w:date="2015-07-23T12:03:00Z"/>
              </w:rPr>
            </w:pPr>
            <w:ins w:id="2227" w:author="Mahesh Venumbaka" w:date="2015-07-23T12:06:00Z">
              <w:r>
                <w:t>SDT Booking Tool, Click Software</w:t>
              </w:r>
            </w:ins>
          </w:p>
        </w:tc>
      </w:tr>
      <w:tr w:rsidR="00FA6CCE" w:rsidRPr="00BC5D51" w14:paraId="1F8EDA54" w14:textId="77777777" w:rsidTr="00E52847">
        <w:trPr>
          <w:trHeight w:val="404"/>
          <w:ins w:id="2228" w:author="Mahesh Venumbaka" w:date="2015-07-23T12:03:00Z"/>
        </w:trPr>
        <w:tc>
          <w:tcPr>
            <w:tcW w:w="1710" w:type="dxa"/>
          </w:tcPr>
          <w:p w14:paraId="0E13955F" w14:textId="77777777" w:rsidR="00FA6CCE" w:rsidRPr="00BC5D51" w:rsidRDefault="00FA6CCE" w:rsidP="00E52847">
            <w:pPr>
              <w:spacing w:after="0" w:line="240" w:lineRule="auto"/>
              <w:jc w:val="left"/>
              <w:rPr>
                <w:ins w:id="2229" w:author="Mahesh Venumbaka" w:date="2015-07-23T12:03:00Z"/>
              </w:rPr>
            </w:pPr>
            <w:ins w:id="2230" w:author="Mahesh Venumbaka" w:date="2015-07-23T12:03:00Z">
              <w:r w:rsidRPr="00BC5D51">
                <w:t>Description</w:t>
              </w:r>
            </w:ins>
          </w:p>
        </w:tc>
        <w:tc>
          <w:tcPr>
            <w:tcW w:w="7380" w:type="dxa"/>
          </w:tcPr>
          <w:p w14:paraId="237E9563" w14:textId="6DE2107B" w:rsidR="00FA6CCE" w:rsidRDefault="00FA6CCE" w:rsidP="00A638AE">
            <w:pPr>
              <w:pStyle w:val="ListParagraph"/>
              <w:numPr>
                <w:ilvl w:val="0"/>
                <w:numId w:val="101"/>
              </w:numPr>
              <w:spacing w:after="0" w:line="240" w:lineRule="auto"/>
              <w:jc w:val="left"/>
              <w:rPr>
                <w:ins w:id="2231" w:author="Mahesh Venumbaka" w:date="2015-07-23T13:04:00Z"/>
              </w:rPr>
            </w:pPr>
            <w:ins w:id="2232" w:author="Mahesh Venumbaka" w:date="2015-07-23T12:06:00Z">
              <w:r w:rsidRPr="00FA6CCE">
                <w:t>Visit</w:t>
              </w:r>
            </w:ins>
            <w:ins w:id="2233" w:author="Mahesh Venumbaka" w:date="2015-07-23T12:57:00Z">
              <w:r w:rsidR="000F3F82">
                <w:t>(Task)</w:t>
              </w:r>
            </w:ins>
            <w:ins w:id="2234" w:author="Mahesh Venumbaka" w:date="2015-07-23T12:06:00Z">
              <w:r w:rsidRPr="00FA6CCE">
                <w:t xml:space="preserve"> created in Click Schedule</w:t>
              </w:r>
              <w:r>
                <w:t xml:space="preserve"> by SDT Booking Tool</w:t>
              </w:r>
            </w:ins>
            <w:ins w:id="2235" w:author="Mahesh Venumbaka" w:date="2015-07-24T15:59:00Z">
              <w:r w:rsidR="0083586C">
                <w:t xml:space="preserve"> based on the appointment slot chosen by Customer</w:t>
              </w:r>
            </w:ins>
          </w:p>
          <w:p w14:paraId="20560873" w14:textId="52AA6499" w:rsidR="0075389D" w:rsidRPr="00BC5D51" w:rsidRDefault="0075389D" w:rsidP="00A638AE">
            <w:pPr>
              <w:pStyle w:val="ListParagraph"/>
              <w:numPr>
                <w:ilvl w:val="0"/>
                <w:numId w:val="101"/>
              </w:numPr>
              <w:spacing w:after="0" w:line="240" w:lineRule="auto"/>
              <w:jc w:val="left"/>
              <w:rPr>
                <w:ins w:id="2236" w:author="Mahesh Venumbaka" w:date="2015-07-23T12:03:00Z"/>
              </w:rPr>
            </w:pPr>
            <w:ins w:id="2237" w:author="Mahesh Venumbaka" w:date="2015-07-23T13:04:00Z">
              <w:r>
                <w:t>Once the visit is</w:t>
              </w:r>
              <w:r w:rsidR="003D3858">
                <w:t xml:space="preserve"> created the Assignment S</w:t>
              </w:r>
              <w:r>
                <w:t xml:space="preserve">tart, </w:t>
              </w:r>
              <w:r w:rsidR="00E52847">
                <w:t>Finish</w:t>
              </w:r>
              <w:r>
                <w:t xml:space="preserve"> and Assigned Engineer would be sent</w:t>
              </w:r>
            </w:ins>
            <w:ins w:id="2238" w:author="Mahesh Venumbaka" w:date="2015-07-24T15:58:00Z">
              <w:r w:rsidR="0083586C">
                <w:t xml:space="preserve"> back</w:t>
              </w:r>
            </w:ins>
            <w:ins w:id="2239" w:author="Mahesh Venumbaka" w:date="2015-07-23T13:04:00Z">
              <w:r>
                <w:t xml:space="preserve"> to SDT Booking Tool by Click Software</w:t>
              </w:r>
            </w:ins>
          </w:p>
        </w:tc>
      </w:tr>
      <w:tr w:rsidR="00FA6CCE" w:rsidRPr="00BC5D51" w14:paraId="09EE1030" w14:textId="77777777" w:rsidTr="00E52847">
        <w:trPr>
          <w:ins w:id="2240" w:author="Mahesh Venumbaka" w:date="2015-07-23T12:03:00Z"/>
        </w:trPr>
        <w:tc>
          <w:tcPr>
            <w:tcW w:w="1710" w:type="dxa"/>
          </w:tcPr>
          <w:p w14:paraId="465A84FC" w14:textId="5A39F4B7" w:rsidR="00FA6CCE" w:rsidRPr="00BC5D51" w:rsidRDefault="00FA6CCE" w:rsidP="00E52847">
            <w:pPr>
              <w:spacing w:after="0" w:line="240" w:lineRule="auto"/>
              <w:jc w:val="left"/>
              <w:rPr>
                <w:ins w:id="2241" w:author="Mahesh Venumbaka" w:date="2015-07-23T12:03:00Z"/>
              </w:rPr>
            </w:pPr>
            <w:ins w:id="2242" w:author="Mahesh Venumbaka" w:date="2015-07-23T12:03:00Z">
              <w:r w:rsidRPr="00BC5D51">
                <w:t>Task Status</w:t>
              </w:r>
            </w:ins>
          </w:p>
        </w:tc>
        <w:tc>
          <w:tcPr>
            <w:tcW w:w="7380" w:type="dxa"/>
          </w:tcPr>
          <w:p w14:paraId="19AC816E" w14:textId="1B26B167" w:rsidR="00FA6CCE" w:rsidRPr="00BC5D51" w:rsidRDefault="0083586C" w:rsidP="00E52847">
            <w:pPr>
              <w:spacing w:after="0" w:line="240" w:lineRule="auto"/>
              <w:jc w:val="left"/>
              <w:rPr>
                <w:ins w:id="2243" w:author="Mahesh Venumbaka" w:date="2015-07-23T12:03:00Z"/>
              </w:rPr>
            </w:pPr>
            <w:ins w:id="2244" w:author="Mahesh Venumbaka" w:date="2015-07-24T16:00:00Z">
              <w:r>
                <w:t>Tentative</w:t>
              </w:r>
            </w:ins>
          </w:p>
        </w:tc>
      </w:tr>
    </w:tbl>
    <w:p w14:paraId="0CEFAFE6" w14:textId="77777777" w:rsidR="00FA6CCE" w:rsidRDefault="00FA6CCE" w:rsidP="00FA6CCE">
      <w:pPr>
        <w:spacing w:after="0" w:line="240" w:lineRule="auto"/>
        <w:jc w:val="left"/>
        <w:rPr>
          <w:ins w:id="2245" w:author="Mahesh Venumbaka" w:date="2015-07-23T12:03:00Z"/>
        </w:rPr>
      </w:pPr>
    </w:p>
    <w:p w14:paraId="2480C36B" w14:textId="77777777" w:rsidR="00FA6CCE" w:rsidRDefault="00FA6CCE" w:rsidP="00A577CF">
      <w:pPr>
        <w:spacing w:after="0" w:line="240" w:lineRule="auto"/>
        <w:jc w:val="left"/>
        <w:rPr>
          <w:ins w:id="2246" w:author="Mahesh Venumbaka" w:date="2015-07-23T12:03:00Z"/>
        </w:rPr>
      </w:pPr>
    </w:p>
    <w:p w14:paraId="5AB6689C" w14:textId="74AA8ED9" w:rsidR="00FA6CCE" w:rsidRDefault="00FA6CCE" w:rsidP="00FA6CCE">
      <w:pPr>
        <w:pStyle w:val="Heading4"/>
        <w:rPr>
          <w:ins w:id="2247" w:author="Mahesh Venumbaka" w:date="2015-07-23T12:05:00Z"/>
        </w:rPr>
      </w:pPr>
      <w:ins w:id="2248" w:author="Mahesh Venumbaka" w:date="2015-07-23T12:05:00Z">
        <w:r w:rsidRPr="00BC5D51">
          <w:t xml:space="preserve">Activity: </w:t>
        </w:r>
      </w:ins>
      <w:ins w:id="2249" w:author="Mahesh Venumbaka" w:date="2015-07-23T12:07:00Z">
        <w:r w:rsidRPr="00FA6CCE">
          <w:t>Job Assign</w:t>
        </w:r>
      </w:ins>
      <w:ins w:id="2250" w:author="Mahesh Venumbaka" w:date="2015-07-23T12:15:00Z">
        <w:r>
          <w:t xml:space="preserve"> </w:t>
        </w:r>
      </w:ins>
      <w:ins w:id="2251" w:author="Mahesh Venumbaka" w:date="2015-07-23T12:05:00Z">
        <w:r w:rsidRPr="00FA6CCE">
          <w:t>Process</w:t>
        </w:r>
      </w:ins>
    </w:p>
    <w:p w14:paraId="22D81EC3" w14:textId="77777777" w:rsidR="00FA6CCE" w:rsidRDefault="00FA6CCE" w:rsidP="00FA6CCE">
      <w:pPr>
        <w:spacing w:after="0" w:line="240" w:lineRule="auto"/>
        <w:jc w:val="left"/>
        <w:rPr>
          <w:ins w:id="2252" w:author="Mahesh Venumbaka" w:date="2015-07-23T12:0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57B6BC9A" w14:textId="77777777" w:rsidTr="00E52847">
        <w:trPr>
          <w:tblHeader/>
          <w:ins w:id="2253" w:author="Mahesh Venumbaka" w:date="2015-07-23T12:05:00Z"/>
        </w:trPr>
        <w:tc>
          <w:tcPr>
            <w:tcW w:w="1710" w:type="dxa"/>
            <w:shd w:val="clear" w:color="auto" w:fill="1F497D" w:themeFill="text2"/>
          </w:tcPr>
          <w:p w14:paraId="5820DC81" w14:textId="77777777" w:rsidR="00FA6CCE" w:rsidRPr="00A47B9B" w:rsidRDefault="00FA6CCE" w:rsidP="00E52847">
            <w:pPr>
              <w:spacing w:after="0" w:line="240" w:lineRule="auto"/>
              <w:jc w:val="left"/>
              <w:rPr>
                <w:ins w:id="2254" w:author="Mahesh Venumbaka" w:date="2015-07-23T12:05:00Z"/>
                <w:b/>
                <w:color w:val="FFFFFF" w:themeColor="background1"/>
              </w:rPr>
            </w:pPr>
            <w:ins w:id="2255" w:author="Mahesh Venumbaka" w:date="2015-07-23T12:05:00Z">
              <w:r w:rsidRPr="00A47B9B">
                <w:rPr>
                  <w:b/>
                  <w:color w:val="FFFFFF" w:themeColor="background1"/>
                </w:rPr>
                <w:t>Activity Name:</w:t>
              </w:r>
            </w:ins>
          </w:p>
        </w:tc>
        <w:tc>
          <w:tcPr>
            <w:tcW w:w="7380" w:type="dxa"/>
            <w:shd w:val="clear" w:color="auto" w:fill="1F497D" w:themeFill="text2"/>
          </w:tcPr>
          <w:p w14:paraId="7FB82D81" w14:textId="2FED5906" w:rsidR="00FA6CCE" w:rsidRPr="00A47B9B" w:rsidRDefault="00FA6CCE" w:rsidP="00E52847">
            <w:pPr>
              <w:spacing w:after="0" w:line="240" w:lineRule="auto"/>
              <w:jc w:val="left"/>
              <w:rPr>
                <w:ins w:id="2256" w:author="Mahesh Venumbaka" w:date="2015-07-23T12:05:00Z"/>
                <w:b/>
                <w:color w:val="FFFFFF" w:themeColor="background1"/>
              </w:rPr>
            </w:pPr>
            <w:ins w:id="2257" w:author="Mahesh Venumbaka" w:date="2015-07-23T12:07:00Z">
              <w:r w:rsidRPr="00FA6CCE">
                <w:rPr>
                  <w:b/>
                  <w:color w:val="FFFFFF" w:themeColor="background1"/>
                </w:rPr>
                <w:t>Job Assign</w:t>
              </w:r>
              <w:r>
                <w:rPr>
                  <w:b/>
                  <w:color w:val="FFFFFF" w:themeColor="background1"/>
                </w:rPr>
                <w:t xml:space="preserve"> </w:t>
              </w:r>
            </w:ins>
            <w:ins w:id="2258" w:author="Mahesh Venumbaka" w:date="2015-07-23T12:05:00Z">
              <w:r w:rsidRPr="00FA6CCE">
                <w:rPr>
                  <w:b/>
                  <w:color w:val="FFFFFF" w:themeColor="background1"/>
                </w:rPr>
                <w:t>Process</w:t>
              </w:r>
            </w:ins>
          </w:p>
        </w:tc>
      </w:tr>
      <w:tr w:rsidR="00FA6CCE" w:rsidRPr="00BC5D51" w14:paraId="76DA1B28" w14:textId="77777777" w:rsidTr="00E52847">
        <w:trPr>
          <w:ins w:id="2259" w:author="Mahesh Venumbaka" w:date="2015-07-23T12:05:00Z"/>
        </w:trPr>
        <w:tc>
          <w:tcPr>
            <w:tcW w:w="1710" w:type="dxa"/>
          </w:tcPr>
          <w:p w14:paraId="186E3AD6" w14:textId="77777777" w:rsidR="00FA6CCE" w:rsidRPr="00BC5D51" w:rsidRDefault="00FA6CCE" w:rsidP="00E52847">
            <w:pPr>
              <w:spacing w:after="0" w:line="240" w:lineRule="auto"/>
              <w:jc w:val="left"/>
              <w:rPr>
                <w:ins w:id="2260" w:author="Mahesh Venumbaka" w:date="2015-07-23T12:05:00Z"/>
              </w:rPr>
            </w:pPr>
            <w:ins w:id="2261" w:author="Mahesh Venumbaka" w:date="2015-07-23T12:05:00Z">
              <w:r w:rsidRPr="00BC5D51">
                <w:t>Action taken by:</w:t>
              </w:r>
            </w:ins>
          </w:p>
        </w:tc>
        <w:tc>
          <w:tcPr>
            <w:tcW w:w="7380" w:type="dxa"/>
          </w:tcPr>
          <w:p w14:paraId="57D3E3E1" w14:textId="12FD104E" w:rsidR="00FA6CCE" w:rsidRPr="00BC5D51" w:rsidRDefault="0083586C" w:rsidP="00E52847">
            <w:pPr>
              <w:spacing w:after="0" w:line="240" w:lineRule="auto"/>
              <w:jc w:val="left"/>
              <w:rPr>
                <w:ins w:id="2262" w:author="Mahesh Venumbaka" w:date="2015-07-23T12:05:00Z"/>
              </w:rPr>
            </w:pPr>
            <w:ins w:id="2263" w:author="Mahesh Venumbaka" w:date="2015-07-24T16:01:00Z">
              <w:r>
                <w:t>Automatic</w:t>
              </w:r>
            </w:ins>
          </w:p>
        </w:tc>
      </w:tr>
      <w:tr w:rsidR="00FA6CCE" w:rsidRPr="00BC5D51" w14:paraId="33127885" w14:textId="77777777" w:rsidTr="00E52847">
        <w:trPr>
          <w:trHeight w:val="404"/>
          <w:ins w:id="2264" w:author="Mahesh Venumbaka" w:date="2015-07-23T12:05:00Z"/>
        </w:trPr>
        <w:tc>
          <w:tcPr>
            <w:tcW w:w="1710" w:type="dxa"/>
          </w:tcPr>
          <w:p w14:paraId="2850C75E" w14:textId="77777777" w:rsidR="00FA6CCE" w:rsidRPr="00BC5D51" w:rsidRDefault="00FA6CCE" w:rsidP="00E52847">
            <w:pPr>
              <w:spacing w:after="0" w:line="240" w:lineRule="auto"/>
              <w:jc w:val="left"/>
              <w:rPr>
                <w:ins w:id="2265" w:author="Mahesh Venumbaka" w:date="2015-07-23T12:05:00Z"/>
              </w:rPr>
            </w:pPr>
            <w:ins w:id="2266" w:author="Mahesh Venumbaka" w:date="2015-07-23T12:05:00Z">
              <w:r w:rsidRPr="00BC5D51">
                <w:t>Interacting with:</w:t>
              </w:r>
            </w:ins>
          </w:p>
        </w:tc>
        <w:tc>
          <w:tcPr>
            <w:tcW w:w="7380" w:type="dxa"/>
          </w:tcPr>
          <w:p w14:paraId="3DFD221D" w14:textId="783C53BF" w:rsidR="00FA6CCE" w:rsidRPr="00BC5D51" w:rsidRDefault="00FA6CCE" w:rsidP="00E52847">
            <w:pPr>
              <w:spacing w:after="0" w:line="240" w:lineRule="auto"/>
              <w:jc w:val="left"/>
              <w:rPr>
                <w:ins w:id="2267" w:author="Mahesh Venumbaka" w:date="2015-07-23T12:05:00Z"/>
              </w:rPr>
            </w:pPr>
            <w:ins w:id="2268" w:author="Mahesh Venumbaka" w:date="2015-07-23T12:07:00Z">
              <w:r>
                <w:t>Click Schedule, Click Mobile</w:t>
              </w:r>
            </w:ins>
            <w:ins w:id="2269" w:author="Mahesh Venumbaka" w:date="2015-07-23T12:09:00Z">
              <w:r>
                <w:t>, SDT Assign</w:t>
              </w:r>
            </w:ins>
          </w:p>
        </w:tc>
      </w:tr>
      <w:tr w:rsidR="00FA6CCE" w:rsidRPr="00BC5D51" w14:paraId="1C55F3BF" w14:textId="77777777" w:rsidTr="00E52847">
        <w:trPr>
          <w:trHeight w:val="404"/>
          <w:ins w:id="2270" w:author="Mahesh Venumbaka" w:date="2015-07-23T12:05:00Z"/>
        </w:trPr>
        <w:tc>
          <w:tcPr>
            <w:tcW w:w="1710" w:type="dxa"/>
          </w:tcPr>
          <w:p w14:paraId="66A652D1" w14:textId="77777777" w:rsidR="00FA6CCE" w:rsidRPr="00BC5D51" w:rsidRDefault="00FA6CCE" w:rsidP="00E52847">
            <w:pPr>
              <w:spacing w:after="0" w:line="240" w:lineRule="auto"/>
              <w:jc w:val="left"/>
              <w:rPr>
                <w:ins w:id="2271" w:author="Mahesh Venumbaka" w:date="2015-07-23T12:05:00Z"/>
              </w:rPr>
            </w:pPr>
            <w:ins w:id="2272" w:author="Mahesh Venumbaka" w:date="2015-07-23T12:05:00Z">
              <w:r w:rsidRPr="00BC5D51">
                <w:t>Description</w:t>
              </w:r>
            </w:ins>
          </w:p>
        </w:tc>
        <w:tc>
          <w:tcPr>
            <w:tcW w:w="7380" w:type="dxa"/>
          </w:tcPr>
          <w:p w14:paraId="7BF1115A" w14:textId="3172F4FD" w:rsidR="00FA6CCE" w:rsidRDefault="00FA6CCE" w:rsidP="00A638AE">
            <w:pPr>
              <w:pStyle w:val="ListParagraph"/>
              <w:numPr>
                <w:ilvl w:val="0"/>
                <w:numId w:val="100"/>
              </w:numPr>
              <w:spacing w:after="0" w:line="240" w:lineRule="auto"/>
              <w:jc w:val="left"/>
              <w:rPr>
                <w:ins w:id="2273" w:author="Mahesh Venumbaka" w:date="2015-07-23T12:08:00Z"/>
              </w:rPr>
            </w:pPr>
            <w:ins w:id="2274" w:author="Mahesh Venumbaka" w:date="2015-07-23T12:08:00Z">
              <w:r w:rsidRPr="00FA6CCE">
                <w:t>Task moved to Assigned Status</w:t>
              </w:r>
            </w:ins>
            <w:ins w:id="2275" w:author="Mahesh Venumbaka" w:date="2015-07-24T16:01:00Z">
              <w:r w:rsidR="0083586C">
                <w:t xml:space="preserve"> by Click Software</w:t>
              </w:r>
            </w:ins>
          </w:p>
          <w:p w14:paraId="4EE96C96" w14:textId="673C603D" w:rsidR="00FA6CCE" w:rsidRDefault="00FA6CCE" w:rsidP="00A638AE">
            <w:pPr>
              <w:pStyle w:val="ListParagraph"/>
              <w:numPr>
                <w:ilvl w:val="0"/>
                <w:numId w:val="100"/>
              </w:numPr>
              <w:spacing w:after="0" w:line="240" w:lineRule="auto"/>
              <w:jc w:val="left"/>
              <w:rPr>
                <w:ins w:id="2276" w:author="Mahesh Venumbaka" w:date="2015-07-23T12:08:00Z"/>
              </w:rPr>
            </w:pPr>
            <w:ins w:id="2277" w:author="Mahesh Venumbaka" w:date="2015-07-23T12:08:00Z">
              <w:r w:rsidRPr="00FA6CCE">
                <w:t xml:space="preserve">XML files to be placed in the </w:t>
              </w:r>
            </w:ins>
            <w:ins w:id="2278" w:author="Mahesh Venumbaka" w:date="2015-07-24T16:04:00Z">
              <w:r w:rsidR="0083586C">
                <w:t xml:space="preserve">New </w:t>
              </w:r>
            </w:ins>
            <w:ins w:id="2279" w:author="Mahesh Venumbaka" w:date="2015-07-23T12:08:00Z">
              <w:r w:rsidRPr="00FA6CCE">
                <w:t xml:space="preserve">GE FTP folder </w:t>
              </w:r>
            </w:ins>
            <w:ins w:id="2280" w:author="Mahesh Venumbaka" w:date="2015-07-24T16:03:00Z">
              <w:r w:rsidR="0083586C">
                <w:t xml:space="preserve">for </w:t>
              </w:r>
            </w:ins>
            <w:ins w:id="2281" w:author="Mahesh Venumbaka" w:date="2015-07-24T16:04:00Z">
              <w:r w:rsidR="00622A48">
                <w:t>APAC</w:t>
              </w:r>
            </w:ins>
            <w:ins w:id="2282" w:author="Mahesh Venumbaka" w:date="2015-07-24T16:03:00Z">
              <w:r w:rsidR="0083586C">
                <w:t xml:space="preserve"> </w:t>
              </w:r>
            </w:ins>
            <w:ins w:id="2283" w:author="Mahesh Venumbaka" w:date="2015-07-23T12:08:00Z">
              <w:r w:rsidRPr="00FA6CCE">
                <w:t>(all engineer/job assignment data would be part of this)</w:t>
              </w:r>
            </w:ins>
            <w:ins w:id="2284" w:author="Mahesh Venumbaka" w:date="2015-07-24T16:03:00Z">
              <w:r w:rsidR="0083586C">
                <w:t xml:space="preserve"> (As implemented for Europe)</w:t>
              </w:r>
            </w:ins>
          </w:p>
          <w:p w14:paraId="1106CFC0" w14:textId="77777777" w:rsidR="00FA6CCE" w:rsidRDefault="00FA6CCE" w:rsidP="00A638AE">
            <w:pPr>
              <w:pStyle w:val="ListParagraph"/>
              <w:numPr>
                <w:ilvl w:val="0"/>
                <w:numId w:val="100"/>
              </w:numPr>
              <w:spacing w:after="0" w:line="240" w:lineRule="auto"/>
              <w:jc w:val="left"/>
              <w:rPr>
                <w:ins w:id="2285" w:author="Mahesh Venumbaka" w:date="2015-07-23T12:09:00Z"/>
              </w:rPr>
            </w:pPr>
            <w:ins w:id="2286" w:author="Mahesh Venumbaka" w:date="2015-07-23T12:08:00Z">
              <w:r w:rsidRPr="00FA6CCE">
                <w:t>Engineer gets job assigned</w:t>
              </w:r>
            </w:ins>
            <w:ins w:id="2287" w:author="Mahesh Venumbaka" w:date="2015-07-23T12:09:00Z">
              <w:r>
                <w:t xml:space="preserve"> in Click Mobile</w:t>
              </w:r>
            </w:ins>
          </w:p>
          <w:p w14:paraId="15C4073A" w14:textId="236BDCE1" w:rsidR="00FA6CCE" w:rsidRPr="00BC5D51" w:rsidRDefault="00622A48" w:rsidP="00A638AE">
            <w:pPr>
              <w:pStyle w:val="ListParagraph"/>
              <w:numPr>
                <w:ilvl w:val="0"/>
                <w:numId w:val="100"/>
              </w:numPr>
              <w:spacing w:after="0" w:line="240" w:lineRule="auto"/>
              <w:jc w:val="left"/>
              <w:rPr>
                <w:ins w:id="2288" w:author="Mahesh Venumbaka" w:date="2015-07-23T12:05:00Z"/>
              </w:rPr>
            </w:pPr>
            <w:ins w:id="2289" w:author="Mahesh Venumbaka" w:date="2015-07-24T16:08:00Z">
              <w:r>
                <w:t xml:space="preserve">SDT Assign updates </w:t>
              </w:r>
            </w:ins>
            <w:ins w:id="2290" w:author="Mahesh Venumbaka" w:date="2015-07-24T16:18:00Z">
              <w:r w:rsidR="00A638AE">
                <w:t>Assignment</w:t>
              </w:r>
            </w:ins>
            <w:ins w:id="2291" w:author="Mahesh Venumbaka" w:date="2015-07-23T12:09:00Z">
              <w:r>
                <w:t xml:space="preserve"> </w:t>
              </w:r>
            </w:ins>
            <w:ins w:id="2292" w:author="Mahesh Venumbaka" w:date="2015-07-24T16:18:00Z">
              <w:r w:rsidR="00A638AE">
                <w:t>S</w:t>
              </w:r>
            </w:ins>
            <w:ins w:id="2293" w:author="Mahesh Venumbaka" w:date="2015-07-23T12:09:00Z">
              <w:r>
                <w:t>tart</w:t>
              </w:r>
            </w:ins>
            <w:ins w:id="2294" w:author="Mahesh Venumbaka" w:date="2015-07-24T16:16:00Z">
              <w:r w:rsidR="00A638AE">
                <w:t xml:space="preserve"> date</w:t>
              </w:r>
            </w:ins>
            <w:ins w:id="2295" w:author="Mahesh Venumbaka" w:date="2015-07-23T12:09:00Z">
              <w:r>
                <w:t>,</w:t>
              </w:r>
            </w:ins>
            <w:ins w:id="2296" w:author="Mahesh Venumbaka" w:date="2015-07-24T16:08:00Z">
              <w:r>
                <w:t xml:space="preserve"> </w:t>
              </w:r>
            </w:ins>
            <w:ins w:id="2297" w:author="Mahesh Venumbaka" w:date="2015-07-24T16:18:00Z">
              <w:r w:rsidR="00A638AE">
                <w:t>Assignment</w:t>
              </w:r>
            </w:ins>
            <w:ins w:id="2298" w:author="Mahesh Venumbaka" w:date="2015-07-23T12:09:00Z">
              <w:r w:rsidR="0083586C">
                <w:t xml:space="preserve"> </w:t>
              </w:r>
            </w:ins>
            <w:ins w:id="2299" w:author="Mahesh Venumbaka" w:date="2015-07-24T16:18:00Z">
              <w:r w:rsidR="00A638AE">
                <w:t>E</w:t>
              </w:r>
            </w:ins>
            <w:ins w:id="2300" w:author="Mahesh Venumbaka" w:date="2015-07-23T12:09:00Z">
              <w:r w:rsidR="0083586C">
                <w:t>nd</w:t>
              </w:r>
            </w:ins>
            <w:ins w:id="2301" w:author="Mahesh Venumbaka" w:date="2015-07-24T16:08:00Z">
              <w:r>
                <w:t xml:space="preserve"> </w:t>
              </w:r>
            </w:ins>
            <w:ins w:id="2302" w:author="Mahesh Venumbaka" w:date="2015-07-24T16:16:00Z">
              <w:r w:rsidR="00A638AE">
                <w:t xml:space="preserve">date </w:t>
              </w:r>
            </w:ins>
            <w:ins w:id="2303" w:author="Mahesh Venumbaka" w:date="2015-07-24T16:08:00Z">
              <w:r>
                <w:t>and</w:t>
              </w:r>
            </w:ins>
            <w:ins w:id="2304" w:author="Mahesh Venumbaka" w:date="2015-07-23T12:09:00Z">
              <w:r w:rsidR="00FA6CCE">
                <w:t xml:space="preserve"> Field Engineer Name </w:t>
              </w:r>
            </w:ins>
            <w:ins w:id="2305" w:author="Mahesh Venumbaka" w:date="2015-07-24T16:18:00Z">
              <w:r w:rsidR="00A638AE">
                <w:t xml:space="preserve">to </w:t>
              </w:r>
            </w:ins>
            <w:ins w:id="2306" w:author="Mahesh Venumbaka" w:date="2015-07-23T12:09:00Z">
              <w:r w:rsidR="00FA6CCE">
                <w:t>the activity of the Siebel SR</w:t>
              </w:r>
            </w:ins>
          </w:p>
        </w:tc>
      </w:tr>
      <w:tr w:rsidR="00FA6CCE" w:rsidRPr="00BC5D51" w14:paraId="4015D4B1" w14:textId="77777777" w:rsidTr="00E52847">
        <w:trPr>
          <w:ins w:id="2307" w:author="Mahesh Venumbaka" w:date="2015-07-23T12:05:00Z"/>
        </w:trPr>
        <w:tc>
          <w:tcPr>
            <w:tcW w:w="1710" w:type="dxa"/>
          </w:tcPr>
          <w:p w14:paraId="2874984A" w14:textId="4D5CB298" w:rsidR="00FA6CCE" w:rsidRPr="00BC5D51" w:rsidRDefault="00FA6CCE" w:rsidP="00E52847">
            <w:pPr>
              <w:spacing w:after="0" w:line="240" w:lineRule="auto"/>
              <w:jc w:val="left"/>
              <w:rPr>
                <w:ins w:id="2308" w:author="Mahesh Venumbaka" w:date="2015-07-23T12:05:00Z"/>
              </w:rPr>
            </w:pPr>
            <w:ins w:id="2309" w:author="Mahesh Venumbaka" w:date="2015-07-23T12:05:00Z">
              <w:r w:rsidRPr="00BC5D51">
                <w:t>Task Status</w:t>
              </w:r>
            </w:ins>
          </w:p>
        </w:tc>
        <w:tc>
          <w:tcPr>
            <w:tcW w:w="7380" w:type="dxa"/>
          </w:tcPr>
          <w:p w14:paraId="1C0327AD" w14:textId="014405EE" w:rsidR="00FA6CCE" w:rsidRPr="00BC5D51" w:rsidRDefault="00FA6CCE" w:rsidP="00A638AE">
            <w:pPr>
              <w:spacing w:after="0" w:line="240" w:lineRule="auto"/>
              <w:jc w:val="left"/>
              <w:rPr>
                <w:ins w:id="2310" w:author="Mahesh Venumbaka" w:date="2015-07-23T12:05:00Z"/>
              </w:rPr>
            </w:pPr>
            <w:ins w:id="2311" w:author="Mahesh Venumbaka" w:date="2015-07-23T12:08:00Z">
              <w:r>
                <w:t>Assigned</w:t>
              </w:r>
            </w:ins>
          </w:p>
        </w:tc>
      </w:tr>
    </w:tbl>
    <w:p w14:paraId="208D50A9" w14:textId="77777777" w:rsidR="00FA6CCE" w:rsidRDefault="00FA6CCE" w:rsidP="00FA6CCE">
      <w:pPr>
        <w:spacing w:after="0" w:line="240" w:lineRule="auto"/>
        <w:jc w:val="left"/>
        <w:rPr>
          <w:ins w:id="2312" w:author="Mahesh Venumbaka" w:date="2015-07-23T12:05:00Z"/>
        </w:rPr>
      </w:pPr>
    </w:p>
    <w:p w14:paraId="7AD5ABC5" w14:textId="77777777" w:rsidR="00FA6CCE" w:rsidRDefault="00FA6CCE" w:rsidP="00A577CF">
      <w:pPr>
        <w:spacing w:after="0" w:line="240" w:lineRule="auto"/>
        <w:jc w:val="left"/>
        <w:rPr>
          <w:ins w:id="2313" w:author="Mahesh Venumbaka" w:date="2015-07-23T12:03:00Z"/>
        </w:rPr>
      </w:pPr>
    </w:p>
    <w:p w14:paraId="7AEC2F40" w14:textId="33723111" w:rsidR="00FA6CCE" w:rsidRDefault="00FA6CCE" w:rsidP="009A52C8">
      <w:pPr>
        <w:pStyle w:val="Heading4"/>
        <w:rPr>
          <w:ins w:id="2314" w:author="Mahesh Venumbaka" w:date="2015-07-23T12:09:00Z"/>
        </w:rPr>
      </w:pPr>
      <w:ins w:id="2315" w:author="Mahesh Venumbaka" w:date="2015-07-23T12:09:00Z">
        <w:r w:rsidRPr="00BC5D51">
          <w:t xml:space="preserve">Activity: </w:t>
        </w:r>
      </w:ins>
      <w:ins w:id="2316" w:author="Mahesh Venumbaka" w:date="2015-07-23T12:10:00Z">
        <w:r w:rsidRPr="00FA6CCE">
          <w:t>Siebel Activity Status Update</w:t>
        </w:r>
        <w:r>
          <w:t xml:space="preserve"> </w:t>
        </w:r>
      </w:ins>
      <w:ins w:id="2317" w:author="Mahesh Venumbaka" w:date="2015-07-23T12:09:00Z">
        <w:r w:rsidRPr="00FA6CCE">
          <w:t>Process</w:t>
        </w:r>
      </w:ins>
    </w:p>
    <w:p w14:paraId="51DD916D" w14:textId="77777777" w:rsidR="00FA6CCE" w:rsidRDefault="00FA6CCE" w:rsidP="00FA6CCE">
      <w:pPr>
        <w:spacing w:after="0" w:line="240" w:lineRule="auto"/>
        <w:jc w:val="left"/>
        <w:rPr>
          <w:ins w:id="2318" w:author="Mahesh Venumbaka" w:date="2015-07-23T12:09: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2AFDF609" w14:textId="77777777" w:rsidTr="00E52847">
        <w:trPr>
          <w:tblHeader/>
          <w:ins w:id="2319" w:author="Mahesh Venumbaka" w:date="2015-07-23T12:09:00Z"/>
        </w:trPr>
        <w:tc>
          <w:tcPr>
            <w:tcW w:w="1710" w:type="dxa"/>
            <w:shd w:val="clear" w:color="auto" w:fill="1F497D" w:themeFill="text2"/>
          </w:tcPr>
          <w:p w14:paraId="3C20E115" w14:textId="77777777" w:rsidR="00FA6CCE" w:rsidRPr="00A47B9B" w:rsidRDefault="00FA6CCE" w:rsidP="00E52847">
            <w:pPr>
              <w:spacing w:after="0" w:line="240" w:lineRule="auto"/>
              <w:jc w:val="left"/>
              <w:rPr>
                <w:ins w:id="2320" w:author="Mahesh Venumbaka" w:date="2015-07-23T12:09:00Z"/>
                <w:b/>
                <w:color w:val="FFFFFF" w:themeColor="background1"/>
              </w:rPr>
            </w:pPr>
            <w:ins w:id="2321" w:author="Mahesh Venumbaka" w:date="2015-07-23T12:09:00Z">
              <w:r w:rsidRPr="00A47B9B">
                <w:rPr>
                  <w:b/>
                  <w:color w:val="FFFFFF" w:themeColor="background1"/>
                </w:rPr>
                <w:t>Activity Name:</w:t>
              </w:r>
            </w:ins>
          </w:p>
        </w:tc>
        <w:tc>
          <w:tcPr>
            <w:tcW w:w="7380" w:type="dxa"/>
            <w:shd w:val="clear" w:color="auto" w:fill="1F497D" w:themeFill="text2"/>
          </w:tcPr>
          <w:p w14:paraId="5467BE57" w14:textId="10B7F277" w:rsidR="00FA6CCE" w:rsidRPr="00A47B9B" w:rsidRDefault="00FA6CCE" w:rsidP="00E52847">
            <w:pPr>
              <w:spacing w:after="0" w:line="240" w:lineRule="auto"/>
              <w:jc w:val="left"/>
              <w:rPr>
                <w:ins w:id="2322" w:author="Mahesh Venumbaka" w:date="2015-07-23T12:09:00Z"/>
                <w:b/>
                <w:color w:val="FFFFFF" w:themeColor="background1"/>
              </w:rPr>
            </w:pPr>
            <w:ins w:id="2323" w:author="Mahesh Venumbaka" w:date="2015-07-23T12:10:00Z">
              <w:r w:rsidRPr="00FA6CCE">
                <w:rPr>
                  <w:b/>
                  <w:color w:val="FFFFFF" w:themeColor="background1"/>
                </w:rPr>
                <w:t>Siebel Activity Status Update</w:t>
              </w:r>
              <w:r>
                <w:rPr>
                  <w:b/>
                  <w:color w:val="FFFFFF" w:themeColor="background1"/>
                </w:rPr>
                <w:t xml:space="preserve"> </w:t>
              </w:r>
            </w:ins>
            <w:ins w:id="2324" w:author="Mahesh Venumbaka" w:date="2015-07-23T12:09:00Z">
              <w:r w:rsidRPr="00FA6CCE">
                <w:rPr>
                  <w:b/>
                  <w:color w:val="FFFFFF" w:themeColor="background1"/>
                </w:rPr>
                <w:t>Process</w:t>
              </w:r>
            </w:ins>
          </w:p>
        </w:tc>
      </w:tr>
      <w:tr w:rsidR="00FA6CCE" w:rsidRPr="00BC5D51" w14:paraId="768E7CF7" w14:textId="77777777" w:rsidTr="00E52847">
        <w:trPr>
          <w:ins w:id="2325" w:author="Mahesh Venumbaka" w:date="2015-07-23T12:09:00Z"/>
        </w:trPr>
        <w:tc>
          <w:tcPr>
            <w:tcW w:w="1710" w:type="dxa"/>
          </w:tcPr>
          <w:p w14:paraId="6BD4765B" w14:textId="77777777" w:rsidR="00FA6CCE" w:rsidRPr="00BC5D51" w:rsidRDefault="00FA6CCE" w:rsidP="00E52847">
            <w:pPr>
              <w:spacing w:after="0" w:line="240" w:lineRule="auto"/>
              <w:jc w:val="left"/>
              <w:rPr>
                <w:ins w:id="2326" w:author="Mahesh Venumbaka" w:date="2015-07-23T12:09:00Z"/>
              </w:rPr>
            </w:pPr>
            <w:ins w:id="2327" w:author="Mahesh Venumbaka" w:date="2015-07-23T12:09:00Z">
              <w:r w:rsidRPr="00BC5D51">
                <w:t>Action taken by:</w:t>
              </w:r>
            </w:ins>
          </w:p>
        </w:tc>
        <w:tc>
          <w:tcPr>
            <w:tcW w:w="7380" w:type="dxa"/>
          </w:tcPr>
          <w:p w14:paraId="50CD7F03" w14:textId="3BC50A91" w:rsidR="00FA6CCE" w:rsidRPr="00BC5D51" w:rsidRDefault="003750D8" w:rsidP="00E52847">
            <w:pPr>
              <w:spacing w:after="0" w:line="240" w:lineRule="auto"/>
              <w:jc w:val="left"/>
              <w:rPr>
                <w:ins w:id="2328" w:author="Mahesh Venumbaka" w:date="2015-07-23T12:09:00Z"/>
              </w:rPr>
            </w:pPr>
            <w:ins w:id="2329" w:author="Mahesh Venumbaka" w:date="2015-07-24T16:19:00Z">
              <w:r>
                <w:t>Automatic</w:t>
              </w:r>
            </w:ins>
          </w:p>
        </w:tc>
      </w:tr>
      <w:tr w:rsidR="00FA6CCE" w:rsidRPr="00BC5D51" w14:paraId="156FDE88" w14:textId="77777777" w:rsidTr="00E52847">
        <w:trPr>
          <w:trHeight w:val="404"/>
          <w:ins w:id="2330" w:author="Mahesh Venumbaka" w:date="2015-07-23T12:09:00Z"/>
        </w:trPr>
        <w:tc>
          <w:tcPr>
            <w:tcW w:w="1710" w:type="dxa"/>
          </w:tcPr>
          <w:p w14:paraId="535CF8A1" w14:textId="77777777" w:rsidR="00FA6CCE" w:rsidRPr="00BC5D51" w:rsidRDefault="00FA6CCE" w:rsidP="00E52847">
            <w:pPr>
              <w:spacing w:after="0" w:line="240" w:lineRule="auto"/>
              <w:jc w:val="left"/>
              <w:rPr>
                <w:ins w:id="2331" w:author="Mahesh Venumbaka" w:date="2015-07-23T12:09:00Z"/>
              </w:rPr>
            </w:pPr>
            <w:ins w:id="2332" w:author="Mahesh Venumbaka" w:date="2015-07-23T12:09:00Z">
              <w:r w:rsidRPr="00BC5D51">
                <w:t>Interacting with:</w:t>
              </w:r>
            </w:ins>
          </w:p>
        </w:tc>
        <w:tc>
          <w:tcPr>
            <w:tcW w:w="7380" w:type="dxa"/>
          </w:tcPr>
          <w:p w14:paraId="30BB1DB8" w14:textId="030D7162" w:rsidR="00FA6CCE" w:rsidRPr="00BC5D51" w:rsidRDefault="00FA6CCE" w:rsidP="00FA6CCE">
            <w:pPr>
              <w:spacing w:after="0" w:line="240" w:lineRule="auto"/>
              <w:jc w:val="left"/>
              <w:rPr>
                <w:ins w:id="2333" w:author="Mahesh Venumbaka" w:date="2015-07-23T12:09:00Z"/>
              </w:rPr>
            </w:pPr>
            <w:ins w:id="2334" w:author="Mahesh Venumbaka" w:date="2015-07-23T12:10:00Z">
              <w:r>
                <w:t>Siebel</w:t>
              </w:r>
            </w:ins>
          </w:p>
        </w:tc>
      </w:tr>
      <w:tr w:rsidR="00FA6CCE" w:rsidRPr="00BC5D51" w14:paraId="21D156A0" w14:textId="77777777" w:rsidTr="00E52847">
        <w:trPr>
          <w:trHeight w:val="404"/>
          <w:ins w:id="2335" w:author="Mahesh Venumbaka" w:date="2015-07-23T12:09:00Z"/>
        </w:trPr>
        <w:tc>
          <w:tcPr>
            <w:tcW w:w="1710" w:type="dxa"/>
          </w:tcPr>
          <w:p w14:paraId="7FB8D434" w14:textId="77777777" w:rsidR="00FA6CCE" w:rsidRPr="00BC5D51" w:rsidRDefault="00FA6CCE" w:rsidP="00E52847">
            <w:pPr>
              <w:spacing w:after="0" w:line="240" w:lineRule="auto"/>
              <w:jc w:val="left"/>
              <w:rPr>
                <w:ins w:id="2336" w:author="Mahesh Venumbaka" w:date="2015-07-23T12:09:00Z"/>
              </w:rPr>
            </w:pPr>
            <w:ins w:id="2337" w:author="Mahesh Venumbaka" w:date="2015-07-23T12:09:00Z">
              <w:r w:rsidRPr="00BC5D51">
                <w:t>Description</w:t>
              </w:r>
            </w:ins>
          </w:p>
        </w:tc>
        <w:tc>
          <w:tcPr>
            <w:tcW w:w="7380" w:type="dxa"/>
          </w:tcPr>
          <w:p w14:paraId="6CA16CC8" w14:textId="77777777" w:rsidR="00FA6CCE" w:rsidRDefault="00FA6CCE" w:rsidP="00FA6CCE">
            <w:pPr>
              <w:spacing w:after="0" w:line="240" w:lineRule="auto"/>
              <w:jc w:val="left"/>
              <w:rPr>
                <w:ins w:id="2338" w:author="Mahesh Venumbaka" w:date="2015-07-23T12:10:00Z"/>
              </w:rPr>
            </w:pPr>
            <w:ins w:id="2339" w:author="Mahesh Venumbaka" w:date="2015-07-23T12:10:00Z">
              <w:r>
                <w:t>Following statuses are updated in Siebel</w:t>
              </w:r>
            </w:ins>
          </w:p>
          <w:p w14:paraId="07D730F7" w14:textId="77777777" w:rsidR="00FA6CCE" w:rsidRDefault="00FA6CCE" w:rsidP="00FA6CCE">
            <w:pPr>
              <w:spacing w:after="0" w:line="240" w:lineRule="auto"/>
              <w:jc w:val="left"/>
              <w:rPr>
                <w:ins w:id="2340" w:author="Mahesh Venumbaka" w:date="2015-07-23T12:10:00Z"/>
              </w:rPr>
            </w:pPr>
            <w:ins w:id="2341" w:author="Mahesh Venumbaka" w:date="2015-07-23T12:10:00Z">
              <w:r>
                <w:t>Activity Status: Open</w:t>
              </w:r>
            </w:ins>
          </w:p>
          <w:p w14:paraId="716DF15C" w14:textId="657E3464" w:rsidR="00FA6CCE" w:rsidRPr="00BC5D51" w:rsidRDefault="00FA6CCE" w:rsidP="00FA6CCE">
            <w:pPr>
              <w:spacing w:after="0" w:line="240" w:lineRule="auto"/>
              <w:jc w:val="left"/>
              <w:rPr>
                <w:ins w:id="2342" w:author="Mahesh Venumbaka" w:date="2015-07-23T12:09:00Z"/>
              </w:rPr>
            </w:pPr>
            <w:ins w:id="2343" w:author="Mahesh Venumbaka" w:date="2015-07-23T12:10:00Z">
              <w:r>
                <w:t>Activity Sub status :  Scheduled</w:t>
              </w:r>
            </w:ins>
          </w:p>
        </w:tc>
      </w:tr>
      <w:tr w:rsidR="00FA6CCE" w:rsidRPr="00BC5D51" w14:paraId="5F1756C4" w14:textId="77777777" w:rsidTr="00E52847">
        <w:trPr>
          <w:ins w:id="2344" w:author="Mahesh Venumbaka" w:date="2015-07-23T12:09:00Z"/>
        </w:trPr>
        <w:tc>
          <w:tcPr>
            <w:tcW w:w="1710" w:type="dxa"/>
          </w:tcPr>
          <w:p w14:paraId="76F509DE" w14:textId="77777777" w:rsidR="00FA6CCE" w:rsidRPr="00BC5D51" w:rsidRDefault="00FA6CCE" w:rsidP="00E52847">
            <w:pPr>
              <w:spacing w:after="0" w:line="240" w:lineRule="auto"/>
              <w:jc w:val="left"/>
              <w:rPr>
                <w:ins w:id="2345" w:author="Mahesh Venumbaka" w:date="2015-07-23T12:09:00Z"/>
              </w:rPr>
            </w:pPr>
            <w:ins w:id="2346" w:author="Mahesh Venumbaka" w:date="2015-07-23T12:09:00Z">
              <w:r w:rsidRPr="00BC5D51">
                <w:t>Task Status</w:t>
              </w:r>
            </w:ins>
          </w:p>
        </w:tc>
        <w:tc>
          <w:tcPr>
            <w:tcW w:w="7380" w:type="dxa"/>
          </w:tcPr>
          <w:p w14:paraId="3188905F" w14:textId="0CFB0F92" w:rsidR="00FA6CCE" w:rsidRPr="00BC5D51" w:rsidRDefault="00FA6CCE" w:rsidP="00E52847">
            <w:pPr>
              <w:spacing w:after="0" w:line="240" w:lineRule="auto"/>
              <w:jc w:val="left"/>
              <w:rPr>
                <w:ins w:id="2347" w:author="Mahesh Venumbaka" w:date="2015-07-23T12:09:00Z"/>
              </w:rPr>
            </w:pPr>
            <w:ins w:id="2348" w:author="Mahesh Venumbaka" w:date="2015-07-23T12:10:00Z">
              <w:r>
                <w:t>Assigned</w:t>
              </w:r>
            </w:ins>
          </w:p>
        </w:tc>
      </w:tr>
    </w:tbl>
    <w:p w14:paraId="1D687745" w14:textId="77777777" w:rsidR="00FA6CCE" w:rsidRDefault="00FA6CCE" w:rsidP="00FA6CCE">
      <w:pPr>
        <w:spacing w:after="0" w:line="240" w:lineRule="auto"/>
        <w:jc w:val="left"/>
        <w:rPr>
          <w:ins w:id="2349" w:author="Mahesh Venumbaka" w:date="2015-07-23T12:09:00Z"/>
        </w:rPr>
      </w:pPr>
    </w:p>
    <w:p w14:paraId="68FABEC1" w14:textId="2AD16719" w:rsidR="00FA6CCE" w:rsidRDefault="00FA6CCE" w:rsidP="00FA6CCE">
      <w:pPr>
        <w:pStyle w:val="Heading4"/>
        <w:rPr>
          <w:ins w:id="2350" w:author="Mahesh Venumbaka" w:date="2015-07-23T12:10:00Z"/>
        </w:rPr>
      </w:pPr>
      <w:ins w:id="2351" w:author="Mahesh Venumbaka" w:date="2015-07-23T12:10:00Z">
        <w:r w:rsidRPr="00BC5D51">
          <w:t xml:space="preserve">Activity: </w:t>
        </w:r>
      </w:ins>
      <w:ins w:id="2352" w:author="Mahesh Venumbaka" w:date="2015-07-23T12:11:00Z">
        <w:r w:rsidRPr="00FA6CCE">
          <w:t>Job Acknowledgement</w:t>
        </w:r>
        <w:r>
          <w:t xml:space="preserve"> </w:t>
        </w:r>
      </w:ins>
      <w:ins w:id="2353" w:author="Mahesh Venumbaka" w:date="2015-07-23T12:10:00Z">
        <w:r w:rsidRPr="00FA6CCE">
          <w:t>Process</w:t>
        </w:r>
      </w:ins>
    </w:p>
    <w:p w14:paraId="7674ED38" w14:textId="77777777" w:rsidR="00FA6CCE" w:rsidRDefault="00FA6CCE" w:rsidP="00FA6CCE">
      <w:pPr>
        <w:spacing w:after="0" w:line="240" w:lineRule="auto"/>
        <w:jc w:val="left"/>
        <w:rPr>
          <w:ins w:id="2354" w:author="Mahesh Venumbaka" w:date="2015-07-23T12:1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2848B136" w14:textId="77777777" w:rsidTr="00E52847">
        <w:trPr>
          <w:tblHeader/>
          <w:ins w:id="2355" w:author="Mahesh Venumbaka" w:date="2015-07-23T12:10:00Z"/>
        </w:trPr>
        <w:tc>
          <w:tcPr>
            <w:tcW w:w="1710" w:type="dxa"/>
            <w:shd w:val="clear" w:color="auto" w:fill="1F497D" w:themeFill="text2"/>
          </w:tcPr>
          <w:p w14:paraId="7EBD67E3" w14:textId="77777777" w:rsidR="00FA6CCE" w:rsidRPr="00A47B9B" w:rsidRDefault="00FA6CCE" w:rsidP="00E52847">
            <w:pPr>
              <w:spacing w:after="0" w:line="240" w:lineRule="auto"/>
              <w:jc w:val="left"/>
              <w:rPr>
                <w:ins w:id="2356" w:author="Mahesh Venumbaka" w:date="2015-07-23T12:10:00Z"/>
                <w:b/>
                <w:color w:val="FFFFFF" w:themeColor="background1"/>
              </w:rPr>
            </w:pPr>
            <w:ins w:id="2357" w:author="Mahesh Venumbaka" w:date="2015-07-23T12:10:00Z">
              <w:r w:rsidRPr="00A47B9B">
                <w:rPr>
                  <w:b/>
                  <w:color w:val="FFFFFF" w:themeColor="background1"/>
                </w:rPr>
                <w:t>Activity Name:</w:t>
              </w:r>
            </w:ins>
          </w:p>
        </w:tc>
        <w:tc>
          <w:tcPr>
            <w:tcW w:w="7380" w:type="dxa"/>
            <w:shd w:val="clear" w:color="auto" w:fill="1F497D" w:themeFill="text2"/>
          </w:tcPr>
          <w:p w14:paraId="43477B0E" w14:textId="19D503B5" w:rsidR="00FA6CCE" w:rsidRPr="00A47B9B" w:rsidRDefault="00FA6CCE" w:rsidP="00E52847">
            <w:pPr>
              <w:spacing w:after="0" w:line="240" w:lineRule="auto"/>
              <w:jc w:val="left"/>
              <w:rPr>
                <w:ins w:id="2358" w:author="Mahesh Venumbaka" w:date="2015-07-23T12:10:00Z"/>
                <w:b/>
                <w:color w:val="FFFFFF" w:themeColor="background1"/>
              </w:rPr>
            </w:pPr>
            <w:ins w:id="2359" w:author="Mahesh Venumbaka" w:date="2015-07-23T12:11:00Z">
              <w:r w:rsidRPr="00FA6CCE">
                <w:rPr>
                  <w:b/>
                  <w:color w:val="FFFFFF" w:themeColor="background1"/>
                </w:rPr>
                <w:t>Job Acknowledgement</w:t>
              </w:r>
              <w:r>
                <w:rPr>
                  <w:b/>
                  <w:color w:val="FFFFFF" w:themeColor="background1"/>
                </w:rPr>
                <w:t xml:space="preserve"> </w:t>
              </w:r>
            </w:ins>
            <w:ins w:id="2360" w:author="Mahesh Venumbaka" w:date="2015-07-23T12:10:00Z">
              <w:r w:rsidRPr="00FA6CCE">
                <w:rPr>
                  <w:b/>
                  <w:color w:val="FFFFFF" w:themeColor="background1"/>
                </w:rPr>
                <w:t>Process</w:t>
              </w:r>
            </w:ins>
          </w:p>
        </w:tc>
      </w:tr>
      <w:tr w:rsidR="00FA6CCE" w:rsidRPr="00BC5D51" w14:paraId="11407699" w14:textId="77777777" w:rsidTr="00E52847">
        <w:trPr>
          <w:ins w:id="2361" w:author="Mahesh Venumbaka" w:date="2015-07-23T12:10:00Z"/>
        </w:trPr>
        <w:tc>
          <w:tcPr>
            <w:tcW w:w="1710" w:type="dxa"/>
          </w:tcPr>
          <w:p w14:paraId="07C33864" w14:textId="77777777" w:rsidR="00FA6CCE" w:rsidRPr="00BC5D51" w:rsidRDefault="00FA6CCE" w:rsidP="00E52847">
            <w:pPr>
              <w:spacing w:after="0" w:line="240" w:lineRule="auto"/>
              <w:jc w:val="left"/>
              <w:rPr>
                <w:ins w:id="2362" w:author="Mahesh Venumbaka" w:date="2015-07-23T12:10:00Z"/>
              </w:rPr>
            </w:pPr>
            <w:ins w:id="2363" w:author="Mahesh Venumbaka" w:date="2015-07-23T12:10:00Z">
              <w:r w:rsidRPr="00BC5D51">
                <w:t>Action taken by:</w:t>
              </w:r>
            </w:ins>
          </w:p>
        </w:tc>
        <w:tc>
          <w:tcPr>
            <w:tcW w:w="7380" w:type="dxa"/>
          </w:tcPr>
          <w:p w14:paraId="67570AA6" w14:textId="2CFC0C96" w:rsidR="00FA6CCE" w:rsidRPr="00BC5D51" w:rsidRDefault="00FA6CCE" w:rsidP="00E52847">
            <w:pPr>
              <w:spacing w:after="0" w:line="240" w:lineRule="auto"/>
              <w:jc w:val="left"/>
              <w:rPr>
                <w:ins w:id="2364" w:author="Mahesh Venumbaka" w:date="2015-07-23T12:10:00Z"/>
              </w:rPr>
            </w:pPr>
            <w:ins w:id="2365" w:author="Mahesh Venumbaka" w:date="2015-07-23T12:11:00Z">
              <w:r>
                <w:t>Field Engineer</w:t>
              </w:r>
            </w:ins>
          </w:p>
        </w:tc>
      </w:tr>
      <w:tr w:rsidR="00FA6CCE" w:rsidRPr="00BC5D51" w14:paraId="2F25880D" w14:textId="77777777" w:rsidTr="00E52847">
        <w:trPr>
          <w:trHeight w:val="404"/>
          <w:ins w:id="2366" w:author="Mahesh Venumbaka" w:date="2015-07-23T12:10:00Z"/>
        </w:trPr>
        <w:tc>
          <w:tcPr>
            <w:tcW w:w="1710" w:type="dxa"/>
          </w:tcPr>
          <w:p w14:paraId="71127B75" w14:textId="77777777" w:rsidR="00FA6CCE" w:rsidRPr="00BC5D51" w:rsidRDefault="00FA6CCE" w:rsidP="00E52847">
            <w:pPr>
              <w:spacing w:after="0" w:line="240" w:lineRule="auto"/>
              <w:jc w:val="left"/>
              <w:rPr>
                <w:ins w:id="2367" w:author="Mahesh Venumbaka" w:date="2015-07-23T12:10:00Z"/>
              </w:rPr>
            </w:pPr>
            <w:ins w:id="2368" w:author="Mahesh Venumbaka" w:date="2015-07-23T12:10:00Z">
              <w:r w:rsidRPr="00BC5D51">
                <w:t>Interacting with:</w:t>
              </w:r>
            </w:ins>
          </w:p>
        </w:tc>
        <w:tc>
          <w:tcPr>
            <w:tcW w:w="7380" w:type="dxa"/>
          </w:tcPr>
          <w:p w14:paraId="6D173A54" w14:textId="74CC37BF" w:rsidR="00FA6CCE" w:rsidRPr="00BC5D51" w:rsidRDefault="00FA6CCE" w:rsidP="00E52847">
            <w:pPr>
              <w:spacing w:after="0" w:line="240" w:lineRule="auto"/>
              <w:jc w:val="left"/>
              <w:rPr>
                <w:ins w:id="2369" w:author="Mahesh Venumbaka" w:date="2015-07-23T12:10:00Z"/>
              </w:rPr>
            </w:pPr>
            <w:ins w:id="2370" w:author="Mahesh Venumbaka" w:date="2015-07-23T12:11:00Z">
              <w:r>
                <w:t>Click Schedule, Click Mobile, SDT Assign</w:t>
              </w:r>
            </w:ins>
          </w:p>
        </w:tc>
      </w:tr>
      <w:tr w:rsidR="00FA6CCE" w:rsidRPr="00BC5D51" w14:paraId="48A72B82" w14:textId="77777777" w:rsidTr="00E52847">
        <w:trPr>
          <w:trHeight w:val="404"/>
          <w:ins w:id="2371" w:author="Mahesh Venumbaka" w:date="2015-07-23T12:10:00Z"/>
        </w:trPr>
        <w:tc>
          <w:tcPr>
            <w:tcW w:w="1710" w:type="dxa"/>
          </w:tcPr>
          <w:p w14:paraId="4DE124FA" w14:textId="77777777" w:rsidR="00FA6CCE" w:rsidRPr="00BC5D51" w:rsidRDefault="00FA6CCE" w:rsidP="00E52847">
            <w:pPr>
              <w:spacing w:after="0" w:line="240" w:lineRule="auto"/>
              <w:jc w:val="left"/>
              <w:rPr>
                <w:ins w:id="2372" w:author="Mahesh Venumbaka" w:date="2015-07-23T12:10:00Z"/>
              </w:rPr>
            </w:pPr>
            <w:ins w:id="2373" w:author="Mahesh Venumbaka" w:date="2015-07-23T12:10:00Z">
              <w:r w:rsidRPr="00BC5D51">
                <w:t>Description</w:t>
              </w:r>
            </w:ins>
          </w:p>
        </w:tc>
        <w:tc>
          <w:tcPr>
            <w:tcW w:w="7380" w:type="dxa"/>
          </w:tcPr>
          <w:p w14:paraId="09D23421" w14:textId="7A2729DF" w:rsidR="00FA6CCE" w:rsidRDefault="00FA6CCE" w:rsidP="00C84A03">
            <w:pPr>
              <w:pStyle w:val="ListParagraph"/>
              <w:numPr>
                <w:ilvl w:val="0"/>
                <w:numId w:val="102"/>
              </w:numPr>
              <w:spacing w:after="0" w:line="240" w:lineRule="auto"/>
              <w:jc w:val="left"/>
              <w:rPr>
                <w:ins w:id="2374" w:author="Mahesh Venumbaka" w:date="2015-07-23T12:12:00Z"/>
              </w:rPr>
            </w:pPr>
            <w:ins w:id="2375" w:author="Mahesh Venumbaka" w:date="2015-07-23T12:12:00Z">
              <w:r w:rsidRPr="00FA6CCE">
                <w:t>Engineer Acknowledges the job</w:t>
              </w:r>
              <w:r>
                <w:t xml:space="preserve"> in Click Mobile</w:t>
              </w:r>
            </w:ins>
            <w:ins w:id="2376" w:author="Mahesh Venumbaka" w:date="2015-07-23T12:20:00Z">
              <w:r w:rsidR="0039631C">
                <w:t xml:space="preserve"> and changes the status to </w:t>
              </w:r>
            </w:ins>
            <w:ins w:id="2377" w:author="Mahesh Venumbaka" w:date="2015-07-24T16:22:00Z">
              <w:r w:rsidR="00C84A03" w:rsidRPr="00FA6CCE">
                <w:t>Acknowledge</w:t>
              </w:r>
              <w:r w:rsidR="00C84A03">
                <w:t>d</w:t>
              </w:r>
            </w:ins>
          </w:p>
          <w:p w14:paraId="430F7969" w14:textId="44FDFBCB" w:rsidR="00FA6CCE" w:rsidRDefault="00FA6CCE" w:rsidP="00C84A03">
            <w:pPr>
              <w:pStyle w:val="ListParagraph"/>
              <w:numPr>
                <w:ilvl w:val="0"/>
                <w:numId w:val="102"/>
              </w:numPr>
              <w:spacing w:after="0" w:line="240" w:lineRule="auto"/>
              <w:jc w:val="left"/>
              <w:rPr>
                <w:ins w:id="2378" w:author="Mahesh Venumbaka" w:date="2015-07-23T12:12:00Z"/>
              </w:rPr>
            </w:pPr>
            <w:ins w:id="2379" w:author="Mahesh Venumbaka" w:date="2015-07-23T12:12:00Z">
              <w:r w:rsidRPr="00FA6CCE">
                <w:t>XML files to be placed in the GE FTP folder (all engineer/job assignment data would be part of this)</w:t>
              </w:r>
              <w:r>
                <w:t xml:space="preserve"> by Click Software</w:t>
              </w:r>
            </w:ins>
          </w:p>
          <w:p w14:paraId="3152983D" w14:textId="7214E89A" w:rsidR="00FA6CCE" w:rsidRPr="00BC5D51" w:rsidRDefault="00C84A03" w:rsidP="00C84A03">
            <w:pPr>
              <w:pStyle w:val="ListParagraph"/>
              <w:numPr>
                <w:ilvl w:val="0"/>
                <w:numId w:val="102"/>
              </w:numPr>
              <w:spacing w:after="0" w:line="240" w:lineRule="auto"/>
              <w:jc w:val="left"/>
              <w:rPr>
                <w:ins w:id="2380" w:author="Mahesh Venumbaka" w:date="2015-07-23T12:10:00Z"/>
              </w:rPr>
            </w:pPr>
            <w:ins w:id="2381" w:author="Mahesh Venumbaka" w:date="2015-07-24T16:24:00Z">
              <w:r>
                <w:t xml:space="preserve">Task </w:t>
              </w:r>
            </w:ins>
            <w:ins w:id="2382" w:author="Mahesh Venumbaka" w:date="2015-07-23T12:12:00Z">
              <w:r w:rsidR="00FA6CCE" w:rsidRPr="00FA6CCE">
                <w:t>Details are updated in the activity of the Siebel SR</w:t>
              </w:r>
              <w:r w:rsidR="00FA6CCE">
                <w:t xml:space="preserve"> by SDT Assign</w:t>
              </w:r>
            </w:ins>
          </w:p>
        </w:tc>
      </w:tr>
      <w:tr w:rsidR="00FA6CCE" w:rsidRPr="00BC5D51" w14:paraId="17E56D37" w14:textId="77777777" w:rsidTr="00E52847">
        <w:trPr>
          <w:ins w:id="2383" w:author="Mahesh Venumbaka" w:date="2015-07-23T12:10:00Z"/>
        </w:trPr>
        <w:tc>
          <w:tcPr>
            <w:tcW w:w="1710" w:type="dxa"/>
          </w:tcPr>
          <w:p w14:paraId="503D01C7" w14:textId="77777777" w:rsidR="00FA6CCE" w:rsidRPr="00BC5D51" w:rsidRDefault="00FA6CCE" w:rsidP="00E52847">
            <w:pPr>
              <w:spacing w:after="0" w:line="240" w:lineRule="auto"/>
              <w:jc w:val="left"/>
              <w:rPr>
                <w:ins w:id="2384" w:author="Mahesh Venumbaka" w:date="2015-07-23T12:10:00Z"/>
              </w:rPr>
            </w:pPr>
            <w:ins w:id="2385" w:author="Mahesh Venumbaka" w:date="2015-07-23T12:10:00Z">
              <w:r w:rsidRPr="00BC5D51">
                <w:t>Task Status</w:t>
              </w:r>
            </w:ins>
          </w:p>
        </w:tc>
        <w:tc>
          <w:tcPr>
            <w:tcW w:w="7380" w:type="dxa"/>
          </w:tcPr>
          <w:p w14:paraId="4F7A0A2E" w14:textId="1C66CE8F" w:rsidR="00FA6CCE" w:rsidRPr="00BC5D51" w:rsidRDefault="00C10410" w:rsidP="00E52847">
            <w:pPr>
              <w:spacing w:after="0" w:line="240" w:lineRule="auto"/>
              <w:jc w:val="left"/>
              <w:rPr>
                <w:ins w:id="2386" w:author="Mahesh Venumbaka" w:date="2015-07-23T12:10:00Z"/>
              </w:rPr>
            </w:pPr>
            <w:ins w:id="2387" w:author="Mahesh Venumbaka" w:date="2015-07-23T12:35:00Z">
              <w:r w:rsidRPr="00FA6CCE">
                <w:t>Acknowledge</w:t>
              </w:r>
              <w:r>
                <w:t>d</w:t>
              </w:r>
            </w:ins>
          </w:p>
        </w:tc>
      </w:tr>
    </w:tbl>
    <w:p w14:paraId="722BA4D7" w14:textId="77777777" w:rsidR="00FA6CCE" w:rsidRDefault="00FA6CCE" w:rsidP="00A577CF">
      <w:pPr>
        <w:spacing w:after="0" w:line="240" w:lineRule="auto"/>
        <w:jc w:val="left"/>
        <w:rPr>
          <w:ins w:id="2388" w:author="Mahesh Venumbaka" w:date="2015-07-23T12:03:00Z"/>
        </w:rPr>
      </w:pPr>
    </w:p>
    <w:p w14:paraId="18CCA015" w14:textId="77777777" w:rsidR="00FA6CCE" w:rsidRDefault="00FA6CCE" w:rsidP="009A52C8">
      <w:pPr>
        <w:pStyle w:val="Heading4"/>
        <w:rPr>
          <w:ins w:id="2389" w:author="Mahesh Venumbaka" w:date="2015-07-23T12:13:00Z"/>
        </w:rPr>
      </w:pPr>
      <w:ins w:id="2390" w:author="Mahesh Venumbaka" w:date="2015-07-23T12:13:00Z">
        <w:r w:rsidRPr="00BC5D51">
          <w:lastRenderedPageBreak/>
          <w:t xml:space="preserve">Activity: </w:t>
        </w:r>
        <w:r w:rsidRPr="00FA6CCE">
          <w:t>Siebel Activity Status Update</w:t>
        </w:r>
        <w:r>
          <w:t xml:space="preserve"> </w:t>
        </w:r>
        <w:r w:rsidRPr="00FA6CCE">
          <w:t>Process</w:t>
        </w:r>
      </w:ins>
    </w:p>
    <w:p w14:paraId="7D26083D" w14:textId="77777777" w:rsidR="00FA6CCE" w:rsidRDefault="00FA6CCE" w:rsidP="00FA6CCE">
      <w:pPr>
        <w:spacing w:after="0" w:line="240" w:lineRule="auto"/>
        <w:jc w:val="left"/>
        <w:rPr>
          <w:ins w:id="2391" w:author="Mahesh Venumbaka" w:date="2015-07-23T12:1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22007A17" w14:textId="77777777" w:rsidTr="00E52847">
        <w:trPr>
          <w:tblHeader/>
          <w:ins w:id="2392" w:author="Mahesh Venumbaka" w:date="2015-07-23T12:13:00Z"/>
        </w:trPr>
        <w:tc>
          <w:tcPr>
            <w:tcW w:w="1710" w:type="dxa"/>
            <w:shd w:val="clear" w:color="auto" w:fill="1F497D" w:themeFill="text2"/>
          </w:tcPr>
          <w:p w14:paraId="3716F85C" w14:textId="77777777" w:rsidR="00FA6CCE" w:rsidRPr="00A47B9B" w:rsidRDefault="00FA6CCE" w:rsidP="00E52847">
            <w:pPr>
              <w:spacing w:after="0" w:line="240" w:lineRule="auto"/>
              <w:jc w:val="left"/>
              <w:rPr>
                <w:ins w:id="2393" w:author="Mahesh Venumbaka" w:date="2015-07-23T12:13:00Z"/>
                <w:b/>
                <w:color w:val="FFFFFF" w:themeColor="background1"/>
              </w:rPr>
            </w:pPr>
            <w:ins w:id="2394" w:author="Mahesh Venumbaka" w:date="2015-07-23T12:13:00Z">
              <w:r w:rsidRPr="00A47B9B">
                <w:rPr>
                  <w:b/>
                  <w:color w:val="FFFFFF" w:themeColor="background1"/>
                </w:rPr>
                <w:t>Activity Name:</w:t>
              </w:r>
            </w:ins>
          </w:p>
        </w:tc>
        <w:tc>
          <w:tcPr>
            <w:tcW w:w="7380" w:type="dxa"/>
            <w:shd w:val="clear" w:color="auto" w:fill="1F497D" w:themeFill="text2"/>
          </w:tcPr>
          <w:p w14:paraId="07429FFE" w14:textId="77777777" w:rsidR="00FA6CCE" w:rsidRPr="00A47B9B" w:rsidRDefault="00FA6CCE" w:rsidP="00E52847">
            <w:pPr>
              <w:spacing w:after="0" w:line="240" w:lineRule="auto"/>
              <w:jc w:val="left"/>
              <w:rPr>
                <w:ins w:id="2395" w:author="Mahesh Venumbaka" w:date="2015-07-23T12:13:00Z"/>
                <w:b/>
                <w:color w:val="FFFFFF" w:themeColor="background1"/>
              </w:rPr>
            </w:pPr>
            <w:ins w:id="2396" w:author="Mahesh Venumbaka" w:date="2015-07-23T12:13:00Z">
              <w:r w:rsidRPr="00FA6CCE">
                <w:rPr>
                  <w:b/>
                  <w:color w:val="FFFFFF" w:themeColor="background1"/>
                </w:rPr>
                <w:t>Siebel Activity Status Update</w:t>
              </w:r>
              <w:r>
                <w:rPr>
                  <w:b/>
                  <w:color w:val="FFFFFF" w:themeColor="background1"/>
                </w:rPr>
                <w:t xml:space="preserve"> </w:t>
              </w:r>
              <w:r w:rsidRPr="00FA6CCE">
                <w:rPr>
                  <w:b/>
                  <w:color w:val="FFFFFF" w:themeColor="background1"/>
                </w:rPr>
                <w:t>Process</w:t>
              </w:r>
            </w:ins>
          </w:p>
        </w:tc>
      </w:tr>
      <w:tr w:rsidR="00FA6CCE" w:rsidRPr="00BC5D51" w14:paraId="4C54EB15" w14:textId="77777777" w:rsidTr="00E52847">
        <w:trPr>
          <w:ins w:id="2397" w:author="Mahesh Venumbaka" w:date="2015-07-23T12:13:00Z"/>
        </w:trPr>
        <w:tc>
          <w:tcPr>
            <w:tcW w:w="1710" w:type="dxa"/>
          </w:tcPr>
          <w:p w14:paraId="07587B48" w14:textId="77777777" w:rsidR="00FA6CCE" w:rsidRPr="00BC5D51" w:rsidRDefault="00FA6CCE" w:rsidP="00E52847">
            <w:pPr>
              <w:spacing w:after="0" w:line="240" w:lineRule="auto"/>
              <w:jc w:val="left"/>
              <w:rPr>
                <w:ins w:id="2398" w:author="Mahesh Venumbaka" w:date="2015-07-23T12:13:00Z"/>
              </w:rPr>
            </w:pPr>
            <w:ins w:id="2399" w:author="Mahesh Venumbaka" w:date="2015-07-23T12:13:00Z">
              <w:r w:rsidRPr="00BC5D51">
                <w:t>Action taken by:</w:t>
              </w:r>
            </w:ins>
          </w:p>
        </w:tc>
        <w:tc>
          <w:tcPr>
            <w:tcW w:w="7380" w:type="dxa"/>
          </w:tcPr>
          <w:p w14:paraId="687E321A" w14:textId="18E40606" w:rsidR="00FA6CCE" w:rsidRPr="00BC5D51" w:rsidRDefault="0091722F" w:rsidP="00E52847">
            <w:pPr>
              <w:spacing w:after="0" w:line="240" w:lineRule="auto"/>
              <w:jc w:val="left"/>
              <w:rPr>
                <w:ins w:id="2400" w:author="Mahesh Venumbaka" w:date="2015-07-23T12:13:00Z"/>
              </w:rPr>
            </w:pPr>
            <w:ins w:id="2401" w:author="Mahesh Venumbaka" w:date="2015-07-24T16:25:00Z">
              <w:r>
                <w:t>Automatic</w:t>
              </w:r>
            </w:ins>
          </w:p>
        </w:tc>
      </w:tr>
      <w:tr w:rsidR="00FA6CCE" w:rsidRPr="00BC5D51" w14:paraId="2C6956F8" w14:textId="77777777" w:rsidTr="00E52847">
        <w:trPr>
          <w:trHeight w:val="404"/>
          <w:ins w:id="2402" w:author="Mahesh Venumbaka" w:date="2015-07-23T12:13:00Z"/>
        </w:trPr>
        <w:tc>
          <w:tcPr>
            <w:tcW w:w="1710" w:type="dxa"/>
          </w:tcPr>
          <w:p w14:paraId="70CB6416" w14:textId="77777777" w:rsidR="00FA6CCE" w:rsidRPr="00BC5D51" w:rsidRDefault="00FA6CCE" w:rsidP="00E52847">
            <w:pPr>
              <w:spacing w:after="0" w:line="240" w:lineRule="auto"/>
              <w:jc w:val="left"/>
              <w:rPr>
                <w:ins w:id="2403" w:author="Mahesh Venumbaka" w:date="2015-07-23T12:13:00Z"/>
              </w:rPr>
            </w:pPr>
            <w:ins w:id="2404" w:author="Mahesh Venumbaka" w:date="2015-07-23T12:13:00Z">
              <w:r w:rsidRPr="00BC5D51">
                <w:t>Interacting with:</w:t>
              </w:r>
            </w:ins>
          </w:p>
        </w:tc>
        <w:tc>
          <w:tcPr>
            <w:tcW w:w="7380" w:type="dxa"/>
          </w:tcPr>
          <w:p w14:paraId="45CB8991" w14:textId="77777777" w:rsidR="00FA6CCE" w:rsidRPr="00BC5D51" w:rsidRDefault="00FA6CCE" w:rsidP="00E52847">
            <w:pPr>
              <w:spacing w:after="0" w:line="240" w:lineRule="auto"/>
              <w:jc w:val="left"/>
              <w:rPr>
                <w:ins w:id="2405" w:author="Mahesh Venumbaka" w:date="2015-07-23T12:13:00Z"/>
              </w:rPr>
            </w:pPr>
            <w:ins w:id="2406" w:author="Mahesh Venumbaka" w:date="2015-07-23T12:13:00Z">
              <w:r>
                <w:t>Siebel</w:t>
              </w:r>
            </w:ins>
          </w:p>
        </w:tc>
      </w:tr>
      <w:tr w:rsidR="00FA6CCE" w:rsidRPr="00BC5D51" w14:paraId="16C3E164" w14:textId="77777777" w:rsidTr="00E52847">
        <w:trPr>
          <w:trHeight w:val="404"/>
          <w:ins w:id="2407" w:author="Mahesh Venumbaka" w:date="2015-07-23T12:13:00Z"/>
        </w:trPr>
        <w:tc>
          <w:tcPr>
            <w:tcW w:w="1710" w:type="dxa"/>
          </w:tcPr>
          <w:p w14:paraId="603A3305" w14:textId="77777777" w:rsidR="00FA6CCE" w:rsidRPr="00BC5D51" w:rsidRDefault="00FA6CCE" w:rsidP="00E52847">
            <w:pPr>
              <w:spacing w:after="0" w:line="240" w:lineRule="auto"/>
              <w:jc w:val="left"/>
              <w:rPr>
                <w:ins w:id="2408" w:author="Mahesh Venumbaka" w:date="2015-07-23T12:13:00Z"/>
              </w:rPr>
            </w:pPr>
            <w:ins w:id="2409" w:author="Mahesh Venumbaka" w:date="2015-07-23T12:13:00Z">
              <w:r w:rsidRPr="00BC5D51">
                <w:t>Description</w:t>
              </w:r>
            </w:ins>
          </w:p>
        </w:tc>
        <w:tc>
          <w:tcPr>
            <w:tcW w:w="7380" w:type="dxa"/>
          </w:tcPr>
          <w:p w14:paraId="7F5510E0" w14:textId="77777777" w:rsidR="00FA6CCE" w:rsidRDefault="00FA6CCE" w:rsidP="00FA6CCE">
            <w:pPr>
              <w:spacing w:after="0" w:line="240" w:lineRule="auto"/>
              <w:jc w:val="left"/>
              <w:rPr>
                <w:ins w:id="2410" w:author="Mahesh Venumbaka" w:date="2015-07-23T12:13:00Z"/>
              </w:rPr>
            </w:pPr>
            <w:ins w:id="2411" w:author="Mahesh Venumbaka" w:date="2015-07-23T12:13:00Z">
              <w:r>
                <w:t>Following statuses are updated in Siebel</w:t>
              </w:r>
            </w:ins>
          </w:p>
          <w:p w14:paraId="7D755702" w14:textId="77777777" w:rsidR="00FA6CCE" w:rsidRDefault="00FA6CCE" w:rsidP="00FA6CCE">
            <w:pPr>
              <w:spacing w:after="0" w:line="240" w:lineRule="auto"/>
              <w:jc w:val="left"/>
              <w:rPr>
                <w:ins w:id="2412" w:author="Mahesh Venumbaka" w:date="2015-07-23T12:13:00Z"/>
              </w:rPr>
            </w:pPr>
            <w:ins w:id="2413" w:author="Mahesh Venumbaka" w:date="2015-07-23T12:13:00Z">
              <w:r>
                <w:t>Activity Status: Scheduled</w:t>
              </w:r>
            </w:ins>
          </w:p>
          <w:p w14:paraId="367DE4EB" w14:textId="1997EED3" w:rsidR="00FA6CCE" w:rsidRPr="00BC5D51" w:rsidRDefault="00FA6CCE" w:rsidP="00FA6CCE">
            <w:pPr>
              <w:spacing w:after="0" w:line="240" w:lineRule="auto"/>
              <w:jc w:val="left"/>
              <w:rPr>
                <w:ins w:id="2414" w:author="Mahesh Venumbaka" w:date="2015-07-23T12:13:00Z"/>
              </w:rPr>
            </w:pPr>
            <w:ins w:id="2415" w:author="Mahesh Venumbaka" w:date="2015-07-23T12:13:00Z">
              <w:r>
                <w:t>Activity Sub status :  NULL</w:t>
              </w:r>
            </w:ins>
          </w:p>
        </w:tc>
      </w:tr>
      <w:tr w:rsidR="00FA6CCE" w:rsidRPr="00BC5D51" w14:paraId="1E60EB77" w14:textId="77777777" w:rsidTr="00E52847">
        <w:trPr>
          <w:ins w:id="2416" w:author="Mahesh Venumbaka" w:date="2015-07-23T12:13:00Z"/>
        </w:trPr>
        <w:tc>
          <w:tcPr>
            <w:tcW w:w="1710" w:type="dxa"/>
          </w:tcPr>
          <w:p w14:paraId="73AA80E2" w14:textId="77777777" w:rsidR="00FA6CCE" w:rsidRPr="00BC5D51" w:rsidRDefault="00FA6CCE" w:rsidP="00E52847">
            <w:pPr>
              <w:spacing w:after="0" w:line="240" w:lineRule="auto"/>
              <w:jc w:val="left"/>
              <w:rPr>
                <w:ins w:id="2417" w:author="Mahesh Venumbaka" w:date="2015-07-23T12:13:00Z"/>
              </w:rPr>
            </w:pPr>
            <w:ins w:id="2418" w:author="Mahesh Venumbaka" w:date="2015-07-23T12:13:00Z">
              <w:r w:rsidRPr="00BC5D51">
                <w:t>Task Status</w:t>
              </w:r>
            </w:ins>
          </w:p>
        </w:tc>
        <w:tc>
          <w:tcPr>
            <w:tcW w:w="7380" w:type="dxa"/>
          </w:tcPr>
          <w:p w14:paraId="6F1F49D9" w14:textId="28F14AB0" w:rsidR="00FA6CCE" w:rsidRPr="00BC5D51" w:rsidRDefault="00C10410" w:rsidP="00E52847">
            <w:pPr>
              <w:spacing w:after="0" w:line="240" w:lineRule="auto"/>
              <w:jc w:val="left"/>
              <w:rPr>
                <w:ins w:id="2419" w:author="Mahesh Venumbaka" w:date="2015-07-23T12:13:00Z"/>
              </w:rPr>
            </w:pPr>
            <w:ins w:id="2420" w:author="Mahesh Venumbaka" w:date="2015-07-23T12:35:00Z">
              <w:r w:rsidRPr="00FA6CCE">
                <w:t>Acknowledge</w:t>
              </w:r>
              <w:r>
                <w:t>d</w:t>
              </w:r>
            </w:ins>
          </w:p>
        </w:tc>
      </w:tr>
    </w:tbl>
    <w:p w14:paraId="376F8B86" w14:textId="77777777" w:rsidR="00FA6CCE" w:rsidRDefault="00FA6CCE" w:rsidP="00A577CF">
      <w:pPr>
        <w:spacing w:after="0" w:line="240" w:lineRule="auto"/>
        <w:jc w:val="left"/>
        <w:rPr>
          <w:ins w:id="2421" w:author="Mahesh Venumbaka" w:date="2015-07-23T12:01:00Z"/>
        </w:rPr>
      </w:pPr>
    </w:p>
    <w:p w14:paraId="3C443262" w14:textId="1206B200" w:rsidR="00FA6CCE" w:rsidRDefault="00FA6CCE" w:rsidP="009A52C8">
      <w:pPr>
        <w:pStyle w:val="Heading4"/>
        <w:rPr>
          <w:ins w:id="2422" w:author="Mahesh Venumbaka" w:date="2015-07-23T12:13:00Z"/>
        </w:rPr>
      </w:pPr>
      <w:ins w:id="2423" w:author="Mahesh Venumbaka" w:date="2015-07-23T12:13:00Z">
        <w:r w:rsidRPr="00BC5D51">
          <w:t xml:space="preserve">Activity: </w:t>
        </w:r>
        <w:r>
          <w:t xml:space="preserve">Engineer </w:t>
        </w:r>
        <w:r w:rsidRPr="00FA6CCE">
          <w:t>Enroute to Job</w:t>
        </w:r>
        <w:r>
          <w:t xml:space="preserve"> </w:t>
        </w:r>
        <w:r w:rsidRPr="00FA6CCE">
          <w:t>Process</w:t>
        </w:r>
      </w:ins>
    </w:p>
    <w:p w14:paraId="1F4DB311" w14:textId="77777777" w:rsidR="00FA6CCE" w:rsidRDefault="00FA6CCE" w:rsidP="00FA6CCE">
      <w:pPr>
        <w:spacing w:after="0" w:line="240" w:lineRule="auto"/>
        <w:jc w:val="left"/>
        <w:rPr>
          <w:ins w:id="2424" w:author="Mahesh Venumbaka" w:date="2015-07-23T12:1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488773CC" w14:textId="77777777" w:rsidTr="00E52847">
        <w:trPr>
          <w:tblHeader/>
          <w:ins w:id="2425" w:author="Mahesh Venumbaka" w:date="2015-07-23T12:13:00Z"/>
        </w:trPr>
        <w:tc>
          <w:tcPr>
            <w:tcW w:w="1710" w:type="dxa"/>
            <w:shd w:val="clear" w:color="auto" w:fill="1F497D" w:themeFill="text2"/>
          </w:tcPr>
          <w:p w14:paraId="02DB6860" w14:textId="77777777" w:rsidR="00FA6CCE" w:rsidRPr="00A47B9B" w:rsidRDefault="00FA6CCE" w:rsidP="00E52847">
            <w:pPr>
              <w:spacing w:after="0" w:line="240" w:lineRule="auto"/>
              <w:jc w:val="left"/>
              <w:rPr>
                <w:ins w:id="2426" w:author="Mahesh Venumbaka" w:date="2015-07-23T12:13:00Z"/>
                <w:b/>
                <w:color w:val="FFFFFF" w:themeColor="background1"/>
              </w:rPr>
            </w:pPr>
            <w:ins w:id="2427" w:author="Mahesh Venumbaka" w:date="2015-07-23T12:13:00Z">
              <w:r w:rsidRPr="00A47B9B">
                <w:rPr>
                  <w:b/>
                  <w:color w:val="FFFFFF" w:themeColor="background1"/>
                </w:rPr>
                <w:t>Activity Name:</w:t>
              </w:r>
            </w:ins>
          </w:p>
        </w:tc>
        <w:tc>
          <w:tcPr>
            <w:tcW w:w="7380" w:type="dxa"/>
            <w:shd w:val="clear" w:color="auto" w:fill="1F497D" w:themeFill="text2"/>
          </w:tcPr>
          <w:p w14:paraId="363FCC25" w14:textId="15E88D67" w:rsidR="00FA6CCE" w:rsidRPr="00A47B9B" w:rsidRDefault="00FA6CCE" w:rsidP="00E52847">
            <w:pPr>
              <w:spacing w:after="0" w:line="240" w:lineRule="auto"/>
              <w:jc w:val="left"/>
              <w:rPr>
                <w:ins w:id="2428" w:author="Mahesh Venumbaka" w:date="2015-07-23T12:13:00Z"/>
                <w:b/>
                <w:color w:val="FFFFFF" w:themeColor="background1"/>
              </w:rPr>
            </w:pPr>
            <w:ins w:id="2429" w:author="Mahesh Venumbaka" w:date="2015-07-23T12:13:00Z">
              <w:r w:rsidRPr="00FA6CCE">
                <w:rPr>
                  <w:b/>
                  <w:color w:val="FFFFFF" w:themeColor="background1"/>
                </w:rPr>
                <w:t>Enroute to Job</w:t>
              </w:r>
            </w:ins>
            <w:ins w:id="2430" w:author="Mahesh Venumbaka" w:date="2015-07-23T12:14:00Z">
              <w:r>
                <w:rPr>
                  <w:b/>
                  <w:color w:val="FFFFFF" w:themeColor="background1"/>
                </w:rPr>
                <w:t xml:space="preserve"> </w:t>
              </w:r>
            </w:ins>
            <w:ins w:id="2431" w:author="Mahesh Venumbaka" w:date="2015-07-23T12:13:00Z">
              <w:r w:rsidRPr="00FA6CCE">
                <w:rPr>
                  <w:b/>
                  <w:color w:val="FFFFFF" w:themeColor="background1"/>
                </w:rPr>
                <w:t>Process</w:t>
              </w:r>
            </w:ins>
          </w:p>
        </w:tc>
      </w:tr>
      <w:tr w:rsidR="00FA6CCE" w:rsidRPr="00BC5D51" w14:paraId="78F399F0" w14:textId="77777777" w:rsidTr="00E52847">
        <w:trPr>
          <w:ins w:id="2432" w:author="Mahesh Venumbaka" w:date="2015-07-23T12:13:00Z"/>
        </w:trPr>
        <w:tc>
          <w:tcPr>
            <w:tcW w:w="1710" w:type="dxa"/>
          </w:tcPr>
          <w:p w14:paraId="0F72271D" w14:textId="77777777" w:rsidR="00FA6CCE" w:rsidRPr="00BC5D51" w:rsidRDefault="00FA6CCE" w:rsidP="00E52847">
            <w:pPr>
              <w:spacing w:after="0" w:line="240" w:lineRule="auto"/>
              <w:jc w:val="left"/>
              <w:rPr>
                <w:ins w:id="2433" w:author="Mahesh Venumbaka" w:date="2015-07-23T12:13:00Z"/>
              </w:rPr>
            </w:pPr>
            <w:ins w:id="2434" w:author="Mahesh Venumbaka" w:date="2015-07-23T12:13:00Z">
              <w:r w:rsidRPr="00BC5D51">
                <w:t>Action taken by:</w:t>
              </w:r>
            </w:ins>
          </w:p>
        </w:tc>
        <w:tc>
          <w:tcPr>
            <w:tcW w:w="7380" w:type="dxa"/>
          </w:tcPr>
          <w:p w14:paraId="29533A62" w14:textId="7872AEB1" w:rsidR="00FA6CCE" w:rsidRPr="00BC5D51" w:rsidRDefault="00FA6CCE" w:rsidP="00E52847">
            <w:pPr>
              <w:spacing w:after="0" w:line="240" w:lineRule="auto"/>
              <w:jc w:val="left"/>
              <w:rPr>
                <w:ins w:id="2435" w:author="Mahesh Venumbaka" w:date="2015-07-23T12:13:00Z"/>
              </w:rPr>
            </w:pPr>
            <w:ins w:id="2436" w:author="Mahesh Venumbaka" w:date="2015-07-23T12:14:00Z">
              <w:r>
                <w:t>Engineer</w:t>
              </w:r>
            </w:ins>
          </w:p>
        </w:tc>
      </w:tr>
      <w:tr w:rsidR="00FA6CCE" w:rsidRPr="00BC5D51" w14:paraId="2C92087F" w14:textId="77777777" w:rsidTr="00E52847">
        <w:trPr>
          <w:trHeight w:val="404"/>
          <w:ins w:id="2437" w:author="Mahesh Venumbaka" w:date="2015-07-23T12:13:00Z"/>
        </w:trPr>
        <w:tc>
          <w:tcPr>
            <w:tcW w:w="1710" w:type="dxa"/>
          </w:tcPr>
          <w:p w14:paraId="3465924F" w14:textId="77777777" w:rsidR="00FA6CCE" w:rsidRPr="00BC5D51" w:rsidRDefault="00FA6CCE" w:rsidP="00E52847">
            <w:pPr>
              <w:spacing w:after="0" w:line="240" w:lineRule="auto"/>
              <w:jc w:val="left"/>
              <w:rPr>
                <w:ins w:id="2438" w:author="Mahesh Venumbaka" w:date="2015-07-23T12:13:00Z"/>
              </w:rPr>
            </w:pPr>
            <w:ins w:id="2439" w:author="Mahesh Venumbaka" w:date="2015-07-23T12:13:00Z">
              <w:r w:rsidRPr="00BC5D51">
                <w:t>Interacting with:</w:t>
              </w:r>
            </w:ins>
          </w:p>
        </w:tc>
        <w:tc>
          <w:tcPr>
            <w:tcW w:w="7380" w:type="dxa"/>
          </w:tcPr>
          <w:p w14:paraId="37AABFEF" w14:textId="61039F19" w:rsidR="00FA6CCE" w:rsidRPr="00BC5D51" w:rsidRDefault="00FA6CCE" w:rsidP="00E52847">
            <w:pPr>
              <w:spacing w:after="0" w:line="240" w:lineRule="auto"/>
              <w:jc w:val="left"/>
              <w:rPr>
                <w:ins w:id="2440" w:author="Mahesh Venumbaka" w:date="2015-07-23T12:13:00Z"/>
              </w:rPr>
            </w:pPr>
            <w:ins w:id="2441" w:author="Mahesh Venumbaka" w:date="2015-07-23T12:14:00Z">
              <w:r>
                <w:t>Click Mobile</w:t>
              </w:r>
            </w:ins>
          </w:p>
        </w:tc>
      </w:tr>
      <w:tr w:rsidR="00FA6CCE" w:rsidRPr="00BC5D51" w14:paraId="529A4AB7" w14:textId="77777777" w:rsidTr="00E52847">
        <w:trPr>
          <w:trHeight w:val="404"/>
          <w:ins w:id="2442" w:author="Mahesh Venumbaka" w:date="2015-07-23T12:13:00Z"/>
        </w:trPr>
        <w:tc>
          <w:tcPr>
            <w:tcW w:w="1710" w:type="dxa"/>
          </w:tcPr>
          <w:p w14:paraId="795CAD5A" w14:textId="77777777" w:rsidR="00FA6CCE" w:rsidRPr="00BC5D51" w:rsidRDefault="00FA6CCE" w:rsidP="00E52847">
            <w:pPr>
              <w:spacing w:after="0" w:line="240" w:lineRule="auto"/>
              <w:jc w:val="left"/>
              <w:rPr>
                <w:ins w:id="2443" w:author="Mahesh Venumbaka" w:date="2015-07-23T12:13:00Z"/>
              </w:rPr>
            </w:pPr>
            <w:ins w:id="2444" w:author="Mahesh Venumbaka" w:date="2015-07-23T12:13:00Z">
              <w:r w:rsidRPr="00BC5D51">
                <w:t>Description</w:t>
              </w:r>
            </w:ins>
          </w:p>
        </w:tc>
        <w:tc>
          <w:tcPr>
            <w:tcW w:w="7380" w:type="dxa"/>
          </w:tcPr>
          <w:p w14:paraId="77F6D019" w14:textId="4F26B577" w:rsidR="00FA6CCE" w:rsidRPr="00BC5D51" w:rsidRDefault="00FA6CCE" w:rsidP="00E52847">
            <w:pPr>
              <w:spacing w:after="0" w:line="240" w:lineRule="auto"/>
              <w:jc w:val="left"/>
              <w:rPr>
                <w:ins w:id="2445" w:author="Mahesh Venumbaka" w:date="2015-07-23T12:13:00Z"/>
              </w:rPr>
            </w:pPr>
            <w:ins w:id="2446" w:author="Mahesh Venumbaka" w:date="2015-07-23T12:14:00Z">
              <w:r w:rsidRPr="00FA6CCE">
                <w:t>Engineer is Enroute for the Job</w:t>
              </w:r>
              <w:r>
                <w:t xml:space="preserve"> and changes the status to Enroute</w:t>
              </w:r>
            </w:ins>
          </w:p>
        </w:tc>
      </w:tr>
      <w:tr w:rsidR="00FA6CCE" w:rsidRPr="00BC5D51" w14:paraId="59AA8770" w14:textId="77777777" w:rsidTr="00E52847">
        <w:trPr>
          <w:ins w:id="2447" w:author="Mahesh Venumbaka" w:date="2015-07-23T12:13:00Z"/>
        </w:trPr>
        <w:tc>
          <w:tcPr>
            <w:tcW w:w="1710" w:type="dxa"/>
          </w:tcPr>
          <w:p w14:paraId="04311D3C" w14:textId="77777777" w:rsidR="00FA6CCE" w:rsidRPr="00BC5D51" w:rsidRDefault="00FA6CCE" w:rsidP="00E52847">
            <w:pPr>
              <w:spacing w:after="0" w:line="240" w:lineRule="auto"/>
              <w:jc w:val="left"/>
              <w:rPr>
                <w:ins w:id="2448" w:author="Mahesh Venumbaka" w:date="2015-07-23T12:13:00Z"/>
              </w:rPr>
            </w:pPr>
            <w:ins w:id="2449" w:author="Mahesh Venumbaka" w:date="2015-07-23T12:13:00Z">
              <w:r w:rsidRPr="00BC5D51">
                <w:t>Task Status</w:t>
              </w:r>
            </w:ins>
          </w:p>
        </w:tc>
        <w:tc>
          <w:tcPr>
            <w:tcW w:w="7380" w:type="dxa"/>
          </w:tcPr>
          <w:p w14:paraId="6B3B3699" w14:textId="1E2FB817" w:rsidR="00FA6CCE" w:rsidRPr="00BC5D51" w:rsidRDefault="00FA6CCE" w:rsidP="00E52847">
            <w:pPr>
              <w:spacing w:after="0" w:line="240" w:lineRule="auto"/>
              <w:jc w:val="left"/>
              <w:rPr>
                <w:ins w:id="2450" w:author="Mahesh Venumbaka" w:date="2015-07-23T12:13:00Z"/>
              </w:rPr>
            </w:pPr>
            <w:ins w:id="2451" w:author="Mahesh Venumbaka" w:date="2015-07-23T12:14:00Z">
              <w:r>
                <w:t>En</w:t>
              </w:r>
            </w:ins>
            <w:ins w:id="2452" w:author="Mahesh Venumbaka" w:date="2015-07-23T12:35:00Z">
              <w:r w:rsidR="00C10410">
                <w:t>-</w:t>
              </w:r>
            </w:ins>
            <w:ins w:id="2453" w:author="Mahesh Venumbaka" w:date="2015-07-23T12:14:00Z">
              <w:r>
                <w:t>route</w:t>
              </w:r>
            </w:ins>
          </w:p>
        </w:tc>
      </w:tr>
    </w:tbl>
    <w:p w14:paraId="7E1AB744" w14:textId="77777777" w:rsidR="00FA6CCE" w:rsidRDefault="00FA6CCE" w:rsidP="00FA6CCE">
      <w:pPr>
        <w:spacing w:after="0" w:line="240" w:lineRule="auto"/>
        <w:jc w:val="left"/>
        <w:rPr>
          <w:ins w:id="2454" w:author="Mahesh Venumbaka" w:date="2015-07-23T12:13:00Z"/>
        </w:rPr>
      </w:pPr>
    </w:p>
    <w:p w14:paraId="2A67158E" w14:textId="61B5870C" w:rsidR="00FA6CCE" w:rsidRDefault="00FA6CCE" w:rsidP="00FA6CCE">
      <w:pPr>
        <w:pStyle w:val="Heading4"/>
        <w:rPr>
          <w:ins w:id="2455" w:author="Mahesh Venumbaka" w:date="2015-07-23T12:14:00Z"/>
        </w:rPr>
      </w:pPr>
      <w:ins w:id="2456" w:author="Mahesh Venumbaka" w:date="2015-07-23T12:14:00Z">
        <w:r w:rsidRPr="00BC5D51">
          <w:t xml:space="preserve">Activity: </w:t>
        </w:r>
        <w:r>
          <w:t xml:space="preserve">Engineer Onsite </w:t>
        </w:r>
        <w:r w:rsidRPr="00FA6CCE">
          <w:t>Job</w:t>
        </w:r>
        <w:r>
          <w:t xml:space="preserve"> </w:t>
        </w:r>
        <w:r w:rsidRPr="00FA6CCE">
          <w:t>Process</w:t>
        </w:r>
      </w:ins>
    </w:p>
    <w:p w14:paraId="4FB2B9F5" w14:textId="77777777" w:rsidR="00FA6CCE" w:rsidRDefault="00FA6CCE" w:rsidP="00FA6CCE">
      <w:pPr>
        <w:spacing w:after="0" w:line="240" w:lineRule="auto"/>
        <w:jc w:val="left"/>
        <w:rPr>
          <w:ins w:id="2457" w:author="Mahesh Venumbaka" w:date="2015-07-23T12:14: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73B7C8D0" w14:textId="77777777" w:rsidTr="00E52847">
        <w:trPr>
          <w:tblHeader/>
          <w:ins w:id="2458" w:author="Mahesh Venumbaka" w:date="2015-07-23T12:14:00Z"/>
        </w:trPr>
        <w:tc>
          <w:tcPr>
            <w:tcW w:w="1710" w:type="dxa"/>
            <w:shd w:val="clear" w:color="auto" w:fill="1F497D" w:themeFill="text2"/>
          </w:tcPr>
          <w:p w14:paraId="1694CFE3" w14:textId="77777777" w:rsidR="00FA6CCE" w:rsidRPr="00A47B9B" w:rsidRDefault="00FA6CCE" w:rsidP="00E52847">
            <w:pPr>
              <w:spacing w:after="0" w:line="240" w:lineRule="auto"/>
              <w:jc w:val="left"/>
              <w:rPr>
                <w:ins w:id="2459" w:author="Mahesh Venumbaka" w:date="2015-07-23T12:14:00Z"/>
                <w:b/>
                <w:color w:val="FFFFFF" w:themeColor="background1"/>
              </w:rPr>
            </w:pPr>
            <w:ins w:id="2460" w:author="Mahesh Venumbaka" w:date="2015-07-23T12:14:00Z">
              <w:r w:rsidRPr="00A47B9B">
                <w:rPr>
                  <w:b/>
                  <w:color w:val="FFFFFF" w:themeColor="background1"/>
                </w:rPr>
                <w:t>Activity Name:</w:t>
              </w:r>
            </w:ins>
          </w:p>
        </w:tc>
        <w:tc>
          <w:tcPr>
            <w:tcW w:w="7380" w:type="dxa"/>
            <w:shd w:val="clear" w:color="auto" w:fill="1F497D" w:themeFill="text2"/>
          </w:tcPr>
          <w:p w14:paraId="65F7EFCF" w14:textId="2C7F0C75" w:rsidR="00FA6CCE" w:rsidRPr="00A47B9B" w:rsidRDefault="00FA6CCE" w:rsidP="00FA6CCE">
            <w:pPr>
              <w:spacing w:after="0" w:line="240" w:lineRule="auto"/>
              <w:jc w:val="left"/>
              <w:rPr>
                <w:ins w:id="2461" w:author="Mahesh Venumbaka" w:date="2015-07-23T12:14:00Z"/>
                <w:b/>
                <w:color w:val="FFFFFF" w:themeColor="background1"/>
              </w:rPr>
            </w:pPr>
            <w:ins w:id="2462" w:author="Mahesh Venumbaka" w:date="2015-07-23T12:14:00Z">
              <w:r>
                <w:rPr>
                  <w:b/>
                  <w:color w:val="FFFFFF" w:themeColor="background1"/>
                </w:rPr>
                <w:t xml:space="preserve">Onsite at Job </w:t>
              </w:r>
              <w:r w:rsidRPr="00FA6CCE">
                <w:rPr>
                  <w:b/>
                  <w:color w:val="FFFFFF" w:themeColor="background1"/>
                </w:rPr>
                <w:t>Process</w:t>
              </w:r>
            </w:ins>
          </w:p>
        </w:tc>
      </w:tr>
      <w:tr w:rsidR="00FA6CCE" w:rsidRPr="00BC5D51" w14:paraId="3CBE8341" w14:textId="77777777" w:rsidTr="00E52847">
        <w:trPr>
          <w:ins w:id="2463" w:author="Mahesh Venumbaka" w:date="2015-07-23T12:14:00Z"/>
        </w:trPr>
        <w:tc>
          <w:tcPr>
            <w:tcW w:w="1710" w:type="dxa"/>
          </w:tcPr>
          <w:p w14:paraId="6C9FD3FD" w14:textId="77777777" w:rsidR="00FA6CCE" w:rsidRPr="00BC5D51" w:rsidRDefault="00FA6CCE" w:rsidP="00E52847">
            <w:pPr>
              <w:spacing w:after="0" w:line="240" w:lineRule="auto"/>
              <w:jc w:val="left"/>
              <w:rPr>
                <w:ins w:id="2464" w:author="Mahesh Venumbaka" w:date="2015-07-23T12:14:00Z"/>
              </w:rPr>
            </w:pPr>
            <w:ins w:id="2465" w:author="Mahesh Venumbaka" w:date="2015-07-23T12:14:00Z">
              <w:r w:rsidRPr="00BC5D51">
                <w:t>Action taken by:</w:t>
              </w:r>
            </w:ins>
          </w:p>
        </w:tc>
        <w:tc>
          <w:tcPr>
            <w:tcW w:w="7380" w:type="dxa"/>
          </w:tcPr>
          <w:p w14:paraId="4A9477A3" w14:textId="77777777" w:rsidR="00FA6CCE" w:rsidRPr="00BC5D51" w:rsidRDefault="00FA6CCE" w:rsidP="00E52847">
            <w:pPr>
              <w:spacing w:after="0" w:line="240" w:lineRule="auto"/>
              <w:jc w:val="left"/>
              <w:rPr>
                <w:ins w:id="2466" w:author="Mahesh Venumbaka" w:date="2015-07-23T12:14:00Z"/>
              </w:rPr>
            </w:pPr>
            <w:ins w:id="2467" w:author="Mahesh Venumbaka" w:date="2015-07-23T12:14:00Z">
              <w:r>
                <w:t>Engineer</w:t>
              </w:r>
            </w:ins>
          </w:p>
        </w:tc>
      </w:tr>
      <w:tr w:rsidR="00FA6CCE" w:rsidRPr="00BC5D51" w14:paraId="69CFB931" w14:textId="77777777" w:rsidTr="00E52847">
        <w:trPr>
          <w:trHeight w:val="404"/>
          <w:ins w:id="2468" w:author="Mahesh Venumbaka" w:date="2015-07-23T12:14:00Z"/>
        </w:trPr>
        <w:tc>
          <w:tcPr>
            <w:tcW w:w="1710" w:type="dxa"/>
          </w:tcPr>
          <w:p w14:paraId="73BE22B0" w14:textId="77777777" w:rsidR="00FA6CCE" w:rsidRPr="00BC5D51" w:rsidRDefault="00FA6CCE" w:rsidP="00E52847">
            <w:pPr>
              <w:spacing w:after="0" w:line="240" w:lineRule="auto"/>
              <w:jc w:val="left"/>
              <w:rPr>
                <w:ins w:id="2469" w:author="Mahesh Venumbaka" w:date="2015-07-23T12:14:00Z"/>
              </w:rPr>
            </w:pPr>
            <w:ins w:id="2470" w:author="Mahesh Venumbaka" w:date="2015-07-23T12:14:00Z">
              <w:r w:rsidRPr="00BC5D51">
                <w:t>Interacting with:</w:t>
              </w:r>
            </w:ins>
          </w:p>
        </w:tc>
        <w:tc>
          <w:tcPr>
            <w:tcW w:w="7380" w:type="dxa"/>
          </w:tcPr>
          <w:p w14:paraId="60459E1D" w14:textId="77777777" w:rsidR="00FA6CCE" w:rsidRPr="00BC5D51" w:rsidRDefault="00FA6CCE" w:rsidP="00E52847">
            <w:pPr>
              <w:spacing w:after="0" w:line="240" w:lineRule="auto"/>
              <w:jc w:val="left"/>
              <w:rPr>
                <w:ins w:id="2471" w:author="Mahesh Venumbaka" w:date="2015-07-23T12:14:00Z"/>
              </w:rPr>
            </w:pPr>
            <w:ins w:id="2472" w:author="Mahesh Venumbaka" w:date="2015-07-23T12:14:00Z">
              <w:r>
                <w:t>Click Mobile</w:t>
              </w:r>
            </w:ins>
          </w:p>
        </w:tc>
      </w:tr>
      <w:tr w:rsidR="00FA6CCE" w:rsidRPr="00BC5D51" w14:paraId="51F76E49" w14:textId="77777777" w:rsidTr="00E52847">
        <w:trPr>
          <w:trHeight w:val="404"/>
          <w:ins w:id="2473" w:author="Mahesh Venumbaka" w:date="2015-07-23T12:14:00Z"/>
        </w:trPr>
        <w:tc>
          <w:tcPr>
            <w:tcW w:w="1710" w:type="dxa"/>
          </w:tcPr>
          <w:p w14:paraId="610073E7" w14:textId="77777777" w:rsidR="00FA6CCE" w:rsidRPr="00BC5D51" w:rsidRDefault="00FA6CCE" w:rsidP="00E52847">
            <w:pPr>
              <w:spacing w:after="0" w:line="240" w:lineRule="auto"/>
              <w:jc w:val="left"/>
              <w:rPr>
                <w:ins w:id="2474" w:author="Mahesh Venumbaka" w:date="2015-07-23T12:14:00Z"/>
              </w:rPr>
            </w:pPr>
            <w:ins w:id="2475" w:author="Mahesh Venumbaka" w:date="2015-07-23T12:14:00Z">
              <w:r w:rsidRPr="00BC5D51">
                <w:t>Description</w:t>
              </w:r>
            </w:ins>
          </w:p>
        </w:tc>
        <w:tc>
          <w:tcPr>
            <w:tcW w:w="7380" w:type="dxa"/>
          </w:tcPr>
          <w:p w14:paraId="696B3C5B" w14:textId="61787399" w:rsidR="00FA6CCE" w:rsidRPr="00BC5D51" w:rsidRDefault="00FA6CCE" w:rsidP="00FA6CCE">
            <w:pPr>
              <w:spacing w:after="0" w:line="240" w:lineRule="auto"/>
              <w:jc w:val="left"/>
              <w:rPr>
                <w:ins w:id="2476" w:author="Mahesh Venumbaka" w:date="2015-07-23T12:14:00Z"/>
              </w:rPr>
            </w:pPr>
            <w:ins w:id="2477" w:author="Mahesh Venumbaka" w:date="2015-07-23T12:14:00Z">
              <w:r w:rsidRPr="00FA6CCE">
                <w:t xml:space="preserve">Engineer is </w:t>
              </w:r>
            </w:ins>
            <w:ins w:id="2478" w:author="Mahesh Venumbaka" w:date="2015-07-23T12:15:00Z">
              <w:r>
                <w:t>at Onsite</w:t>
              </w:r>
            </w:ins>
            <w:ins w:id="2479" w:author="Mahesh Venumbaka" w:date="2015-07-23T12:14:00Z">
              <w:r w:rsidRPr="00FA6CCE">
                <w:t xml:space="preserve"> for the Job</w:t>
              </w:r>
              <w:r>
                <w:t xml:space="preserve"> and changes the status to </w:t>
              </w:r>
            </w:ins>
            <w:ins w:id="2480" w:author="Mahesh Venumbaka" w:date="2015-07-23T12:15:00Z">
              <w:r>
                <w:t>Onsite</w:t>
              </w:r>
            </w:ins>
          </w:p>
        </w:tc>
      </w:tr>
      <w:tr w:rsidR="00FA6CCE" w:rsidRPr="00BC5D51" w14:paraId="6C47AD45" w14:textId="77777777" w:rsidTr="00E52847">
        <w:trPr>
          <w:ins w:id="2481" w:author="Mahesh Venumbaka" w:date="2015-07-23T12:14:00Z"/>
        </w:trPr>
        <w:tc>
          <w:tcPr>
            <w:tcW w:w="1710" w:type="dxa"/>
          </w:tcPr>
          <w:p w14:paraId="1C4ED0B2" w14:textId="77777777" w:rsidR="00FA6CCE" w:rsidRPr="00BC5D51" w:rsidRDefault="00FA6CCE" w:rsidP="00E52847">
            <w:pPr>
              <w:spacing w:after="0" w:line="240" w:lineRule="auto"/>
              <w:jc w:val="left"/>
              <w:rPr>
                <w:ins w:id="2482" w:author="Mahesh Venumbaka" w:date="2015-07-23T12:14:00Z"/>
              </w:rPr>
            </w:pPr>
            <w:ins w:id="2483" w:author="Mahesh Venumbaka" w:date="2015-07-23T12:14:00Z">
              <w:r w:rsidRPr="00BC5D51">
                <w:t>Task Status</w:t>
              </w:r>
            </w:ins>
          </w:p>
        </w:tc>
        <w:tc>
          <w:tcPr>
            <w:tcW w:w="7380" w:type="dxa"/>
          </w:tcPr>
          <w:p w14:paraId="16A8FEE7" w14:textId="1E6BE5B6" w:rsidR="00FA6CCE" w:rsidRPr="00BC5D51" w:rsidRDefault="00FA6CCE" w:rsidP="00E52847">
            <w:pPr>
              <w:spacing w:after="0" w:line="240" w:lineRule="auto"/>
              <w:jc w:val="left"/>
              <w:rPr>
                <w:ins w:id="2484" w:author="Mahesh Venumbaka" w:date="2015-07-23T12:14:00Z"/>
              </w:rPr>
            </w:pPr>
            <w:ins w:id="2485" w:author="Mahesh Venumbaka" w:date="2015-07-23T12:15:00Z">
              <w:r>
                <w:t>Onsite</w:t>
              </w:r>
            </w:ins>
          </w:p>
        </w:tc>
      </w:tr>
    </w:tbl>
    <w:p w14:paraId="3ECC5DC4" w14:textId="77777777" w:rsidR="00712456" w:rsidRDefault="00712456" w:rsidP="00A577CF">
      <w:pPr>
        <w:spacing w:after="0" w:line="240" w:lineRule="auto"/>
        <w:jc w:val="left"/>
        <w:rPr>
          <w:ins w:id="2486" w:author="Mahesh Venumbaka" w:date="2015-07-23T12:13:00Z"/>
        </w:rPr>
      </w:pPr>
    </w:p>
    <w:p w14:paraId="7233EFF1" w14:textId="77777777" w:rsidR="00FA6CCE" w:rsidRDefault="00FA6CCE" w:rsidP="00A577CF">
      <w:pPr>
        <w:spacing w:after="0" w:line="240" w:lineRule="auto"/>
        <w:jc w:val="left"/>
        <w:rPr>
          <w:ins w:id="2487" w:author="Mahesh Venumbaka" w:date="2015-07-23T12:15:00Z"/>
        </w:rPr>
      </w:pPr>
    </w:p>
    <w:p w14:paraId="5B6D7C2E" w14:textId="0CC16B73" w:rsidR="00FA6CCE" w:rsidRDefault="00FA6CCE" w:rsidP="00FA6CCE">
      <w:pPr>
        <w:pStyle w:val="Heading4"/>
        <w:rPr>
          <w:ins w:id="2488" w:author="Mahesh Venumbaka" w:date="2015-07-23T12:15:00Z"/>
        </w:rPr>
      </w:pPr>
      <w:ins w:id="2489" w:author="Mahesh Venumbaka" w:date="2015-07-23T12:15:00Z">
        <w:r w:rsidRPr="00BC5D51">
          <w:t xml:space="preserve">Activity: </w:t>
        </w:r>
        <w:r>
          <w:t xml:space="preserve">Engineer Completes the </w:t>
        </w:r>
        <w:r w:rsidRPr="00FA6CCE">
          <w:t>Job</w:t>
        </w:r>
        <w:r>
          <w:t xml:space="preserve"> </w:t>
        </w:r>
        <w:r w:rsidRPr="00FA6CCE">
          <w:t>Process</w:t>
        </w:r>
      </w:ins>
    </w:p>
    <w:p w14:paraId="1241D50B" w14:textId="77777777" w:rsidR="00FA6CCE" w:rsidRDefault="00FA6CCE" w:rsidP="00FA6CCE">
      <w:pPr>
        <w:spacing w:after="0" w:line="240" w:lineRule="auto"/>
        <w:jc w:val="left"/>
        <w:rPr>
          <w:ins w:id="2490" w:author="Mahesh Venumbaka" w:date="2015-07-23T12:1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73A734BE" w14:textId="77777777" w:rsidTr="00E52847">
        <w:trPr>
          <w:tblHeader/>
          <w:ins w:id="2491" w:author="Mahesh Venumbaka" w:date="2015-07-23T12:15:00Z"/>
        </w:trPr>
        <w:tc>
          <w:tcPr>
            <w:tcW w:w="1710" w:type="dxa"/>
            <w:shd w:val="clear" w:color="auto" w:fill="1F497D" w:themeFill="text2"/>
          </w:tcPr>
          <w:p w14:paraId="0296C2CB" w14:textId="77777777" w:rsidR="00FA6CCE" w:rsidRPr="00A47B9B" w:rsidRDefault="00FA6CCE" w:rsidP="00E52847">
            <w:pPr>
              <w:spacing w:after="0" w:line="240" w:lineRule="auto"/>
              <w:jc w:val="left"/>
              <w:rPr>
                <w:ins w:id="2492" w:author="Mahesh Venumbaka" w:date="2015-07-23T12:15:00Z"/>
                <w:b/>
                <w:color w:val="FFFFFF" w:themeColor="background1"/>
              </w:rPr>
            </w:pPr>
            <w:ins w:id="2493" w:author="Mahesh Venumbaka" w:date="2015-07-23T12:15:00Z">
              <w:r w:rsidRPr="00A47B9B">
                <w:rPr>
                  <w:b/>
                  <w:color w:val="FFFFFF" w:themeColor="background1"/>
                </w:rPr>
                <w:t>Activity Name:</w:t>
              </w:r>
            </w:ins>
          </w:p>
        </w:tc>
        <w:tc>
          <w:tcPr>
            <w:tcW w:w="7380" w:type="dxa"/>
            <w:shd w:val="clear" w:color="auto" w:fill="1F497D" w:themeFill="text2"/>
          </w:tcPr>
          <w:p w14:paraId="6CBB9745" w14:textId="23E22EF5" w:rsidR="00FA6CCE" w:rsidRPr="00A47B9B" w:rsidRDefault="00FA6CCE" w:rsidP="00FA6CCE">
            <w:pPr>
              <w:spacing w:after="0" w:line="240" w:lineRule="auto"/>
              <w:jc w:val="left"/>
              <w:rPr>
                <w:ins w:id="2494" w:author="Mahesh Venumbaka" w:date="2015-07-23T12:15:00Z"/>
                <w:b/>
                <w:color w:val="FFFFFF" w:themeColor="background1"/>
              </w:rPr>
            </w:pPr>
            <w:ins w:id="2495" w:author="Mahesh Venumbaka" w:date="2015-07-23T12:16:00Z">
              <w:r>
                <w:rPr>
                  <w:b/>
                  <w:color w:val="FFFFFF" w:themeColor="background1"/>
                </w:rPr>
                <w:t>Completes the Job</w:t>
              </w:r>
            </w:ins>
            <w:ins w:id="2496" w:author="Mahesh Venumbaka" w:date="2015-07-23T12:15:00Z">
              <w:r>
                <w:rPr>
                  <w:b/>
                  <w:color w:val="FFFFFF" w:themeColor="background1"/>
                </w:rPr>
                <w:t xml:space="preserve"> </w:t>
              </w:r>
              <w:r w:rsidRPr="00FA6CCE">
                <w:rPr>
                  <w:b/>
                  <w:color w:val="FFFFFF" w:themeColor="background1"/>
                </w:rPr>
                <w:t>Process</w:t>
              </w:r>
            </w:ins>
          </w:p>
        </w:tc>
      </w:tr>
      <w:tr w:rsidR="00FA6CCE" w:rsidRPr="00BC5D51" w14:paraId="7C26BBE8" w14:textId="77777777" w:rsidTr="00E52847">
        <w:trPr>
          <w:ins w:id="2497" w:author="Mahesh Venumbaka" w:date="2015-07-23T12:15:00Z"/>
        </w:trPr>
        <w:tc>
          <w:tcPr>
            <w:tcW w:w="1710" w:type="dxa"/>
          </w:tcPr>
          <w:p w14:paraId="709F458C" w14:textId="77777777" w:rsidR="00FA6CCE" w:rsidRPr="00BC5D51" w:rsidRDefault="00FA6CCE" w:rsidP="00E52847">
            <w:pPr>
              <w:spacing w:after="0" w:line="240" w:lineRule="auto"/>
              <w:jc w:val="left"/>
              <w:rPr>
                <w:ins w:id="2498" w:author="Mahesh Venumbaka" w:date="2015-07-23T12:15:00Z"/>
              </w:rPr>
            </w:pPr>
            <w:ins w:id="2499" w:author="Mahesh Venumbaka" w:date="2015-07-23T12:15:00Z">
              <w:r w:rsidRPr="00BC5D51">
                <w:t>Action taken by:</w:t>
              </w:r>
            </w:ins>
          </w:p>
        </w:tc>
        <w:tc>
          <w:tcPr>
            <w:tcW w:w="7380" w:type="dxa"/>
          </w:tcPr>
          <w:p w14:paraId="293BF4B0" w14:textId="77777777" w:rsidR="00FA6CCE" w:rsidRPr="00BC5D51" w:rsidRDefault="00FA6CCE" w:rsidP="00E52847">
            <w:pPr>
              <w:spacing w:after="0" w:line="240" w:lineRule="auto"/>
              <w:jc w:val="left"/>
              <w:rPr>
                <w:ins w:id="2500" w:author="Mahesh Venumbaka" w:date="2015-07-23T12:15:00Z"/>
              </w:rPr>
            </w:pPr>
            <w:ins w:id="2501" w:author="Mahesh Venumbaka" w:date="2015-07-23T12:15:00Z">
              <w:r>
                <w:t>Engineer</w:t>
              </w:r>
            </w:ins>
          </w:p>
        </w:tc>
      </w:tr>
      <w:tr w:rsidR="00FA6CCE" w:rsidRPr="00BC5D51" w14:paraId="6C802CA6" w14:textId="77777777" w:rsidTr="00E52847">
        <w:trPr>
          <w:trHeight w:val="404"/>
          <w:ins w:id="2502" w:author="Mahesh Venumbaka" w:date="2015-07-23T12:15:00Z"/>
        </w:trPr>
        <w:tc>
          <w:tcPr>
            <w:tcW w:w="1710" w:type="dxa"/>
          </w:tcPr>
          <w:p w14:paraId="7503A76B" w14:textId="77777777" w:rsidR="00FA6CCE" w:rsidRPr="00BC5D51" w:rsidRDefault="00FA6CCE" w:rsidP="00E52847">
            <w:pPr>
              <w:spacing w:after="0" w:line="240" w:lineRule="auto"/>
              <w:jc w:val="left"/>
              <w:rPr>
                <w:ins w:id="2503" w:author="Mahesh Venumbaka" w:date="2015-07-23T12:15:00Z"/>
              </w:rPr>
            </w:pPr>
            <w:ins w:id="2504" w:author="Mahesh Venumbaka" w:date="2015-07-23T12:15:00Z">
              <w:r w:rsidRPr="00BC5D51">
                <w:t>Interacting with:</w:t>
              </w:r>
            </w:ins>
          </w:p>
        </w:tc>
        <w:tc>
          <w:tcPr>
            <w:tcW w:w="7380" w:type="dxa"/>
          </w:tcPr>
          <w:p w14:paraId="283AA2B1" w14:textId="012236B8" w:rsidR="00FA6CCE" w:rsidRPr="00BC5D51" w:rsidRDefault="00FA6CCE" w:rsidP="00E52847">
            <w:pPr>
              <w:spacing w:after="0" w:line="240" w:lineRule="auto"/>
              <w:jc w:val="left"/>
              <w:rPr>
                <w:ins w:id="2505" w:author="Mahesh Venumbaka" w:date="2015-07-23T12:15:00Z"/>
              </w:rPr>
            </w:pPr>
            <w:ins w:id="2506" w:author="Mahesh Venumbaka" w:date="2015-07-23T12:15:00Z">
              <w:r>
                <w:t>Click Mobile</w:t>
              </w:r>
            </w:ins>
            <w:ins w:id="2507" w:author="Mahesh Venumbaka" w:date="2015-07-23T12:16:00Z">
              <w:r>
                <w:t>, Click Software</w:t>
              </w:r>
            </w:ins>
            <w:ins w:id="2508" w:author="Mahesh Venumbaka" w:date="2015-07-23T12:17:00Z">
              <w:r>
                <w:t>, SDT Assign</w:t>
              </w:r>
            </w:ins>
          </w:p>
        </w:tc>
      </w:tr>
      <w:tr w:rsidR="00FA6CCE" w:rsidRPr="00BC5D51" w14:paraId="6C23D98B" w14:textId="77777777" w:rsidTr="00E52847">
        <w:trPr>
          <w:trHeight w:val="404"/>
          <w:ins w:id="2509" w:author="Mahesh Venumbaka" w:date="2015-07-23T12:15:00Z"/>
        </w:trPr>
        <w:tc>
          <w:tcPr>
            <w:tcW w:w="1710" w:type="dxa"/>
          </w:tcPr>
          <w:p w14:paraId="0C3DE008" w14:textId="77777777" w:rsidR="00FA6CCE" w:rsidRPr="00BC5D51" w:rsidRDefault="00FA6CCE" w:rsidP="00E52847">
            <w:pPr>
              <w:spacing w:after="0" w:line="240" w:lineRule="auto"/>
              <w:jc w:val="left"/>
              <w:rPr>
                <w:ins w:id="2510" w:author="Mahesh Venumbaka" w:date="2015-07-23T12:15:00Z"/>
              </w:rPr>
            </w:pPr>
            <w:ins w:id="2511" w:author="Mahesh Venumbaka" w:date="2015-07-23T12:15:00Z">
              <w:r w:rsidRPr="00BC5D51">
                <w:t>Description</w:t>
              </w:r>
            </w:ins>
          </w:p>
        </w:tc>
        <w:tc>
          <w:tcPr>
            <w:tcW w:w="7380" w:type="dxa"/>
          </w:tcPr>
          <w:p w14:paraId="6A7CE702" w14:textId="77777777" w:rsidR="00FA6CCE" w:rsidRDefault="00FA6CCE" w:rsidP="0091722F">
            <w:pPr>
              <w:pStyle w:val="ListParagraph"/>
              <w:numPr>
                <w:ilvl w:val="0"/>
                <w:numId w:val="103"/>
              </w:numPr>
              <w:spacing w:after="0" w:line="240" w:lineRule="auto"/>
              <w:jc w:val="left"/>
              <w:rPr>
                <w:ins w:id="2512" w:author="Mahesh Venumbaka" w:date="2015-07-23T12:16:00Z"/>
              </w:rPr>
            </w:pPr>
            <w:ins w:id="2513" w:author="Mahesh Venumbaka" w:date="2015-07-23T12:15:00Z">
              <w:r w:rsidRPr="00FA6CCE">
                <w:t xml:space="preserve">Engineer </w:t>
              </w:r>
            </w:ins>
            <w:ins w:id="2514" w:author="Mahesh Venumbaka" w:date="2015-07-23T12:16:00Z">
              <w:r>
                <w:t>completes</w:t>
              </w:r>
            </w:ins>
            <w:ins w:id="2515" w:author="Mahesh Venumbaka" w:date="2015-07-23T12:15:00Z">
              <w:r w:rsidRPr="00FA6CCE">
                <w:t xml:space="preserve"> the Job</w:t>
              </w:r>
              <w:r>
                <w:t xml:space="preserve"> and changes the status to </w:t>
              </w:r>
            </w:ins>
            <w:ins w:id="2516" w:author="Mahesh Venumbaka" w:date="2015-07-23T12:16:00Z">
              <w:r>
                <w:t>Completed</w:t>
              </w:r>
            </w:ins>
          </w:p>
          <w:p w14:paraId="7DCB3570" w14:textId="77777777" w:rsidR="00FA6CCE" w:rsidRDefault="00FA6CCE" w:rsidP="0091722F">
            <w:pPr>
              <w:pStyle w:val="ListParagraph"/>
              <w:numPr>
                <w:ilvl w:val="0"/>
                <w:numId w:val="103"/>
              </w:numPr>
              <w:spacing w:after="0" w:line="240" w:lineRule="auto"/>
              <w:jc w:val="left"/>
              <w:rPr>
                <w:ins w:id="2517" w:author="Mahesh Venumbaka" w:date="2015-07-23T12:16:00Z"/>
              </w:rPr>
            </w:pPr>
            <w:ins w:id="2518" w:author="Mahesh Venumbaka" w:date="2015-07-23T12:16:00Z">
              <w:r w:rsidRPr="00FA6CCE">
                <w:t>XML files to be placed in the GE FTP folder (all engineer/job assignment data would be part of this)</w:t>
              </w:r>
              <w:r>
                <w:t xml:space="preserve"> by Click Software</w:t>
              </w:r>
            </w:ins>
          </w:p>
          <w:p w14:paraId="3CC852F8" w14:textId="54EF3F6A" w:rsidR="00FA6CCE" w:rsidRPr="00BC5D51" w:rsidRDefault="0091722F" w:rsidP="0091722F">
            <w:pPr>
              <w:pStyle w:val="ListParagraph"/>
              <w:numPr>
                <w:ilvl w:val="0"/>
                <w:numId w:val="103"/>
              </w:numPr>
              <w:spacing w:after="0" w:line="240" w:lineRule="auto"/>
              <w:jc w:val="left"/>
              <w:rPr>
                <w:ins w:id="2519" w:author="Mahesh Venumbaka" w:date="2015-07-23T12:15:00Z"/>
              </w:rPr>
            </w:pPr>
            <w:ins w:id="2520" w:author="Mahesh Venumbaka" w:date="2015-07-24T16:26:00Z">
              <w:r>
                <w:t xml:space="preserve">Task </w:t>
              </w:r>
            </w:ins>
            <w:ins w:id="2521" w:author="Mahesh Venumbaka" w:date="2015-07-23T12:17:00Z">
              <w:r w:rsidR="00FA6CCE" w:rsidRPr="00FA6CCE">
                <w:t>Details are updated in the activity of the Siebel SR</w:t>
              </w:r>
              <w:r w:rsidR="00FA6CCE">
                <w:t xml:space="preserve"> by SDT Assign</w:t>
              </w:r>
            </w:ins>
          </w:p>
        </w:tc>
      </w:tr>
      <w:tr w:rsidR="00FA6CCE" w:rsidRPr="00BC5D51" w14:paraId="5AF76891" w14:textId="77777777" w:rsidTr="00E52847">
        <w:trPr>
          <w:ins w:id="2522" w:author="Mahesh Venumbaka" w:date="2015-07-23T12:15:00Z"/>
        </w:trPr>
        <w:tc>
          <w:tcPr>
            <w:tcW w:w="1710" w:type="dxa"/>
          </w:tcPr>
          <w:p w14:paraId="365DA774" w14:textId="77CE0EC2" w:rsidR="00FA6CCE" w:rsidRPr="00BC5D51" w:rsidRDefault="00FA6CCE" w:rsidP="00E52847">
            <w:pPr>
              <w:spacing w:after="0" w:line="240" w:lineRule="auto"/>
              <w:jc w:val="left"/>
              <w:rPr>
                <w:ins w:id="2523" w:author="Mahesh Venumbaka" w:date="2015-07-23T12:15:00Z"/>
              </w:rPr>
            </w:pPr>
            <w:ins w:id="2524" w:author="Mahesh Venumbaka" w:date="2015-07-23T12:15:00Z">
              <w:r w:rsidRPr="00BC5D51">
                <w:t>Task Status</w:t>
              </w:r>
            </w:ins>
          </w:p>
        </w:tc>
        <w:tc>
          <w:tcPr>
            <w:tcW w:w="7380" w:type="dxa"/>
          </w:tcPr>
          <w:p w14:paraId="41EDCDA7" w14:textId="610DD3A2" w:rsidR="00FA6CCE" w:rsidRPr="00BC5D51" w:rsidRDefault="00FA6CCE" w:rsidP="00E52847">
            <w:pPr>
              <w:spacing w:after="0" w:line="240" w:lineRule="auto"/>
              <w:jc w:val="left"/>
              <w:rPr>
                <w:ins w:id="2525" w:author="Mahesh Venumbaka" w:date="2015-07-23T12:15:00Z"/>
              </w:rPr>
            </w:pPr>
            <w:ins w:id="2526" w:author="Mahesh Venumbaka" w:date="2015-07-23T12:16:00Z">
              <w:r>
                <w:t>Completed</w:t>
              </w:r>
            </w:ins>
          </w:p>
        </w:tc>
      </w:tr>
    </w:tbl>
    <w:p w14:paraId="434D54FB" w14:textId="77777777" w:rsidR="00FA6CCE" w:rsidRDefault="00FA6CCE" w:rsidP="00A577CF">
      <w:pPr>
        <w:spacing w:after="0" w:line="240" w:lineRule="auto"/>
        <w:jc w:val="left"/>
        <w:rPr>
          <w:ins w:id="2527" w:author="Mahesh Venumbaka" w:date="2015-07-23T12:13:00Z"/>
        </w:rPr>
      </w:pPr>
    </w:p>
    <w:p w14:paraId="4D88DFE5" w14:textId="77777777" w:rsidR="00FA6CCE" w:rsidRDefault="00FA6CCE" w:rsidP="00A577CF">
      <w:pPr>
        <w:spacing w:after="0" w:line="240" w:lineRule="auto"/>
        <w:jc w:val="left"/>
        <w:rPr>
          <w:ins w:id="2528" w:author="Mahesh Venumbaka" w:date="2015-07-23T12:17:00Z"/>
        </w:rPr>
      </w:pPr>
    </w:p>
    <w:p w14:paraId="4FC6908A" w14:textId="77777777" w:rsidR="00FA6CCE" w:rsidRDefault="00FA6CCE" w:rsidP="00FA6CCE">
      <w:pPr>
        <w:pStyle w:val="Heading4"/>
        <w:rPr>
          <w:ins w:id="2529" w:author="Mahesh Venumbaka" w:date="2015-07-23T12:17:00Z"/>
        </w:rPr>
      </w:pPr>
      <w:ins w:id="2530" w:author="Mahesh Venumbaka" w:date="2015-07-23T12:17:00Z">
        <w:r w:rsidRPr="00BC5D51">
          <w:t xml:space="preserve">Activity: </w:t>
        </w:r>
        <w:r w:rsidRPr="00FA6CCE">
          <w:t>Siebel Activity Status Update</w:t>
        </w:r>
        <w:r>
          <w:t xml:space="preserve"> </w:t>
        </w:r>
        <w:r w:rsidRPr="00FA6CCE">
          <w:t>Process</w:t>
        </w:r>
      </w:ins>
    </w:p>
    <w:p w14:paraId="0FA3E7C9" w14:textId="77777777" w:rsidR="00FA6CCE" w:rsidRDefault="00FA6CCE" w:rsidP="00FA6CCE">
      <w:pPr>
        <w:spacing w:after="0" w:line="240" w:lineRule="auto"/>
        <w:jc w:val="left"/>
        <w:rPr>
          <w:ins w:id="2531" w:author="Mahesh Venumbaka" w:date="2015-07-23T12:17: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FA6CCE" w:rsidRPr="00BC5D51" w14:paraId="0B3C1640" w14:textId="77777777" w:rsidTr="00E52847">
        <w:trPr>
          <w:tblHeader/>
          <w:ins w:id="2532" w:author="Mahesh Venumbaka" w:date="2015-07-23T12:17:00Z"/>
        </w:trPr>
        <w:tc>
          <w:tcPr>
            <w:tcW w:w="1710" w:type="dxa"/>
            <w:shd w:val="clear" w:color="auto" w:fill="1F497D" w:themeFill="text2"/>
          </w:tcPr>
          <w:p w14:paraId="1DFFC1D8" w14:textId="77777777" w:rsidR="00FA6CCE" w:rsidRPr="00A47B9B" w:rsidRDefault="00FA6CCE" w:rsidP="00E52847">
            <w:pPr>
              <w:spacing w:after="0" w:line="240" w:lineRule="auto"/>
              <w:jc w:val="left"/>
              <w:rPr>
                <w:ins w:id="2533" w:author="Mahesh Venumbaka" w:date="2015-07-23T12:17:00Z"/>
                <w:b/>
                <w:color w:val="FFFFFF" w:themeColor="background1"/>
              </w:rPr>
            </w:pPr>
            <w:ins w:id="2534" w:author="Mahesh Venumbaka" w:date="2015-07-23T12:17:00Z">
              <w:r w:rsidRPr="00A47B9B">
                <w:rPr>
                  <w:b/>
                  <w:color w:val="FFFFFF" w:themeColor="background1"/>
                </w:rPr>
                <w:t>Activity Name:</w:t>
              </w:r>
            </w:ins>
          </w:p>
        </w:tc>
        <w:tc>
          <w:tcPr>
            <w:tcW w:w="7380" w:type="dxa"/>
            <w:shd w:val="clear" w:color="auto" w:fill="1F497D" w:themeFill="text2"/>
          </w:tcPr>
          <w:p w14:paraId="77BC3B4E" w14:textId="77777777" w:rsidR="00FA6CCE" w:rsidRPr="00A47B9B" w:rsidRDefault="00FA6CCE" w:rsidP="00E52847">
            <w:pPr>
              <w:spacing w:after="0" w:line="240" w:lineRule="auto"/>
              <w:jc w:val="left"/>
              <w:rPr>
                <w:ins w:id="2535" w:author="Mahesh Venumbaka" w:date="2015-07-23T12:17:00Z"/>
                <w:b/>
                <w:color w:val="FFFFFF" w:themeColor="background1"/>
              </w:rPr>
            </w:pPr>
            <w:ins w:id="2536" w:author="Mahesh Venumbaka" w:date="2015-07-23T12:17:00Z">
              <w:r w:rsidRPr="00FA6CCE">
                <w:rPr>
                  <w:b/>
                  <w:color w:val="FFFFFF" w:themeColor="background1"/>
                </w:rPr>
                <w:t>Siebel Activity Status Update</w:t>
              </w:r>
              <w:r>
                <w:rPr>
                  <w:b/>
                  <w:color w:val="FFFFFF" w:themeColor="background1"/>
                </w:rPr>
                <w:t xml:space="preserve"> </w:t>
              </w:r>
              <w:r w:rsidRPr="00FA6CCE">
                <w:rPr>
                  <w:b/>
                  <w:color w:val="FFFFFF" w:themeColor="background1"/>
                </w:rPr>
                <w:t>Process</w:t>
              </w:r>
            </w:ins>
          </w:p>
        </w:tc>
      </w:tr>
      <w:tr w:rsidR="00FA6CCE" w:rsidRPr="00BC5D51" w14:paraId="530B3A0B" w14:textId="77777777" w:rsidTr="00E52847">
        <w:trPr>
          <w:ins w:id="2537" w:author="Mahesh Venumbaka" w:date="2015-07-23T12:17:00Z"/>
        </w:trPr>
        <w:tc>
          <w:tcPr>
            <w:tcW w:w="1710" w:type="dxa"/>
          </w:tcPr>
          <w:p w14:paraId="1B2E52EB" w14:textId="77777777" w:rsidR="00FA6CCE" w:rsidRPr="00BC5D51" w:rsidRDefault="00FA6CCE" w:rsidP="00E52847">
            <w:pPr>
              <w:spacing w:after="0" w:line="240" w:lineRule="auto"/>
              <w:jc w:val="left"/>
              <w:rPr>
                <w:ins w:id="2538" w:author="Mahesh Venumbaka" w:date="2015-07-23T12:17:00Z"/>
              </w:rPr>
            </w:pPr>
            <w:ins w:id="2539" w:author="Mahesh Venumbaka" w:date="2015-07-23T12:17:00Z">
              <w:r w:rsidRPr="00BC5D51">
                <w:t>Action taken by:</w:t>
              </w:r>
            </w:ins>
          </w:p>
        </w:tc>
        <w:tc>
          <w:tcPr>
            <w:tcW w:w="7380" w:type="dxa"/>
          </w:tcPr>
          <w:p w14:paraId="5B2FC7A7" w14:textId="26AB5C3B" w:rsidR="00FA6CCE" w:rsidRPr="00BC5D51" w:rsidRDefault="0091722F" w:rsidP="00E52847">
            <w:pPr>
              <w:spacing w:after="0" w:line="240" w:lineRule="auto"/>
              <w:jc w:val="left"/>
              <w:rPr>
                <w:ins w:id="2540" w:author="Mahesh Venumbaka" w:date="2015-07-23T12:17:00Z"/>
              </w:rPr>
            </w:pPr>
            <w:ins w:id="2541" w:author="Mahesh Venumbaka" w:date="2015-07-24T16:26:00Z">
              <w:r>
                <w:t>Automatic</w:t>
              </w:r>
            </w:ins>
          </w:p>
        </w:tc>
      </w:tr>
      <w:tr w:rsidR="00FA6CCE" w:rsidRPr="00BC5D51" w14:paraId="235D6C8E" w14:textId="77777777" w:rsidTr="00E52847">
        <w:trPr>
          <w:trHeight w:val="404"/>
          <w:ins w:id="2542" w:author="Mahesh Venumbaka" w:date="2015-07-23T12:17:00Z"/>
        </w:trPr>
        <w:tc>
          <w:tcPr>
            <w:tcW w:w="1710" w:type="dxa"/>
          </w:tcPr>
          <w:p w14:paraId="70BE92CE" w14:textId="77777777" w:rsidR="00FA6CCE" w:rsidRPr="00BC5D51" w:rsidRDefault="00FA6CCE" w:rsidP="00E52847">
            <w:pPr>
              <w:spacing w:after="0" w:line="240" w:lineRule="auto"/>
              <w:jc w:val="left"/>
              <w:rPr>
                <w:ins w:id="2543" w:author="Mahesh Venumbaka" w:date="2015-07-23T12:17:00Z"/>
              </w:rPr>
            </w:pPr>
            <w:ins w:id="2544" w:author="Mahesh Venumbaka" w:date="2015-07-23T12:17:00Z">
              <w:r w:rsidRPr="00BC5D51">
                <w:t>Interacting with:</w:t>
              </w:r>
            </w:ins>
          </w:p>
        </w:tc>
        <w:tc>
          <w:tcPr>
            <w:tcW w:w="7380" w:type="dxa"/>
          </w:tcPr>
          <w:p w14:paraId="5A12EEBB" w14:textId="77777777" w:rsidR="00FA6CCE" w:rsidRPr="00BC5D51" w:rsidRDefault="00FA6CCE" w:rsidP="00E52847">
            <w:pPr>
              <w:spacing w:after="0" w:line="240" w:lineRule="auto"/>
              <w:jc w:val="left"/>
              <w:rPr>
                <w:ins w:id="2545" w:author="Mahesh Venumbaka" w:date="2015-07-23T12:17:00Z"/>
              </w:rPr>
            </w:pPr>
            <w:ins w:id="2546" w:author="Mahesh Venumbaka" w:date="2015-07-23T12:17:00Z">
              <w:r>
                <w:t>Siebel</w:t>
              </w:r>
            </w:ins>
          </w:p>
        </w:tc>
      </w:tr>
      <w:tr w:rsidR="00FA6CCE" w:rsidRPr="00BC5D51" w14:paraId="31C538DE" w14:textId="77777777" w:rsidTr="00E52847">
        <w:trPr>
          <w:trHeight w:val="404"/>
          <w:ins w:id="2547" w:author="Mahesh Venumbaka" w:date="2015-07-23T12:17:00Z"/>
        </w:trPr>
        <w:tc>
          <w:tcPr>
            <w:tcW w:w="1710" w:type="dxa"/>
          </w:tcPr>
          <w:p w14:paraId="521A3749" w14:textId="77777777" w:rsidR="00FA6CCE" w:rsidRPr="00BC5D51" w:rsidRDefault="00FA6CCE" w:rsidP="00E52847">
            <w:pPr>
              <w:spacing w:after="0" w:line="240" w:lineRule="auto"/>
              <w:jc w:val="left"/>
              <w:rPr>
                <w:ins w:id="2548" w:author="Mahesh Venumbaka" w:date="2015-07-23T12:17:00Z"/>
              </w:rPr>
            </w:pPr>
            <w:ins w:id="2549" w:author="Mahesh Venumbaka" w:date="2015-07-23T12:17:00Z">
              <w:r w:rsidRPr="00BC5D51">
                <w:t>Description</w:t>
              </w:r>
            </w:ins>
          </w:p>
        </w:tc>
        <w:tc>
          <w:tcPr>
            <w:tcW w:w="7380" w:type="dxa"/>
          </w:tcPr>
          <w:p w14:paraId="0F568B36" w14:textId="77777777" w:rsidR="00FA6CCE" w:rsidRPr="0039631C" w:rsidRDefault="00FA6CCE" w:rsidP="00FA6CCE">
            <w:pPr>
              <w:spacing w:after="0" w:line="240" w:lineRule="auto"/>
              <w:jc w:val="left"/>
              <w:rPr>
                <w:ins w:id="2550" w:author="Mahesh Venumbaka" w:date="2015-07-23T12:17:00Z"/>
              </w:rPr>
            </w:pPr>
            <w:ins w:id="2551" w:author="Mahesh Venumbaka" w:date="2015-07-23T12:17:00Z">
              <w:r w:rsidRPr="0039631C">
                <w:t>Following statuses are updated in Siebel</w:t>
              </w:r>
            </w:ins>
          </w:p>
          <w:p w14:paraId="06274035" w14:textId="77777777" w:rsidR="00FA6CCE" w:rsidRPr="0039631C" w:rsidRDefault="00FA6CCE" w:rsidP="00FA6CCE">
            <w:pPr>
              <w:spacing w:after="0" w:line="240" w:lineRule="auto"/>
              <w:jc w:val="left"/>
              <w:rPr>
                <w:ins w:id="2552" w:author="Mahesh Venumbaka" w:date="2015-07-23T12:17:00Z"/>
              </w:rPr>
            </w:pPr>
            <w:ins w:id="2553" w:author="Mahesh Venumbaka" w:date="2015-07-23T12:17:00Z">
              <w:r w:rsidRPr="0039631C">
                <w:lastRenderedPageBreak/>
                <w:t>Activity Status: Open</w:t>
              </w:r>
            </w:ins>
          </w:p>
          <w:p w14:paraId="17C9BF86" w14:textId="2AD6DD77" w:rsidR="00FA6CCE" w:rsidRPr="00BC5D51" w:rsidRDefault="00FA6CCE" w:rsidP="00FA6CCE">
            <w:pPr>
              <w:spacing w:after="0" w:line="240" w:lineRule="auto"/>
              <w:jc w:val="left"/>
              <w:rPr>
                <w:ins w:id="2554" w:author="Mahesh Venumbaka" w:date="2015-07-23T12:17:00Z"/>
              </w:rPr>
            </w:pPr>
            <w:ins w:id="2555" w:author="Mahesh Venumbaka" w:date="2015-07-23T12:17:00Z">
              <w:r w:rsidRPr="00FA6CCE">
                <w:rPr>
                  <w:u w:val="single"/>
                </w:rPr>
                <w:t>Activity Sub status :  SDT-Completed</w:t>
              </w:r>
            </w:ins>
          </w:p>
        </w:tc>
      </w:tr>
      <w:tr w:rsidR="00FA6CCE" w:rsidRPr="00BC5D51" w14:paraId="2643A87D" w14:textId="77777777" w:rsidTr="00E52847">
        <w:trPr>
          <w:ins w:id="2556" w:author="Mahesh Venumbaka" w:date="2015-07-23T12:17:00Z"/>
        </w:trPr>
        <w:tc>
          <w:tcPr>
            <w:tcW w:w="1710" w:type="dxa"/>
          </w:tcPr>
          <w:p w14:paraId="76237789" w14:textId="77777777" w:rsidR="00FA6CCE" w:rsidRPr="00BC5D51" w:rsidRDefault="00FA6CCE" w:rsidP="00E52847">
            <w:pPr>
              <w:spacing w:after="0" w:line="240" w:lineRule="auto"/>
              <w:jc w:val="left"/>
              <w:rPr>
                <w:ins w:id="2557" w:author="Mahesh Venumbaka" w:date="2015-07-23T12:17:00Z"/>
              </w:rPr>
            </w:pPr>
            <w:ins w:id="2558" w:author="Mahesh Venumbaka" w:date="2015-07-23T12:17:00Z">
              <w:r w:rsidRPr="00BC5D51">
                <w:lastRenderedPageBreak/>
                <w:t>Task Status</w:t>
              </w:r>
            </w:ins>
          </w:p>
        </w:tc>
        <w:tc>
          <w:tcPr>
            <w:tcW w:w="7380" w:type="dxa"/>
          </w:tcPr>
          <w:p w14:paraId="49ADA945" w14:textId="025CD5DD" w:rsidR="00FA6CCE" w:rsidRPr="00BC5D51" w:rsidRDefault="0039631C" w:rsidP="00E52847">
            <w:pPr>
              <w:spacing w:after="0" w:line="240" w:lineRule="auto"/>
              <w:jc w:val="left"/>
              <w:rPr>
                <w:ins w:id="2559" w:author="Mahesh Venumbaka" w:date="2015-07-23T12:17:00Z"/>
              </w:rPr>
            </w:pPr>
            <w:ins w:id="2560" w:author="Mahesh Venumbaka" w:date="2015-07-23T12:19:00Z">
              <w:r>
                <w:t>Completed</w:t>
              </w:r>
            </w:ins>
          </w:p>
        </w:tc>
      </w:tr>
    </w:tbl>
    <w:p w14:paraId="59348B08" w14:textId="77777777" w:rsidR="00FA6CCE" w:rsidRDefault="00FA6CCE" w:rsidP="00A577CF">
      <w:pPr>
        <w:spacing w:after="0" w:line="240" w:lineRule="auto"/>
        <w:jc w:val="left"/>
        <w:rPr>
          <w:ins w:id="2561" w:author="Mahesh Venumbaka" w:date="2015-07-23T12:13:00Z"/>
        </w:rPr>
      </w:pPr>
    </w:p>
    <w:p w14:paraId="2911528F" w14:textId="5B2353CE" w:rsidR="0039631C" w:rsidRDefault="0039631C" w:rsidP="0039631C">
      <w:pPr>
        <w:pStyle w:val="Heading4"/>
        <w:rPr>
          <w:ins w:id="2562" w:author="Mahesh Venumbaka" w:date="2015-07-23T12:18:00Z"/>
        </w:rPr>
      </w:pPr>
      <w:ins w:id="2563" w:author="Mahesh Venumbaka" w:date="2015-07-23T12:18:00Z">
        <w:r w:rsidRPr="00BC5D51">
          <w:t xml:space="preserve">Activity: </w:t>
        </w:r>
        <w:r>
          <w:t xml:space="preserve">Engineer InCompletes the </w:t>
        </w:r>
        <w:r w:rsidRPr="00FA6CCE">
          <w:t>Job</w:t>
        </w:r>
        <w:r>
          <w:t xml:space="preserve"> </w:t>
        </w:r>
        <w:r w:rsidRPr="00FA6CCE">
          <w:t>Process</w:t>
        </w:r>
      </w:ins>
    </w:p>
    <w:p w14:paraId="18990188" w14:textId="77777777" w:rsidR="0039631C" w:rsidRDefault="0039631C" w:rsidP="0039631C">
      <w:pPr>
        <w:spacing w:after="0" w:line="240" w:lineRule="auto"/>
        <w:jc w:val="left"/>
        <w:rPr>
          <w:ins w:id="2564" w:author="Mahesh Venumbaka" w:date="2015-07-23T12:18: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9631C" w:rsidRPr="00BC5D51" w14:paraId="3CDE688C" w14:textId="77777777" w:rsidTr="00E52847">
        <w:trPr>
          <w:tblHeader/>
          <w:ins w:id="2565" w:author="Mahesh Venumbaka" w:date="2015-07-23T12:18:00Z"/>
        </w:trPr>
        <w:tc>
          <w:tcPr>
            <w:tcW w:w="1710" w:type="dxa"/>
            <w:shd w:val="clear" w:color="auto" w:fill="1F497D" w:themeFill="text2"/>
          </w:tcPr>
          <w:p w14:paraId="40DC801E" w14:textId="77777777" w:rsidR="0039631C" w:rsidRPr="00A47B9B" w:rsidRDefault="0039631C" w:rsidP="00E52847">
            <w:pPr>
              <w:spacing w:after="0" w:line="240" w:lineRule="auto"/>
              <w:jc w:val="left"/>
              <w:rPr>
                <w:ins w:id="2566" w:author="Mahesh Venumbaka" w:date="2015-07-23T12:18:00Z"/>
                <w:b/>
                <w:color w:val="FFFFFF" w:themeColor="background1"/>
              </w:rPr>
            </w:pPr>
            <w:ins w:id="2567" w:author="Mahesh Venumbaka" w:date="2015-07-23T12:18:00Z">
              <w:r w:rsidRPr="00A47B9B">
                <w:rPr>
                  <w:b/>
                  <w:color w:val="FFFFFF" w:themeColor="background1"/>
                </w:rPr>
                <w:t>Activity Name:</w:t>
              </w:r>
            </w:ins>
          </w:p>
        </w:tc>
        <w:tc>
          <w:tcPr>
            <w:tcW w:w="7380" w:type="dxa"/>
            <w:shd w:val="clear" w:color="auto" w:fill="1F497D" w:themeFill="text2"/>
          </w:tcPr>
          <w:p w14:paraId="662BE433" w14:textId="7552EE6F" w:rsidR="0039631C" w:rsidRPr="00A47B9B" w:rsidRDefault="0039631C" w:rsidP="00E52847">
            <w:pPr>
              <w:spacing w:after="0" w:line="240" w:lineRule="auto"/>
              <w:jc w:val="left"/>
              <w:rPr>
                <w:ins w:id="2568" w:author="Mahesh Venumbaka" w:date="2015-07-23T12:18:00Z"/>
                <w:b/>
                <w:color w:val="FFFFFF" w:themeColor="background1"/>
              </w:rPr>
            </w:pPr>
            <w:ins w:id="2569" w:author="Mahesh Venumbaka" w:date="2015-07-23T12:18:00Z">
              <w:r>
                <w:rPr>
                  <w:b/>
                  <w:color w:val="FFFFFF" w:themeColor="background1"/>
                </w:rPr>
                <w:t xml:space="preserve">InCompletes the Job </w:t>
              </w:r>
              <w:r w:rsidRPr="00FA6CCE">
                <w:rPr>
                  <w:b/>
                  <w:color w:val="FFFFFF" w:themeColor="background1"/>
                </w:rPr>
                <w:t>Process</w:t>
              </w:r>
            </w:ins>
          </w:p>
        </w:tc>
      </w:tr>
      <w:tr w:rsidR="0039631C" w:rsidRPr="00BC5D51" w14:paraId="52950374" w14:textId="77777777" w:rsidTr="00E52847">
        <w:trPr>
          <w:ins w:id="2570" w:author="Mahesh Venumbaka" w:date="2015-07-23T12:18:00Z"/>
        </w:trPr>
        <w:tc>
          <w:tcPr>
            <w:tcW w:w="1710" w:type="dxa"/>
          </w:tcPr>
          <w:p w14:paraId="3B5D8B8A" w14:textId="77777777" w:rsidR="0039631C" w:rsidRPr="00BC5D51" w:rsidRDefault="0039631C" w:rsidP="00E52847">
            <w:pPr>
              <w:spacing w:after="0" w:line="240" w:lineRule="auto"/>
              <w:jc w:val="left"/>
              <w:rPr>
                <w:ins w:id="2571" w:author="Mahesh Venumbaka" w:date="2015-07-23T12:18:00Z"/>
              </w:rPr>
            </w:pPr>
            <w:ins w:id="2572" w:author="Mahesh Venumbaka" w:date="2015-07-23T12:18:00Z">
              <w:r w:rsidRPr="00BC5D51">
                <w:t>Action taken by:</w:t>
              </w:r>
            </w:ins>
          </w:p>
        </w:tc>
        <w:tc>
          <w:tcPr>
            <w:tcW w:w="7380" w:type="dxa"/>
          </w:tcPr>
          <w:p w14:paraId="0EBF0E51" w14:textId="77777777" w:rsidR="0039631C" w:rsidRPr="00BC5D51" w:rsidRDefault="0039631C" w:rsidP="00E52847">
            <w:pPr>
              <w:spacing w:after="0" w:line="240" w:lineRule="auto"/>
              <w:jc w:val="left"/>
              <w:rPr>
                <w:ins w:id="2573" w:author="Mahesh Venumbaka" w:date="2015-07-23T12:18:00Z"/>
              </w:rPr>
            </w:pPr>
            <w:ins w:id="2574" w:author="Mahesh Venumbaka" w:date="2015-07-23T12:18:00Z">
              <w:r>
                <w:t>Engineer</w:t>
              </w:r>
            </w:ins>
          </w:p>
        </w:tc>
      </w:tr>
      <w:tr w:rsidR="0039631C" w:rsidRPr="00BC5D51" w14:paraId="4349A125" w14:textId="77777777" w:rsidTr="00E52847">
        <w:trPr>
          <w:trHeight w:val="404"/>
          <w:ins w:id="2575" w:author="Mahesh Venumbaka" w:date="2015-07-23T12:18:00Z"/>
        </w:trPr>
        <w:tc>
          <w:tcPr>
            <w:tcW w:w="1710" w:type="dxa"/>
          </w:tcPr>
          <w:p w14:paraId="39B264AA" w14:textId="77777777" w:rsidR="0039631C" w:rsidRPr="00BC5D51" w:rsidRDefault="0039631C" w:rsidP="00E52847">
            <w:pPr>
              <w:spacing w:after="0" w:line="240" w:lineRule="auto"/>
              <w:jc w:val="left"/>
              <w:rPr>
                <w:ins w:id="2576" w:author="Mahesh Venumbaka" w:date="2015-07-23T12:18:00Z"/>
              </w:rPr>
            </w:pPr>
            <w:ins w:id="2577" w:author="Mahesh Venumbaka" w:date="2015-07-23T12:18:00Z">
              <w:r w:rsidRPr="00BC5D51">
                <w:t>Interacting with:</w:t>
              </w:r>
            </w:ins>
          </w:p>
        </w:tc>
        <w:tc>
          <w:tcPr>
            <w:tcW w:w="7380" w:type="dxa"/>
          </w:tcPr>
          <w:p w14:paraId="0BCC9A57" w14:textId="77777777" w:rsidR="0039631C" w:rsidRPr="00BC5D51" w:rsidRDefault="0039631C" w:rsidP="00E52847">
            <w:pPr>
              <w:spacing w:after="0" w:line="240" w:lineRule="auto"/>
              <w:jc w:val="left"/>
              <w:rPr>
                <w:ins w:id="2578" w:author="Mahesh Venumbaka" w:date="2015-07-23T12:18:00Z"/>
              </w:rPr>
            </w:pPr>
            <w:ins w:id="2579" w:author="Mahesh Venumbaka" w:date="2015-07-23T12:18:00Z">
              <w:r>
                <w:t>Click Mobile, Click Software, SDT Assign</w:t>
              </w:r>
            </w:ins>
          </w:p>
        </w:tc>
      </w:tr>
      <w:tr w:rsidR="0039631C" w:rsidRPr="00BC5D51" w14:paraId="6E69249B" w14:textId="77777777" w:rsidTr="00E52847">
        <w:trPr>
          <w:trHeight w:val="404"/>
          <w:ins w:id="2580" w:author="Mahesh Venumbaka" w:date="2015-07-23T12:18:00Z"/>
        </w:trPr>
        <w:tc>
          <w:tcPr>
            <w:tcW w:w="1710" w:type="dxa"/>
          </w:tcPr>
          <w:p w14:paraId="7AB7E25A" w14:textId="77777777" w:rsidR="0039631C" w:rsidRPr="00BC5D51" w:rsidRDefault="0039631C" w:rsidP="00E52847">
            <w:pPr>
              <w:spacing w:after="0" w:line="240" w:lineRule="auto"/>
              <w:jc w:val="left"/>
              <w:rPr>
                <w:ins w:id="2581" w:author="Mahesh Venumbaka" w:date="2015-07-23T12:18:00Z"/>
              </w:rPr>
            </w:pPr>
            <w:ins w:id="2582" w:author="Mahesh Venumbaka" w:date="2015-07-23T12:18:00Z">
              <w:r w:rsidRPr="00BC5D51">
                <w:t>Description</w:t>
              </w:r>
            </w:ins>
          </w:p>
        </w:tc>
        <w:tc>
          <w:tcPr>
            <w:tcW w:w="7380" w:type="dxa"/>
          </w:tcPr>
          <w:p w14:paraId="7B7395B2" w14:textId="627768BD" w:rsidR="0039631C" w:rsidRDefault="0039631C" w:rsidP="002A14C2">
            <w:pPr>
              <w:pStyle w:val="ListParagraph"/>
              <w:numPr>
                <w:ilvl w:val="0"/>
                <w:numId w:val="104"/>
              </w:numPr>
              <w:spacing w:after="0" w:line="240" w:lineRule="auto"/>
              <w:jc w:val="left"/>
              <w:rPr>
                <w:ins w:id="2583" w:author="Mahesh Venumbaka" w:date="2015-07-23T12:18:00Z"/>
              </w:rPr>
            </w:pPr>
            <w:ins w:id="2584" w:author="Mahesh Venumbaka" w:date="2015-07-23T12:18:00Z">
              <w:r w:rsidRPr="00FA6CCE">
                <w:t xml:space="preserve">Engineer </w:t>
              </w:r>
              <w:r>
                <w:t>Incompletes</w:t>
              </w:r>
              <w:r w:rsidRPr="00FA6CCE">
                <w:t xml:space="preserve"> the Job</w:t>
              </w:r>
              <w:r>
                <w:t xml:space="preserve"> and c</w:t>
              </w:r>
              <w:r w:rsidR="002A14C2">
                <w:t>hanges the status to InComplete</w:t>
              </w:r>
            </w:ins>
          </w:p>
          <w:p w14:paraId="1C42C960" w14:textId="77777777" w:rsidR="0039631C" w:rsidRDefault="0039631C" w:rsidP="002A14C2">
            <w:pPr>
              <w:pStyle w:val="ListParagraph"/>
              <w:numPr>
                <w:ilvl w:val="0"/>
                <w:numId w:val="104"/>
              </w:numPr>
              <w:spacing w:after="0" w:line="240" w:lineRule="auto"/>
              <w:jc w:val="left"/>
              <w:rPr>
                <w:ins w:id="2585" w:author="Mahesh Venumbaka" w:date="2015-07-23T12:18:00Z"/>
              </w:rPr>
            </w:pPr>
            <w:ins w:id="2586" w:author="Mahesh Venumbaka" w:date="2015-07-23T12:18:00Z">
              <w:r w:rsidRPr="00FA6CCE">
                <w:t>XML files to be placed in the GE FTP folder (all engineer/job assignment data would be part of this)</w:t>
              </w:r>
              <w:r>
                <w:t xml:space="preserve"> by Click Software</w:t>
              </w:r>
            </w:ins>
          </w:p>
          <w:p w14:paraId="49341728" w14:textId="55FE4567" w:rsidR="0039631C" w:rsidRPr="00BC5D51" w:rsidRDefault="002A14C2" w:rsidP="002A14C2">
            <w:pPr>
              <w:pStyle w:val="ListParagraph"/>
              <w:numPr>
                <w:ilvl w:val="0"/>
                <w:numId w:val="104"/>
              </w:numPr>
              <w:spacing w:after="0" w:line="240" w:lineRule="auto"/>
              <w:jc w:val="left"/>
              <w:rPr>
                <w:ins w:id="2587" w:author="Mahesh Venumbaka" w:date="2015-07-23T12:18:00Z"/>
              </w:rPr>
            </w:pPr>
            <w:ins w:id="2588" w:author="Mahesh Venumbaka" w:date="2015-07-24T16:27:00Z">
              <w:r>
                <w:t xml:space="preserve">Task </w:t>
              </w:r>
            </w:ins>
            <w:ins w:id="2589" w:author="Mahesh Venumbaka" w:date="2015-07-23T12:18:00Z">
              <w:r w:rsidR="0039631C" w:rsidRPr="00FA6CCE">
                <w:t>Details are updated in the activity of the Siebel SR</w:t>
              </w:r>
              <w:r w:rsidR="0039631C">
                <w:t xml:space="preserve"> by SDT Assign</w:t>
              </w:r>
            </w:ins>
          </w:p>
        </w:tc>
      </w:tr>
      <w:tr w:rsidR="0039631C" w:rsidRPr="00BC5D51" w14:paraId="6FF39C61" w14:textId="77777777" w:rsidTr="00E52847">
        <w:trPr>
          <w:ins w:id="2590" w:author="Mahesh Venumbaka" w:date="2015-07-23T12:18:00Z"/>
        </w:trPr>
        <w:tc>
          <w:tcPr>
            <w:tcW w:w="1710" w:type="dxa"/>
          </w:tcPr>
          <w:p w14:paraId="52AE4EA9" w14:textId="77777777" w:rsidR="0039631C" w:rsidRPr="00BC5D51" w:rsidRDefault="0039631C" w:rsidP="00E52847">
            <w:pPr>
              <w:spacing w:after="0" w:line="240" w:lineRule="auto"/>
              <w:jc w:val="left"/>
              <w:rPr>
                <w:ins w:id="2591" w:author="Mahesh Venumbaka" w:date="2015-07-23T12:18:00Z"/>
              </w:rPr>
            </w:pPr>
            <w:ins w:id="2592" w:author="Mahesh Venumbaka" w:date="2015-07-23T12:18:00Z">
              <w:r w:rsidRPr="00BC5D51">
                <w:t>Task Status</w:t>
              </w:r>
            </w:ins>
          </w:p>
        </w:tc>
        <w:tc>
          <w:tcPr>
            <w:tcW w:w="7380" w:type="dxa"/>
          </w:tcPr>
          <w:p w14:paraId="040C8915" w14:textId="59E2924B" w:rsidR="0039631C" w:rsidRPr="00BC5D51" w:rsidRDefault="0039631C" w:rsidP="00E52847">
            <w:pPr>
              <w:spacing w:after="0" w:line="240" w:lineRule="auto"/>
              <w:jc w:val="left"/>
              <w:rPr>
                <w:ins w:id="2593" w:author="Mahesh Venumbaka" w:date="2015-07-23T12:18:00Z"/>
              </w:rPr>
            </w:pPr>
            <w:ins w:id="2594" w:author="Mahesh Venumbaka" w:date="2015-07-23T12:18:00Z">
              <w:r>
                <w:t>InComplete</w:t>
              </w:r>
            </w:ins>
          </w:p>
        </w:tc>
      </w:tr>
    </w:tbl>
    <w:p w14:paraId="17022B09" w14:textId="77777777" w:rsidR="00FA6CCE" w:rsidRDefault="00FA6CCE" w:rsidP="00A577CF">
      <w:pPr>
        <w:spacing w:after="0" w:line="240" w:lineRule="auto"/>
        <w:jc w:val="left"/>
        <w:rPr>
          <w:ins w:id="2595" w:author="Mahesh Venumbaka" w:date="2015-07-23T12:19:00Z"/>
        </w:rPr>
      </w:pPr>
    </w:p>
    <w:p w14:paraId="049679EA" w14:textId="77777777" w:rsidR="0039631C" w:rsidRDefault="0039631C" w:rsidP="0039631C">
      <w:pPr>
        <w:pStyle w:val="Heading4"/>
        <w:rPr>
          <w:ins w:id="2596" w:author="Mahesh Venumbaka" w:date="2015-07-23T12:19:00Z"/>
        </w:rPr>
      </w:pPr>
      <w:ins w:id="2597" w:author="Mahesh Venumbaka" w:date="2015-07-23T12:19:00Z">
        <w:r w:rsidRPr="00BC5D51">
          <w:t xml:space="preserve">Activity: </w:t>
        </w:r>
        <w:r w:rsidRPr="00FA6CCE">
          <w:t>Siebel Activity Status Update</w:t>
        </w:r>
        <w:r>
          <w:t xml:space="preserve"> </w:t>
        </w:r>
        <w:r w:rsidRPr="00FA6CCE">
          <w:t>Process</w:t>
        </w:r>
      </w:ins>
    </w:p>
    <w:p w14:paraId="1BCFB211" w14:textId="77777777" w:rsidR="0039631C" w:rsidRDefault="0039631C" w:rsidP="0039631C">
      <w:pPr>
        <w:spacing w:after="0" w:line="240" w:lineRule="auto"/>
        <w:jc w:val="left"/>
        <w:rPr>
          <w:ins w:id="2598" w:author="Mahesh Venumbaka" w:date="2015-07-23T12:19: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9631C" w:rsidRPr="00BC5D51" w14:paraId="14D5B6F3" w14:textId="77777777" w:rsidTr="00E52847">
        <w:trPr>
          <w:tblHeader/>
          <w:ins w:id="2599" w:author="Mahesh Venumbaka" w:date="2015-07-23T12:19:00Z"/>
        </w:trPr>
        <w:tc>
          <w:tcPr>
            <w:tcW w:w="1710" w:type="dxa"/>
            <w:shd w:val="clear" w:color="auto" w:fill="1F497D" w:themeFill="text2"/>
          </w:tcPr>
          <w:p w14:paraId="09EF0887" w14:textId="77777777" w:rsidR="0039631C" w:rsidRPr="00A47B9B" w:rsidRDefault="0039631C" w:rsidP="00E52847">
            <w:pPr>
              <w:spacing w:after="0" w:line="240" w:lineRule="auto"/>
              <w:jc w:val="left"/>
              <w:rPr>
                <w:ins w:id="2600" w:author="Mahesh Venumbaka" w:date="2015-07-23T12:19:00Z"/>
                <w:b/>
                <w:color w:val="FFFFFF" w:themeColor="background1"/>
              </w:rPr>
            </w:pPr>
            <w:ins w:id="2601" w:author="Mahesh Venumbaka" w:date="2015-07-23T12:19:00Z">
              <w:r w:rsidRPr="00A47B9B">
                <w:rPr>
                  <w:b/>
                  <w:color w:val="FFFFFF" w:themeColor="background1"/>
                </w:rPr>
                <w:t>Activity Name:</w:t>
              </w:r>
            </w:ins>
          </w:p>
        </w:tc>
        <w:tc>
          <w:tcPr>
            <w:tcW w:w="7380" w:type="dxa"/>
            <w:shd w:val="clear" w:color="auto" w:fill="1F497D" w:themeFill="text2"/>
          </w:tcPr>
          <w:p w14:paraId="3226C80F" w14:textId="77777777" w:rsidR="0039631C" w:rsidRPr="00A47B9B" w:rsidRDefault="0039631C" w:rsidP="00E52847">
            <w:pPr>
              <w:spacing w:after="0" w:line="240" w:lineRule="auto"/>
              <w:jc w:val="left"/>
              <w:rPr>
                <w:ins w:id="2602" w:author="Mahesh Venumbaka" w:date="2015-07-23T12:19:00Z"/>
                <w:b/>
                <w:color w:val="FFFFFF" w:themeColor="background1"/>
              </w:rPr>
            </w:pPr>
            <w:ins w:id="2603" w:author="Mahesh Venumbaka" w:date="2015-07-23T12:19:00Z">
              <w:r w:rsidRPr="00FA6CCE">
                <w:rPr>
                  <w:b/>
                  <w:color w:val="FFFFFF" w:themeColor="background1"/>
                </w:rPr>
                <w:t>Siebel Activity Status Update</w:t>
              </w:r>
              <w:r>
                <w:rPr>
                  <w:b/>
                  <w:color w:val="FFFFFF" w:themeColor="background1"/>
                </w:rPr>
                <w:t xml:space="preserve"> </w:t>
              </w:r>
              <w:r w:rsidRPr="00FA6CCE">
                <w:rPr>
                  <w:b/>
                  <w:color w:val="FFFFFF" w:themeColor="background1"/>
                </w:rPr>
                <w:t>Process</w:t>
              </w:r>
            </w:ins>
          </w:p>
        </w:tc>
      </w:tr>
      <w:tr w:rsidR="0039631C" w:rsidRPr="00BC5D51" w14:paraId="3E369610" w14:textId="77777777" w:rsidTr="00E52847">
        <w:trPr>
          <w:ins w:id="2604" w:author="Mahesh Venumbaka" w:date="2015-07-23T12:19:00Z"/>
        </w:trPr>
        <w:tc>
          <w:tcPr>
            <w:tcW w:w="1710" w:type="dxa"/>
          </w:tcPr>
          <w:p w14:paraId="65D85766" w14:textId="77777777" w:rsidR="0039631C" w:rsidRPr="00BC5D51" w:rsidRDefault="0039631C" w:rsidP="00E52847">
            <w:pPr>
              <w:spacing w:after="0" w:line="240" w:lineRule="auto"/>
              <w:jc w:val="left"/>
              <w:rPr>
                <w:ins w:id="2605" w:author="Mahesh Venumbaka" w:date="2015-07-23T12:19:00Z"/>
              </w:rPr>
            </w:pPr>
            <w:ins w:id="2606" w:author="Mahesh Venumbaka" w:date="2015-07-23T12:19:00Z">
              <w:r w:rsidRPr="00BC5D51">
                <w:t>Action taken by:</w:t>
              </w:r>
            </w:ins>
          </w:p>
        </w:tc>
        <w:tc>
          <w:tcPr>
            <w:tcW w:w="7380" w:type="dxa"/>
          </w:tcPr>
          <w:p w14:paraId="379DDD11" w14:textId="26F46F5A" w:rsidR="0039631C" w:rsidRPr="00BC5D51" w:rsidRDefault="002A14C2" w:rsidP="00E52847">
            <w:pPr>
              <w:spacing w:after="0" w:line="240" w:lineRule="auto"/>
              <w:jc w:val="left"/>
              <w:rPr>
                <w:ins w:id="2607" w:author="Mahesh Venumbaka" w:date="2015-07-23T12:19:00Z"/>
              </w:rPr>
            </w:pPr>
            <w:ins w:id="2608" w:author="Mahesh Venumbaka" w:date="2015-07-24T16:28:00Z">
              <w:r>
                <w:t>Automatic</w:t>
              </w:r>
            </w:ins>
          </w:p>
        </w:tc>
      </w:tr>
      <w:tr w:rsidR="0039631C" w:rsidRPr="00BC5D51" w14:paraId="6C017328" w14:textId="77777777" w:rsidTr="00E52847">
        <w:trPr>
          <w:trHeight w:val="404"/>
          <w:ins w:id="2609" w:author="Mahesh Venumbaka" w:date="2015-07-23T12:19:00Z"/>
        </w:trPr>
        <w:tc>
          <w:tcPr>
            <w:tcW w:w="1710" w:type="dxa"/>
          </w:tcPr>
          <w:p w14:paraId="4F27C931" w14:textId="77777777" w:rsidR="0039631C" w:rsidRPr="00BC5D51" w:rsidRDefault="0039631C" w:rsidP="00E52847">
            <w:pPr>
              <w:spacing w:after="0" w:line="240" w:lineRule="auto"/>
              <w:jc w:val="left"/>
              <w:rPr>
                <w:ins w:id="2610" w:author="Mahesh Venumbaka" w:date="2015-07-23T12:19:00Z"/>
              </w:rPr>
            </w:pPr>
            <w:ins w:id="2611" w:author="Mahesh Venumbaka" w:date="2015-07-23T12:19:00Z">
              <w:r w:rsidRPr="00BC5D51">
                <w:t>Interacting with:</w:t>
              </w:r>
            </w:ins>
          </w:p>
        </w:tc>
        <w:tc>
          <w:tcPr>
            <w:tcW w:w="7380" w:type="dxa"/>
          </w:tcPr>
          <w:p w14:paraId="445E2D6C" w14:textId="77777777" w:rsidR="0039631C" w:rsidRPr="00BC5D51" w:rsidRDefault="0039631C" w:rsidP="00E52847">
            <w:pPr>
              <w:spacing w:after="0" w:line="240" w:lineRule="auto"/>
              <w:jc w:val="left"/>
              <w:rPr>
                <w:ins w:id="2612" w:author="Mahesh Venumbaka" w:date="2015-07-23T12:19:00Z"/>
              </w:rPr>
            </w:pPr>
            <w:ins w:id="2613" w:author="Mahesh Venumbaka" w:date="2015-07-23T12:19:00Z">
              <w:r>
                <w:t>Siebel</w:t>
              </w:r>
            </w:ins>
          </w:p>
        </w:tc>
      </w:tr>
      <w:tr w:rsidR="0039631C" w:rsidRPr="00BC5D51" w14:paraId="5C3FEBAB" w14:textId="77777777" w:rsidTr="00E52847">
        <w:trPr>
          <w:trHeight w:val="404"/>
          <w:ins w:id="2614" w:author="Mahesh Venumbaka" w:date="2015-07-23T12:19:00Z"/>
        </w:trPr>
        <w:tc>
          <w:tcPr>
            <w:tcW w:w="1710" w:type="dxa"/>
          </w:tcPr>
          <w:p w14:paraId="0EABA717" w14:textId="77777777" w:rsidR="0039631C" w:rsidRPr="00BC5D51" w:rsidRDefault="0039631C" w:rsidP="00E52847">
            <w:pPr>
              <w:spacing w:after="0" w:line="240" w:lineRule="auto"/>
              <w:jc w:val="left"/>
              <w:rPr>
                <w:ins w:id="2615" w:author="Mahesh Venumbaka" w:date="2015-07-23T12:19:00Z"/>
              </w:rPr>
            </w:pPr>
            <w:ins w:id="2616" w:author="Mahesh Venumbaka" w:date="2015-07-23T12:19:00Z">
              <w:r w:rsidRPr="00BC5D51">
                <w:t>Description</w:t>
              </w:r>
            </w:ins>
          </w:p>
        </w:tc>
        <w:tc>
          <w:tcPr>
            <w:tcW w:w="7380" w:type="dxa"/>
          </w:tcPr>
          <w:p w14:paraId="6A35E403" w14:textId="77777777" w:rsidR="0039631C" w:rsidRPr="0039631C" w:rsidRDefault="0039631C" w:rsidP="00E52847">
            <w:pPr>
              <w:spacing w:after="0" w:line="240" w:lineRule="auto"/>
              <w:jc w:val="left"/>
              <w:rPr>
                <w:ins w:id="2617" w:author="Mahesh Venumbaka" w:date="2015-07-23T12:19:00Z"/>
              </w:rPr>
            </w:pPr>
            <w:ins w:id="2618" w:author="Mahesh Venumbaka" w:date="2015-07-23T12:19:00Z">
              <w:r w:rsidRPr="0039631C">
                <w:t>Following statuses are updated in Siebel</w:t>
              </w:r>
            </w:ins>
          </w:p>
          <w:p w14:paraId="30792BF2" w14:textId="77777777" w:rsidR="0039631C" w:rsidRPr="0039631C" w:rsidRDefault="0039631C" w:rsidP="00E52847">
            <w:pPr>
              <w:spacing w:after="0" w:line="240" w:lineRule="auto"/>
              <w:jc w:val="left"/>
              <w:rPr>
                <w:ins w:id="2619" w:author="Mahesh Venumbaka" w:date="2015-07-23T12:19:00Z"/>
              </w:rPr>
            </w:pPr>
            <w:ins w:id="2620" w:author="Mahesh Venumbaka" w:date="2015-07-23T12:19:00Z">
              <w:r w:rsidRPr="0039631C">
                <w:t>Activity Status: Open</w:t>
              </w:r>
            </w:ins>
          </w:p>
          <w:p w14:paraId="3397A91F" w14:textId="36A7A537" w:rsidR="0039631C" w:rsidRPr="00BC5D51" w:rsidRDefault="0039631C" w:rsidP="00E52847">
            <w:pPr>
              <w:spacing w:after="0" w:line="240" w:lineRule="auto"/>
              <w:jc w:val="left"/>
              <w:rPr>
                <w:ins w:id="2621" w:author="Mahesh Venumbaka" w:date="2015-07-23T12:19:00Z"/>
              </w:rPr>
            </w:pPr>
            <w:ins w:id="2622" w:author="Mahesh Venumbaka" w:date="2015-07-23T12:19:00Z">
              <w:r w:rsidRPr="00FA6CCE">
                <w:rPr>
                  <w:u w:val="single"/>
                </w:rPr>
                <w:t>Activity Sub status :  SDT-</w:t>
              </w:r>
              <w:r>
                <w:rPr>
                  <w:u w:val="single"/>
                </w:rPr>
                <w:t>InComplete</w:t>
              </w:r>
            </w:ins>
          </w:p>
        </w:tc>
      </w:tr>
      <w:tr w:rsidR="0039631C" w:rsidRPr="00BC5D51" w14:paraId="142AA497" w14:textId="77777777" w:rsidTr="00E52847">
        <w:trPr>
          <w:ins w:id="2623" w:author="Mahesh Venumbaka" w:date="2015-07-23T12:19:00Z"/>
        </w:trPr>
        <w:tc>
          <w:tcPr>
            <w:tcW w:w="1710" w:type="dxa"/>
          </w:tcPr>
          <w:p w14:paraId="1B40DE0F" w14:textId="77777777" w:rsidR="0039631C" w:rsidRPr="00BC5D51" w:rsidRDefault="0039631C" w:rsidP="00E52847">
            <w:pPr>
              <w:spacing w:after="0" w:line="240" w:lineRule="auto"/>
              <w:jc w:val="left"/>
              <w:rPr>
                <w:ins w:id="2624" w:author="Mahesh Venumbaka" w:date="2015-07-23T12:19:00Z"/>
              </w:rPr>
            </w:pPr>
            <w:ins w:id="2625" w:author="Mahesh Venumbaka" w:date="2015-07-23T12:19:00Z">
              <w:r w:rsidRPr="00BC5D51">
                <w:t>Task Status</w:t>
              </w:r>
            </w:ins>
          </w:p>
        </w:tc>
        <w:tc>
          <w:tcPr>
            <w:tcW w:w="7380" w:type="dxa"/>
          </w:tcPr>
          <w:p w14:paraId="22939E3F" w14:textId="01AF00D0" w:rsidR="0039631C" w:rsidRPr="00BC5D51" w:rsidRDefault="0039631C" w:rsidP="00E52847">
            <w:pPr>
              <w:spacing w:after="0" w:line="240" w:lineRule="auto"/>
              <w:jc w:val="left"/>
              <w:rPr>
                <w:ins w:id="2626" w:author="Mahesh Venumbaka" w:date="2015-07-23T12:19:00Z"/>
              </w:rPr>
            </w:pPr>
            <w:ins w:id="2627" w:author="Mahesh Venumbaka" w:date="2015-07-23T12:19:00Z">
              <w:r>
                <w:t>InComplete</w:t>
              </w:r>
            </w:ins>
          </w:p>
        </w:tc>
      </w:tr>
    </w:tbl>
    <w:p w14:paraId="355B2490" w14:textId="77777777" w:rsidR="0039631C" w:rsidRDefault="0039631C" w:rsidP="00A577CF">
      <w:pPr>
        <w:spacing w:after="0" w:line="240" w:lineRule="auto"/>
        <w:jc w:val="left"/>
        <w:rPr>
          <w:ins w:id="2628" w:author="Mahesh Venumbaka" w:date="2015-07-23T12:18:00Z"/>
        </w:rPr>
      </w:pPr>
    </w:p>
    <w:p w14:paraId="30971B4C" w14:textId="25B9FE6B" w:rsidR="0039631C" w:rsidRDefault="0039631C" w:rsidP="0039631C">
      <w:pPr>
        <w:pStyle w:val="Heading4"/>
        <w:rPr>
          <w:ins w:id="2629" w:author="Mahesh Venumbaka" w:date="2015-07-23T12:21:00Z"/>
        </w:rPr>
      </w:pPr>
      <w:ins w:id="2630" w:author="Mahesh Venumbaka" w:date="2015-07-23T12:21:00Z">
        <w:r w:rsidRPr="00BC5D51">
          <w:t xml:space="preserve">Activity: </w:t>
        </w:r>
        <w:r>
          <w:t xml:space="preserve">Follow up Task Creation </w:t>
        </w:r>
        <w:r w:rsidRPr="00FA6CCE">
          <w:t>Process</w:t>
        </w:r>
      </w:ins>
    </w:p>
    <w:p w14:paraId="2FFF09D4" w14:textId="77777777" w:rsidR="0039631C" w:rsidRDefault="0039631C" w:rsidP="0039631C">
      <w:pPr>
        <w:spacing w:after="0" w:line="240" w:lineRule="auto"/>
        <w:jc w:val="left"/>
        <w:rPr>
          <w:ins w:id="2631" w:author="Mahesh Venumbaka" w:date="2015-07-23T12:21: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9631C" w:rsidRPr="00BC5D51" w14:paraId="3B3C5AC0" w14:textId="77777777" w:rsidTr="00E52847">
        <w:trPr>
          <w:tblHeader/>
          <w:ins w:id="2632" w:author="Mahesh Venumbaka" w:date="2015-07-23T12:21:00Z"/>
        </w:trPr>
        <w:tc>
          <w:tcPr>
            <w:tcW w:w="1710" w:type="dxa"/>
            <w:shd w:val="clear" w:color="auto" w:fill="1F497D" w:themeFill="text2"/>
          </w:tcPr>
          <w:p w14:paraId="6628CDF9" w14:textId="77777777" w:rsidR="0039631C" w:rsidRPr="00A47B9B" w:rsidRDefault="0039631C" w:rsidP="00E52847">
            <w:pPr>
              <w:spacing w:after="0" w:line="240" w:lineRule="auto"/>
              <w:jc w:val="left"/>
              <w:rPr>
                <w:ins w:id="2633" w:author="Mahesh Venumbaka" w:date="2015-07-23T12:21:00Z"/>
                <w:b/>
                <w:color w:val="FFFFFF" w:themeColor="background1"/>
              </w:rPr>
            </w:pPr>
            <w:ins w:id="2634" w:author="Mahesh Venumbaka" w:date="2015-07-23T12:21:00Z">
              <w:r w:rsidRPr="00A47B9B">
                <w:rPr>
                  <w:b/>
                  <w:color w:val="FFFFFF" w:themeColor="background1"/>
                </w:rPr>
                <w:t>Activity Name:</w:t>
              </w:r>
            </w:ins>
          </w:p>
        </w:tc>
        <w:tc>
          <w:tcPr>
            <w:tcW w:w="7380" w:type="dxa"/>
            <w:shd w:val="clear" w:color="auto" w:fill="1F497D" w:themeFill="text2"/>
          </w:tcPr>
          <w:p w14:paraId="4672BFFE" w14:textId="03789BC5" w:rsidR="0039631C" w:rsidRPr="00A47B9B" w:rsidRDefault="0039631C" w:rsidP="00E52847">
            <w:pPr>
              <w:spacing w:after="0" w:line="240" w:lineRule="auto"/>
              <w:jc w:val="left"/>
              <w:rPr>
                <w:ins w:id="2635" w:author="Mahesh Venumbaka" w:date="2015-07-23T12:21:00Z"/>
                <w:b/>
                <w:color w:val="FFFFFF" w:themeColor="background1"/>
              </w:rPr>
            </w:pPr>
            <w:ins w:id="2636" w:author="Mahesh Venumbaka" w:date="2015-07-23T12:25:00Z">
              <w:r>
                <w:t>Follow up Task Creation</w:t>
              </w:r>
            </w:ins>
          </w:p>
        </w:tc>
      </w:tr>
      <w:tr w:rsidR="0039631C" w:rsidRPr="00BC5D51" w14:paraId="5DC16A12" w14:textId="77777777" w:rsidTr="00E52847">
        <w:trPr>
          <w:ins w:id="2637" w:author="Mahesh Venumbaka" w:date="2015-07-23T12:21:00Z"/>
        </w:trPr>
        <w:tc>
          <w:tcPr>
            <w:tcW w:w="1710" w:type="dxa"/>
          </w:tcPr>
          <w:p w14:paraId="15724BAC" w14:textId="77777777" w:rsidR="0039631C" w:rsidRPr="00BC5D51" w:rsidRDefault="0039631C" w:rsidP="00E52847">
            <w:pPr>
              <w:spacing w:after="0" w:line="240" w:lineRule="auto"/>
              <w:jc w:val="left"/>
              <w:rPr>
                <w:ins w:id="2638" w:author="Mahesh Venumbaka" w:date="2015-07-23T12:21:00Z"/>
              </w:rPr>
            </w:pPr>
            <w:ins w:id="2639" w:author="Mahesh Venumbaka" w:date="2015-07-23T12:21:00Z">
              <w:r w:rsidRPr="00BC5D51">
                <w:t>Action taken by:</w:t>
              </w:r>
            </w:ins>
          </w:p>
        </w:tc>
        <w:tc>
          <w:tcPr>
            <w:tcW w:w="7380" w:type="dxa"/>
          </w:tcPr>
          <w:p w14:paraId="5CCDC9BE" w14:textId="2DDDB584" w:rsidR="0039631C" w:rsidRPr="00BC5D51" w:rsidRDefault="0039631C" w:rsidP="00E52847">
            <w:pPr>
              <w:spacing w:after="0" w:line="240" w:lineRule="auto"/>
              <w:jc w:val="left"/>
              <w:rPr>
                <w:ins w:id="2640" w:author="Mahesh Venumbaka" w:date="2015-07-23T12:21:00Z"/>
              </w:rPr>
            </w:pPr>
            <w:ins w:id="2641" w:author="Mahesh Venumbaka" w:date="2015-07-23T12:22:00Z">
              <w:r>
                <w:t>CSC</w:t>
              </w:r>
            </w:ins>
          </w:p>
        </w:tc>
      </w:tr>
      <w:tr w:rsidR="0039631C" w:rsidRPr="00BC5D51" w14:paraId="202FBC31" w14:textId="77777777" w:rsidTr="00E52847">
        <w:trPr>
          <w:trHeight w:val="404"/>
          <w:ins w:id="2642" w:author="Mahesh Venumbaka" w:date="2015-07-23T12:21:00Z"/>
        </w:trPr>
        <w:tc>
          <w:tcPr>
            <w:tcW w:w="1710" w:type="dxa"/>
          </w:tcPr>
          <w:p w14:paraId="600F0B87" w14:textId="77777777" w:rsidR="0039631C" w:rsidRPr="00BC5D51" w:rsidRDefault="0039631C" w:rsidP="00E52847">
            <w:pPr>
              <w:spacing w:after="0" w:line="240" w:lineRule="auto"/>
              <w:jc w:val="left"/>
              <w:rPr>
                <w:ins w:id="2643" w:author="Mahesh Venumbaka" w:date="2015-07-23T12:21:00Z"/>
              </w:rPr>
            </w:pPr>
            <w:ins w:id="2644" w:author="Mahesh Venumbaka" w:date="2015-07-23T12:21:00Z">
              <w:r w:rsidRPr="00BC5D51">
                <w:t>Interacting with:</w:t>
              </w:r>
            </w:ins>
          </w:p>
        </w:tc>
        <w:tc>
          <w:tcPr>
            <w:tcW w:w="7380" w:type="dxa"/>
          </w:tcPr>
          <w:p w14:paraId="3C3A35D3" w14:textId="51A2220C" w:rsidR="0039631C" w:rsidRPr="00BC5D51" w:rsidRDefault="0039631C" w:rsidP="00E52847">
            <w:pPr>
              <w:spacing w:after="0" w:line="240" w:lineRule="auto"/>
              <w:jc w:val="left"/>
              <w:rPr>
                <w:ins w:id="2645" w:author="Mahesh Venumbaka" w:date="2015-07-23T12:21:00Z"/>
              </w:rPr>
            </w:pPr>
            <w:ins w:id="2646" w:author="Mahesh Venumbaka" w:date="2015-07-23T12:22:00Z">
              <w:r>
                <w:t>Siebel</w:t>
              </w:r>
            </w:ins>
          </w:p>
        </w:tc>
      </w:tr>
      <w:tr w:rsidR="0039631C" w:rsidRPr="00BC5D51" w14:paraId="75C89F48" w14:textId="77777777" w:rsidTr="00E52847">
        <w:trPr>
          <w:trHeight w:val="404"/>
          <w:ins w:id="2647" w:author="Mahesh Venumbaka" w:date="2015-07-23T12:21:00Z"/>
        </w:trPr>
        <w:tc>
          <w:tcPr>
            <w:tcW w:w="1710" w:type="dxa"/>
          </w:tcPr>
          <w:p w14:paraId="625363CA" w14:textId="77777777" w:rsidR="0039631C" w:rsidRPr="00BC5D51" w:rsidRDefault="0039631C" w:rsidP="00E52847">
            <w:pPr>
              <w:spacing w:after="0" w:line="240" w:lineRule="auto"/>
              <w:jc w:val="left"/>
              <w:rPr>
                <w:ins w:id="2648" w:author="Mahesh Venumbaka" w:date="2015-07-23T12:21:00Z"/>
              </w:rPr>
            </w:pPr>
            <w:ins w:id="2649" w:author="Mahesh Venumbaka" w:date="2015-07-23T12:21:00Z">
              <w:r w:rsidRPr="00BC5D51">
                <w:t>Description</w:t>
              </w:r>
            </w:ins>
          </w:p>
        </w:tc>
        <w:tc>
          <w:tcPr>
            <w:tcW w:w="7380" w:type="dxa"/>
          </w:tcPr>
          <w:p w14:paraId="61EBDD9B" w14:textId="77777777" w:rsidR="0039631C" w:rsidRDefault="0039631C" w:rsidP="0039631C">
            <w:pPr>
              <w:spacing w:after="0" w:line="240" w:lineRule="auto"/>
              <w:jc w:val="left"/>
              <w:rPr>
                <w:ins w:id="2650" w:author="Mahesh Venumbaka" w:date="2015-07-24T16:28:00Z"/>
              </w:rPr>
            </w:pPr>
            <w:ins w:id="2651" w:author="Mahesh Venumbaka" w:date="2015-07-23T12:22:00Z">
              <w:r w:rsidRPr="0039631C">
                <w:t xml:space="preserve">CSC Agent would create a follow-up task and follows same process </w:t>
              </w:r>
            </w:ins>
            <w:ins w:id="2652" w:author="Mahesh Venumbaka" w:date="2015-07-23T12:23:00Z">
              <w:r>
                <w:t>from 4.3.1.4</w:t>
              </w:r>
            </w:ins>
          </w:p>
          <w:p w14:paraId="484AB9D9" w14:textId="7D760E5F" w:rsidR="002A14C2" w:rsidRPr="00BC5D51" w:rsidRDefault="002A14C2" w:rsidP="0039631C">
            <w:pPr>
              <w:spacing w:after="0" w:line="240" w:lineRule="auto"/>
              <w:jc w:val="left"/>
              <w:rPr>
                <w:ins w:id="2653" w:author="Mahesh Venumbaka" w:date="2015-07-23T12:21:00Z"/>
              </w:rPr>
            </w:pPr>
            <w:ins w:id="2654" w:author="Mahesh Venumbaka" w:date="2015-07-24T16:28:00Z">
              <w:r>
                <w:t>This would be the new Activity in Siebel under same SR</w:t>
              </w:r>
            </w:ins>
          </w:p>
        </w:tc>
      </w:tr>
      <w:tr w:rsidR="0039631C" w:rsidRPr="00BC5D51" w14:paraId="048A1668" w14:textId="77777777" w:rsidTr="00E52847">
        <w:trPr>
          <w:ins w:id="2655" w:author="Mahesh Venumbaka" w:date="2015-07-23T12:21:00Z"/>
        </w:trPr>
        <w:tc>
          <w:tcPr>
            <w:tcW w:w="1710" w:type="dxa"/>
          </w:tcPr>
          <w:p w14:paraId="2C939694" w14:textId="77777777" w:rsidR="0039631C" w:rsidRPr="00BC5D51" w:rsidRDefault="0039631C" w:rsidP="00E52847">
            <w:pPr>
              <w:spacing w:after="0" w:line="240" w:lineRule="auto"/>
              <w:jc w:val="left"/>
              <w:rPr>
                <w:ins w:id="2656" w:author="Mahesh Venumbaka" w:date="2015-07-23T12:21:00Z"/>
              </w:rPr>
            </w:pPr>
            <w:ins w:id="2657" w:author="Mahesh Venumbaka" w:date="2015-07-23T12:21:00Z">
              <w:r w:rsidRPr="00BC5D51">
                <w:t>Task Status</w:t>
              </w:r>
            </w:ins>
          </w:p>
        </w:tc>
        <w:tc>
          <w:tcPr>
            <w:tcW w:w="7380" w:type="dxa"/>
          </w:tcPr>
          <w:p w14:paraId="35046456" w14:textId="379172BF" w:rsidR="0039631C" w:rsidRPr="00BC5D51" w:rsidRDefault="002A14C2" w:rsidP="00E52847">
            <w:pPr>
              <w:spacing w:after="0" w:line="240" w:lineRule="auto"/>
              <w:jc w:val="left"/>
              <w:rPr>
                <w:ins w:id="2658" w:author="Mahesh Venumbaka" w:date="2015-07-23T12:21:00Z"/>
              </w:rPr>
            </w:pPr>
            <w:ins w:id="2659" w:author="Mahesh Venumbaka" w:date="2015-07-24T16:28:00Z">
              <w:r>
                <w:t>New</w:t>
              </w:r>
            </w:ins>
          </w:p>
        </w:tc>
      </w:tr>
    </w:tbl>
    <w:p w14:paraId="349F3631" w14:textId="77777777" w:rsidR="0039631C" w:rsidRDefault="0039631C" w:rsidP="00A577CF">
      <w:pPr>
        <w:spacing w:after="0" w:line="240" w:lineRule="auto"/>
        <w:jc w:val="left"/>
        <w:rPr>
          <w:ins w:id="2660" w:author="Mahesh Venumbaka" w:date="2015-07-23T12:20:00Z"/>
        </w:rPr>
      </w:pPr>
    </w:p>
    <w:p w14:paraId="16441CAA" w14:textId="77777777" w:rsidR="0039631C" w:rsidRDefault="0039631C" w:rsidP="00A577CF">
      <w:pPr>
        <w:spacing w:after="0" w:line="240" w:lineRule="auto"/>
        <w:jc w:val="left"/>
        <w:rPr>
          <w:ins w:id="2661" w:author="Mahesh Venumbaka" w:date="2015-07-23T12:18:00Z"/>
        </w:rPr>
      </w:pPr>
    </w:p>
    <w:p w14:paraId="55CF8215" w14:textId="263A8B7A" w:rsidR="0039631C" w:rsidRDefault="0039631C" w:rsidP="0039631C">
      <w:pPr>
        <w:pStyle w:val="Heading4"/>
        <w:rPr>
          <w:ins w:id="2662" w:author="Mahesh Venumbaka" w:date="2015-07-23T12:26:00Z"/>
        </w:rPr>
      </w:pPr>
      <w:ins w:id="2663" w:author="Mahesh Venumbaka" w:date="2015-07-23T12:26:00Z">
        <w:r w:rsidRPr="00BC5D51">
          <w:t xml:space="preserve">Activity: </w:t>
        </w:r>
        <w:r>
          <w:t xml:space="preserve">Engineer rejects </w:t>
        </w:r>
        <w:commentRangeStart w:id="2664"/>
        <w:r>
          <w:t>the</w:t>
        </w:r>
      </w:ins>
      <w:commentRangeEnd w:id="2664"/>
      <w:ins w:id="2665" w:author="Mahesh Venumbaka" w:date="2015-07-24T16:31:00Z">
        <w:r w:rsidR="00AA320C">
          <w:rPr>
            <w:rStyle w:val="CommentReference"/>
            <w:rFonts w:asciiTheme="minorHAnsi" w:hAnsiTheme="minorHAnsi"/>
            <w:b w:val="0"/>
            <w:color w:val="404040" w:themeColor="text1" w:themeTint="BF"/>
          </w:rPr>
          <w:commentReference w:id="2664"/>
        </w:r>
      </w:ins>
      <w:ins w:id="2666" w:author="Mahesh Venumbaka" w:date="2015-07-23T12:26:00Z">
        <w:r>
          <w:t xml:space="preserve"> </w:t>
        </w:r>
        <w:r w:rsidRPr="00FA6CCE">
          <w:t>Job</w:t>
        </w:r>
      </w:ins>
    </w:p>
    <w:p w14:paraId="14BE4D67" w14:textId="77777777" w:rsidR="0039631C" w:rsidRDefault="0039631C" w:rsidP="0039631C">
      <w:pPr>
        <w:spacing w:after="0" w:line="240" w:lineRule="auto"/>
        <w:jc w:val="left"/>
        <w:rPr>
          <w:ins w:id="2667" w:author="Mahesh Venumbaka" w:date="2015-07-23T12:26: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9631C" w:rsidRPr="00BC5D51" w14:paraId="45FD70E1" w14:textId="77777777" w:rsidTr="00E52847">
        <w:trPr>
          <w:tblHeader/>
          <w:ins w:id="2668" w:author="Mahesh Venumbaka" w:date="2015-07-23T12:26:00Z"/>
        </w:trPr>
        <w:tc>
          <w:tcPr>
            <w:tcW w:w="1710" w:type="dxa"/>
            <w:shd w:val="clear" w:color="auto" w:fill="1F497D" w:themeFill="text2"/>
          </w:tcPr>
          <w:p w14:paraId="63AC1FDD" w14:textId="77777777" w:rsidR="0039631C" w:rsidRPr="00A47B9B" w:rsidRDefault="0039631C" w:rsidP="00E52847">
            <w:pPr>
              <w:spacing w:after="0" w:line="240" w:lineRule="auto"/>
              <w:jc w:val="left"/>
              <w:rPr>
                <w:ins w:id="2669" w:author="Mahesh Venumbaka" w:date="2015-07-23T12:26:00Z"/>
                <w:b/>
                <w:color w:val="FFFFFF" w:themeColor="background1"/>
              </w:rPr>
            </w:pPr>
            <w:ins w:id="2670" w:author="Mahesh Venumbaka" w:date="2015-07-23T12:26:00Z">
              <w:r w:rsidRPr="00A47B9B">
                <w:rPr>
                  <w:b/>
                  <w:color w:val="FFFFFF" w:themeColor="background1"/>
                </w:rPr>
                <w:t>Activity Name:</w:t>
              </w:r>
            </w:ins>
          </w:p>
        </w:tc>
        <w:tc>
          <w:tcPr>
            <w:tcW w:w="7380" w:type="dxa"/>
            <w:shd w:val="clear" w:color="auto" w:fill="1F497D" w:themeFill="text2"/>
          </w:tcPr>
          <w:p w14:paraId="5D4F4B02" w14:textId="5811FE1D" w:rsidR="0039631C" w:rsidRPr="00A47B9B" w:rsidRDefault="0039631C" w:rsidP="00E52847">
            <w:pPr>
              <w:spacing w:after="0" w:line="240" w:lineRule="auto"/>
              <w:jc w:val="left"/>
              <w:rPr>
                <w:ins w:id="2671" w:author="Mahesh Venumbaka" w:date="2015-07-23T12:26:00Z"/>
                <w:b/>
                <w:color w:val="FFFFFF" w:themeColor="background1"/>
              </w:rPr>
            </w:pPr>
            <w:ins w:id="2672" w:author="Mahesh Venumbaka" w:date="2015-07-23T12:26:00Z">
              <w:r>
                <w:rPr>
                  <w:b/>
                  <w:color w:val="FFFFFF" w:themeColor="background1"/>
                </w:rPr>
                <w:t xml:space="preserve">Rejects the Job </w:t>
              </w:r>
              <w:r w:rsidRPr="00FA6CCE">
                <w:rPr>
                  <w:b/>
                  <w:color w:val="FFFFFF" w:themeColor="background1"/>
                </w:rPr>
                <w:t>Process</w:t>
              </w:r>
            </w:ins>
          </w:p>
        </w:tc>
      </w:tr>
      <w:tr w:rsidR="0039631C" w:rsidRPr="00BC5D51" w14:paraId="1FFFCE0D" w14:textId="77777777" w:rsidTr="00E52847">
        <w:trPr>
          <w:ins w:id="2673" w:author="Mahesh Venumbaka" w:date="2015-07-23T12:26:00Z"/>
        </w:trPr>
        <w:tc>
          <w:tcPr>
            <w:tcW w:w="1710" w:type="dxa"/>
          </w:tcPr>
          <w:p w14:paraId="26E049D2" w14:textId="77777777" w:rsidR="0039631C" w:rsidRPr="00BC5D51" w:rsidRDefault="0039631C" w:rsidP="00E52847">
            <w:pPr>
              <w:spacing w:after="0" w:line="240" w:lineRule="auto"/>
              <w:jc w:val="left"/>
              <w:rPr>
                <w:ins w:id="2674" w:author="Mahesh Venumbaka" w:date="2015-07-23T12:26:00Z"/>
              </w:rPr>
            </w:pPr>
            <w:ins w:id="2675" w:author="Mahesh Venumbaka" w:date="2015-07-23T12:26:00Z">
              <w:r w:rsidRPr="00BC5D51">
                <w:t>Action taken by:</w:t>
              </w:r>
            </w:ins>
          </w:p>
        </w:tc>
        <w:tc>
          <w:tcPr>
            <w:tcW w:w="7380" w:type="dxa"/>
          </w:tcPr>
          <w:p w14:paraId="057CCE37" w14:textId="77777777" w:rsidR="0039631C" w:rsidRPr="00BC5D51" w:rsidRDefault="0039631C" w:rsidP="00E52847">
            <w:pPr>
              <w:spacing w:after="0" w:line="240" w:lineRule="auto"/>
              <w:jc w:val="left"/>
              <w:rPr>
                <w:ins w:id="2676" w:author="Mahesh Venumbaka" w:date="2015-07-23T12:26:00Z"/>
              </w:rPr>
            </w:pPr>
            <w:ins w:id="2677" w:author="Mahesh Venumbaka" w:date="2015-07-23T12:26:00Z">
              <w:r>
                <w:t>Engineer</w:t>
              </w:r>
            </w:ins>
          </w:p>
        </w:tc>
      </w:tr>
      <w:tr w:rsidR="0039631C" w:rsidRPr="00BC5D51" w14:paraId="4DAA1ABA" w14:textId="77777777" w:rsidTr="00E52847">
        <w:trPr>
          <w:trHeight w:val="404"/>
          <w:ins w:id="2678" w:author="Mahesh Venumbaka" w:date="2015-07-23T12:26:00Z"/>
        </w:trPr>
        <w:tc>
          <w:tcPr>
            <w:tcW w:w="1710" w:type="dxa"/>
          </w:tcPr>
          <w:p w14:paraId="339099CC" w14:textId="77777777" w:rsidR="0039631C" w:rsidRPr="00BC5D51" w:rsidRDefault="0039631C" w:rsidP="00E52847">
            <w:pPr>
              <w:spacing w:after="0" w:line="240" w:lineRule="auto"/>
              <w:jc w:val="left"/>
              <w:rPr>
                <w:ins w:id="2679" w:author="Mahesh Venumbaka" w:date="2015-07-23T12:26:00Z"/>
              </w:rPr>
            </w:pPr>
            <w:ins w:id="2680" w:author="Mahesh Venumbaka" w:date="2015-07-23T12:26:00Z">
              <w:r w:rsidRPr="00BC5D51">
                <w:t>Interacting with:</w:t>
              </w:r>
            </w:ins>
          </w:p>
        </w:tc>
        <w:tc>
          <w:tcPr>
            <w:tcW w:w="7380" w:type="dxa"/>
          </w:tcPr>
          <w:p w14:paraId="4D68EF1D" w14:textId="454E89FB" w:rsidR="0039631C" w:rsidRPr="00BC5D51" w:rsidRDefault="0039631C" w:rsidP="00E52847">
            <w:pPr>
              <w:spacing w:after="0" w:line="240" w:lineRule="auto"/>
              <w:jc w:val="left"/>
              <w:rPr>
                <w:ins w:id="2681" w:author="Mahesh Venumbaka" w:date="2015-07-23T12:26:00Z"/>
              </w:rPr>
            </w:pPr>
            <w:ins w:id="2682" w:author="Mahesh Venumbaka" w:date="2015-07-23T12:26:00Z">
              <w:r>
                <w:t>CSC Agent, Click Mobile, Click Software, SDT Assign</w:t>
              </w:r>
            </w:ins>
          </w:p>
        </w:tc>
      </w:tr>
      <w:tr w:rsidR="0039631C" w:rsidRPr="00BC5D51" w14:paraId="40D0CB16" w14:textId="77777777" w:rsidTr="00E52847">
        <w:trPr>
          <w:trHeight w:val="404"/>
          <w:ins w:id="2683" w:author="Mahesh Venumbaka" w:date="2015-07-23T12:26:00Z"/>
        </w:trPr>
        <w:tc>
          <w:tcPr>
            <w:tcW w:w="1710" w:type="dxa"/>
          </w:tcPr>
          <w:p w14:paraId="11D040B1" w14:textId="77777777" w:rsidR="0039631C" w:rsidRPr="00BC5D51" w:rsidRDefault="0039631C" w:rsidP="00E52847">
            <w:pPr>
              <w:spacing w:after="0" w:line="240" w:lineRule="auto"/>
              <w:jc w:val="left"/>
              <w:rPr>
                <w:ins w:id="2684" w:author="Mahesh Venumbaka" w:date="2015-07-23T12:26:00Z"/>
              </w:rPr>
            </w:pPr>
            <w:ins w:id="2685" w:author="Mahesh Venumbaka" w:date="2015-07-23T12:26:00Z">
              <w:r w:rsidRPr="00BC5D51">
                <w:t>Description</w:t>
              </w:r>
            </w:ins>
          </w:p>
        </w:tc>
        <w:tc>
          <w:tcPr>
            <w:tcW w:w="7380" w:type="dxa"/>
          </w:tcPr>
          <w:p w14:paraId="7DF84784" w14:textId="13713E59" w:rsidR="0039631C" w:rsidRDefault="0039631C" w:rsidP="002A14C2">
            <w:pPr>
              <w:pStyle w:val="ListParagraph"/>
              <w:numPr>
                <w:ilvl w:val="0"/>
                <w:numId w:val="105"/>
              </w:numPr>
              <w:spacing w:after="0" w:line="240" w:lineRule="auto"/>
              <w:jc w:val="left"/>
              <w:rPr>
                <w:ins w:id="2686" w:author="Mahesh Venumbaka" w:date="2015-07-23T12:26:00Z"/>
              </w:rPr>
            </w:pPr>
            <w:ins w:id="2687" w:author="Mahesh Venumbaka" w:date="2015-07-23T12:26:00Z">
              <w:r w:rsidRPr="0039631C">
                <w:t>Engineer calls CSC Agent and Rejects the Job</w:t>
              </w:r>
              <w:r>
                <w:t xml:space="preserve"> by changing the status to Reject</w:t>
              </w:r>
            </w:ins>
          </w:p>
          <w:p w14:paraId="76D3D714" w14:textId="77777777" w:rsidR="0039631C" w:rsidRDefault="0039631C" w:rsidP="002A14C2">
            <w:pPr>
              <w:pStyle w:val="ListParagraph"/>
              <w:numPr>
                <w:ilvl w:val="0"/>
                <w:numId w:val="105"/>
              </w:numPr>
              <w:spacing w:after="0" w:line="240" w:lineRule="auto"/>
              <w:jc w:val="left"/>
              <w:rPr>
                <w:ins w:id="2688" w:author="Mahesh Venumbaka" w:date="2015-07-23T12:26:00Z"/>
              </w:rPr>
            </w:pPr>
            <w:ins w:id="2689" w:author="Mahesh Venumbaka" w:date="2015-07-23T12:26:00Z">
              <w:r w:rsidRPr="0039631C">
                <w:t>Task moves to New Status</w:t>
              </w:r>
            </w:ins>
          </w:p>
          <w:p w14:paraId="4DEB3C44" w14:textId="77777777" w:rsidR="0039631C" w:rsidRDefault="0039631C" w:rsidP="002A14C2">
            <w:pPr>
              <w:pStyle w:val="ListParagraph"/>
              <w:numPr>
                <w:ilvl w:val="0"/>
                <w:numId w:val="105"/>
              </w:numPr>
              <w:spacing w:after="0" w:line="240" w:lineRule="auto"/>
              <w:jc w:val="left"/>
              <w:rPr>
                <w:ins w:id="2690" w:author="Mahesh Venumbaka" w:date="2015-07-23T12:27:00Z"/>
              </w:rPr>
            </w:pPr>
            <w:ins w:id="2691" w:author="Mahesh Venumbaka" w:date="2015-07-23T12:26:00Z">
              <w:r w:rsidRPr="0039631C">
                <w:t>XML files to be placed in the GE FTP folder (all engineer/job assignment data would be part of this)</w:t>
              </w:r>
              <w:r>
                <w:t xml:space="preserve"> by Click Software</w:t>
              </w:r>
            </w:ins>
          </w:p>
          <w:p w14:paraId="2D5C1650" w14:textId="4DDD32A6" w:rsidR="0039631C" w:rsidRPr="00BC5D51" w:rsidRDefault="002A14C2" w:rsidP="002A14C2">
            <w:pPr>
              <w:pStyle w:val="ListParagraph"/>
              <w:numPr>
                <w:ilvl w:val="0"/>
                <w:numId w:val="105"/>
              </w:numPr>
              <w:spacing w:after="0" w:line="240" w:lineRule="auto"/>
              <w:jc w:val="left"/>
              <w:rPr>
                <w:ins w:id="2692" w:author="Mahesh Venumbaka" w:date="2015-07-23T12:26:00Z"/>
              </w:rPr>
            </w:pPr>
            <w:ins w:id="2693" w:author="Mahesh Venumbaka" w:date="2015-07-24T16:29:00Z">
              <w:r>
                <w:t xml:space="preserve">Task </w:t>
              </w:r>
            </w:ins>
            <w:ins w:id="2694" w:author="Mahesh Venumbaka" w:date="2015-07-23T12:27:00Z">
              <w:r w:rsidR="0039631C" w:rsidRPr="0039631C">
                <w:t>Details are updated in the activity of the Siebel SR</w:t>
              </w:r>
              <w:r w:rsidR="0039631C">
                <w:t xml:space="preserve"> by SDT Assign</w:t>
              </w:r>
            </w:ins>
          </w:p>
        </w:tc>
      </w:tr>
      <w:tr w:rsidR="0039631C" w:rsidRPr="00BC5D51" w14:paraId="5EEDD18C" w14:textId="77777777" w:rsidTr="00E52847">
        <w:trPr>
          <w:ins w:id="2695" w:author="Mahesh Venumbaka" w:date="2015-07-23T12:26:00Z"/>
        </w:trPr>
        <w:tc>
          <w:tcPr>
            <w:tcW w:w="1710" w:type="dxa"/>
          </w:tcPr>
          <w:p w14:paraId="250BE489" w14:textId="77777777" w:rsidR="0039631C" w:rsidRPr="00BC5D51" w:rsidRDefault="0039631C" w:rsidP="00E52847">
            <w:pPr>
              <w:spacing w:after="0" w:line="240" w:lineRule="auto"/>
              <w:jc w:val="left"/>
              <w:rPr>
                <w:ins w:id="2696" w:author="Mahesh Venumbaka" w:date="2015-07-23T12:26:00Z"/>
              </w:rPr>
            </w:pPr>
            <w:ins w:id="2697" w:author="Mahesh Venumbaka" w:date="2015-07-23T12:26:00Z">
              <w:r w:rsidRPr="00BC5D51">
                <w:t>Task Status</w:t>
              </w:r>
            </w:ins>
          </w:p>
        </w:tc>
        <w:tc>
          <w:tcPr>
            <w:tcW w:w="7380" w:type="dxa"/>
          </w:tcPr>
          <w:p w14:paraId="544B1191" w14:textId="6D43679F" w:rsidR="0039631C" w:rsidRPr="00BC5D51" w:rsidRDefault="0039631C" w:rsidP="00E52847">
            <w:pPr>
              <w:spacing w:after="0" w:line="240" w:lineRule="auto"/>
              <w:jc w:val="left"/>
              <w:rPr>
                <w:ins w:id="2698" w:author="Mahesh Venumbaka" w:date="2015-07-23T12:26:00Z"/>
              </w:rPr>
            </w:pPr>
            <w:ins w:id="2699" w:author="Mahesh Venumbaka" w:date="2015-07-23T12:27:00Z">
              <w:r>
                <w:t>New</w:t>
              </w:r>
            </w:ins>
          </w:p>
        </w:tc>
      </w:tr>
    </w:tbl>
    <w:p w14:paraId="519758D3" w14:textId="77777777" w:rsidR="0039631C" w:rsidRDefault="0039631C" w:rsidP="00565F3C">
      <w:pPr>
        <w:pStyle w:val="Heading4"/>
        <w:rPr>
          <w:ins w:id="2700" w:author="Mahesh Venumbaka" w:date="2015-07-23T12:27:00Z"/>
        </w:rPr>
      </w:pPr>
      <w:ins w:id="2701" w:author="Mahesh Venumbaka" w:date="2015-07-23T12:27:00Z">
        <w:r w:rsidRPr="00BC5D51">
          <w:lastRenderedPageBreak/>
          <w:t xml:space="preserve">Activity: </w:t>
        </w:r>
        <w:r w:rsidRPr="00FA6CCE">
          <w:t>Siebel Activity Status Update</w:t>
        </w:r>
        <w:r>
          <w:t xml:space="preserve"> </w:t>
        </w:r>
        <w:r w:rsidRPr="00FA6CCE">
          <w:t>Process</w:t>
        </w:r>
      </w:ins>
    </w:p>
    <w:p w14:paraId="3637804D" w14:textId="77777777" w:rsidR="0039631C" w:rsidRDefault="0039631C" w:rsidP="0039631C">
      <w:pPr>
        <w:spacing w:after="0" w:line="240" w:lineRule="auto"/>
        <w:jc w:val="left"/>
        <w:rPr>
          <w:ins w:id="2702" w:author="Mahesh Venumbaka" w:date="2015-07-23T12:27: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9631C" w:rsidRPr="00BC5D51" w14:paraId="0CE4F8D9" w14:textId="77777777" w:rsidTr="00E52847">
        <w:trPr>
          <w:tblHeader/>
          <w:ins w:id="2703" w:author="Mahesh Venumbaka" w:date="2015-07-23T12:27:00Z"/>
        </w:trPr>
        <w:tc>
          <w:tcPr>
            <w:tcW w:w="1710" w:type="dxa"/>
            <w:shd w:val="clear" w:color="auto" w:fill="1F497D" w:themeFill="text2"/>
          </w:tcPr>
          <w:p w14:paraId="0A41E829" w14:textId="77777777" w:rsidR="0039631C" w:rsidRPr="00A47B9B" w:rsidRDefault="0039631C" w:rsidP="00E52847">
            <w:pPr>
              <w:spacing w:after="0" w:line="240" w:lineRule="auto"/>
              <w:jc w:val="left"/>
              <w:rPr>
                <w:ins w:id="2704" w:author="Mahesh Venumbaka" w:date="2015-07-23T12:27:00Z"/>
                <w:b/>
                <w:color w:val="FFFFFF" w:themeColor="background1"/>
              </w:rPr>
            </w:pPr>
            <w:ins w:id="2705" w:author="Mahesh Venumbaka" w:date="2015-07-23T12:27:00Z">
              <w:r w:rsidRPr="00A47B9B">
                <w:rPr>
                  <w:b/>
                  <w:color w:val="FFFFFF" w:themeColor="background1"/>
                </w:rPr>
                <w:t>Activity Name:</w:t>
              </w:r>
            </w:ins>
          </w:p>
        </w:tc>
        <w:tc>
          <w:tcPr>
            <w:tcW w:w="7380" w:type="dxa"/>
            <w:shd w:val="clear" w:color="auto" w:fill="1F497D" w:themeFill="text2"/>
          </w:tcPr>
          <w:p w14:paraId="1D742CBC" w14:textId="77777777" w:rsidR="0039631C" w:rsidRPr="00A47B9B" w:rsidRDefault="0039631C" w:rsidP="00E52847">
            <w:pPr>
              <w:spacing w:after="0" w:line="240" w:lineRule="auto"/>
              <w:jc w:val="left"/>
              <w:rPr>
                <w:ins w:id="2706" w:author="Mahesh Venumbaka" w:date="2015-07-23T12:27:00Z"/>
                <w:b/>
                <w:color w:val="FFFFFF" w:themeColor="background1"/>
              </w:rPr>
            </w:pPr>
            <w:ins w:id="2707" w:author="Mahesh Venumbaka" w:date="2015-07-23T12:27:00Z">
              <w:r w:rsidRPr="00FA6CCE">
                <w:rPr>
                  <w:b/>
                  <w:color w:val="FFFFFF" w:themeColor="background1"/>
                </w:rPr>
                <w:t>Siebel Activity Status Update</w:t>
              </w:r>
              <w:r>
                <w:rPr>
                  <w:b/>
                  <w:color w:val="FFFFFF" w:themeColor="background1"/>
                </w:rPr>
                <w:t xml:space="preserve"> </w:t>
              </w:r>
              <w:r w:rsidRPr="00FA6CCE">
                <w:rPr>
                  <w:b/>
                  <w:color w:val="FFFFFF" w:themeColor="background1"/>
                </w:rPr>
                <w:t>Process</w:t>
              </w:r>
            </w:ins>
          </w:p>
        </w:tc>
      </w:tr>
      <w:tr w:rsidR="0039631C" w:rsidRPr="00BC5D51" w14:paraId="4E33C524" w14:textId="77777777" w:rsidTr="00E52847">
        <w:trPr>
          <w:ins w:id="2708" w:author="Mahesh Venumbaka" w:date="2015-07-23T12:27:00Z"/>
        </w:trPr>
        <w:tc>
          <w:tcPr>
            <w:tcW w:w="1710" w:type="dxa"/>
          </w:tcPr>
          <w:p w14:paraId="472B5A6C" w14:textId="77777777" w:rsidR="0039631C" w:rsidRPr="00BC5D51" w:rsidRDefault="0039631C" w:rsidP="00E52847">
            <w:pPr>
              <w:spacing w:after="0" w:line="240" w:lineRule="auto"/>
              <w:jc w:val="left"/>
              <w:rPr>
                <w:ins w:id="2709" w:author="Mahesh Venumbaka" w:date="2015-07-23T12:27:00Z"/>
              </w:rPr>
            </w:pPr>
            <w:ins w:id="2710" w:author="Mahesh Venumbaka" w:date="2015-07-23T12:27:00Z">
              <w:r w:rsidRPr="00BC5D51">
                <w:t>Action taken by:</w:t>
              </w:r>
            </w:ins>
          </w:p>
        </w:tc>
        <w:tc>
          <w:tcPr>
            <w:tcW w:w="7380" w:type="dxa"/>
          </w:tcPr>
          <w:p w14:paraId="6538C6E9" w14:textId="500D5035" w:rsidR="0039631C" w:rsidRPr="00BC5D51" w:rsidRDefault="002A14C2" w:rsidP="00E52847">
            <w:pPr>
              <w:spacing w:after="0" w:line="240" w:lineRule="auto"/>
              <w:jc w:val="left"/>
              <w:rPr>
                <w:ins w:id="2711" w:author="Mahesh Venumbaka" w:date="2015-07-23T12:27:00Z"/>
              </w:rPr>
            </w:pPr>
            <w:ins w:id="2712" w:author="Mahesh Venumbaka" w:date="2015-07-24T16:30:00Z">
              <w:r>
                <w:t>Automatic</w:t>
              </w:r>
            </w:ins>
          </w:p>
        </w:tc>
      </w:tr>
      <w:tr w:rsidR="0039631C" w:rsidRPr="00BC5D51" w14:paraId="620E9A82" w14:textId="77777777" w:rsidTr="00E52847">
        <w:trPr>
          <w:trHeight w:val="404"/>
          <w:ins w:id="2713" w:author="Mahesh Venumbaka" w:date="2015-07-23T12:27:00Z"/>
        </w:trPr>
        <w:tc>
          <w:tcPr>
            <w:tcW w:w="1710" w:type="dxa"/>
          </w:tcPr>
          <w:p w14:paraId="331ED085" w14:textId="77777777" w:rsidR="0039631C" w:rsidRPr="00BC5D51" w:rsidRDefault="0039631C" w:rsidP="00E52847">
            <w:pPr>
              <w:spacing w:after="0" w:line="240" w:lineRule="auto"/>
              <w:jc w:val="left"/>
              <w:rPr>
                <w:ins w:id="2714" w:author="Mahesh Venumbaka" w:date="2015-07-23T12:27:00Z"/>
              </w:rPr>
            </w:pPr>
            <w:ins w:id="2715" w:author="Mahesh Venumbaka" w:date="2015-07-23T12:27:00Z">
              <w:r w:rsidRPr="00BC5D51">
                <w:t>Interacting with:</w:t>
              </w:r>
            </w:ins>
          </w:p>
        </w:tc>
        <w:tc>
          <w:tcPr>
            <w:tcW w:w="7380" w:type="dxa"/>
          </w:tcPr>
          <w:p w14:paraId="40323B02" w14:textId="77777777" w:rsidR="0039631C" w:rsidRPr="00BC5D51" w:rsidRDefault="0039631C" w:rsidP="00E52847">
            <w:pPr>
              <w:spacing w:after="0" w:line="240" w:lineRule="auto"/>
              <w:jc w:val="left"/>
              <w:rPr>
                <w:ins w:id="2716" w:author="Mahesh Venumbaka" w:date="2015-07-23T12:27:00Z"/>
              </w:rPr>
            </w:pPr>
            <w:ins w:id="2717" w:author="Mahesh Venumbaka" w:date="2015-07-23T12:27:00Z">
              <w:r>
                <w:t>Siebel</w:t>
              </w:r>
            </w:ins>
          </w:p>
        </w:tc>
      </w:tr>
      <w:tr w:rsidR="0039631C" w:rsidRPr="00BC5D51" w14:paraId="7EA3E7CE" w14:textId="77777777" w:rsidTr="00E52847">
        <w:trPr>
          <w:trHeight w:val="404"/>
          <w:ins w:id="2718" w:author="Mahesh Venumbaka" w:date="2015-07-23T12:27:00Z"/>
        </w:trPr>
        <w:tc>
          <w:tcPr>
            <w:tcW w:w="1710" w:type="dxa"/>
          </w:tcPr>
          <w:p w14:paraId="654A64CF" w14:textId="77777777" w:rsidR="0039631C" w:rsidRPr="00BC5D51" w:rsidRDefault="0039631C" w:rsidP="00E52847">
            <w:pPr>
              <w:spacing w:after="0" w:line="240" w:lineRule="auto"/>
              <w:jc w:val="left"/>
              <w:rPr>
                <w:ins w:id="2719" w:author="Mahesh Venumbaka" w:date="2015-07-23T12:27:00Z"/>
              </w:rPr>
            </w:pPr>
            <w:ins w:id="2720" w:author="Mahesh Venumbaka" w:date="2015-07-23T12:27:00Z">
              <w:r w:rsidRPr="00BC5D51">
                <w:t>Description</w:t>
              </w:r>
            </w:ins>
          </w:p>
        </w:tc>
        <w:tc>
          <w:tcPr>
            <w:tcW w:w="7380" w:type="dxa"/>
          </w:tcPr>
          <w:p w14:paraId="720A5581" w14:textId="77777777" w:rsidR="0039631C" w:rsidRPr="0039631C" w:rsidRDefault="0039631C" w:rsidP="00E52847">
            <w:pPr>
              <w:spacing w:after="0" w:line="240" w:lineRule="auto"/>
              <w:jc w:val="left"/>
              <w:rPr>
                <w:ins w:id="2721" w:author="Mahesh Venumbaka" w:date="2015-07-23T12:27:00Z"/>
              </w:rPr>
            </w:pPr>
            <w:ins w:id="2722" w:author="Mahesh Venumbaka" w:date="2015-07-23T12:27:00Z">
              <w:r w:rsidRPr="0039631C">
                <w:t>Following statuses are updated in Siebel</w:t>
              </w:r>
            </w:ins>
          </w:p>
          <w:p w14:paraId="117F1CD1" w14:textId="77777777" w:rsidR="0039631C" w:rsidRPr="0039631C" w:rsidRDefault="0039631C" w:rsidP="00E52847">
            <w:pPr>
              <w:spacing w:after="0" w:line="240" w:lineRule="auto"/>
              <w:jc w:val="left"/>
              <w:rPr>
                <w:ins w:id="2723" w:author="Mahesh Venumbaka" w:date="2015-07-23T12:27:00Z"/>
              </w:rPr>
            </w:pPr>
            <w:ins w:id="2724" w:author="Mahesh Venumbaka" w:date="2015-07-23T12:27:00Z">
              <w:r w:rsidRPr="0039631C">
                <w:t>Activity Status: Open</w:t>
              </w:r>
            </w:ins>
          </w:p>
          <w:p w14:paraId="54814794" w14:textId="45ED0AAB" w:rsidR="0039631C" w:rsidRPr="00BC5D51" w:rsidRDefault="0039631C" w:rsidP="00E52847">
            <w:pPr>
              <w:spacing w:after="0" w:line="240" w:lineRule="auto"/>
              <w:jc w:val="left"/>
              <w:rPr>
                <w:ins w:id="2725" w:author="Mahesh Venumbaka" w:date="2015-07-23T12:27:00Z"/>
              </w:rPr>
            </w:pPr>
            <w:ins w:id="2726" w:author="Mahesh Venumbaka" w:date="2015-07-23T12:27:00Z">
              <w:r w:rsidRPr="00FA6CCE">
                <w:rPr>
                  <w:u w:val="single"/>
                </w:rPr>
                <w:t>Activity Sub status :  SDT-</w:t>
              </w:r>
              <w:r>
                <w:t xml:space="preserve"> </w:t>
              </w:r>
              <w:r w:rsidRPr="0039631C">
                <w:rPr>
                  <w:u w:val="single"/>
                </w:rPr>
                <w:t>Rejected</w:t>
              </w:r>
            </w:ins>
          </w:p>
        </w:tc>
      </w:tr>
      <w:tr w:rsidR="0039631C" w:rsidRPr="00BC5D51" w14:paraId="4B09F9F5" w14:textId="77777777" w:rsidTr="00E52847">
        <w:trPr>
          <w:ins w:id="2727" w:author="Mahesh Venumbaka" w:date="2015-07-23T12:27:00Z"/>
        </w:trPr>
        <w:tc>
          <w:tcPr>
            <w:tcW w:w="1710" w:type="dxa"/>
          </w:tcPr>
          <w:p w14:paraId="7100D161" w14:textId="77777777" w:rsidR="0039631C" w:rsidRPr="00BC5D51" w:rsidRDefault="0039631C" w:rsidP="00E52847">
            <w:pPr>
              <w:spacing w:after="0" w:line="240" w:lineRule="auto"/>
              <w:jc w:val="left"/>
              <w:rPr>
                <w:ins w:id="2728" w:author="Mahesh Venumbaka" w:date="2015-07-23T12:27:00Z"/>
              </w:rPr>
            </w:pPr>
            <w:ins w:id="2729" w:author="Mahesh Venumbaka" w:date="2015-07-23T12:27:00Z">
              <w:r w:rsidRPr="00BC5D51">
                <w:t>Task Status</w:t>
              </w:r>
            </w:ins>
          </w:p>
        </w:tc>
        <w:tc>
          <w:tcPr>
            <w:tcW w:w="7380" w:type="dxa"/>
          </w:tcPr>
          <w:p w14:paraId="476D66B5" w14:textId="05459CA8" w:rsidR="0039631C" w:rsidRPr="00BC5D51" w:rsidRDefault="0039631C" w:rsidP="00E52847">
            <w:pPr>
              <w:spacing w:after="0" w:line="240" w:lineRule="auto"/>
              <w:jc w:val="left"/>
              <w:rPr>
                <w:ins w:id="2730" w:author="Mahesh Venumbaka" w:date="2015-07-23T12:27:00Z"/>
              </w:rPr>
            </w:pPr>
            <w:ins w:id="2731" w:author="Mahesh Venumbaka" w:date="2015-07-23T12:27:00Z">
              <w:r>
                <w:t>New</w:t>
              </w:r>
            </w:ins>
          </w:p>
        </w:tc>
      </w:tr>
    </w:tbl>
    <w:p w14:paraId="16B4B759" w14:textId="77777777" w:rsidR="0039631C" w:rsidRDefault="0039631C" w:rsidP="00A577CF">
      <w:pPr>
        <w:spacing w:after="0" w:line="240" w:lineRule="auto"/>
        <w:jc w:val="left"/>
        <w:rPr>
          <w:ins w:id="2732" w:author="Mahesh Venumbaka" w:date="2015-07-23T12:18:00Z"/>
        </w:rPr>
      </w:pPr>
    </w:p>
    <w:p w14:paraId="2DEA8DE0" w14:textId="77777777" w:rsidR="0039631C" w:rsidRDefault="0039631C" w:rsidP="00A577CF">
      <w:pPr>
        <w:spacing w:after="0" w:line="240" w:lineRule="auto"/>
        <w:jc w:val="left"/>
        <w:rPr>
          <w:ins w:id="2733" w:author="Mahesh Venumbaka" w:date="2015-07-23T12:18:00Z"/>
        </w:rPr>
      </w:pPr>
    </w:p>
    <w:p w14:paraId="30593054" w14:textId="40C010DD" w:rsidR="00565F3C" w:rsidRDefault="00565F3C" w:rsidP="00565F3C">
      <w:pPr>
        <w:pStyle w:val="Heading4"/>
        <w:rPr>
          <w:ins w:id="2734" w:author="Mahesh Venumbaka" w:date="2015-07-23T12:28:00Z"/>
        </w:rPr>
      </w:pPr>
      <w:ins w:id="2735" w:author="Mahesh Venumbaka" w:date="2015-07-23T12:28:00Z">
        <w:r w:rsidRPr="00BC5D51">
          <w:t xml:space="preserve">Activity: </w:t>
        </w:r>
        <w:r w:rsidRPr="00565F3C">
          <w:t>Reassigning post rejection of the primary activity</w:t>
        </w:r>
      </w:ins>
    </w:p>
    <w:p w14:paraId="689FCAC6" w14:textId="77777777" w:rsidR="00565F3C" w:rsidRDefault="00565F3C" w:rsidP="00565F3C">
      <w:pPr>
        <w:spacing w:after="0" w:line="240" w:lineRule="auto"/>
        <w:jc w:val="left"/>
        <w:rPr>
          <w:ins w:id="2736" w:author="Mahesh Venumbaka" w:date="2015-07-23T12:28: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565F3C" w:rsidRPr="00BC5D51" w14:paraId="41BA7AFB" w14:textId="77777777" w:rsidTr="00E52847">
        <w:trPr>
          <w:tblHeader/>
          <w:ins w:id="2737" w:author="Mahesh Venumbaka" w:date="2015-07-23T12:28:00Z"/>
        </w:trPr>
        <w:tc>
          <w:tcPr>
            <w:tcW w:w="1710" w:type="dxa"/>
            <w:shd w:val="clear" w:color="auto" w:fill="1F497D" w:themeFill="text2"/>
          </w:tcPr>
          <w:p w14:paraId="5532F9FA" w14:textId="77777777" w:rsidR="00565F3C" w:rsidRPr="00A47B9B" w:rsidRDefault="00565F3C" w:rsidP="00E52847">
            <w:pPr>
              <w:spacing w:after="0" w:line="240" w:lineRule="auto"/>
              <w:jc w:val="left"/>
              <w:rPr>
                <w:ins w:id="2738" w:author="Mahesh Venumbaka" w:date="2015-07-23T12:28:00Z"/>
                <w:b/>
                <w:color w:val="FFFFFF" w:themeColor="background1"/>
              </w:rPr>
            </w:pPr>
            <w:ins w:id="2739" w:author="Mahesh Venumbaka" w:date="2015-07-23T12:28:00Z">
              <w:r w:rsidRPr="00A47B9B">
                <w:rPr>
                  <w:b/>
                  <w:color w:val="FFFFFF" w:themeColor="background1"/>
                </w:rPr>
                <w:t>Activity Name:</w:t>
              </w:r>
            </w:ins>
          </w:p>
        </w:tc>
        <w:tc>
          <w:tcPr>
            <w:tcW w:w="7380" w:type="dxa"/>
            <w:shd w:val="clear" w:color="auto" w:fill="1F497D" w:themeFill="text2"/>
          </w:tcPr>
          <w:p w14:paraId="1FACC2D0" w14:textId="4A349551" w:rsidR="00565F3C" w:rsidRPr="00A47B9B" w:rsidRDefault="00565F3C" w:rsidP="00E52847">
            <w:pPr>
              <w:spacing w:after="0" w:line="240" w:lineRule="auto"/>
              <w:jc w:val="left"/>
              <w:rPr>
                <w:ins w:id="2740" w:author="Mahesh Venumbaka" w:date="2015-07-23T12:28:00Z"/>
                <w:b/>
                <w:color w:val="FFFFFF" w:themeColor="background1"/>
              </w:rPr>
            </w:pPr>
            <w:ins w:id="2741" w:author="Mahesh Venumbaka" w:date="2015-07-23T12:28:00Z">
              <w:r w:rsidRPr="00565F3C">
                <w:rPr>
                  <w:b/>
                  <w:color w:val="FFFFFF" w:themeColor="background1"/>
                </w:rPr>
                <w:t>Reassigning post rejection of the primary activity</w:t>
              </w:r>
            </w:ins>
          </w:p>
        </w:tc>
      </w:tr>
      <w:tr w:rsidR="00565F3C" w:rsidRPr="00BC5D51" w14:paraId="65A8B4A6" w14:textId="77777777" w:rsidTr="00E52847">
        <w:trPr>
          <w:ins w:id="2742" w:author="Mahesh Venumbaka" w:date="2015-07-23T12:28:00Z"/>
        </w:trPr>
        <w:tc>
          <w:tcPr>
            <w:tcW w:w="1710" w:type="dxa"/>
          </w:tcPr>
          <w:p w14:paraId="2A0CCBB9" w14:textId="77777777" w:rsidR="00565F3C" w:rsidRPr="00BC5D51" w:rsidRDefault="00565F3C" w:rsidP="00E52847">
            <w:pPr>
              <w:spacing w:after="0" w:line="240" w:lineRule="auto"/>
              <w:jc w:val="left"/>
              <w:rPr>
                <w:ins w:id="2743" w:author="Mahesh Venumbaka" w:date="2015-07-23T12:28:00Z"/>
              </w:rPr>
            </w:pPr>
            <w:ins w:id="2744" w:author="Mahesh Venumbaka" w:date="2015-07-23T12:28:00Z">
              <w:r w:rsidRPr="00BC5D51">
                <w:t>Action taken by:</w:t>
              </w:r>
            </w:ins>
          </w:p>
        </w:tc>
        <w:tc>
          <w:tcPr>
            <w:tcW w:w="7380" w:type="dxa"/>
          </w:tcPr>
          <w:p w14:paraId="47F03832" w14:textId="66FA9FC8" w:rsidR="00565F3C" w:rsidRPr="00BC5D51" w:rsidRDefault="00565F3C" w:rsidP="00E52847">
            <w:pPr>
              <w:spacing w:after="0" w:line="240" w:lineRule="auto"/>
              <w:jc w:val="left"/>
              <w:rPr>
                <w:ins w:id="2745" w:author="Mahesh Venumbaka" w:date="2015-07-23T12:28:00Z"/>
              </w:rPr>
            </w:pPr>
            <w:ins w:id="2746" w:author="Mahesh Venumbaka" w:date="2015-07-23T12:28:00Z">
              <w:r>
                <w:t>CSC</w:t>
              </w:r>
            </w:ins>
          </w:p>
        </w:tc>
      </w:tr>
      <w:tr w:rsidR="00565F3C" w:rsidRPr="00BC5D51" w14:paraId="0547E032" w14:textId="77777777" w:rsidTr="00E52847">
        <w:trPr>
          <w:trHeight w:val="404"/>
          <w:ins w:id="2747" w:author="Mahesh Venumbaka" w:date="2015-07-23T12:28:00Z"/>
        </w:trPr>
        <w:tc>
          <w:tcPr>
            <w:tcW w:w="1710" w:type="dxa"/>
          </w:tcPr>
          <w:p w14:paraId="14272005" w14:textId="77777777" w:rsidR="00565F3C" w:rsidRPr="00BC5D51" w:rsidRDefault="00565F3C" w:rsidP="00E52847">
            <w:pPr>
              <w:spacing w:after="0" w:line="240" w:lineRule="auto"/>
              <w:jc w:val="left"/>
              <w:rPr>
                <w:ins w:id="2748" w:author="Mahesh Venumbaka" w:date="2015-07-23T12:28:00Z"/>
              </w:rPr>
            </w:pPr>
            <w:ins w:id="2749" w:author="Mahesh Venumbaka" w:date="2015-07-23T12:28:00Z">
              <w:r w:rsidRPr="00BC5D51">
                <w:t>Interacting with:</w:t>
              </w:r>
            </w:ins>
          </w:p>
        </w:tc>
        <w:tc>
          <w:tcPr>
            <w:tcW w:w="7380" w:type="dxa"/>
          </w:tcPr>
          <w:p w14:paraId="3C041FE1" w14:textId="66999BE4" w:rsidR="00565F3C" w:rsidRPr="00BC5D51" w:rsidRDefault="00565F3C" w:rsidP="00565F3C">
            <w:pPr>
              <w:spacing w:after="0" w:line="240" w:lineRule="auto"/>
              <w:jc w:val="left"/>
              <w:rPr>
                <w:ins w:id="2750" w:author="Mahesh Venumbaka" w:date="2015-07-23T12:28:00Z"/>
              </w:rPr>
            </w:pPr>
            <w:ins w:id="2751" w:author="Mahesh Venumbaka" w:date="2015-07-23T12:28:00Z">
              <w:r>
                <w:t>Click Mobile, Click Software</w:t>
              </w:r>
            </w:ins>
          </w:p>
        </w:tc>
      </w:tr>
      <w:tr w:rsidR="00565F3C" w:rsidRPr="00BC5D51" w14:paraId="730362A3" w14:textId="77777777" w:rsidTr="00E52847">
        <w:trPr>
          <w:trHeight w:val="404"/>
          <w:ins w:id="2752" w:author="Mahesh Venumbaka" w:date="2015-07-23T12:28:00Z"/>
        </w:trPr>
        <w:tc>
          <w:tcPr>
            <w:tcW w:w="1710" w:type="dxa"/>
          </w:tcPr>
          <w:p w14:paraId="31708F65" w14:textId="77777777" w:rsidR="00565F3C" w:rsidRPr="00BC5D51" w:rsidRDefault="00565F3C" w:rsidP="00E52847">
            <w:pPr>
              <w:spacing w:after="0" w:line="240" w:lineRule="auto"/>
              <w:jc w:val="left"/>
              <w:rPr>
                <w:ins w:id="2753" w:author="Mahesh Venumbaka" w:date="2015-07-23T12:28:00Z"/>
              </w:rPr>
            </w:pPr>
            <w:ins w:id="2754" w:author="Mahesh Venumbaka" w:date="2015-07-23T12:28:00Z">
              <w:r w:rsidRPr="00BC5D51">
                <w:t>Description</w:t>
              </w:r>
            </w:ins>
          </w:p>
        </w:tc>
        <w:tc>
          <w:tcPr>
            <w:tcW w:w="7380" w:type="dxa"/>
          </w:tcPr>
          <w:p w14:paraId="5FF07EDE" w14:textId="77777777" w:rsidR="00565F3C" w:rsidRDefault="00565F3C" w:rsidP="00AA320C">
            <w:pPr>
              <w:pStyle w:val="ListParagraph"/>
              <w:numPr>
                <w:ilvl w:val="0"/>
                <w:numId w:val="106"/>
              </w:numPr>
              <w:spacing w:after="0" w:line="240" w:lineRule="auto"/>
              <w:jc w:val="left"/>
              <w:rPr>
                <w:ins w:id="2755" w:author="Mahesh Venumbaka" w:date="2015-07-23T12:29:00Z"/>
              </w:rPr>
            </w:pPr>
            <w:ins w:id="2756" w:author="Mahesh Venumbaka" w:date="2015-07-23T12:29:00Z">
              <w:r w:rsidRPr="00565F3C">
                <w:t>CSC Agent Manually assigns the task to Field Engineer</w:t>
              </w:r>
            </w:ins>
          </w:p>
          <w:p w14:paraId="677AF484" w14:textId="22C40DCD" w:rsidR="00565F3C" w:rsidRPr="00BC5D51" w:rsidRDefault="00565F3C" w:rsidP="00AA320C">
            <w:pPr>
              <w:pStyle w:val="ListParagraph"/>
              <w:numPr>
                <w:ilvl w:val="0"/>
                <w:numId w:val="106"/>
              </w:numPr>
              <w:spacing w:after="0" w:line="240" w:lineRule="auto"/>
              <w:jc w:val="left"/>
              <w:rPr>
                <w:ins w:id="2757" w:author="Mahesh Venumbaka" w:date="2015-07-23T12:28:00Z"/>
              </w:rPr>
            </w:pPr>
            <w:ins w:id="2758" w:author="Mahesh Venumbaka" w:date="2015-07-23T12:29:00Z">
              <w:r w:rsidRPr="00565F3C">
                <w:t xml:space="preserve">Flow repeated from </w:t>
              </w:r>
            </w:ins>
            <w:ins w:id="2759" w:author="Mahesh Venumbaka" w:date="2015-07-24T16:30:00Z">
              <w:r w:rsidR="00AA320C">
                <w:t xml:space="preserve">Job </w:t>
              </w:r>
            </w:ins>
            <w:ins w:id="2760" w:author="Mahesh Venumbaka" w:date="2015-07-23T12:29:00Z">
              <w:r w:rsidRPr="00565F3C">
                <w:t>Status Assigned till Complete</w:t>
              </w:r>
            </w:ins>
          </w:p>
        </w:tc>
      </w:tr>
      <w:tr w:rsidR="00565F3C" w:rsidRPr="00BC5D51" w14:paraId="23DCAE81" w14:textId="77777777" w:rsidTr="00E52847">
        <w:trPr>
          <w:ins w:id="2761" w:author="Mahesh Venumbaka" w:date="2015-07-23T12:28:00Z"/>
        </w:trPr>
        <w:tc>
          <w:tcPr>
            <w:tcW w:w="1710" w:type="dxa"/>
          </w:tcPr>
          <w:p w14:paraId="63EBFCA0" w14:textId="77777777" w:rsidR="00565F3C" w:rsidRPr="00BC5D51" w:rsidRDefault="00565F3C" w:rsidP="00E52847">
            <w:pPr>
              <w:spacing w:after="0" w:line="240" w:lineRule="auto"/>
              <w:jc w:val="left"/>
              <w:rPr>
                <w:ins w:id="2762" w:author="Mahesh Venumbaka" w:date="2015-07-23T12:28:00Z"/>
              </w:rPr>
            </w:pPr>
            <w:ins w:id="2763" w:author="Mahesh Venumbaka" w:date="2015-07-23T12:28:00Z">
              <w:r w:rsidRPr="00BC5D51">
                <w:t>Task Status</w:t>
              </w:r>
            </w:ins>
          </w:p>
        </w:tc>
        <w:tc>
          <w:tcPr>
            <w:tcW w:w="7380" w:type="dxa"/>
          </w:tcPr>
          <w:p w14:paraId="6F47783D" w14:textId="78CA1545" w:rsidR="00565F3C" w:rsidRPr="00BC5D51" w:rsidRDefault="00565F3C" w:rsidP="00E52847">
            <w:pPr>
              <w:spacing w:after="0" w:line="240" w:lineRule="auto"/>
              <w:jc w:val="left"/>
              <w:rPr>
                <w:ins w:id="2764" w:author="Mahesh Venumbaka" w:date="2015-07-23T12:28:00Z"/>
              </w:rPr>
            </w:pPr>
            <w:ins w:id="2765" w:author="Mahesh Venumbaka" w:date="2015-07-23T12:29:00Z">
              <w:r>
                <w:t>Assigned</w:t>
              </w:r>
            </w:ins>
          </w:p>
        </w:tc>
      </w:tr>
    </w:tbl>
    <w:p w14:paraId="641F4588" w14:textId="77777777" w:rsidR="00565F3C" w:rsidRDefault="00565F3C" w:rsidP="00565F3C">
      <w:pPr>
        <w:spacing w:after="0" w:line="240" w:lineRule="auto"/>
        <w:jc w:val="left"/>
        <w:rPr>
          <w:ins w:id="2766" w:author="Mahesh Venumbaka" w:date="2015-07-23T12:33:00Z"/>
        </w:rPr>
      </w:pPr>
    </w:p>
    <w:p w14:paraId="27341AAE" w14:textId="77777777" w:rsidR="00C10410" w:rsidRDefault="00C10410" w:rsidP="00565F3C">
      <w:pPr>
        <w:spacing w:after="0" w:line="240" w:lineRule="auto"/>
        <w:jc w:val="left"/>
        <w:rPr>
          <w:ins w:id="2767" w:author="Mahesh Venumbaka" w:date="2015-07-23T12:28:00Z"/>
        </w:rPr>
      </w:pPr>
    </w:p>
    <w:p w14:paraId="280843DA" w14:textId="6E77D81B" w:rsidR="00565F3C" w:rsidRDefault="00565F3C" w:rsidP="00565F3C">
      <w:pPr>
        <w:pStyle w:val="Heading4"/>
        <w:rPr>
          <w:ins w:id="2768" w:author="Mahesh Venumbaka" w:date="2015-07-23T12:29:00Z"/>
        </w:rPr>
      </w:pPr>
      <w:ins w:id="2769" w:author="Mahesh Venumbaka" w:date="2015-07-23T12:29:00Z">
        <w:r w:rsidRPr="00BC5D51">
          <w:t xml:space="preserve">Activity: </w:t>
        </w:r>
        <w:r>
          <w:t xml:space="preserve">Cancel the </w:t>
        </w:r>
        <w:r w:rsidRPr="00FA6CCE">
          <w:t>Job</w:t>
        </w:r>
      </w:ins>
    </w:p>
    <w:p w14:paraId="601FB765" w14:textId="77777777" w:rsidR="00565F3C" w:rsidRDefault="00565F3C" w:rsidP="00565F3C">
      <w:pPr>
        <w:spacing w:after="0" w:line="240" w:lineRule="auto"/>
        <w:jc w:val="left"/>
        <w:rPr>
          <w:ins w:id="2770" w:author="Mahesh Venumbaka" w:date="2015-07-23T12:29: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565F3C" w:rsidRPr="00BC5D51" w14:paraId="15595CA0" w14:textId="77777777" w:rsidTr="00E52847">
        <w:trPr>
          <w:tblHeader/>
          <w:ins w:id="2771" w:author="Mahesh Venumbaka" w:date="2015-07-23T12:29:00Z"/>
        </w:trPr>
        <w:tc>
          <w:tcPr>
            <w:tcW w:w="1710" w:type="dxa"/>
            <w:shd w:val="clear" w:color="auto" w:fill="1F497D" w:themeFill="text2"/>
          </w:tcPr>
          <w:p w14:paraId="3BCB762F" w14:textId="77777777" w:rsidR="00565F3C" w:rsidRPr="00A47B9B" w:rsidRDefault="00565F3C" w:rsidP="00E52847">
            <w:pPr>
              <w:spacing w:after="0" w:line="240" w:lineRule="auto"/>
              <w:jc w:val="left"/>
              <w:rPr>
                <w:ins w:id="2772" w:author="Mahesh Venumbaka" w:date="2015-07-23T12:29:00Z"/>
                <w:b/>
                <w:color w:val="FFFFFF" w:themeColor="background1"/>
              </w:rPr>
            </w:pPr>
            <w:ins w:id="2773" w:author="Mahesh Venumbaka" w:date="2015-07-23T12:29:00Z">
              <w:r w:rsidRPr="00A47B9B">
                <w:rPr>
                  <w:b/>
                  <w:color w:val="FFFFFF" w:themeColor="background1"/>
                </w:rPr>
                <w:t>Activity Name:</w:t>
              </w:r>
            </w:ins>
          </w:p>
        </w:tc>
        <w:tc>
          <w:tcPr>
            <w:tcW w:w="7380" w:type="dxa"/>
            <w:shd w:val="clear" w:color="auto" w:fill="1F497D" w:themeFill="text2"/>
          </w:tcPr>
          <w:p w14:paraId="0781B069" w14:textId="06AA75EE" w:rsidR="00565F3C" w:rsidRPr="00A47B9B" w:rsidRDefault="00C10410" w:rsidP="00AA320C">
            <w:pPr>
              <w:spacing w:after="0" w:line="240" w:lineRule="auto"/>
              <w:jc w:val="left"/>
              <w:rPr>
                <w:ins w:id="2774" w:author="Mahesh Venumbaka" w:date="2015-07-23T12:29:00Z"/>
                <w:b/>
                <w:color w:val="FFFFFF" w:themeColor="background1"/>
              </w:rPr>
            </w:pPr>
            <w:ins w:id="2775" w:author="Mahesh Venumbaka" w:date="2015-07-23T12:31:00Z">
              <w:r w:rsidRPr="00C10410">
                <w:rPr>
                  <w:b/>
                  <w:color w:val="FFFFFF" w:themeColor="background1"/>
                </w:rPr>
                <w:t xml:space="preserve">Cancel the Job </w:t>
              </w:r>
            </w:ins>
            <w:ins w:id="2776" w:author="Mahesh Venumbaka" w:date="2015-07-23T12:29:00Z">
              <w:r w:rsidR="00565F3C" w:rsidRPr="00FA6CCE">
                <w:rPr>
                  <w:b/>
                  <w:color w:val="FFFFFF" w:themeColor="background1"/>
                </w:rPr>
                <w:t>Process</w:t>
              </w:r>
            </w:ins>
          </w:p>
        </w:tc>
      </w:tr>
      <w:tr w:rsidR="00565F3C" w:rsidRPr="00BC5D51" w14:paraId="53C0C998" w14:textId="77777777" w:rsidTr="00E52847">
        <w:trPr>
          <w:ins w:id="2777" w:author="Mahesh Venumbaka" w:date="2015-07-23T12:29:00Z"/>
        </w:trPr>
        <w:tc>
          <w:tcPr>
            <w:tcW w:w="1710" w:type="dxa"/>
          </w:tcPr>
          <w:p w14:paraId="20432D9C" w14:textId="77777777" w:rsidR="00565F3C" w:rsidRPr="00BC5D51" w:rsidRDefault="00565F3C" w:rsidP="00E52847">
            <w:pPr>
              <w:spacing w:after="0" w:line="240" w:lineRule="auto"/>
              <w:jc w:val="left"/>
              <w:rPr>
                <w:ins w:id="2778" w:author="Mahesh Venumbaka" w:date="2015-07-23T12:29:00Z"/>
              </w:rPr>
            </w:pPr>
            <w:ins w:id="2779" w:author="Mahesh Venumbaka" w:date="2015-07-23T12:29:00Z">
              <w:r w:rsidRPr="00BC5D51">
                <w:t>Action taken by:</w:t>
              </w:r>
            </w:ins>
          </w:p>
        </w:tc>
        <w:tc>
          <w:tcPr>
            <w:tcW w:w="7380" w:type="dxa"/>
          </w:tcPr>
          <w:p w14:paraId="4C397816" w14:textId="490030E3" w:rsidR="00565F3C" w:rsidRPr="00BC5D51" w:rsidRDefault="00565F3C" w:rsidP="00E52847">
            <w:pPr>
              <w:spacing w:after="0" w:line="240" w:lineRule="auto"/>
              <w:jc w:val="left"/>
              <w:rPr>
                <w:ins w:id="2780" w:author="Mahesh Venumbaka" w:date="2015-07-23T12:29:00Z"/>
              </w:rPr>
            </w:pPr>
            <w:ins w:id="2781" w:author="Mahesh Venumbaka" w:date="2015-07-23T12:30:00Z">
              <w:r>
                <w:t>CSC</w:t>
              </w:r>
            </w:ins>
          </w:p>
        </w:tc>
      </w:tr>
      <w:tr w:rsidR="00565F3C" w:rsidRPr="00BC5D51" w14:paraId="059B8899" w14:textId="77777777" w:rsidTr="00E52847">
        <w:trPr>
          <w:trHeight w:val="404"/>
          <w:ins w:id="2782" w:author="Mahesh Venumbaka" w:date="2015-07-23T12:29:00Z"/>
        </w:trPr>
        <w:tc>
          <w:tcPr>
            <w:tcW w:w="1710" w:type="dxa"/>
          </w:tcPr>
          <w:p w14:paraId="2602B1C0" w14:textId="77777777" w:rsidR="00565F3C" w:rsidRPr="00BC5D51" w:rsidRDefault="00565F3C" w:rsidP="00E52847">
            <w:pPr>
              <w:spacing w:after="0" w:line="240" w:lineRule="auto"/>
              <w:jc w:val="left"/>
              <w:rPr>
                <w:ins w:id="2783" w:author="Mahesh Venumbaka" w:date="2015-07-23T12:29:00Z"/>
              </w:rPr>
            </w:pPr>
            <w:ins w:id="2784" w:author="Mahesh Venumbaka" w:date="2015-07-23T12:29:00Z">
              <w:r w:rsidRPr="00BC5D51">
                <w:t>Interacting with:</w:t>
              </w:r>
            </w:ins>
          </w:p>
        </w:tc>
        <w:tc>
          <w:tcPr>
            <w:tcW w:w="7380" w:type="dxa"/>
          </w:tcPr>
          <w:p w14:paraId="5069CAF2" w14:textId="37466D7C" w:rsidR="00565F3C" w:rsidRPr="00BC5D51" w:rsidRDefault="00565F3C" w:rsidP="00E52847">
            <w:pPr>
              <w:spacing w:after="0" w:line="240" w:lineRule="auto"/>
              <w:jc w:val="left"/>
              <w:rPr>
                <w:ins w:id="2785" w:author="Mahesh Venumbaka" w:date="2015-07-23T12:29:00Z"/>
              </w:rPr>
            </w:pPr>
            <w:ins w:id="2786" w:author="Mahesh Venumbaka" w:date="2015-07-23T12:29:00Z">
              <w:r>
                <w:t>Click Software, SDT Assign</w:t>
              </w:r>
            </w:ins>
          </w:p>
        </w:tc>
      </w:tr>
      <w:tr w:rsidR="00565F3C" w:rsidRPr="00BC5D51" w14:paraId="5331B81A" w14:textId="77777777" w:rsidTr="00E52847">
        <w:trPr>
          <w:trHeight w:val="404"/>
          <w:ins w:id="2787" w:author="Mahesh Venumbaka" w:date="2015-07-23T12:29:00Z"/>
        </w:trPr>
        <w:tc>
          <w:tcPr>
            <w:tcW w:w="1710" w:type="dxa"/>
          </w:tcPr>
          <w:p w14:paraId="3AD41186" w14:textId="77777777" w:rsidR="00565F3C" w:rsidRPr="00BC5D51" w:rsidRDefault="00565F3C" w:rsidP="00E52847">
            <w:pPr>
              <w:spacing w:after="0" w:line="240" w:lineRule="auto"/>
              <w:jc w:val="left"/>
              <w:rPr>
                <w:ins w:id="2788" w:author="Mahesh Venumbaka" w:date="2015-07-23T12:29:00Z"/>
              </w:rPr>
            </w:pPr>
            <w:ins w:id="2789" w:author="Mahesh Venumbaka" w:date="2015-07-23T12:29:00Z">
              <w:r w:rsidRPr="00BC5D51">
                <w:t>Description</w:t>
              </w:r>
            </w:ins>
          </w:p>
        </w:tc>
        <w:tc>
          <w:tcPr>
            <w:tcW w:w="7380" w:type="dxa"/>
          </w:tcPr>
          <w:p w14:paraId="72BCADF9" w14:textId="1E1F2DDF" w:rsidR="00565F3C" w:rsidRDefault="00565F3C" w:rsidP="00AA320C">
            <w:pPr>
              <w:pStyle w:val="ListParagraph"/>
              <w:numPr>
                <w:ilvl w:val="0"/>
                <w:numId w:val="107"/>
              </w:numPr>
              <w:spacing w:after="0" w:line="240" w:lineRule="auto"/>
              <w:jc w:val="left"/>
              <w:rPr>
                <w:ins w:id="2790" w:author="Mahesh Venumbaka" w:date="2015-07-23T12:31:00Z"/>
              </w:rPr>
            </w:pPr>
            <w:ins w:id="2791" w:author="Mahesh Venumbaka" w:date="2015-07-23T12:30:00Z">
              <w:r>
                <w:t xml:space="preserve">CSC Agent </w:t>
              </w:r>
              <w:r w:rsidR="007B646C">
                <w:t>c</w:t>
              </w:r>
              <w:r w:rsidRPr="00565F3C">
                <w:t>ancel</w:t>
              </w:r>
              <w:r>
                <w:t>s</w:t>
              </w:r>
              <w:r w:rsidRPr="00565F3C">
                <w:t xml:space="preserve"> the task in Click</w:t>
              </w:r>
              <w:r>
                <w:t xml:space="preserve"> and changes the status to Cancelled</w:t>
              </w:r>
            </w:ins>
          </w:p>
          <w:p w14:paraId="687D91E6" w14:textId="4FA160C3" w:rsidR="00565F3C" w:rsidRDefault="00565F3C" w:rsidP="00AA320C">
            <w:pPr>
              <w:pStyle w:val="ListParagraph"/>
              <w:numPr>
                <w:ilvl w:val="0"/>
                <w:numId w:val="107"/>
              </w:numPr>
              <w:spacing w:after="0" w:line="240" w:lineRule="auto"/>
              <w:jc w:val="left"/>
              <w:rPr>
                <w:ins w:id="2792" w:author="Mahesh Venumbaka" w:date="2015-07-23T12:30:00Z"/>
              </w:rPr>
            </w:pPr>
            <w:ins w:id="2793" w:author="Mahesh Venumbaka" w:date="2015-07-23T12:31:00Z">
              <w:r w:rsidRPr="00565F3C">
                <w:t>XML files to be placed in the GE FTP folder (all engineer/job assignment data would be part of this)</w:t>
              </w:r>
              <w:r>
                <w:t xml:space="preserve"> by Click Software</w:t>
              </w:r>
            </w:ins>
          </w:p>
          <w:p w14:paraId="75798D61" w14:textId="6C46AD6B" w:rsidR="00565F3C" w:rsidRPr="00BC5D51" w:rsidRDefault="00AA320C" w:rsidP="00AA320C">
            <w:pPr>
              <w:pStyle w:val="ListParagraph"/>
              <w:numPr>
                <w:ilvl w:val="0"/>
                <w:numId w:val="107"/>
              </w:numPr>
              <w:spacing w:after="0" w:line="240" w:lineRule="auto"/>
              <w:jc w:val="left"/>
              <w:rPr>
                <w:ins w:id="2794" w:author="Mahesh Venumbaka" w:date="2015-07-23T12:29:00Z"/>
              </w:rPr>
            </w:pPr>
            <w:ins w:id="2795" w:author="Mahesh Venumbaka" w:date="2015-07-24T16:32:00Z">
              <w:r>
                <w:t xml:space="preserve">Task </w:t>
              </w:r>
            </w:ins>
            <w:ins w:id="2796" w:author="Mahesh Venumbaka" w:date="2015-07-23T12:31:00Z">
              <w:r w:rsidR="00565F3C" w:rsidRPr="00565F3C">
                <w:t>Details are updated in the activity of the Siebel SR</w:t>
              </w:r>
              <w:r w:rsidR="00565F3C">
                <w:t xml:space="preserve"> by SDT Assign</w:t>
              </w:r>
            </w:ins>
          </w:p>
        </w:tc>
      </w:tr>
      <w:tr w:rsidR="00565F3C" w:rsidRPr="00BC5D51" w14:paraId="0C547DB8" w14:textId="77777777" w:rsidTr="00E52847">
        <w:trPr>
          <w:ins w:id="2797" w:author="Mahesh Venumbaka" w:date="2015-07-23T12:29:00Z"/>
        </w:trPr>
        <w:tc>
          <w:tcPr>
            <w:tcW w:w="1710" w:type="dxa"/>
          </w:tcPr>
          <w:p w14:paraId="35708CA5" w14:textId="49DD80AC" w:rsidR="00565F3C" w:rsidRPr="00BC5D51" w:rsidRDefault="00565F3C" w:rsidP="00E52847">
            <w:pPr>
              <w:spacing w:after="0" w:line="240" w:lineRule="auto"/>
              <w:jc w:val="left"/>
              <w:rPr>
                <w:ins w:id="2798" w:author="Mahesh Venumbaka" w:date="2015-07-23T12:29:00Z"/>
              </w:rPr>
            </w:pPr>
            <w:ins w:id="2799" w:author="Mahesh Venumbaka" w:date="2015-07-23T12:29:00Z">
              <w:r w:rsidRPr="00BC5D51">
                <w:t>Task Status</w:t>
              </w:r>
            </w:ins>
          </w:p>
        </w:tc>
        <w:tc>
          <w:tcPr>
            <w:tcW w:w="7380" w:type="dxa"/>
          </w:tcPr>
          <w:p w14:paraId="39D06F8E" w14:textId="6389FEB6" w:rsidR="00565F3C" w:rsidRPr="00BC5D51" w:rsidRDefault="00C10410" w:rsidP="00E52847">
            <w:pPr>
              <w:spacing w:after="0" w:line="240" w:lineRule="auto"/>
              <w:jc w:val="left"/>
              <w:rPr>
                <w:ins w:id="2800" w:author="Mahesh Venumbaka" w:date="2015-07-23T12:29:00Z"/>
              </w:rPr>
            </w:pPr>
            <w:ins w:id="2801" w:author="Mahesh Venumbaka" w:date="2015-07-23T12:31:00Z">
              <w:r>
                <w:t>Cancelled</w:t>
              </w:r>
            </w:ins>
          </w:p>
        </w:tc>
      </w:tr>
    </w:tbl>
    <w:p w14:paraId="1A519B3A" w14:textId="77777777" w:rsidR="0039631C" w:rsidRDefault="0039631C" w:rsidP="00A577CF">
      <w:pPr>
        <w:spacing w:after="0" w:line="240" w:lineRule="auto"/>
        <w:jc w:val="left"/>
        <w:rPr>
          <w:ins w:id="2802" w:author="Mahesh Venumbaka" w:date="2015-07-23T12:33:00Z"/>
        </w:rPr>
      </w:pPr>
    </w:p>
    <w:p w14:paraId="7BC3C239" w14:textId="77777777" w:rsidR="00C10410" w:rsidRDefault="00C10410" w:rsidP="00A577CF">
      <w:pPr>
        <w:spacing w:after="0" w:line="240" w:lineRule="auto"/>
        <w:jc w:val="left"/>
        <w:rPr>
          <w:ins w:id="2803" w:author="Mahesh Venumbaka" w:date="2015-07-23T12:18:00Z"/>
        </w:rPr>
      </w:pPr>
    </w:p>
    <w:p w14:paraId="507F4213" w14:textId="77777777" w:rsidR="00C10410" w:rsidRDefault="00C10410" w:rsidP="00C10410">
      <w:pPr>
        <w:pStyle w:val="Heading4"/>
        <w:rPr>
          <w:ins w:id="2804" w:author="Mahesh Venumbaka" w:date="2015-07-23T12:31:00Z"/>
        </w:rPr>
      </w:pPr>
      <w:ins w:id="2805" w:author="Mahesh Venumbaka" w:date="2015-07-23T12:31:00Z">
        <w:r w:rsidRPr="00BC5D51">
          <w:t xml:space="preserve">Activity: </w:t>
        </w:r>
        <w:r w:rsidRPr="00FA6CCE">
          <w:t>Siebel Activity Status Update</w:t>
        </w:r>
        <w:r>
          <w:t xml:space="preserve"> </w:t>
        </w:r>
        <w:r w:rsidRPr="00FA6CCE">
          <w:t>Process</w:t>
        </w:r>
      </w:ins>
    </w:p>
    <w:p w14:paraId="3D16C5EB" w14:textId="77777777" w:rsidR="00C10410" w:rsidRDefault="00C10410" w:rsidP="00C10410">
      <w:pPr>
        <w:spacing w:after="0" w:line="240" w:lineRule="auto"/>
        <w:jc w:val="left"/>
        <w:rPr>
          <w:ins w:id="2806" w:author="Mahesh Venumbaka" w:date="2015-07-23T12:31: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C10410" w:rsidRPr="00BC5D51" w14:paraId="5B564F70" w14:textId="77777777" w:rsidTr="00E52847">
        <w:trPr>
          <w:tblHeader/>
          <w:ins w:id="2807" w:author="Mahesh Venumbaka" w:date="2015-07-23T12:31:00Z"/>
        </w:trPr>
        <w:tc>
          <w:tcPr>
            <w:tcW w:w="1710" w:type="dxa"/>
            <w:shd w:val="clear" w:color="auto" w:fill="1F497D" w:themeFill="text2"/>
          </w:tcPr>
          <w:p w14:paraId="2DB39B3E" w14:textId="77777777" w:rsidR="00C10410" w:rsidRPr="00A47B9B" w:rsidRDefault="00C10410" w:rsidP="00E52847">
            <w:pPr>
              <w:spacing w:after="0" w:line="240" w:lineRule="auto"/>
              <w:jc w:val="left"/>
              <w:rPr>
                <w:ins w:id="2808" w:author="Mahesh Venumbaka" w:date="2015-07-23T12:31:00Z"/>
                <w:b/>
                <w:color w:val="FFFFFF" w:themeColor="background1"/>
              </w:rPr>
            </w:pPr>
            <w:ins w:id="2809" w:author="Mahesh Venumbaka" w:date="2015-07-23T12:31:00Z">
              <w:r w:rsidRPr="00A47B9B">
                <w:rPr>
                  <w:b/>
                  <w:color w:val="FFFFFF" w:themeColor="background1"/>
                </w:rPr>
                <w:t>Activity Name:</w:t>
              </w:r>
            </w:ins>
          </w:p>
        </w:tc>
        <w:tc>
          <w:tcPr>
            <w:tcW w:w="7380" w:type="dxa"/>
            <w:shd w:val="clear" w:color="auto" w:fill="1F497D" w:themeFill="text2"/>
          </w:tcPr>
          <w:p w14:paraId="5E576F51" w14:textId="77777777" w:rsidR="00C10410" w:rsidRPr="00A47B9B" w:rsidRDefault="00C10410" w:rsidP="00E52847">
            <w:pPr>
              <w:spacing w:after="0" w:line="240" w:lineRule="auto"/>
              <w:jc w:val="left"/>
              <w:rPr>
                <w:ins w:id="2810" w:author="Mahesh Venumbaka" w:date="2015-07-23T12:31:00Z"/>
                <w:b/>
                <w:color w:val="FFFFFF" w:themeColor="background1"/>
              </w:rPr>
            </w:pPr>
            <w:ins w:id="2811" w:author="Mahesh Venumbaka" w:date="2015-07-23T12:31:00Z">
              <w:r w:rsidRPr="00FA6CCE">
                <w:rPr>
                  <w:b/>
                  <w:color w:val="FFFFFF" w:themeColor="background1"/>
                </w:rPr>
                <w:t>Siebel Activity Status Update</w:t>
              </w:r>
              <w:r>
                <w:rPr>
                  <w:b/>
                  <w:color w:val="FFFFFF" w:themeColor="background1"/>
                </w:rPr>
                <w:t xml:space="preserve"> </w:t>
              </w:r>
              <w:r w:rsidRPr="00FA6CCE">
                <w:rPr>
                  <w:b/>
                  <w:color w:val="FFFFFF" w:themeColor="background1"/>
                </w:rPr>
                <w:t>Process</w:t>
              </w:r>
            </w:ins>
          </w:p>
        </w:tc>
      </w:tr>
      <w:tr w:rsidR="00C10410" w:rsidRPr="00BC5D51" w14:paraId="41567AB3" w14:textId="77777777" w:rsidTr="00E52847">
        <w:trPr>
          <w:ins w:id="2812" w:author="Mahesh Venumbaka" w:date="2015-07-23T12:31:00Z"/>
        </w:trPr>
        <w:tc>
          <w:tcPr>
            <w:tcW w:w="1710" w:type="dxa"/>
          </w:tcPr>
          <w:p w14:paraId="193273CD" w14:textId="77777777" w:rsidR="00C10410" w:rsidRPr="00BC5D51" w:rsidRDefault="00C10410" w:rsidP="00E52847">
            <w:pPr>
              <w:spacing w:after="0" w:line="240" w:lineRule="auto"/>
              <w:jc w:val="left"/>
              <w:rPr>
                <w:ins w:id="2813" w:author="Mahesh Venumbaka" w:date="2015-07-23T12:31:00Z"/>
              </w:rPr>
            </w:pPr>
            <w:ins w:id="2814" w:author="Mahesh Venumbaka" w:date="2015-07-23T12:31:00Z">
              <w:r w:rsidRPr="00BC5D51">
                <w:t>Action taken by:</w:t>
              </w:r>
            </w:ins>
          </w:p>
        </w:tc>
        <w:tc>
          <w:tcPr>
            <w:tcW w:w="7380" w:type="dxa"/>
          </w:tcPr>
          <w:p w14:paraId="3F913978" w14:textId="257C2DF7" w:rsidR="00C10410" w:rsidRPr="00BC5D51" w:rsidRDefault="007B646C" w:rsidP="00E52847">
            <w:pPr>
              <w:spacing w:after="0" w:line="240" w:lineRule="auto"/>
              <w:jc w:val="left"/>
              <w:rPr>
                <w:ins w:id="2815" w:author="Mahesh Venumbaka" w:date="2015-07-23T12:31:00Z"/>
              </w:rPr>
            </w:pPr>
            <w:ins w:id="2816" w:author="Mahesh Venumbaka" w:date="2015-07-24T16:37:00Z">
              <w:r>
                <w:t>Automatic</w:t>
              </w:r>
            </w:ins>
          </w:p>
        </w:tc>
      </w:tr>
      <w:tr w:rsidR="00C10410" w:rsidRPr="00BC5D51" w14:paraId="51E7DD30" w14:textId="77777777" w:rsidTr="00E52847">
        <w:trPr>
          <w:trHeight w:val="404"/>
          <w:ins w:id="2817" w:author="Mahesh Venumbaka" w:date="2015-07-23T12:31:00Z"/>
        </w:trPr>
        <w:tc>
          <w:tcPr>
            <w:tcW w:w="1710" w:type="dxa"/>
          </w:tcPr>
          <w:p w14:paraId="2DADF128" w14:textId="77777777" w:rsidR="00C10410" w:rsidRPr="00BC5D51" w:rsidRDefault="00C10410" w:rsidP="00E52847">
            <w:pPr>
              <w:spacing w:after="0" w:line="240" w:lineRule="auto"/>
              <w:jc w:val="left"/>
              <w:rPr>
                <w:ins w:id="2818" w:author="Mahesh Venumbaka" w:date="2015-07-23T12:31:00Z"/>
              </w:rPr>
            </w:pPr>
            <w:ins w:id="2819" w:author="Mahesh Venumbaka" w:date="2015-07-23T12:31:00Z">
              <w:r w:rsidRPr="00BC5D51">
                <w:t>Interacting with:</w:t>
              </w:r>
            </w:ins>
          </w:p>
        </w:tc>
        <w:tc>
          <w:tcPr>
            <w:tcW w:w="7380" w:type="dxa"/>
          </w:tcPr>
          <w:p w14:paraId="050953FE" w14:textId="77777777" w:rsidR="00C10410" w:rsidRPr="00BC5D51" w:rsidRDefault="00C10410" w:rsidP="00E52847">
            <w:pPr>
              <w:spacing w:after="0" w:line="240" w:lineRule="auto"/>
              <w:jc w:val="left"/>
              <w:rPr>
                <w:ins w:id="2820" w:author="Mahesh Venumbaka" w:date="2015-07-23T12:31:00Z"/>
              </w:rPr>
            </w:pPr>
            <w:ins w:id="2821" w:author="Mahesh Venumbaka" w:date="2015-07-23T12:31:00Z">
              <w:r>
                <w:t>Siebel</w:t>
              </w:r>
            </w:ins>
          </w:p>
        </w:tc>
      </w:tr>
      <w:tr w:rsidR="00C10410" w:rsidRPr="00BC5D51" w14:paraId="1FA7FAB1" w14:textId="77777777" w:rsidTr="00E52847">
        <w:trPr>
          <w:trHeight w:val="404"/>
          <w:ins w:id="2822" w:author="Mahesh Venumbaka" w:date="2015-07-23T12:31:00Z"/>
        </w:trPr>
        <w:tc>
          <w:tcPr>
            <w:tcW w:w="1710" w:type="dxa"/>
          </w:tcPr>
          <w:p w14:paraId="471D50D4" w14:textId="77777777" w:rsidR="00C10410" w:rsidRPr="00BC5D51" w:rsidRDefault="00C10410" w:rsidP="00E52847">
            <w:pPr>
              <w:spacing w:after="0" w:line="240" w:lineRule="auto"/>
              <w:jc w:val="left"/>
              <w:rPr>
                <w:ins w:id="2823" w:author="Mahesh Venumbaka" w:date="2015-07-23T12:31:00Z"/>
              </w:rPr>
            </w:pPr>
            <w:ins w:id="2824" w:author="Mahesh Venumbaka" w:date="2015-07-23T12:31:00Z">
              <w:r w:rsidRPr="00BC5D51">
                <w:t>Description</w:t>
              </w:r>
            </w:ins>
          </w:p>
        </w:tc>
        <w:tc>
          <w:tcPr>
            <w:tcW w:w="7380" w:type="dxa"/>
          </w:tcPr>
          <w:p w14:paraId="4AB2BF6A" w14:textId="77777777" w:rsidR="00C10410" w:rsidRPr="0039631C" w:rsidRDefault="00C10410" w:rsidP="00E52847">
            <w:pPr>
              <w:spacing w:after="0" w:line="240" w:lineRule="auto"/>
              <w:jc w:val="left"/>
              <w:rPr>
                <w:ins w:id="2825" w:author="Mahesh Venumbaka" w:date="2015-07-23T12:31:00Z"/>
              </w:rPr>
            </w:pPr>
            <w:ins w:id="2826" w:author="Mahesh Venumbaka" w:date="2015-07-23T12:31:00Z">
              <w:r w:rsidRPr="0039631C">
                <w:t>Following statuses are updated in Siebel</w:t>
              </w:r>
            </w:ins>
          </w:p>
          <w:p w14:paraId="46661CA6" w14:textId="77777777" w:rsidR="00C10410" w:rsidRPr="0039631C" w:rsidRDefault="00C10410" w:rsidP="00E52847">
            <w:pPr>
              <w:spacing w:after="0" w:line="240" w:lineRule="auto"/>
              <w:jc w:val="left"/>
              <w:rPr>
                <w:ins w:id="2827" w:author="Mahesh Venumbaka" w:date="2015-07-23T12:31:00Z"/>
              </w:rPr>
            </w:pPr>
            <w:ins w:id="2828" w:author="Mahesh Venumbaka" w:date="2015-07-23T12:31:00Z">
              <w:r w:rsidRPr="0039631C">
                <w:t>Activity Status: Open</w:t>
              </w:r>
            </w:ins>
          </w:p>
          <w:p w14:paraId="5665EFA9" w14:textId="554DCE5E" w:rsidR="00C10410" w:rsidRPr="00BC5D51" w:rsidRDefault="00C10410" w:rsidP="00C10410">
            <w:pPr>
              <w:spacing w:after="0" w:line="240" w:lineRule="auto"/>
              <w:jc w:val="left"/>
              <w:rPr>
                <w:ins w:id="2829" w:author="Mahesh Venumbaka" w:date="2015-07-23T12:31:00Z"/>
              </w:rPr>
            </w:pPr>
            <w:ins w:id="2830" w:author="Mahesh Venumbaka" w:date="2015-07-23T12:31:00Z">
              <w:r w:rsidRPr="00FA6CCE">
                <w:rPr>
                  <w:u w:val="single"/>
                </w:rPr>
                <w:t>Activity Sub status :  SDT-</w:t>
              </w:r>
              <w:r>
                <w:t xml:space="preserve"> </w:t>
              </w:r>
              <w:r>
                <w:rPr>
                  <w:u w:val="single"/>
                </w:rPr>
                <w:t>Cancelled</w:t>
              </w:r>
            </w:ins>
          </w:p>
        </w:tc>
      </w:tr>
      <w:tr w:rsidR="00C10410" w:rsidRPr="00BC5D51" w14:paraId="4208EDC4" w14:textId="77777777" w:rsidTr="00E52847">
        <w:trPr>
          <w:ins w:id="2831" w:author="Mahesh Venumbaka" w:date="2015-07-23T12:31:00Z"/>
        </w:trPr>
        <w:tc>
          <w:tcPr>
            <w:tcW w:w="1710" w:type="dxa"/>
          </w:tcPr>
          <w:p w14:paraId="0A49190B" w14:textId="77777777" w:rsidR="00C10410" w:rsidRPr="00BC5D51" w:rsidRDefault="00C10410" w:rsidP="00E52847">
            <w:pPr>
              <w:spacing w:after="0" w:line="240" w:lineRule="auto"/>
              <w:jc w:val="left"/>
              <w:rPr>
                <w:ins w:id="2832" w:author="Mahesh Venumbaka" w:date="2015-07-23T12:31:00Z"/>
              </w:rPr>
            </w:pPr>
            <w:ins w:id="2833" w:author="Mahesh Venumbaka" w:date="2015-07-23T12:31:00Z">
              <w:r w:rsidRPr="00BC5D51">
                <w:t>Task Status</w:t>
              </w:r>
            </w:ins>
          </w:p>
        </w:tc>
        <w:tc>
          <w:tcPr>
            <w:tcW w:w="7380" w:type="dxa"/>
          </w:tcPr>
          <w:p w14:paraId="31526C13" w14:textId="1273F7A2" w:rsidR="00C10410" w:rsidRPr="00BC5D51" w:rsidRDefault="00C10410" w:rsidP="00E52847">
            <w:pPr>
              <w:spacing w:after="0" w:line="240" w:lineRule="auto"/>
              <w:jc w:val="left"/>
              <w:rPr>
                <w:ins w:id="2834" w:author="Mahesh Venumbaka" w:date="2015-07-23T12:31:00Z"/>
              </w:rPr>
            </w:pPr>
            <w:ins w:id="2835" w:author="Mahesh Venumbaka" w:date="2015-07-23T12:31:00Z">
              <w:r>
                <w:t>Cancelled</w:t>
              </w:r>
            </w:ins>
          </w:p>
        </w:tc>
      </w:tr>
    </w:tbl>
    <w:p w14:paraId="47BCB32C" w14:textId="77777777" w:rsidR="0039631C" w:rsidRDefault="0039631C" w:rsidP="00A577CF">
      <w:pPr>
        <w:spacing w:after="0" w:line="240" w:lineRule="auto"/>
        <w:jc w:val="left"/>
        <w:rPr>
          <w:ins w:id="2836" w:author="Mahesh Venumbaka" w:date="2015-07-23T12:33:00Z"/>
        </w:rPr>
      </w:pPr>
    </w:p>
    <w:p w14:paraId="4F4DEE82" w14:textId="77777777" w:rsidR="00C10410" w:rsidRDefault="00C10410" w:rsidP="00A577CF">
      <w:pPr>
        <w:spacing w:after="0" w:line="240" w:lineRule="auto"/>
        <w:jc w:val="left"/>
        <w:rPr>
          <w:ins w:id="2837" w:author="Mahesh Venumbaka" w:date="2015-07-23T12:33:00Z"/>
        </w:rPr>
      </w:pPr>
    </w:p>
    <w:p w14:paraId="14F05FE1" w14:textId="77777777" w:rsidR="00C10410" w:rsidRDefault="00C10410" w:rsidP="00A577CF">
      <w:pPr>
        <w:spacing w:after="0" w:line="240" w:lineRule="auto"/>
        <w:jc w:val="left"/>
        <w:rPr>
          <w:ins w:id="2838" w:author="Mahesh Venumbaka" w:date="2015-07-23T12:33:00Z"/>
        </w:rPr>
      </w:pPr>
    </w:p>
    <w:p w14:paraId="649AE5F8" w14:textId="77777777" w:rsidR="00C10410" w:rsidRDefault="00C10410" w:rsidP="00A577CF">
      <w:pPr>
        <w:spacing w:after="0" w:line="240" w:lineRule="auto"/>
        <w:jc w:val="left"/>
        <w:rPr>
          <w:ins w:id="2839" w:author="Mahesh Venumbaka" w:date="2015-07-23T12:18:00Z"/>
        </w:rPr>
      </w:pPr>
    </w:p>
    <w:p w14:paraId="518BBCB9" w14:textId="0BEFD0E2" w:rsidR="00C10410" w:rsidRPr="007B646C" w:rsidRDefault="00C10410" w:rsidP="009A52C8">
      <w:pPr>
        <w:pStyle w:val="Heading4"/>
        <w:rPr>
          <w:ins w:id="2840" w:author="Mahesh Venumbaka" w:date="2015-07-23T12:32:00Z"/>
          <w:highlight w:val="yellow"/>
        </w:rPr>
      </w:pPr>
      <w:ins w:id="2841" w:author="Mahesh Venumbaka" w:date="2015-07-23T12:32:00Z">
        <w:r w:rsidRPr="007B646C">
          <w:rPr>
            <w:highlight w:val="yellow"/>
          </w:rPr>
          <w:lastRenderedPageBreak/>
          <w:t xml:space="preserve">Activity: Exception </w:t>
        </w:r>
        <w:commentRangeStart w:id="2842"/>
        <w:r w:rsidRPr="007B646C">
          <w:rPr>
            <w:highlight w:val="yellow"/>
          </w:rPr>
          <w:t>Handling</w:t>
        </w:r>
      </w:ins>
      <w:commentRangeEnd w:id="2842"/>
      <w:ins w:id="2843" w:author="Mahesh Venumbaka" w:date="2015-07-24T16:38:00Z">
        <w:r w:rsidR="007B646C">
          <w:rPr>
            <w:rStyle w:val="CommentReference"/>
            <w:rFonts w:asciiTheme="minorHAnsi" w:hAnsiTheme="minorHAnsi"/>
            <w:b w:val="0"/>
            <w:color w:val="404040" w:themeColor="text1" w:themeTint="BF"/>
          </w:rPr>
          <w:commentReference w:id="2842"/>
        </w:r>
      </w:ins>
    </w:p>
    <w:p w14:paraId="78D3DAC6" w14:textId="77777777" w:rsidR="00C10410" w:rsidRDefault="00C10410" w:rsidP="00C10410">
      <w:pPr>
        <w:spacing w:after="0" w:line="240" w:lineRule="auto"/>
        <w:jc w:val="left"/>
        <w:rPr>
          <w:ins w:id="2844" w:author="Mahesh Venumbaka" w:date="2015-07-23T12:32: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C10410" w:rsidRPr="00BC5D51" w14:paraId="637AFB38" w14:textId="77777777" w:rsidTr="00E52847">
        <w:trPr>
          <w:tblHeader/>
          <w:ins w:id="2845" w:author="Mahesh Venumbaka" w:date="2015-07-23T12:32:00Z"/>
        </w:trPr>
        <w:tc>
          <w:tcPr>
            <w:tcW w:w="1710" w:type="dxa"/>
            <w:shd w:val="clear" w:color="auto" w:fill="1F497D" w:themeFill="text2"/>
          </w:tcPr>
          <w:p w14:paraId="727CC866" w14:textId="77777777" w:rsidR="00C10410" w:rsidRPr="00A47B9B" w:rsidRDefault="00C10410" w:rsidP="00E52847">
            <w:pPr>
              <w:spacing w:after="0" w:line="240" w:lineRule="auto"/>
              <w:jc w:val="left"/>
              <w:rPr>
                <w:ins w:id="2846" w:author="Mahesh Venumbaka" w:date="2015-07-23T12:32:00Z"/>
                <w:b/>
                <w:color w:val="FFFFFF" w:themeColor="background1"/>
              </w:rPr>
            </w:pPr>
            <w:ins w:id="2847" w:author="Mahesh Venumbaka" w:date="2015-07-23T12:32:00Z">
              <w:r w:rsidRPr="00A47B9B">
                <w:rPr>
                  <w:b/>
                  <w:color w:val="FFFFFF" w:themeColor="background1"/>
                </w:rPr>
                <w:t>Activity Name:</w:t>
              </w:r>
            </w:ins>
          </w:p>
        </w:tc>
        <w:tc>
          <w:tcPr>
            <w:tcW w:w="7380" w:type="dxa"/>
            <w:shd w:val="clear" w:color="auto" w:fill="1F497D" w:themeFill="text2"/>
          </w:tcPr>
          <w:p w14:paraId="3820F59B" w14:textId="25A6BA31" w:rsidR="00C10410" w:rsidRPr="00A47B9B" w:rsidRDefault="00C10410" w:rsidP="00E52847">
            <w:pPr>
              <w:spacing w:after="0" w:line="240" w:lineRule="auto"/>
              <w:jc w:val="left"/>
              <w:rPr>
                <w:ins w:id="2848" w:author="Mahesh Venumbaka" w:date="2015-07-23T12:32:00Z"/>
                <w:b/>
                <w:color w:val="FFFFFF" w:themeColor="background1"/>
              </w:rPr>
            </w:pPr>
            <w:ins w:id="2849" w:author="Mahesh Venumbaka" w:date="2015-07-23T12:33:00Z">
              <w:r w:rsidRPr="00C10410">
                <w:rPr>
                  <w:b/>
                  <w:color w:val="FFFFFF" w:themeColor="background1"/>
                </w:rPr>
                <w:t>Part Picked and Task Cancelled</w:t>
              </w:r>
            </w:ins>
          </w:p>
        </w:tc>
      </w:tr>
      <w:tr w:rsidR="00C10410" w:rsidRPr="00BC5D51" w14:paraId="3147EF30" w14:textId="77777777" w:rsidTr="00E52847">
        <w:trPr>
          <w:ins w:id="2850" w:author="Mahesh Venumbaka" w:date="2015-07-23T12:32:00Z"/>
        </w:trPr>
        <w:tc>
          <w:tcPr>
            <w:tcW w:w="1710" w:type="dxa"/>
          </w:tcPr>
          <w:p w14:paraId="0004913A" w14:textId="77777777" w:rsidR="00C10410" w:rsidRPr="00BC5D51" w:rsidRDefault="00C10410" w:rsidP="00E52847">
            <w:pPr>
              <w:spacing w:after="0" w:line="240" w:lineRule="auto"/>
              <w:jc w:val="left"/>
              <w:rPr>
                <w:ins w:id="2851" w:author="Mahesh Venumbaka" w:date="2015-07-23T12:32:00Z"/>
              </w:rPr>
            </w:pPr>
            <w:ins w:id="2852" w:author="Mahesh Venumbaka" w:date="2015-07-23T12:32:00Z">
              <w:r w:rsidRPr="00BC5D51">
                <w:t>Action taken by:</w:t>
              </w:r>
            </w:ins>
          </w:p>
        </w:tc>
        <w:tc>
          <w:tcPr>
            <w:tcW w:w="7380" w:type="dxa"/>
          </w:tcPr>
          <w:p w14:paraId="4A44178A" w14:textId="1F72C5F3" w:rsidR="00C10410" w:rsidRPr="00BC5D51" w:rsidRDefault="00C10410" w:rsidP="00E52847">
            <w:pPr>
              <w:spacing w:after="0" w:line="240" w:lineRule="auto"/>
              <w:jc w:val="left"/>
              <w:rPr>
                <w:ins w:id="2853" w:author="Mahesh Venumbaka" w:date="2015-07-23T12:32:00Z"/>
              </w:rPr>
            </w:pPr>
            <w:ins w:id="2854" w:author="Mahesh Venumbaka" w:date="2015-07-23T12:32:00Z">
              <w:r>
                <w:t>TBD</w:t>
              </w:r>
            </w:ins>
          </w:p>
        </w:tc>
      </w:tr>
      <w:tr w:rsidR="00C10410" w:rsidRPr="00BC5D51" w14:paraId="7F9BC949" w14:textId="77777777" w:rsidTr="00E52847">
        <w:trPr>
          <w:trHeight w:val="404"/>
          <w:ins w:id="2855" w:author="Mahesh Venumbaka" w:date="2015-07-23T12:32:00Z"/>
        </w:trPr>
        <w:tc>
          <w:tcPr>
            <w:tcW w:w="1710" w:type="dxa"/>
          </w:tcPr>
          <w:p w14:paraId="2FAFD4E9" w14:textId="77777777" w:rsidR="00C10410" w:rsidRPr="00BC5D51" w:rsidRDefault="00C10410" w:rsidP="00E52847">
            <w:pPr>
              <w:spacing w:after="0" w:line="240" w:lineRule="auto"/>
              <w:jc w:val="left"/>
              <w:rPr>
                <w:ins w:id="2856" w:author="Mahesh Venumbaka" w:date="2015-07-23T12:32:00Z"/>
              </w:rPr>
            </w:pPr>
            <w:ins w:id="2857" w:author="Mahesh Venumbaka" w:date="2015-07-23T12:32:00Z">
              <w:r w:rsidRPr="00BC5D51">
                <w:t>Interacting with:</w:t>
              </w:r>
            </w:ins>
          </w:p>
        </w:tc>
        <w:tc>
          <w:tcPr>
            <w:tcW w:w="7380" w:type="dxa"/>
          </w:tcPr>
          <w:p w14:paraId="0787CBA2" w14:textId="2F69A1F1" w:rsidR="00C10410" w:rsidRPr="00BC5D51" w:rsidRDefault="00C10410" w:rsidP="00E52847">
            <w:pPr>
              <w:spacing w:after="0" w:line="240" w:lineRule="auto"/>
              <w:jc w:val="left"/>
              <w:rPr>
                <w:ins w:id="2858" w:author="Mahesh Venumbaka" w:date="2015-07-23T12:32:00Z"/>
              </w:rPr>
            </w:pPr>
            <w:ins w:id="2859" w:author="Mahesh Venumbaka" w:date="2015-07-23T12:32:00Z">
              <w:r>
                <w:t>TBD</w:t>
              </w:r>
            </w:ins>
          </w:p>
        </w:tc>
      </w:tr>
      <w:tr w:rsidR="00C10410" w:rsidRPr="00BC5D51" w14:paraId="681A331E" w14:textId="77777777" w:rsidTr="00E52847">
        <w:trPr>
          <w:trHeight w:val="404"/>
          <w:ins w:id="2860" w:author="Mahesh Venumbaka" w:date="2015-07-23T12:32:00Z"/>
        </w:trPr>
        <w:tc>
          <w:tcPr>
            <w:tcW w:w="1710" w:type="dxa"/>
          </w:tcPr>
          <w:p w14:paraId="1685E1A5" w14:textId="77777777" w:rsidR="00C10410" w:rsidRPr="00BC5D51" w:rsidRDefault="00C10410" w:rsidP="00E52847">
            <w:pPr>
              <w:spacing w:after="0" w:line="240" w:lineRule="auto"/>
              <w:jc w:val="left"/>
              <w:rPr>
                <w:ins w:id="2861" w:author="Mahesh Venumbaka" w:date="2015-07-23T12:32:00Z"/>
              </w:rPr>
            </w:pPr>
            <w:ins w:id="2862" w:author="Mahesh Venumbaka" w:date="2015-07-23T12:32:00Z">
              <w:r w:rsidRPr="00BC5D51">
                <w:t>Description</w:t>
              </w:r>
            </w:ins>
          </w:p>
        </w:tc>
        <w:tc>
          <w:tcPr>
            <w:tcW w:w="7380" w:type="dxa"/>
          </w:tcPr>
          <w:p w14:paraId="1CA103C4" w14:textId="463FC0CD" w:rsidR="00C10410" w:rsidRPr="00BC5D51" w:rsidRDefault="00C10410" w:rsidP="00E52847">
            <w:pPr>
              <w:spacing w:after="0" w:line="240" w:lineRule="auto"/>
              <w:jc w:val="left"/>
              <w:rPr>
                <w:ins w:id="2863" w:author="Mahesh Venumbaka" w:date="2015-07-23T12:32:00Z"/>
              </w:rPr>
            </w:pPr>
            <w:ins w:id="2864" w:author="Mahesh Venumbaka" w:date="2015-07-23T12:33:00Z">
              <w:r>
                <w:t>TBD</w:t>
              </w:r>
            </w:ins>
          </w:p>
        </w:tc>
      </w:tr>
      <w:tr w:rsidR="00C10410" w:rsidRPr="00BC5D51" w14:paraId="7139758B" w14:textId="77777777" w:rsidTr="00E52847">
        <w:trPr>
          <w:ins w:id="2865" w:author="Mahesh Venumbaka" w:date="2015-07-23T12:32:00Z"/>
        </w:trPr>
        <w:tc>
          <w:tcPr>
            <w:tcW w:w="1710" w:type="dxa"/>
          </w:tcPr>
          <w:p w14:paraId="5027F996" w14:textId="77777777" w:rsidR="00C10410" w:rsidRPr="00BC5D51" w:rsidRDefault="00C10410" w:rsidP="00E52847">
            <w:pPr>
              <w:spacing w:after="0" w:line="240" w:lineRule="auto"/>
              <w:jc w:val="left"/>
              <w:rPr>
                <w:ins w:id="2866" w:author="Mahesh Venumbaka" w:date="2015-07-23T12:32:00Z"/>
              </w:rPr>
            </w:pPr>
            <w:ins w:id="2867" w:author="Mahesh Venumbaka" w:date="2015-07-23T12:32:00Z">
              <w:r w:rsidRPr="00BC5D51">
                <w:t>Task Status</w:t>
              </w:r>
            </w:ins>
          </w:p>
        </w:tc>
        <w:tc>
          <w:tcPr>
            <w:tcW w:w="7380" w:type="dxa"/>
          </w:tcPr>
          <w:p w14:paraId="289EDAB7" w14:textId="6CC7FD51" w:rsidR="00C10410" w:rsidRPr="00BC5D51" w:rsidRDefault="00C10410" w:rsidP="00E52847">
            <w:pPr>
              <w:spacing w:after="0" w:line="240" w:lineRule="auto"/>
              <w:jc w:val="left"/>
              <w:rPr>
                <w:ins w:id="2868" w:author="Mahesh Venumbaka" w:date="2015-07-23T12:32:00Z"/>
              </w:rPr>
            </w:pPr>
            <w:ins w:id="2869" w:author="Mahesh Venumbaka" w:date="2015-07-23T12:33:00Z">
              <w:r>
                <w:t>N/A</w:t>
              </w:r>
            </w:ins>
          </w:p>
        </w:tc>
      </w:tr>
    </w:tbl>
    <w:p w14:paraId="2D32742E" w14:textId="77777777" w:rsidR="0039631C" w:rsidRDefault="0039631C" w:rsidP="00A577CF">
      <w:pPr>
        <w:spacing w:after="0" w:line="240" w:lineRule="auto"/>
        <w:jc w:val="left"/>
        <w:rPr>
          <w:ins w:id="2870" w:author="Mahesh Venumbaka" w:date="2015-07-23T12:18:00Z"/>
        </w:rPr>
      </w:pPr>
    </w:p>
    <w:p w14:paraId="3284BB47" w14:textId="257553E1" w:rsidR="0039631C" w:rsidRPr="00BC5D51" w:rsidDel="00C10410" w:rsidRDefault="0039631C" w:rsidP="00A577CF">
      <w:pPr>
        <w:spacing w:after="0" w:line="240" w:lineRule="auto"/>
        <w:jc w:val="left"/>
        <w:rPr>
          <w:del w:id="2871" w:author="Mahesh Venumbaka" w:date="2015-07-23T12:33:00Z"/>
        </w:rPr>
      </w:pPr>
    </w:p>
    <w:p w14:paraId="0CAE664E" w14:textId="49EC6003" w:rsidR="00BA785C" w:rsidRPr="00BC5D51" w:rsidDel="00C10410" w:rsidRDefault="00BA785C" w:rsidP="00A577CF">
      <w:pPr>
        <w:pStyle w:val="Heading4"/>
        <w:rPr>
          <w:del w:id="2872" w:author="Mahesh Venumbaka" w:date="2015-07-23T12:33:00Z"/>
        </w:rPr>
      </w:pPr>
      <w:del w:id="2873" w:author="Mahesh Venumbaka" w:date="2015-07-23T12:33:00Z">
        <w:r w:rsidRPr="00BC5D51" w:rsidDel="00C10410">
          <w:delText xml:space="preserve">Activity: Corrective Job Opened in </w:delText>
        </w:r>
        <w:r w:rsidR="00D01A1B" w:rsidDel="00C10410">
          <w:delText>SIEBEL</w:delText>
        </w:r>
      </w:del>
    </w:p>
    <w:p w14:paraId="0CAE664F" w14:textId="0C2C2238" w:rsidR="00BA785C" w:rsidRPr="00BC5D51" w:rsidDel="00C10410" w:rsidRDefault="00BA785C" w:rsidP="00A577CF">
      <w:pPr>
        <w:spacing w:after="0" w:line="240" w:lineRule="auto"/>
        <w:jc w:val="left"/>
        <w:rPr>
          <w:del w:id="2874"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52" w14:textId="19E4F5B9" w:rsidTr="00A47B9B">
        <w:trPr>
          <w:tblHeader/>
          <w:del w:id="2875" w:author="Mahesh Venumbaka" w:date="2015-07-23T12:33:00Z"/>
        </w:trPr>
        <w:tc>
          <w:tcPr>
            <w:tcW w:w="1710" w:type="dxa"/>
            <w:shd w:val="clear" w:color="auto" w:fill="1F497D" w:themeFill="text2"/>
          </w:tcPr>
          <w:p w14:paraId="0CAE6650" w14:textId="14296AA1" w:rsidR="00BA785C" w:rsidRPr="00A47B9B" w:rsidDel="00C10410" w:rsidRDefault="00BA785C" w:rsidP="00A577CF">
            <w:pPr>
              <w:spacing w:after="0" w:line="240" w:lineRule="auto"/>
              <w:jc w:val="left"/>
              <w:rPr>
                <w:del w:id="2876" w:author="Mahesh Venumbaka" w:date="2015-07-23T12:33:00Z"/>
                <w:b/>
                <w:color w:val="FFFFFF" w:themeColor="background1"/>
              </w:rPr>
            </w:pPr>
            <w:del w:id="2877"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51" w14:textId="0760713D" w:rsidR="00BA785C" w:rsidRPr="00A47B9B" w:rsidDel="00C10410" w:rsidRDefault="00BA785C" w:rsidP="00A577CF">
            <w:pPr>
              <w:spacing w:after="0" w:line="240" w:lineRule="auto"/>
              <w:jc w:val="left"/>
              <w:rPr>
                <w:del w:id="2878" w:author="Mahesh Venumbaka" w:date="2015-07-23T12:33:00Z"/>
                <w:b/>
                <w:color w:val="FFFFFF" w:themeColor="background1"/>
              </w:rPr>
            </w:pPr>
            <w:del w:id="2879" w:author="Mahesh Venumbaka" w:date="2015-07-23T12:33:00Z">
              <w:r w:rsidRPr="00A47B9B" w:rsidDel="00C10410">
                <w:rPr>
                  <w:b/>
                  <w:color w:val="FFFFFF" w:themeColor="background1"/>
                </w:rPr>
                <w:delText xml:space="preserve">Corrective Job Opened in </w:delText>
              </w:r>
              <w:r w:rsidR="00D01A1B" w:rsidDel="00C10410">
                <w:rPr>
                  <w:b/>
                  <w:color w:val="FFFFFF" w:themeColor="background1"/>
                </w:rPr>
                <w:delText>SIEBEL</w:delText>
              </w:r>
            </w:del>
          </w:p>
        </w:tc>
      </w:tr>
      <w:tr w:rsidR="00BA785C" w:rsidRPr="00BC5D51" w:rsidDel="00C10410" w14:paraId="0CAE6655" w14:textId="30957917" w:rsidTr="00A47B9B">
        <w:trPr>
          <w:del w:id="2880" w:author="Mahesh Venumbaka" w:date="2015-07-23T12:33:00Z"/>
        </w:trPr>
        <w:tc>
          <w:tcPr>
            <w:tcW w:w="1710" w:type="dxa"/>
          </w:tcPr>
          <w:p w14:paraId="0CAE6653" w14:textId="7FB37566" w:rsidR="00BA785C" w:rsidRPr="00BC5D51" w:rsidDel="00C10410" w:rsidRDefault="00BA785C" w:rsidP="00A577CF">
            <w:pPr>
              <w:spacing w:after="0" w:line="240" w:lineRule="auto"/>
              <w:jc w:val="left"/>
              <w:rPr>
                <w:del w:id="2881" w:author="Mahesh Venumbaka" w:date="2015-07-23T12:33:00Z"/>
              </w:rPr>
            </w:pPr>
            <w:del w:id="2882" w:author="Mahesh Venumbaka" w:date="2015-07-23T12:33:00Z">
              <w:r w:rsidRPr="00BC5D51" w:rsidDel="00C10410">
                <w:delText>Action taken by:</w:delText>
              </w:r>
            </w:del>
          </w:p>
        </w:tc>
        <w:tc>
          <w:tcPr>
            <w:tcW w:w="7380" w:type="dxa"/>
          </w:tcPr>
          <w:p w14:paraId="0CAE6654" w14:textId="22ABB6ED" w:rsidR="00BA785C" w:rsidRPr="00BC5D51" w:rsidDel="00C10410" w:rsidRDefault="00BA785C" w:rsidP="00A577CF">
            <w:pPr>
              <w:spacing w:after="0" w:line="240" w:lineRule="auto"/>
              <w:jc w:val="left"/>
              <w:rPr>
                <w:del w:id="2883" w:author="Mahesh Venumbaka" w:date="2015-07-23T12:33:00Z"/>
              </w:rPr>
            </w:pPr>
            <w:del w:id="2884" w:author="Mahesh Venumbaka" w:date="2015-07-23T12:33:00Z">
              <w:r w:rsidRPr="00BC5D51" w:rsidDel="00C10410">
                <w:delText>CSC Agent</w:delText>
              </w:r>
            </w:del>
          </w:p>
        </w:tc>
      </w:tr>
      <w:tr w:rsidR="00BA785C" w:rsidRPr="00BC5D51" w:rsidDel="00C10410" w14:paraId="0CAE6658" w14:textId="695EF57B" w:rsidTr="00A47B9B">
        <w:trPr>
          <w:trHeight w:val="404"/>
          <w:del w:id="2885" w:author="Mahesh Venumbaka" w:date="2015-07-23T12:33:00Z"/>
        </w:trPr>
        <w:tc>
          <w:tcPr>
            <w:tcW w:w="1710" w:type="dxa"/>
          </w:tcPr>
          <w:p w14:paraId="0CAE6656" w14:textId="71533CC5" w:rsidR="00BA785C" w:rsidRPr="00BC5D51" w:rsidDel="00C10410" w:rsidRDefault="00BA785C" w:rsidP="00A577CF">
            <w:pPr>
              <w:spacing w:after="0" w:line="240" w:lineRule="auto"/>
              <w:jc w:val="left"/>
              <w:rPr>
                <w:del w:id="2886" w:author="Mahesh Venumbaka" w:date="2015-07-23T12:33:00Z"/>
              </w:rPr>
            </w:pPr>
            <w:del w:id="2887" w:author="Mahesh Venumbaka" w:date="2015-07-23T12:33:00Z">
              <w:r w:rsidRPr="00BC5D51" w:rsidDel="00C10410">
                <w:delText>Interacting with:</w:delText>
              </w:r>
            </w:del>
          </w:p>
        </w:tc>
        <w:tc>
          <w:tcPr>
            <w:tcW w:w="7380" w:type="dxa"/>
          </w:tcPr>
          <w:p w14:paraId="0CAE6657" w14:textId="7B683FA7" w:rsidR="00BA785C" w:rsidRPr="00BC5D51" w:rsidDel="00C10410" w:rsidRDefault="00D01A1B" w:rsidP="00A577CF">
            <w:pPr>
              <w:spacing w:after="0" w:line="240" w:lineRule="auto"/>
              <w:jc w:val="left"/>
              <w:rPr>
                <w:del w:id="2888" w:author="Mahesh Venumbaka" w:date="2015-07-23T12:33:00Z"/>
              </w:rPr>
            </w:pPr>
            <w:del w:id="2889" w:author="Mahesh Venumbaka" w:date="2015-07-23T12:33:00Z">
              <w:r w:rsidDel="00C10410">
                <w:delText>SIEBEL</w:delText>
              </w:r>
            </w:del>
          </w:p>
        </w:tc>
      </w:tr>
      <w:tr w:rsidR="00BA785C" w:rsidRPr="00BC5D51" w:rsidDel="00C10410" w14:paraId="0CAE665C" w14:textId="564FB183" w:rsidTr="00A47B9B">
        <w:trPr>
          <w:trHeight w:val="404"/>
          <w:del w:id="2890" w:author="Mahesh Venumbaka" w:date="2015-07-23T12:33:00Z"/>
        </w:trPr>
        <w:tc>
          <w:tcPr>
            <w:tcW w:w="1710" w:type="dxa"/>
          </w:tcPr>
          <w:p w14:paraId="0CAE6659" w14:textId="7AFC6DC9" w:rsidR="00BA785C" w:rsidRPr="00BC5D51" w:rsidDel="00C10410" w:rsidRDefault="00BA785C" w:rsidP="00A577CF">
            <w:pPr>
              <w:spacing w:after="0" w:line="240" w:lineRule="auto"/>
              <w:jc w:val="left"/>
              <w:rPr>
                <w:del w:id="2891" w:author="Mahesh Venumbaka" w:date="2015-07-23T12:33:00Z"/>
              </w:rPr>
            </w:pPr>
            <w:del w:id="2892" w:author="Mahesh Venumbaka" w:date="2015-07-23T12:33:00Z">
              <w:r w:rsidRPr="00BC5D51" w:rsidDel="00C10410">
                <w:delText>Description</w:delText>
              </w:r>
            </w:del>
          </w:p>
        </w:tc>
        <w:tc>
          <w:tcPr>
            <w:tcW w:w="7380" w:type="dxa"/>
          </w:tcPr>
          <w:p w14:paraId="0CAE665A" w14:textId="65ED8D41" w:rsidR="00BA785C" w:rsidRPr="00BC5D51" w:rsidDel="00C10410" w:rsidRDefault="0039300E" w:rsidP="00A577CF">
            <w:pPr>
              <w:spacing w:after="0" w:line="240" w:lineRule="auto"/>
              <w:jc w:val="left"/>
              <w:rPr>
                <w:del w:id="2893" w:author="Mahesh Venumbaka" w:date="2015-07-23T12:33:00Z"/>
              </w:rPr>
            </w:pPr>
            <w:del w:id="2894" w:author="Mahesh Venumbaka" w:date="2015-07-23T12:33:00Z">
              <w:r w:rsidDel="00C10410">
                <w:delText xml:space="preserve">The CSC Agent </w:delText>
              </w:r>
              <w:r w:rsidR="00BA785C" w:rsidRPr="00BC5D51" w:rsidDel="00C10410">
                <w:delText xml:space="preserve">talks to </w:delText>
              </w:r>
              <w:r w:rsidDel="00C10410">
                <w:delText xml:space="preserve">the </w:delText>
              </w:r>
              <w:r w:rsidR="00BA785C" w:rsidRPr="00BC5D51" w:rsidDel="00C10410">
                <w:delText xml:space="preserve">customer to understand customer request for service and determines that a Corrective Job needs to be initiated. </w:delText>
              </w:r>
            </w:del>
          </w:p>
          <w:p w14:paraId="0CAE665B" w14:textId="15D2E2B3" w:rsidR="00BA785C" w:rsidRPr="00BC5D51" w:rsidDel="00C10410" w:rsidRDefault="0039300E" w:rsidP="0039300E">
            <w:pPr>
              <w:spacing w:after="0" w:line="240" w:lineRule="auto"/>
              <w:jc w:val="left"/>
              <w:rPr>
                <w:del w:id="2895" w:author="Mahesh Venumbaka" w:date="2015-07-23T12:33:00Z"/>
              </w:rPr>
            </w:pPr>
            <w:del w:id="2896" w:author="Mahesh Venumbaka" w:date="2015-07-23T12:33:00Z">
              <w:r w:rsidDel="00C10410">
                <w:delText xml:space="preserve">The </w:delText>
              </w:r>
              <w:r w:rsidR="00BA785C" w:rsidRPr="00BC5D51" w:rsidDel="00C10410">
                <w:delText xml:space="preserve">agent opens a Corrective Job in </w:delText>
              </w:r>
              <w:r w:rsidR="00D01A1B" w:rsidDel="00C10410">
                <w:delText>SIEBEL</w:delText>
              </w:r>
              <w:r w:rsidR="00BA785C" w:rsidRPr="00BC5D51" w:rsidDel="00C10410">
                <w:delText>.</w:delText>
              </w:r>
            </w:del>
          </w:p>
        </w:tc>
      </w:tr>
      <w:tr w:rsidR="00BA785C" w:rsidRPr="00BC5D51" w:rsidDel="00C10410" w14:paraId="0CAE665F" w14:textId="7E1E4425" w:rsidTr="00A47B9B">
        <w:trPr>
          <w:del w:id="2897" w:author="Mahesh Venumbaka" w:date="2015-07-23T12:33:00Z"/>
        </w:trPr>
        <w:tc>
          <w:tcPr>
            <w:tcW w:w="1710" w:type="dxa"/>
          </w:tcPr>
          <w:p w14:paraId="0CAE665D" w14:textId="4A59C92E" w:rsidR="00BA785C" w:rsidRPr="00BC5D51" w:rsidDel="00C10410" w:rsidRDefault="00BA785C" w:rsidP="00A577CF">
            <w:pPr>
              <w:spacing w:after="0" w:line="240" w:lineRule="auto"/>
              <w:jc w:val="left"/>
              <w:rPr>
                <w:del w:id="2898" w:author="Mahesh Venumbaka" w:date="2015-07-23T12:33:00Z"/>
              </w:rPr>
            </w:pPr>
            <w:del w:id="2899" w:author="Mahesh Venumbaka" w:date="2015-07-23T12:33:00Z">
              <w:r w:rsidRPr="00BC5D51" w:rsidDel="00C10410">
                <w:delText>Task Status</w:delText>
              </w:r>
            </w:del>
          </w:p>
        </w:tc>
        <w:tc>
          <w:tcPr>
            <w:tcW w:w="7380" w:type="dxa"/>
          </w:tcPr>
          <w:p w14:paraId="0CAE665E" w14:textId="7187B456" w:rsidR="00BA785C" w:rsidRPr="00BC5D51" w:rsidDel="00C10410" w:rsidRDefault="00BA785C" w:rsidP="00A577CF">
            <w:pPr>
              <w:spacing w:after="0" w:line="240" w:lineRule="auto"/>
              <w:jc w:val="left"/>
              <w:rPr>
                <w:del w:id="2900" w:author="Mahesh Venumbaka" w:date="2015-07-23T12:33:00Z"/>
              </w:rPr>
            </w:pPr>
            <w:del w:id="2901" w:author="Mahesh Venumbaka" w:date="2015-07-23T12:33:00Z">
              <w:r w:rsidRPr="00BC5D51" w:rsidDel="00C10410">
                <w:delText>N/A</w:delText>
              </w:r>
            </w:del>
          </w:p>
        </w:tc>
      </w:tr>
    </w:tbl>
    <w:p w14:paraId="0CAE6660" w14:textId="6A2937D9" w:rsidR="00BA785C" w:rsidRPr="00BC5D51" w:rsidDel="00C10410" w:rsidRDefault="00BA785C" w:rsidP="00A577CF">
      <w:pPr>
        <w:spacing w:after="0" w:line="240" w:lineRule="auto"/>
        <w:jc w:val="left"/>
        <w:rPr>
          <w:del w:id="2902" w:author="Mahesh Venumbaka" w:date="2015-07-23T12:33:00Z"/>
        </w:rPr>
      </w:pPr>
    </w:p>
    <w:p w14:paraId="0CAE6661" w14:textId="4A507C23" w:rsidR="00BA785C" w:rsidRPr="00BC5D51" w:rsidDel="00C10410" w:rsidRDefault="00BA785C" w:rsidP="00A577CF">
      <w:pPr>
        <w:pStyle w:val="Heading4"/>
        <w:rPr>
          <w:del w:id="2903" w:author="Mahesh Venumbaka" w:date="2015-07-23T12:33:00Z"/>
        </w:rPr>
      </w:pPr>
      <w:del w:id="2904" w:author="Mahesh Venumbaka" w:date="2015-07-23T12:33:00Z">
        <w:r w:rsidRPr="00BC5D51" w:rsidDel="00C10410">
          <w:delText>Activity: CTC Cover?</w:delText>
        </w:r>
      </w:del>
    </w:p>
    <w:p w14:paraId="0CAE6662" w14:textId="0CB731AB" w:rsidR="00BA785C" w:rsidRPr="00BC5D51" w:rsidDel="00C10410" w:rsidRDefault="00BA785C" w:rsidP="00A577CF">
      <w:pPr>
        <w:spacing w:after="0" w:line="240" w:lineRule="auto"/>
        <w:jc w:val="left"/>
        <w:rPr>
          <w:del w:id="2905"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65" w14:textId="3484B5DC" w:rsidTr="00A47B9B">
        <w:trPr>
          <w:tblHeader/>
          <w:del w:id="2906" w:author="Mahesh Venumbaka" w:date="2015-07-23T12:33:00Z"/>
        </w:trPr>
        <w:tc>
          <w:tcPr>
            <w:tcW w:w="1710" w:type="dxa"/>
            <w:shd w:val="clear" w:color="auto" w:fill="1F497D" w:themeFill="text2"/>
          </w:tcPr>
          <w:p w14:paraId="0CAE6663" w14:textId="6AF936A0" w:rsidR="00BA785C" w:rsidRPr="00A47B9B" w:rsidDel="00C10410" w:rsidRDefault="00BA785C" w:rsidP="00A577CF">
            <w:pPr>
              <w:spacing w:after="0" w:line="240" w:lineRule="auto"/>
              <w:jc w:val="left"/>
              <w:rPr>
                <w:del w:id="2907" w:author="Mahesh Venumbaka" w:date="2015-07-23T12:33:00Z"/>
                <w:b/>
                <w:color w:val="FFFFFF" w:themeColor="background1"/>
              </w:rPr>
            </w:pPr>
            <w:del w:id="2908"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64" w14:textId="75B1793B" w:rsidR="00BA785C" w:rsidRPr="00A47B9B" w:rsidDel="00C10410" w:rsidRDefault="00BA785C" w:rsidP="00A577CF">
            <w:pPr>
              <w:spacing w:after="0" w:line="240" w:lineRule="auto"/>
              <w:jc w:val="left"/>
              <w:rPr>
                <w:del w:id="2909" w:author="Mahesh Venumbaka" w:date="2015-07-23T12:33:00Z"/>
                <w:b/>
                <w:color w:val="FFFFFF" w:themeColor="background1"/>
              </w:rPr>
            </w:pPr>
            <w:del w:id="2910" w:author="Mahesh Venumbaka" w:date="2015-07-23T12:33:00Z">
              <w:r w:rsidRPr="00A47B9B" w:rsidDel="00C10410">
                <w:rPr>
                  <w:b/>
                  <w:color w:val="FFFFFF" w:themeColor="background1"/>
                </w:rPr>
                <w:delText>CTC Cover?</w:delText>
              </w:r>
            </w:del>
          </w:p>
        </w:tc>
      </w:tr>
      <w:tr w:rsidR="00BA785C" w:rsidRPr="00BC5D51" w:rsidDel="00C10410" w14:paraId="0CAE6668" w14:textId="6EA4BF08" w:rsidTr="00A47B9B">
        <w:trPr>
          <w:del w:id="2911" w:author="Mahesh Venumbaka" w:date="2015-07-23T12:33:00Z"/>
        </w:trPr>
        <w:tc>
          <w:tcPr>
            <w:tcW w:w="1710" w:type="dxa"/>
          </w:tcPr>
          <w:p w14:paraId="0CAE6666" w14:textId="62418246" w:rsidR="00BA785C" w:rsidRPr="00BC5D51" w:rsidDel="00C10410" w:rsidRDefault="00BA785C" w:rsidP="00A577CF">
            <w:pPr>
              <w:spacing w:after="0" w:line="240" w:lineRule="auto"/>
              <w:jc w:val="left"/>
              <w:rPr>
                <w:del w:id="2912" w:author="Mahesh Venumbaka" w:date="2015-07-23T12:33:00Z"/>
              </w:rPr>
            </w:pPr>
            <w:del w:id="2913" w:author="Mahesh Venumbaka" w:date="2015-07-23T12:33:00Z">
              <w:r w:rsidRPr="00BC5D51" w:rsidDel="00C10410">
                <w:delText>Action taken by:</w:delText>
              </w:r>
            </w:del>
          </w:p>
        </w:tc>
        <w:tc>
          <w:tcPr>
            <w:tcW w:w="7380" w:type="dxa"/>
          </w:tcPr>
          <w:p w14:paraId="0CAE6667" w14:textId="062FB0F8" w:rsidR="00BA785C" w:rsidRPr="00BC5D51" w:rsidDel="00C10410" w:rsidRDefault="00BA785C" w:rsidP="00A577CF">
            <w:pPr>
              <w:spacing w:after="0" w:line="240" w:lineRule="auto"/>
              <w:jc w:val="left"/>
              <w:rPr>
                <w:del w:id="2914" w:author="Mahesh Venumbaka" w:date="2015-07-23T12:33:00Z"/>
              </w:rPr>
            </w:pPr>
            <w:del w:id="2915" w:author="Mahesh Venumbaka" w:date="2015-07-23T12:33:00Z">
              <w:r w:rsidRPr="00BC5D51" w:rsidDel="00C10410">
                <w:delText>CSC Agent</w:delText>
              </w:r>
            </w:del>
          </w:p>
        </w:tc>
      </w:tr>
      <w:tr w:rsidR="00BA785C" w:rsidRPr="00BC5D51" w:rsidDel="00C10410" w14:paraId="0CAE666B" w14:textId="40A2C952" w:rsidTr="00A47B9B">
        <w:trPr>
          <w:trHeight w:val="404"/>
          <w:del w:id="2916" w:author="Mahesh Venumbaka" w:date="2015-07-23T12:33:00Z"/>
        </w:trPr>
        <w:tc>
          <w:tcPr>
            <w:tcW w:w="1710" w:type="dxa"/>
          </w:tcPr>
          <w:p w14:paraId="0CAE6669" w14:textId="09907FB9" w:rsidR="00BA785C" w:rsidRPr="00BC5D51" w:rsidDel="00C10410" w:rsidRDefault="00BA785C" w:rsidP="00A577CF">
            <w:pPr>
              <w:spacing w:after="0" w:line="240" w:lineRule="auto"/>
              <w:jc w:val="left"/>
              <w:rPr>
                <w:del w:id="2917" w:author="Mahesh Venumbaka" w:date="2015-07-23T12:33:00Z"/>
              </w:rPr>
            </w:pPr>
            <w:del w:id="2918" w:author="Mahesh Venumbaka" w:date="2015-07-23T12:33:00Z">
              <w:r w:rsidRPr="00BC5D51" w:rsidDel="00C10410">
                <w:delText>Interacting with:</w:delText>
              </w:r>
            </w:del>
          </w:p>
        </w:tc>
        <w:tc>
          <w:tcPr>
            <w:tcW w:w="7380" w:type="dxa"/>
          </w:tcPr>
          <w:p w14:paraId="0CAE666A" w14:textId="68F2AB4E" w:rsidR="00BA785C" w:rsidRPr="00BC5D51" w:rsidDel="00C10410" w:rsidRDefault="00D01A1B" w:rsidP="00A577CF">
            <w:pPr>
              <w:spacing w:after="0" w:line="240" w:lineRule="auto"/>
              <w:jc w:val="left"/>
              <w:rPr>
                <w:del w:id="2919" w:author="Mahesh Venumbaka" w:date="2015-07-23T12:33:00Z"/>
              </w:rPr>
            </w:pPr>
            <w:del w:id="2920" w:author="Mahesh Venumbaka" w:date="2015-07-23T12:33:00Z">
              <w:r w:rsidDel="00C10410">
                <w:delText>SIEBEL</w:delText>
              </w:r>
            </w:del>
          </w:p>
        </w:tc>
      </w:tr>
      <w:tr w:rsidR="00BA785C" w:rsidRPr="00BC5D51" w:rsidDel="00C10410" w14:paraId="0CAE666E" w14:textId="60D4F22B" w:rsidTr="00A47B9B">
        <w:trPr>
          <w:trHeight w:val="404"/>
          <w:del w:id="2921" w:author="Mahesh Venumbaka" w:date="2015-07-23T12:33:00Z"/>
        </w:trPr>
        <w:tc>
          <w:tcPr>
            <w:tcW w:w="1710" w:type="dxa"/>
          </w:tcPr>
          <w:p w14:paraId="0CAE666C" w14:textId="40121D8A" w:rsidR="00BA785C" w:rsidRPr="00BC5D51" w:rsidDel="00C10410" w:rsidRDefault="00BA785C" w:rsidP="00A577CF">
            <w:pPr>
              <w:spacing w:after="0" w:line="240" w:lineRule="auto"/>
              <w:jc w:val="left"/>
              <w:rPr>
                <w:del w:id="2922" w:author="Mahesh Venumbaka" w:date="2015-07-23T12:33:00Z"/>
              </w:rPr>
            </w:pPr>
            <w:del w:id="2923" w:author="Mahesh Venumbaka" w:date="2015-07-23T12:33:00Z">
              <w:r w:rsidRPr="00BC5D51" w:rsidDel="00C10410">
                <w:delText>Description</w:delText>
              </w:r>
            </w:del>
          </w:p>
        </w:tc>
        <w:tc>
          <w:tcPr>
            <w:tcW w:w="7380" w:type="dxa"/>
          </w:tcPr>
          <w:p w14:paraId="0CAE666D" w14:textId="2FE43513" w:rsidR="00BA785C" w:rsidRPr="00BC5D51" w:rsidDel="00C10410" w:rsidRDefault="0039300E" w:rsidP="00942D03">
            <w:pPr>
              <w:spacing w:after="0" w:line="240" w:lineRule="auto"/>
              <w:jc w:val="left"/>
              <w:rPr>
                <w:del w:id="2924" w:author="Mahesh Venumbaka" w:date="2015-07-23T12:33:00Z"/>
              </w:rPr>
            </w:pPr>
            <w:del w:id="2925" w:author="Mahesh Venumbaka" w:date="2015-07-23T12:33:00Z">
              <w:r w:rsidDel="00C10410">
                <w:delText xml:space="preserve">The </w:delText>
              </w:r>
              <w:r w:rsidR="00942D03" w:rsidDel="00C10410">
                <w:delText>CSC Agent</w:delText>
              </w:r>
              <w:r w:rsidR="00942D03" w:rsidRPr="00BC5D51" w:rsidDel="00C10410">
                <w:delText xml:space="preserve"> </w:delText>
              </w:r>
              <w:r w:rsidR="00BA785C" w:rsidRPr="00BC5D51" w:rsidDel="00C10410">
                <w:delText xml:space="preserve">interrogates the </w:delText>
              </w:r>
              <w:r w:rsidR="00D01A1B" w:rsidDel="00C10410">
                <w:delText>SIEBEL</w:delText>
              </w:r>
              <w:r w:rsidR="00BA785C" w:rsidRPr="00BC5D51" w:rsidDel="00C10410">
                <w:delText xml:space="preserve"> system to find out if the customer has a contract which includes CTC (Customer Technical Centre) support. If customer contract does have CTC support then transfer call to </w:delText>
              </w:r>
              <w:r w:rsidR="001E58C2" w:rsidDel="00C10410">
                <w:delText>OLSE</w:delText>
              </w:r>
              <w:r w:rsidR="00BA785C" w:rsidRPr="00BC5D51" w:rsidDel="00C10410">
                <w:delText>. Otherwise</w:delText>
              </w:r>
              <w:r w:rsidR="006A53B5" w:rsidDel="00C10410">
                <w:delText>, or when an OLSE is not available</w:delText>
              </w:r>
              <w:r w:rsidR="00BA785C" w:rsidRPr="00BC5D51" w:rsidDel="00C10410">
                <w:delText xml:space="preserve">, </w:delText>
              </w:r>
              <w:r w:rsidR="00942D03" w:rsidDel="00C10410">
                <w:delText xml:space="preserve">the CSC Agent </w:delText>
              </w:r>
              <w:r w:rsidR="00BA785C" w:rsidRPr="00BC5D51" w:rsidDel="00C10410">
                <w:delText>initiate</w:delText>
              </w:r>
              <w:r w:rsidR="00942D03" w:rsidDel="00C10410">
                <w:delText>s the</w:delText>
              </w:r>
              <w:r w:rsidR="00BA785C" w:rsidRPr="00BC5D51" w:rsidDel="00C10410">
                <w:delText xml:space="preserve"> process </w:delText>
              </w:r>
              <w:r w:rsidR="00942D03" w:rsidDel="00C10410">
                <w:delText xml:space="preserve">for </w:delText>
              </w:r>
              <w:r w:rsidR="00BA785C" w:rsidRPr="00BC5D51" w:rsidDel="00C10410">
                <w:delText>mak</w:delText>
              </w:r>
              <w:r w:rsidR="00942D03" w:rsidDel="00C10410">
                <w:delText>ing</w:delText>
              </w:r>
              <w:r w:rsidR="00BA785C" w:rsidRPr="00BC5D51" w:rsidDel="00C10410">
                <w:delText xml:space="preserve"> a customer appointment – see </w:delText>
              </w:r>
              <w:r w:rsidDel="00C10410">
                <w:delText xml:space="preserve">the </w:delText>
              </w:r>
              <w:r w:rsidR="00BA785C" w:rsidRPr="00BC5D51" w:rsidDel="00C10410">
                <w:delText xml:space="preserve">Appointment Booking process description </w:delText>
              </w:r>
              <w:r w:rsidDel="00C10410">
                <w:delText xml:space="preserve">in section </w:delText>
              </w:r>
              <w:r w:rsidDel="00C10410">
                <w:fldChar w:fldCharType="begin"/>
              </w:r>
              <w:r w:rsidDel="00C10410">
                <w:delInstrText xml:space="preserve"> REF _Ref361915905 \r \h </w:delInstrText>
              </w:r>
              <w:r w:rsidDel="00C10410">
                <w:fldChar w:fldCharType="separate"/>
              </w:r>
              <w:r w:rsidR="00EA7CED" w:rsidDel="00C10410">
                <w:delText>4.3.2</w:delText>
              </w:r>
              <w:r w:rsidDel="00C10410">
                <w:fldChar w:fldCharType="end"/>
              </w:r>
              <w:r w:rsidDel="00C10410">
                <w:delText xml:space="preserve"> </w:delText>
              </w:r>
              <w:r w:rsidR="00BA785C" w:rsidRPr="00BC5D51" w:rsidDel="00C10410">
                <w:delText>below</w:delText>
              </w:r>
              <w:r w:rsidR="006A53B5" w:rsidDel="00C10410">
                <w:delText xml:space="preserve"> – using information obtained from a TSE (in the case where the OLSE was not available)</w:delText>
              </w:r>
              <w:r w:rsidR="00BA785C" w:rsidRPr="00BC5D51" w:rsidDel="00C10410">
                <w:delText>.</w:delText>
              </w:r>
            </w:del>
          </w:p>
        </w:tc>
      </w:tr>
      <w:tr w:rsidR="00BA785C" w:rsidRPr="00BC5D51" w:rsidDel="00C10410" w14:paraId="0CAE6671" w14:textId="2119DA0E" w:rsidTr="00A47B9B">
        <w:trPr>
          <w:del w:id="2926" w:author="Mahesh Venumbaka" w:date="2015-07-23T12:33:00Z"/>
        </w:trPr>
        <w:tc>
          <w:tcPr>
            <w:tcW w:w="1710" w:type="dxa"/>
          </w:tcPr>
          <w:p w14:paraId="0CAE666F" w14:textId="645B3469" w:rsidR="00BA785C" w:rsidRPr="00BC5D51" w:rsidDel="00C10410" w:rsidRDefault="00BA785C" w:rsidP="00A577CF">
            <w:pPr>
              <w:spacing w:after="0" w:line="240" w:lineRule="auto"/>
              <w:jc w:val="left"/>
              <w:rPr>
                <w:del w:id="2927" w:author="Mahesh Venumbaka" w:date="2015-07-23T12:33:00Z"/>
              </w:rPr>
            </w:pPr>
            <w:del w:id="2928" w:author="Mahesh Venumbaka" w:date="2015-07-23T12:33:00Z">
              <w:r w:rsidRPr="00BC5D51" w:rsidDel="00C10410">
                <w:delText>Task Status</w:delText>
              </w:r>
            </w:del>
          </w:p>
        </w:tc>
        <w:tc>
          <w:tcPr>
            <w:tcW w:w="7380" w:type="dxa"/>
          </w:tcPr>
          <w:p w14:paraId="0CAE6670" w14:textId="19F6835A" w:rsidR="00BA785C" w:rsidRPr="00BC5D51" w:rsidDel="00C10410" w:rsidRDefault="00BA785C" w:rsidP="00A577CF">
            <w:pPr>
              <w:spacing w:after="0" w:line="240" w:lineRule="auto"/>
              <w:jc w:val="left"/>
              <w:rPr>
                <w:del w:id="2929" w:author="Mahesh Venumbaka" w:date="2015-07-23T12:33:00Z"/>
              </w:rPr>
            </w:pPr>
            <w:del w:id="2930" w:author="Mahesh Venumbaka" w:date="2015-07-23T12:33:00Z">
              <w:r w:rsidRPr="00BC5D51" w:rsidDel="00C10410">
                <w:delText>N/A</w:delText>
              </w:r>
            </w:del>
          </w:p>
        </w:tc>
      </w:tr>
    </w:tbl>
    <w:p w14:paraId="0CAE6672" w14:textId="77CF1410" w:rsidR="00BA785C" w:rsidRPr="00BC5D51" w:rsidDel="00C10410" w:rsidRDefault="00BA785C" w:rsidP="00A577CF">
      <w:pPr>
        <w:spacing w:after="0" w:line="240" w:lineRule="auto"/>
        <w:jc w:val="left"/>
        <w:rPr>
          <w:del w:id="2931" w:author="Mahesh Venumbaka" w:date="2015-07-23T12:33:00Z"/>
        </w:rPr>
      </w:pPr>
    </w:p>
    <w:p w14:paraId="0CAE6673" w14:textId="27597E7B" w:rsidR="00BA785C" w:rsidRPr="00BC5D51" w:rsidDel="00C10410" w:rsidRDefault="00BA785C" w:rsidP="00A577CF">
      <w:pPr>
        <w:pStyle w:val="Heading4"/>
        <w:rPr>
          <w:del w:id="2932" w:author="Mahesh Venumbaka" w:date="2015-07-23T12:33:00Z"/>
        </w:rPr>
      </w:pPr>
      <w:del w:id="2933" w:author="Mahesh Venumbaka" w:date="2015-07-23T12:33:00Z">
        <w:r w:rsidRPr="00BC5D51" w:rsidDel="00C10410">
          <w:delText xml:space="preserve">Activity: Transfer Call to </w:delText>
        </w:r>
        <w:r w:rsidR="001E58C2" w:rsidDel="00C10410">
          <w:delText>OLSE</w:delText>
        </w:r>
        <w:r w:rsidRPr="00BC5D51" w:rsidDel="00C10410">
          <w:delText xml:space="preserve"> via ISD</w:delText>
        </w:r>
      </w:del>
    </w:p>
    <w:p w14:paraId="0CAE6674" w14:textId="2F55EF0E" w:rsidR="00BA785C" w:rsidRPr="00BC5D51" w:rsidDel="00C10410" w:rsidRDefault="00BA785C" w:rsidP="00A577CF">
      <w:pPr>
        <w:spacing w:after="0" w:line="240" w:lineRule="auto"/>
        <w:jc w:val="left"/>
        <w:rPr>
          <w:del w:id="2934"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77" w14:textId="00000A5C" w:rsidTr="00A47B9B">
        <w:trPr>
          <w:tblHeader/>
          <w:del w:id="2935" w:author="Mahesh Venumbaka" w:date="2015-07-23T12:33:00Z"/>
        </w:trPr>
        <w:tc>
          <w:tcPr>
            <w:tcW w:w="1710" w:type="dxa"/>
            <w:shd w:val="clear" w:color="auto" w:fill="1F497D" w:themeFill="text2"/>
          </w:tcPr>
          <w:p w14:paraId="0CAE6675" w14:textId="0EC0B2AC" w:rsidR="00BA785C" w:rsidRPr="00A47B9B" w:rsidDel="00C10410" w:rsidRDefault="00BA785C" w:rsidP="00A577CF">
            <w:pPr>
              <w:spacing w:after="0" w:line="240" w:lineRule="auto"/>
              <w:jc w:val="left"/>
              <w:rPr>
                <w:del w:id="2936" w:author="Mahesh Venumbaka" w:date="2015-07-23T12:33:00Z"/>
                <w:b/>
                <w:color w:val="FFFFFF" w:themeColor="background1"/>
              </w:rPr>
            </w:pPr>
            <w:del w:id="2937"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76" w14:textId="294CBD1F" w:rsidR="00BA785C" w:rsidRPr="00A47B9B" w:rsidDel="00C10410" w:rsidRDefault="00BA785C" w:rsidP="00A577CF">
            <w:pPr>
              <w:spacing w:after="0" w:line="240" w:lineRule="auto"/>
              <w:jc w:val="left"/>
              <w:rPr>
                <w:del w:id="2938" w:author="Mahesh Venumbaka" w:date="2015-07-23T12:33:00Z"/>
                <w:b/>
                <w:color w:val="FFFFFF" w:themeColor="background1"/>
              </w:rPr>
            </w:pPr>
            <w:del w:id="2939" w:author="Mahesh Venumbaka" w:date="2015-07-23T12:33:00Z">
              <w:r w:rsidRPr="00A47B9B" w:rsidDel="00C10410">
                <w:rPr>
                  <w:b/>
                  <w:color w:val="FFFFFF" w:themeColor="background1"/>
                </w:rPr>
                <w:delText xml:space="preserve">Transfer Call to </w:delText>
              </w:r>
              <w:r w:rsidR="001E58C2" w:rsidDel="00C10410">
                <w:rPr>
                  <w:b/>
                  <w:color w:val="FFFFFF" w:themeColor="background1"/>
                </w:rPr>
                <w:delText>OLSE</w:delText>
              </w:r>
              <w:r w:rsidRPr="00A47B9B" w:rsidDel="00C10410">
                <w:rPr>
                  <w:b/>
                  <w:color w:val="FFFFFF" w:themeColor="background1"/>
                </w:rPr>
                <w:delText xml:space="preserve"> via ISD</w:delText>
              </w:r>
            </w:del>
          </w:p>
        </w:tc>
      </w:tr>
      <w:tr w:rsidR="00BA785C" w:rsidRPr="00BC5D51" w:rsidDel="00C10410" w14:paraId="0CAE667A" w14:textId="1D980166" w:rsidTr="00A47B9B">
        <w:trPr>
          <w:del w:id="2940" w:author="Mahesh Venumbaka" w:date="2015-07-23T12:33:00Z"/>
        </w:trPr>
        <w:tc>
          <w:tcPr>
            <w:tcW w:w="1710" w:type="dxa"/>
          </w:tcPr>
          <w:p w14:paraId="0CAE6678" w14:textId="1C9A1276" w:rsidR="00BA785C" w:rsidRPr="00BC5D51" w:rsidDel="00C10410" w:rsidRDefault="00BA785C" w:rsidP="00A577CF">
            <w:pPr>
              <w:spacing w:after="0" w:line="240" w:lineRule="auto"/>
              <w:jc w:val="left"/>
              <w:rPr>
                <w:del w:id="2941" w:author="Mahesh Venumbaka" w:date="2015-07-23T12:33:00Z"/>
              </w:rPr>
            </w:pPr>
            <w:del w:id="2942" w:author="Mahesh Venumbaka" w:date="2015-07-23T12:33:00Z">
              <w:r w:rsidRPr="00BC5D51" w:rsidDel="00C10410">
                <w:delText>Action taken by:</w:delText>
              </w:r>
            </w:del>
          </w:p>
        </w:tc>
        <w:tc>
          <w:tcPr>
            <w:tcW w:w="7380" w:type="dxa"/>
          </w:tcPr>
          <w:p w14:paraId="0CAE6679" w14:textId="5DC304B2" w:rsidR="00BA785C" w:rsidRPr="00BC5D51" w:rsidDel="00C10410" w:rsidRDefault="00BA785C" w:rsidP="00A577CF">
            <w:pPr>
              <w:spacing w:after="0" w:line="240" w:lineRule="auto"/>
              <w:jc w:val="left"/>
              <w:rPr>
                <w:del w:id="2943" w:author="Mahesh Venumbaka" w:date="2015-07-23T12:33:00Z"/>
              </w:rPr>
            </w:pPr>
            <w:del w:id="2944" w:author="Mahesh Venumbaka" w:date="2015-07-23T12:33:00Z">
              <w:r w:rsidRPr="00BC5D51" w:rsidDel="00C10410">
                <w:delText>CSC Agent</w:delText>
              </w:r>
            </w:del>
          </w:p>
        </w:tc>
      </w:tr>
      <w:tr w:rsidR="00BA785C" w:rsidRPr="00BC5D51" w:rsidDel="00C10410" w14:paraId="0CAE667D" w14:textId="79A1FED4" w:rsidTr="00A47B9B">
        <w:trPr>
          <w:trHeight w:val="404"/>
          <w:del w:id="2945" w:author="Mahesh Venumbaka" w:date="2015-07-23T12:33:00Z"/>
        </w:trPr>
        <w:tc>
          <w:tcPr>
            <w:tcW w:w="1710" w:type="dxa"/>
          </w:tcPr>
          <w:p w14:paraId="0CAE667B" w14:textId="6B7A6CA3" w:rsidR="00BA785C" w:rsidRPr="00BC5D51" w:rsidDel="00C10410" w:rsidRDefault="00BA785C" w:rsidP="00A577CF">
            <w:pPr>
              <w:spacing w:after="0" w:line="240" w:lineRule="auto"/>
              <w:jc w:val="left"/>
              <w:rPr>
                <w:del w:id="2946" w:author="Mahesh Venumbaka" w:date="2015-07-23T12:33:00Z"/>
              </w:rPr>
            </w:pPr>
            <w:del w:id="2947" w:author="Mahesh Venumbaka" w:date="2015-07-23T12:33:00Z">
              <w:r w:rsidRPr="00BC5D51" w:rsidDel="00C10410">
                <w:delText>Interacting with:</w:delText>
              </w:r>
            </w:del>
          </w:p>
        </w:tc>
        <w:tc>
          <w:tcPr>
            <w:tcW w:w="7380" w:type="dxa"/>
          </w:tcPr>
          <w:p w14:paraId="0CAE667C" w14:textId="5999BAD9" w:rsidR="00BA785C" w:rsidRPr="00BC5D51" w:rsidDel="00C10410" w:rsidRDefault="001E58C2" w:rsidP="00942D03">
            <w:pPr>
              <w:spacing w:after="0" w:line="240" w:lineRule="auto"/>
              <w:jc w:val="left"/>
              <w:rPr>
                <w:del w:id="2948" w:author="Mahesh Venumbaka" w:date="2015-07-23T12:33:00Z"/>
              </w:rPr>
            </w:pPr>
            <w:del w:id="2949" w:author="Mahesh Venumbaka" w:date="2015-07-23T12:33:00Z">
              <w:r w:rsidDel="00C10410">
                <w:delText>OLSE</w:delText>
              </w:r>
              <w:r w:rsidR="00BA785C" w:rsidRPr="00BC5D51" w:rsidDel="00C10410">
                <w:delText xml:space="preserve"> via ISD (Integrated Service Desktop)</w:delText>
              </w:r>
            </w:del>
          </w:p>
        </w:tc>
      </w:tr>
      <w:tr w:rsidR="00BA785C" w:rsidRPr="00BC5D51" w:rsidDel="00C10410" w14:paraId="0CAE6680" w14:textId="1E7DFD9B" w:rsidTr="00A47B9B">
        <w:trPr>
          <w:trHeight w:val="404"/>
          <w:del w:id="2950" w:author="Mahesh Venumbaka" w:date="2015-07-23T12:33:00Z"/>
        </w:trPr>
        <w:tc>
          <w:tcPr>
            <w:tcW w:w="1710" w:type="dxa"/>
          </w:tcPr>
          <w:p w14:paraId="0CAE667E" w14:textId="56BA0FB6" w:rsidR="00BA785C" w:rsidRPr="00BC5D51" w:rsidDel="00C10410" w:rsidRDefault="00BA785C" w:rsidP="00A577CF">
            <w:pPr>
              <w:spacing w:after="0" w:line="240" w:lineRule="auto"/>
              <w:jc w:val="left"/>
              <w:rPr>
                <w:del w:id="2951" w:author="Mahesh Venumbaka" w:date="2015-07-23T12:33:00Z"/>
              </w:rPr>
            </w:pPr>
            <w:del w:id="2952" w:author="Mahesh Venumbaka" w:date="2015-07-23T12:33:00Z">
              <w:r w:rsidRPr="00BC5D51" w:rsidDel="00C10410">
                <w:delText>Description</w:delText>
              </w:r>
            </w:del>
          </w:p>
        </w:tc>
        <w:tc>
          <w:tcPr>
            <w:tcW w:w="7380" w:type="dxa"/>
          </w:tcPr>
          <w:p w14:paraId="0CAE667F" w14:textId="1CB9C9C3" w:rsidR="00BA785C" w:rsidRPr="00BC5D51" w:rsidDel="00C10410" w:rsidRDefault="00BA785C" w:rsidP="00A577CF">
            <w:pPr>
              <w:spacing w:after="0" w:line="240" w:lineRule="auto"/>
              <w:jc w:val="left"/>
              <w:rPr>
                <w:del w:id="2953" w:author="Mahesh Venumbaka" w:date="2015-07-23T12:33:00Z"/>
              </w:rPr>
            </w:pPr>
            <w:del w:id="2954" w:author="Mahesh Venumbaka" w:date="2015-07-23T12:33:00Z">
              <w:r w:rsidRPr="00BC5D51" w:rsidDel="00C10410">
                <w:delText xml:space="preserve">If the customer does have CTC support the CSC Agent transfers the call to the </w:delText>
              </w:r>
              <w:r w:rsidR="001E58C2" w:rsidDel="00C10410">
                <w:delText>OLSE</w:delText>
              </w:r>
              <w:r w:rsidRPr="00BC5D51" w:rsidDel="00C10410">
                <w:delText xml:space="preserve"> using the ISD.</w:delText>
              </w:r>
            </w:del>
          </w:p>
        </w:tc>
      </w:tr>
      <w:tr w:rsidR="00BA785C" w:rsidRPr="00BC5D51" w:rsidDel="00C10410" w14:paraId="0CAE6683" w14:textId="21D09B70" w:rsidTr="00A47B9B">
        <w:trPr>
          <w:del w:id="2955" w:author="Mahesh Venumbaka" w:date="2015-07-23T12:33:00Z"/>
        </w:trPr>
        <w:tc>
          <w:tcPr>
            <w:tcW w:w="1710" w:type="dxa"/>
          </w:tcPr>
          <w:p w14:paraId="0CAE6681" w14:textId="6276ECE3" w:rsidR="00BA785C" w:rsidRPr="00BC5D51" w:rsidDel="00C10410" w:rsidRDefault="00BA785C" w:rsidP="00A577CF">
            <w:pPr>
              <w:spacing w:after="0" w:line="240" w:lineRule="auto"/>
              <w:jc w:val="left"/>
              <w:rPr>
                <w:del w:id="2956" w:author="Mahesh Venumbaka" w:date="2015-07-23T12:33:00Z"/>
              </w:rPr>
            </w:pPr>
            <w:del w:id="2957" w:author="Mahesh Venumbaka" w:date="2015-07-23T12:33:00Z">
              <w:r w:rsidRPr="00BC5D51" w:rsidDel="00C10410">
                <w:delText>Task Status</w:delText>
              </w:r>
            </w:del>
          </w:p>
        </w:tc>
        <w:tc>
          <w:tcPr>
            <w:tcW w:w="7380" w:type="dxa"/>
          </w:tcPr>
          <w:p w14:paraId="0CAE6682" w14:textId="076AA88B" w:rsidR="00BA785C" w:rsidRPr="00BC5D51" w:rsidDel="00C10410" w:rsidRDefault="00BA785C" w:rsidP="00A577CF">
            <w:pPr>
              <w:spacing w:after="0" w:line="240" w:lineRule="auto"/>
              <w:jc w:val="left"/>
              <w:rPr>
                <w:del w:id="2958" w:author="Mahesh Venumbaka" w:date="2015-07-23T12:33:00Z"/>
              </w:rPr>
            </w:pPr>
            <w:del w:id="2959" w:author="Mahesh Venumbaka" w:date="2015-07-23T12:33:00Z">
              <w:r w:rsidRPr="00BC5D51" w:rsidDel="00C10410">
                <w:delText>N/A</w:delText>
              </w:r>
            </w:del>
          </w:p>
        </w:tc>
      </w:tr>
    </w:tbl>
    <w:p w14:paraId="0CAE6684" w14:textId="5AE7E157" w:rsidR="00BA785C" w:rsidRPr="00BC5D51" w:rsidDel="00C10410" w:rsidRDefault="00BA785C" w:rsidP="00A577CF">
      <w:pPr>
        <w:spacing w:after="0" w:line="240" w:lineRule="auto"/>
        <w:jc w:val="left"/>
        <w:rPr>
          <w:del w:id="2960" w:author="Mahesh Venumbaka" w:date="2015-07-23T12:33:00Z"/>
        </w:rPr>
      </w:pPr>
    </w:p>
    <w:p w14:paraId="0CAE6685" w14:textId="0CBCB5A7" w:rsidR="00BA785C" w:rsidRPr="00BC5D51" w:rsidDel="00C10410" w:rsidRDefault="00BA785C" w:rsidP="00A577CF">
      <w:pPr>
        <w:pStyle w:val="Heading4"/>
        <w:rPr>
          <w:del w:id="2961" w:author="Mahesh Venumbaka" w:date="2015-07-23T12:33:00Z"/>
        </w:rPr>
      </w:pPr>
      <w:del w:id="2962" w:author="Mahesh Venumbaka" w:date="2015-07-23T12:33:00Z">
        <w:r w:rsidRPr="00BC5D51" w:rsidDel="00C10410">
          <w:delText>Activity: Remote Fix?</w:delText>
        </w:r>
      </w:del>
    </w:p>
    <w:p w14:paraId="0CAE6686" w14:textId="3E91827D" w:rsidR="00BA785C" w:rsidRPr="00BC5D51" w:rsidDel="00C10410" w:rsidRDefault="00BA785C" w:rsidP="00A577CF">
      <w:pPr>
        <w:spacing w:after="0" w:line="240" w:lineRule="auto"/>
        <w:jc w:val="left"/>
        <w:rPr>
          <w:del w:id="2963"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89" w14:textId="35EF3F45" w:rsidTr="00A47B9B">
        <w:trPr>
          <w:tblHeader/>
          <w:del w:id="2964" w:author="Mahesh Venumbaka" w:date="2015-07-23T12:33:00Z"/>
        </w:trPr>
        <w:tc>
          <w:tcPr>
            <w:tcW w:w="1710" w:type="dxa"/>
            <w:shd w:val="clear" w:color="auto" w:fill="1F497D" w:themeFill="text2"/>
          </w:tcPr>
          <w:p w14:paraId="0CAE6687" w14:textId="6F47BF70" w:rsidR="00BA785C" w:rsidRPr="00A47B9B" w:rsidDel="00C10410" w:rsidRDefault="00BA785C" w:rsidP="00A577CF">
            <w:pPr>
              <w:spacing w:after="0" w:line="240" w:lineRule="auto"/>
              <w:jc w:val="left"/>
              <w:rPr>
                <w:del w:id="2965" w:author="Mahesh Venumbaka" w:date="2015-07-23T12:33:00Z"/>
                <w:b/>
                <w:color w:val="FFFFFF" w:themeColor="background1"/>
              </w:rPr>
            </w:pPr>
            <w:del w:id="2966"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88" w14:textId="2E881736" w:rsidR="00BA785C" w:rsidRPr="00A47B9B" w:rsidDel="00C10410" w:rsidRDefault="00BA785C" w:rsidP="00A577CF">
            <w:pPr>
              <w:spacing w:after="0" w:line="240" w:lineRule="auto"/>
              <w:jc w:val="left"/>
              <w:rPr>
                <w:del w:id="2967" w:author="Mahesh Venumbaka" w:date="2015-07-23T12:33:00Z"/>
                <w:b/>
                <w:color w:val="FFFFFF" w:themeColor="background1"/>
              </w:rPr>
            </w:pPr>
            <w:del w:id="2968" w:author="Mahesh Venumbaka" w:date="2015-07-23T12:33:00Z">
              <w:r w:rsidRPr="00A47B9B" w:rsidDel="00C10410">
                <w:rPr>
                  <w:b/>
                  <w:color w:val="FFFFFF" w:themeColor="background1"/>
                </w:rPr>
                <w:delText>Remote Fix?</w:delText>
              </w:r>
            </w:del>
          </w:p>
        </w:tc>
      </w:tr>
      <w:tr w:rsidR="00BA785C" w:rsidRPr="00BC5D51" w:rsidDel="00C10410" w14:paraId="0CAE668C" w14:textId="2300BC47" w:rsidTr="00A47B9B">
        <w:trPr>
          <w:del w:id="2969" w:author="Mahesh Venumbaka" w:date="2015-07-23T12:33:00Z"/>
        </w:trPr>
        <w:tc>
          <w:tcPr>
            <w:tcW w:w="1710" w:type="dxa"/>
          </w:tcPr>
          <w:p w14:paraId="0CAE668A" w14:textId="365B0CF0" w:rsidR="00BA785C" w:rsidRPr="00BC5D51" w:rsidDel="00C10410" w:rsidRDefault="00BA785C" w:rsidP="00A577CF">
            <w:pPr>
              <w:spacing w:after="0" w:line="240" w:lineRule="auto"/>
              <w:jc w:val="left"/>
              <w:rPr>
                <w:del w:id="2970" w:author="Mahesh Venumbaka" w:date="2015-07-23T12:33:00Z"/>
              </w:rPr>
            </w:pPr>
            <w:del w:id="2971" w:author="Mahesh Venumbaka" w:date="2015-07-23T12:33:00Z">
              <w:r w:rsidRPr="00BC5D51" w:rsidDel="00C10410">
                <w:delText>Action taken by:</w:delText>
              </w:r>
            </w:del>
          </w:p>
        </w:tc>
        <w:tc>
          <w:tcPr>
            <w:tcW w:w="7380" w:type="dxa"/>
          </w:tcPr>
          <w:p w14:paraId="0CAE668B" w14:textId="138CFE34" w:rsidR="00BA785C" w:rsidRPr="00BC5D51" w:rsidDel="00C10410" w:rsidRDefault="001E58C2" w:rsidP="00942D03">
            <w:pPr>
              <w:spacing w:after="0" w:line="240" w:lineRule="auto"/>
              <w:jc w:val="left"/>
              <w:rPr>
                <w:del w:id="2972" w:author="Mahesh Venumbaka" w:date="2015-07-23T12:33:00Z"/>
              </w:rPr>
            </w:pPr>
            <w:del w:id="2973" w:author="Mahesh Venumbaka" w:date="2015-07-23T12:33:00Z">
              <w:r w:rsidDel="00C10410">
                <w:delText>OLSE</w:delText>
              </w:r>
              <w:r w:rsidR="00BA785C" w:rsidRPr="00BC5D51" w:rsidDel="00C10410">
                <w:delText xml:space="preserve"> </w:delText>
              </w:r>
            </w:del>
          </w:p>
        </w:tc>
      </w:tr>
      <w:tr w:rsidR="00BA785C" w:rsidRPr="00BC5D51" w:rsidDel="00C10410" w14:paraId="0CAE668F" w14:textId="7BE2AB9C" w:rsidTr="00A47B9B">
        <w:trPr>
          <w:trHeight w:val="404"/>
          <w:del w:id="2974" w:author="Mahesh Venumbaka" w:date="2015-07-23T12:33:00Z"/>
        </w:trPr>
        <w:tc>
          <w:tcPr>
            <w:tcW w:w="1710" w:type="dxa"/>
          </w:tcPr>
          <w:p w14:paraId="0CAE668D" w14:textId="6E43A9C9" w:rsidR="00BA785C" w:rsidRPr="00BC5D51" w:rsidDel="00C10410" w:rsidRDefault="00BA785C" w:rsidP="00A577CF">
            <w:pPr>
              <w:spacing w:after="0" w:line="240" w:lineRule="auto"/>
              <w:jc w:val="left"/>
              <w:rPr>
                <w:del w:id="2975" w:author="Mahesh Venumbaka" w:date="2015-07-23T12:33:00Z"/>
              </w:rPr>
            </w:pPr>
            <w:del w:id="2976" w:author="Mahesh Venumbaka" w:date="2015-07-23T12:33:00Z">
              <w:r w:rsidRPr="00BC5D51" w:rsidDel="00C10410">
                <w:lastRenderedPageBreak/>
                <w:delText>Interacting with:</w:delText>
              </w:r>
            </w:del>
          </w:p>
        </w:tc>
        <w:tc>
          <w:tcPr>
            <w:tcW w:w="7380" w:type="dxa"/>
          </w:tcPr>
          <w:p w14:paraId="0CAE668E" w14:textId="34D5747D" w:rsidR="00BA785C" w:rsidRPr="00BC5D51" w:rsidDel="00C10410" w:rsidRDefault="00BA785C" w:rsidP="00A577CF">
            <w:pPr>
              <w:spacing w:after="0" w:line="240" w:lineRule="auto"/>
              <w:jc w:val="left"/>
              <w:rPr>
                <w:del w:id="2977" w:author="Mahesh Venumbaka" w:date="2015-07-23T12:33:00Z"/>
              </w:rPr>
            </w:pPr>
            <w:del w:id="2978" w:author="Mahesh Venumbaka" w:date="2015-07-23T12:33:00Z">
              <w:r w:rsidRPr="00BC5D51" w:rsidDel="00C10410">
                <w:delText>Customer and Customer equipment</w:delText>
              </w:r>
            </w:del>
          </w:p>
        </w:tc>
      </w:tr>
      <w:tr w:rsidR="00BA785C" w:rsidRPr="00BC5D51" w:rsidDel="00C10410" w14:paraId="0CAE6693" w14:textId="4F2AA197" w:rsidTr="00A47B9B">
        <w:trPr>
          <w:trHeight w:val="404"/>
          <w:del w:id="2979" w:author="Mahesh Venumbaka" w:date="2015-07-23T12:33:00Z"/>
        </w:trPr>
        <w:tc>
          <w:tcPr>
            <w:tcW w:w="1710" w:type="dxa"/>
          </w:tcPr>
          <w:p w14:paraId="0CAE6690" w14:textId="41DE7576" w:rsidR="00BA785C" w:rsidRPr="00BC5D51" w:rsidDel="00C10410" w:rsidRDefault="00BA785C" w:rsidP="00A577CF">
            <w:pPr>
              <w:spacing w:after="0" w:line="240" w:lineRule="auto"/>
              <w:jc w:val="left"/>
              <w:rPr>
                <w:del w:id="2980" w:author="Mahesh Venumbaka" w:date="2015-07-23T12:33:00Z"/>
              </w:rPr>
            </w:pPr>
            <w:del w:id="2981" w:author="Mahesh Venumbaka" w:date="2015-07-23T12:33:00Z">
              <w:r w:rsidRPr="00BC5D51" w:rsidDel="00C10410">
                <w:delText>Description</w:delText>
              </w:r>
            </w:del>
          </w:p>
        </w:tc>
        <w:tc>
          <w:tcPr>
            <w:tcW w:w="7380" w:type="dxa"/>
          </w:tcPr>
          <w:p w14:paraId="0CAE6691" w14:textId="714D6A79" w:rsidR="00BA785C" w:rsidRPr="00BC5D51" w:rsidDel="00C10410" w:rsidRDefault="00BA785C" w:rsidP="00A577CF">
            <w:pPr>
              <w:spacing w:after="0" w:line="240" w:lineRule="auto"/>
              <w:jc w:val="left"/>
              <w:rPr>
                <w:del w:id="2982" w:author="Mahesh Venumbaka" w:date="2015-07-23T12:33:00Z"/>
              </w:rPr>
            </w:pPr>
            <w:del w:id="2983" w:author="Mahesh Venumbaka" w:date="2015-07-23T12:33:00Z">
              <w:r w:rsidRPr="00BC5D51" w:rsidDel="00C10410">
                <w:delText xml:space="preserve">The </w:delText>
              </w:r>
              <w:r w:rsidR="001E58C2" w:rsidDel="00C10410">
                <w:delText>OLSE</w:delText>
              </w:r>
              <w:r w:rsidRPr="00BC5D51" w:rsidDel="00C10410">
                <w:delText xml:space="preserve"> </w:delText>
              </w:r>
              <w:r w:rsidR="006A53B5" w:rsidDel="00C10410">
                <w:delText>takes the job from the queue</w:delText>
              </w:r>
              <w:r w:rsidRPr="00BC5D51" w:rsidDel="00C10410">
                <w:delText xml:space="preserve"> </w:delText>
              </w:r>
              <w:r w:rsidR="006A53B5" w:rsidDel="00C10410">
                <w:delText xml:space="preserve">in order </w:delText>
              </w:r>
              <w:r w:rsidRPr="00BC5D51" w:rsidDel="00C10410">
                <w:delText>to remotely diagnose and fix the customer equipment problem.</w:delText>
              </w:r>
            </w:del>
          </w:p>
          <w:p w14:paraId="0CAE6692" w14:textId="46AF53B2" w:rsidR="00BA785C" w:rsidRPr="00BC5D51" w:rsidDel="00C10410" w:rsidRDefault="00BA785C" w:rsidP="00A577CF">
            <w:pPr>
              <w:spacing w:after="0" w:line="240" w:lineRule="auto"/>
              <w:jc w:val="left"/>
              <w:rPr>
                <w:del w:id="2984" w:author="Mahesh Venumbaka" w:date="2015-07-23T12:33:00Z"/>
              </w:rPr>
            </w:pPr>
            <w:del w:id="2985" w:author="Mahesh Venumbaka" w:date="2015-07-23T12:33:00Z">
              <w:r w:rsidRPr="00BC5D51" w:rsidDel="00C10410">
                <w:delText xml:space="preserve">The OLSE uses remote diagnosis tools to determine the root cause of the problem the customer is experiencing using the GEHC equipment. The OLSE then remotely undertakes to fix the problem with the customer equipment.  </w:delText>
              </w:r>
            </w:del>
          </w:p>
        </w:tc>
      </w:tr>
      <w:tr w:rsidR="00BA785C" w:rsidRPr="00BC5D51" w:rsidDel="00C10410" w14:paraId="0CAE6696" w14:textId="3A7C96E1" w:rsidTr="00A47B9B">
        <w:trPr>
          <w:del w:id="2986" w:author="Mahesh Venumbaka" w:date="2015-07-23T12:33:00Z"/>
        </w:trPr>
        <w:tc>
          <w:tcPr>
            <w:tcW w:w="1710" w:type="dxa"/>
          </w:tcPr>
          <w:p w14:paraId="0CAE6694" w14:textId="3185F419" w:rsidR="00BA785C" w:rsidRPr="00BC5D51" w:rsidDel="00C10410" w:rsidRDefault="00BA785C" w:rsidP="00A577CF">
            <w:pPr>
              <w:spacing w:after="0" w:line="240" w:lineRule="auto"/>
              <w:jc w:val="left"/>
              <w:rPr>
                <w:del w:id="2987" w:author="Mahesh Venumbaka" w:date="2015-07-23T12:33:00Z"/>
              </w:rPr>
            </w:pPr>
            <w:del w:id="2988" w:author="Mahesh Venumbaka" w:date="2015-07-23T12:33:00Z">
              <w:r w:rsidRPr="00BC5D51" w:rsidDel="00C10410">
                <w:delText>Task Status</w:delText>
              </w:r>
            </w:del>
          </w:p>
        </w:tc>
        <w:tc>
          <w:tcPr>
            <w:tcW w:w="7380" w:type="dxa"/>
          </w:tcPr>
          <w:p w14:paraId="0CAE6695" w14:textId="7AF23F8A" w:rsidR="00BA785C" w:rsidRPr="00BC5D51" w:rsidDel="00C10410" w:rsidRDefault="00BA785C" w:rsidP="00A577CF">
            <w:pPr>
              <w:spacing w:after="0" w:line="240" w:lineRule="auto"/>
              <w:jc w:val="left"/>
              <w:rPr>
                <w:del w:id="2989" w:author="Mahesh Venumbaka" w:date="2015-07-23T12:33:00Z"/>
              </w:rPr>
            </w:pPr>
            <w:del w:id="2990" w:author="Mahesh Venumbaka" w:date="2015-07-23T12:33:00Z">
              <w:r w:rsidRPr="00BC5D51" w:rsidDel="00C10410">
                <w:delText>N/A</w:delText>
              </w:r>
            </w:del>
          </w:p>
        </w:tc>
      </w:tr>
    </w:tbl>
    <w:p w14:paraId="0CAE6697" w14:textId="58B5186B" w:rsidR="00BA785C" w:rsidRPr="00BC5D51" w:rsidDel="00C10410" w:rsidRDefault="00BA785C" w:rsidP="00A577CF">
      <w:pPr>
        <w:spacing w:after="0" w:line="240" w:lineRule="auto"/>
        <w:jc w:val="left"/>
        <w:rPr>
          <w:del w:id="2991" w:author="Mahesh Venumbaka" w:date="2015-07-23T12:33:00Z"/>
        </w:rPr>
      </w:pPr>
    </w:p>
    <w:p w14:paraId="0CAE6698" w14:textId="3676A32E" w:rsidR="00BA785C" w:rsidRPr="00BC5D51" w:rsidDel="00C10410" w:rsidRDefault="00BA785C" w:rsidP="00A577CF">
      <w:pPr>
        <w:pStyle w:val="Heading4"/>
        <w:rPr>
          <w:del w:id="2992" w:author="Mahesh Venumbaka" w:date="2015-07-23T12:33:00Z"/>
        </w:rPr>
      </w:pPr>
      <w:del w:id="2993" w:author="Mahesh Venumbaka" w:date="2015-07-23T12:33:00Z">
        <w:r w:rsidRPr="00BC5D51" w:rsidDel="00C10410">
          <w:delText>Activity: Close Job</w:delText>
        </w:r>
      </w:del>
    </w:p>
    <w:p w14:paraId="0CAE6699" w14:textId="005EDB2E" w:rsidR="00BA785C" w:rsidRPr="00BC5D51" w:rsidDel="00C10410" w:rsidRDefault="00BA785C" w:rsidP="00A577CF">
      <w:pPr>
        <w:spacing w:after="0" w:line="240" w:lineRule="auto"/>
        <w:jc w:val="left"/>
        <w:rPr>
          <w:del w:id="2994"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9C" w14:textId="37C64718" w:rsidTr="00A47B9B">
        <w:trPr>
          <w:tblHeader/>
          <w:del w:id="2995" w:author="Mahesh Venumbaka" w:date="2015-07-23T12:33:00Z"/>
        </w:trPr>
        <w:tc>
          <w:tcPr>
            <w:tcW w:w="1710" w:type="dxa"/>
            <w:shd w:val="clear" w:color="auto" w:fill="1F497D" w:themeFill="text2"/>
          </w:tcPr>
          <w:p w14:paraId="0CAE669A" w14:textId="100DD812" w:rsidR="00BA785C" w:rsidRPr="00BC5D51" w:rsidDel="00C10410" w:rsidRDefault="00BA785C" w:rsidP="00A577CF">
            <w:pPr>
              <w:spacing w:after="0" w:line="240" w:lineRule="auto"/>
              <w:jc w:val="left"/>
              <w:rPr>
                <w:del w:id="2996" w:author="Mahesh Venumbaka" w:date="2015-07-23T12:33:00Z"/>
                <w:b/>
              </w:rPr>
            </w:pPr>
            <w:del w:id="2997"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9B" w14:textId="7E26F65D" w:rsidR="00BA785C" w:rsidRPr="00A47B9B" w:rsidDel="00C10410" w:rsidRDefault="00BA785C" w:rsidP="00A577CF">
            <w:pPr>
              <w:spacing w:after="0" w:line="240" w:lineRule="auto"/>
              <w:jc w:val="left"/>
              <w:rPr>
                <w:del w:id="2998" w:author="Mahesh Venumbaka" w:date="2015-07-23T12:33:00Z"/>
                <w:b/>
                <w:color w:val="FFFFFF" w:themeColor="background1"/>
              </w:rPr>
            </w:pPr>
            <w:del w:id="2999" w:author="Mahesh Venumbaka" w:date="2015-07-23T12:33:00Z">
              <w:r w:rsidRPr="00A47B9B" w:rsidDel="00C10410">
                <w:rPr>
                  <w:b/>
                  <w:color w:val="FFFFFF" w:themeColor="background1"/>
                </w:rPr>
                <w:delText>Close Job</w:delText>
              </w:r>
            </w:del>
          </w:p>
        </w:tc>
      </w:tr>
      <w:tr w:rsidR="00BA785C" w:rsidRPr="00BC5D51" w:rsidDel="00C10410" w14:paraId="0CAE669F" w14:textId="3C5B00C7" w:rsidTr="00A47B9B">
        <w:trPr>
          <w:del w:id="3000" w:author="Mahesh Venumbaka" w:date="2015-07-23T12:33:00Z"/>
        </w:trPr>
        <w:tc>
          <w:tcPr>
            <w:tcW w:w="1710" w:type="dxa"/>
          </w:tcPr>
          <w:p w14:paraId="0CAE669D" w14:textId="4CA2408E" w:rsidR="00BA785C" w:rsidRPr="00BC5D51" w:rsidDel="00C10410" w:rsidRDefault="00BA785C" w:rsidP="00A577CF">
            <w:pPr>
              <w:spacing w:after="0" w:line="240" w:lineRule="auto"/>
              <w:jc w:val="left"/>
              <w:rPr>
                <w:del w:id="3001" w:author="Mahesh Venumbaka" w:date="2015-07-23T12:33:00Z"/>
              </w:rPr>
            </w:pPr>
            <w:del w:id="3002" w:author="Mahesh Venumbaka" w:date="2015-07-23T12:33:00Z">
              <w:r w:rsidRPr="00BC5D51" w:rsidDel="00C10410">
                <w:delText>Action taken by:</w:delText>
              </w:r>
            </w:del>
          </w:p>
        </w:tc>
        <w:tc>
          <w:tcPr>
            <w:tcW w:w="7380" w:type="dxa"/>
          </w:tcPr>
          <w:p w14:paraId="0CAE669E" w14:textId="07936374" w:rsidR="00BA785C" w:rsidRPr="00BC5D51" w:rsidDel="00C10410" w:rsidRDefault="00BA785C" w:rsidP="00A577CF">
            <w:pPr>
              <w:spacing w:after="0" w:line="240" w:lineRule="auto"/>
              <w:jc w:val="left"/>
              <w:rPr>
                <w:del w:id="3003" w:author="Mahesh Venumbaka" w:date="2015-07-23T12:33:00Z"/>
              </w:rPr>
            </w:pPr>
            <w:del w:id="3004" w:author="Mahesh Venumbaka" w:date="2015-07-23T12:33:00Z">
              <w:r w:rsidRPr="00BC5D51" w:rsidDel="00C10410">
                <w:delText>OLSE</w:delText>
              </w:r>
            </w:del>
          </w:p>
        </w:tc>
      </w:tr>
      <w:tr w:rsidR="00BA785C" w:rsidRPr="00BC5D51" w:rsidDel="00C10410" w14:paraId="0CAE66A2" w14:textId="24384164" w:rsidTr="00A47B9B">
        <w:trPr>
          <w:trHeight w:val="404"/>
          <w:del w:id="3005" w:author="Mahesh Venumbaka" w:date="2015-07-23T12:33:00Z"/>
        </w:trPr>
        <w:tc>
          <w:tcPr>
            <w:tcW w:w="1710" w:type="dxa"/>
          </w:tcPr>
          <w:p w14:paraId="0CAE66A0" w14:textId="0A39AF82" w:rsidR="00BA785C" w:rsidRPr="00BC5D51" w:rsidDel="00C10410" w:rsidRDefault="00BA785C" w:rsidP="00A577CF">
            <w:pPr>
              <w:spacing w:after="0" w:line="240" w:lineRule="auto"/>
              <w:jc w:val="left"/>
              <w:rPr>
                <w:del w:id="3006" w:author="Mahesh Venumbaka" w:date="2015-07-23T12:33:00Z"/>
              </w:rPr>
            </w:pPr>
            <w:del w:id="3007" w:author="Mahesh Venumbaka" w:date="2015-07-23T12:33:00Z">
              <w:r w:rsidRPr="00BC5D51" w:rsidDel="00C10410">
                <w:delText>Interacting with:</w:delText>
              </w:r>
            </w:del>
          </w:p>
        </w:tc>
        <w:tc>
          <w:tcPr>
            <w:tcW w:w="7380" w:type="dxa"/>
          </w:tcPr>
          <w:p w14:paraId="0CAE66A1" w14:textId="6AF06AA6" w:rsidR="00BA785C" w:rsidRPr="00BC5D51" w:rsidDel="00C10410" w:rsidRDefault="00D01A1B" w:rsidP="00A577CF">
            <w:pPr>
              <w:spacing w:after="0" w:line="240" w:lineRule="auto"/>
              <w:jc w:val="left"/>
              <w:rPr>
                <w:del w:id="3008" w:author="Mahesh Venumbaka" w:date="2015-07-23T12:33:00Z"/>
              </w:rPr>
            </w:pPr>
            <w:del w:id="3009" w:author="Mahesh Venumbaka" w:date="2015-07-23T12:33:00Z">
              <w:r w:rsidDel="00C10410">
                <w:delText>SIEBEL</w:delText>
              </w:r>
            </w:del>
          </w:p>
        </w:tc>
      </w:tr>
      <w:tr w:rsidR="00BA785C" w:rsidRPr="00BC5D51" w:rsidDel="00C10410" w14:paraId="0CAE66A5" w14:textId="2DFA9037" w:rsidTr="00A47B9B">
        <w:trPr>
          <w:trHeight w:val="404"/>
          <w:del w:id="3010" w:author="Mahesh Venumbaka" w:date="2015-07-23T12:33:00Z"/>
        </w:trPr>
        <w:tc>
          <w:tcPr>
            <w:tcW w:w="1710" w:type="dxa"/>
          </w:tcPr>
          <w:p w14:paraId="0CAE66A3" w14:textId="1D316023" w:rsidR="00BA785C" w:rsidRPr="00BC5D51" w:rsidDel="00C10410" w:rsidRDefault="00BA785C" w:rsidP="00A577CF">
            <w:pPr>
              <w:spacing w:after="0" w:line="240" w:lineRule="auto"/>
              <w:jc w:val="left"/>
              <w:rPr>
                <w:del w:id="3011" w:author="Mahesh Venumbaka" w:date="2015-07-23T12:33:00Z"/>
              </w:rPr>
            </w:pPr>
            <w:del w:id="3012" w:author="Mahesh Venumbaka" w:date="2015-07-23T12:33:00Z">
              <w:r w:rsidRPr="00BC5D51" w:rsidDel="00C10410">
                <w:delText>Description</w:delText>
              </w:r>
            </w:del>
          </w:p>
        </w:tc>
        <w:tc>
          <w:tcPr>
            <w:tcW w:w="7380" w:type="dxa"/>
          </w:tcPr>
          <w:p w14:paraId="0CAE66A4" w14:textId="117AC595" w:rsidR="00BA785C" w:rsidRPr="00BC5D51" w:rsidDel="00C10410" w:rsidRDefault="00BA785C" w:rsidP="00942D03">
            <w:pPr>
              <w:spacing w:after="0" w:line="240" w:lineRule="auto"/>
              <w:jc w:val="left"/>
              <w:rPr>
                <w:del w:id="3013" w:author="Mahesh Venumbaka" w:date="2015-07-23T12:33:00Z"/>
              </w:rPr>
            </w:pPr>
            <w:del w:id="3014" w:author="Mahesh Venumbaka" w:date="2015-07-23T12:33:00Z">
              <w:r w:rsidRPr="00BC5D51" w:rsidDel="00C10410">
                <w:delText xml:space="preserve">Once the customer equipment is remotely fixed, the job is closed in </w:delText>
              </w:r>
              <w:r w:rsidR="00D01A1B" w:rsidDel="00C10410">
                <w:delText>SIEBEL</w:delText>
              </w:r>
              <w:r w:rsidR="00E54320" w:rsidDel="00C10410">
                <w:delText xml:space="preserve"> and the OSLE provides a debrief</w:delText>
              </w:r>
              <w:r w:rsidRPr="00BC5D51" w:rsidDel="00C10410">
                <w:delText>.</w:delText>
              </w:r>
            </w:del>
          </w:p>
        </w:tc>
      </w:tr>
      <w:tr w:rsidR="00BA785C" w:rsidRPr="00BC5D51" w:rsidDel="00C10410" w14:paraId="0CAE66A8" w14:textId="1DA937EC" w:rsidTr="00A47B9B">
        <w:trPr>
          <w:del w:id="3015" w:author="Mahesh Venumbaka" w:date="2015-07-23T12:33:00Z"/>
        </w:trPr>
        <w:tc>
          <w:tcPr>
            <w:tcW w:w="1710" w:type="dxa"/>
          </w:tcPr>
          <w:p w14:paraId="0CAE66A6" w14:textId="007B5278" w:rsidR="00BA785C" w:rsidRPr="00BC5D51" w:rsidDel="00C10410" w:rsidRDefault="00BA785C" w:rsidP="00A577CF">
            <w:pPr>
              <w:spacing w:after="0" w:line="240" w:lineRule="auto"/>
              <w:jc w:val="left"/>
              <w:rPr>
                <w:del w:id="3016" w:author="Mahesh Venumbaka" w:date="2015-07-23T12:33:00Z"/>
              </w:rPr>
            </w:pPr>
            <w:del w:id="3017" w:author="Mahesh Venumbaka" w:date="2015-07-23T12:33:00Z">
              <w:r w:rsidRPr="00BC5D51" w:rsidDel="00C10410">
                <w:delText>Task Status</w:delText>
              </w:r>
            </w:del>
          </w:p>
        </w:tc>
        <w:tc>
          <w:tcPr>
            <w:tcW w:w="7380" w:type="dxa"/>
          </w:tcPr>
          <w:p w14:paraId="0CAE66A7" w14:textId="161779D2" w:rsidR="00BA785C" w:rsidRPr="00BC5D51" w:rsidDel="00C10410" w:rsidRDefault="00BA785C" w:rsidP="00A577CF">
            <w:pPr>
              <w:spacing w:after="0" w:line="240" w:lineRule="auto"/>
              <w:jc w:val="left"/>
              <w:rPr>
                <w:del w:id="3018" w:author="Mahesh Venumbaka" w:date="2015-07-23T12:33:00Z"/>
              </w:rPr>
            </w:pPr>
            <w:del w:id="3019" w:author="Mahesh Venumbaka" w:date="2015-07-23T12:33:00Z">
              <w:r w:rsidRPr="00BC5D51" w:rsidDel="00C10410">
                <w:delText>N/A</w:delText>
              </w:r>
            </w:del>
          </w:p>
        </w:tc>
      </w:tr>
    </w:tbl>
    <w:p w14:paraId="0CAE66A9" w14:textId="7FD31469" w:rsidR="00BA785C" w:rsidRPr="00BC5D51" w:rsidDel="00C10410" w:rsidRDefault="00BA785C" w:rsidP="00A577CF">
      <w:pPr>
        <w:spacing w:after="0" w:line="240" w:lineRule="auto"/>
        <w:jc w:val="left"/>
        <w:rPr>
          <w:del w:id="3020" w:author="Mahesh Venumbaka" w:date="2015-07-23T12:33:00Z"/>
        </w:rPr>
      </w:pPr>
    </w:p>
    <w:p w14:paraId="0CAE66AA" w14:textId="787E66CA" w:rsidR="00BA785C" w:rsidRPr="00BC5D51" w:rsidDel="00C10410" w:rsidRDefault="00BA785C" w:rsidP="00A577CF">
      <w:pPr>
        <w:pStyle w:val="Heading4"/>
        <w:rPr>
          <w:del w:id="3021" w:author="Mahesh Venumbaka" w:date="2015-07-23T12:33:00Z"/>
        </w:rPr>
      </w:pPr>
      <w:del w:id="3022" w:author="Mahesh Venumbaka" w:date="2015-07-23T12:33:00Z">
        <w:r w:rsidRPr="00BC5D51" w:rsidDel="00C10410">
          <w:delText xml:space="preserve">Activity: Add Job Details to </w:delText>
        </w:r>
        <w:r w:rsidR="00D01A1B" w:rsidDel="00C10410">
          <w:delText>SIEBEL</w:delText>
        </w:r>
      </w:del>
    </w:p>
    <w:p w14:paraId="0CAE66AB" w14:textId="243A54A3" w:rsidR="00BA785C" w:rsidRPr="00BC5D51" w:rsidDel="00C10410" w:rsidRDefault="00BA785C" w:rsidP="00A577CF">
      <w:pPr>
        <w:spacing w:after="0" w:line="240" w:lineRule="auto"/>
        <w:jc w:val="left"/>
        <w:rPr>
          <w:del w:id="3023" w:author="Mahesh Venumbaka" w:date="2015-07-23T12:3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10410" w14:paraId="0CAE66AE" w14:textId="1EE9FEEF" w:rsidTr="00A47B9B">
        <w:trPr>
          <w:tblHeader/>
          <w:del w:id="3024" w:author="Mahesh Venumbaka" w:date="2015-07-23T12:33:00Z"/>
        </w:trPr>
        <w:tc>
          <w:tcPr>
            <w:tcW w:w="1710" w:type="dxa"/>
            <w:shd w:val="clear" w:color="auto" w:fill="1F497D" w:themeFill="text2"/>
          </w:tcPr>
          <w:p w14:paraId="0CAE66AC" w14:textId="6CCDB16D" w:rsidR="00BA785C" w:rsidRPr="00A47B9B" w:rsidDel="00C10410" w:rsidRDefault="00BA785C" w:rsidP="00A577CF">
            <w:pPr>
              <w:spacing w:after="0" w:line="240" w:lineRule="auto"/>
              <w:jc w:val="left"/>
              <w:rPr>
                <w:del w:id="3025" w:author="Mahesh Venumbaka" w:date="2015-07-23T12:33:00Z"/>
                <w:b/>
                <w:color w:val="FFFFFF" w:themeColor="background1"/>
              </w:rPr>
            </w:pPr>
            <w:del w:id="3026" w:author="Mahesh Venumbaka" w:date="2015-07-23T12:33:00Z">
              <w:r w:rsidRPr="00A47B9B" w:rsidDel="00C10410">
                <w:rPr>
                  <w:b/>
                  <w:color w:val="FFFFFF" w:themeColor="background1"/>
                </w:rPr>
                <w:delText>Activity Name:</w:delText>
              </w:r>
            </w:del>
          </w:p>
        </w:tc>
        <w:tc>
          <w:tcPr>
            <w:tcW w:w="7380" w:type="dxa"/>
            <w:shd w:val="clear" w:color="auto" w:fill="1F497D" w:themeFill="text2"/>
          </w:tcPr>
          <w:p w14:paraId="0CAE66AD" w14:textId="596BFD87" w:rsidR="00BA785C" w:rsidRPr="00A47B9B" w:rsidDel="00C10410" w:rsidRDefault="00BA785C" w:rsidP="00A577CF">
            <w:pPr>
              <w:spacing w:after="0" w:line="240" w:lineRule="auto"/>
              <w:jc w:val="left"/>
              <w:rPr>
                <w:del w:id="3027" w:author="Mahesh Venumbaka" w:date="2015-07-23T12:33:00Z"/>
                <w:b/>
                <w:color w:val="FFFFFF" w:themeColor="background1"/>
              </w:rPr>
            </w:pPr>
            <w:del w:id="3028" w:author="Mahesh Venumbaka" w:date="2015-07-23T12:33:00Z">
              <w:r w:rsidRPr="00A47B9B" w:rsidDel="00C10410">
                <w:rPr>
                  <w:b/>
                  <w:color w:val="FFFFFF" w:themeColor="background1"/>
                </w:rPr>
                <w:delText xml:space="preserve">Add Job Details to </w:delText>
              </w:r>
              <w:r w:rsidR="00D01A1B" w:rsidDel="00C10410">
                <w:rPr>
                  <w:b/>
                  <w:color w:val="FFFFFF" w:themeColor="background1"/>
                </w:rPr>
                <w:delText>SIEBEL</w:delText>
              </w:r>
            </w:del>
          </w:p>
        </w:tc>
      </w:tr>
      <w:tr w:rsidR="00BA785C" w:rsidRPr="00BC5D51" w:rsidDel="00C10410" w14:paraId="0CAE66B1" w14:textId="468A23DA" w:rsidTr="00A47B9B">
        <w:trPr>
          <w:del w:id="3029" w:author="Mahesh Venumbaka" w:date="2015-07-23T12:33:00Z"/>
        </w:trPr>
        <w:tc>
          <w:tcPr>
            <w:tcW w:w="1710" w:type="dxa"/>
          </w:tcPr>
          <w:p w14:paraId="0CAE66AF" w14:textId="11E5D6F7" w:rsidR="00BA785C" w:rsidRPr="00BC5D51" w:rsidDel="00C10410" w:rsidRDefault="00BA785C" w:rsidP="00A577CF">
            <w:pPr>
              <w:spacing w:after="0" w:line="240" w:lineRule="auto"/>
              <w:jc w:val="left"/>
              <w:rPr>
                <w:del w:id="3030" w:author="Mahesh Venumbaka" w:date="2015-07-23T12:33:00Z"/>
              </w:rPr>
            </w:pPr>
            <w:del w:id="3031" w:author="Mahesh Venumbaka" w:date="2015-07-23T12:33:00Z">
              <w:r w:rsidRPr="00BC5D51" w:rsidDel="00C10410">
                <w:delText>Action taken by:</w:delText>
              </w:r>
            </w:del>
          </w:p>
        </w:tc>
        <w:tc>
          <w:tcPr>
            <w:tcW w:w="7380" w:type="dxa"/>
          </w:tcPr>
          <w:p w14:paraId="0CAE66B0" w14:textId="397487CA" w:rsidR="00BA785C" w:rsidRPr="00BC5D51" w:rsidDel="00C10410" w:rsidRDefault="00BA785C" w:rsidP="00A577CF">
            <w:pPr>
              <w:spacing w:after="0" w:line="240" w:lineRule="auto"/>
              <w:jc w:val="left"/>
              <w:rPr>
                <w:del w:id="3032" w:author="Mahesh Venumbaka" w:date="2015-07-23T12:33:00Z"/>
              </w:rPr>
            </w:pPr>
            <w:del w:id="3033" w:author="Mahesh Venumbaka" w:date="2015-07-23T12:33:00Z">
              <w:r w:rsidRPr="00BC5D51" w:rsidDel="00C10410">
                <w:delText>OLSE</w:delText>
              </w:r>
            </w:del>
          </w:p>
        </w:tc>
      </w:tr>
      <w:tr w:rsidR="00BA785C" w:rsidRPr="00BC5D51" w:rsidDel="00C10410" w14:paraId="0CAE66B4" w14:textId="565633DE" w:rsidTr="00A47B9B">
        <w:trPr>
          <w:trHeight w:val="404"/>
          <w:del w:id="3034" w:author="Mahesh Venumbaka" w:date="2015-07-23T12:33:00Z"/>
        </w:trPr>
        <w:tc>
          <w:tcPr>
            <w:tcW w:w="1710" w:type="dxa"/>
          </w:tcPr>
          <w:p w14:paraId="0CAE66B2" w14:textId="3C8E495F" w:rsidR="00BA785C" w:rsidRPr="00BC5D51" w:rsidDel="00C10410" w:rsidRDefault="00BA785C" w:rsidP="00A577CF">
            <w:pPr>
              <w:spacing w:after="0" w:line="240" w:lineRule="auto"/>
              <w:jc w:val="left"/>
              <w:rPr>
                <w:del w:id="3035" w:author="Mahesh Venumbaka" w:date="2015-07-23T12:33:00Z"/>
              </w:rPr>
            </w:pPr>
            <w:del w:id="3036" w:author="Mahesh Venumbaka" w:date="2015-07-23T12:33:00Z">
              <w:r w:rsidRPr="00BC5D51" w:rsidDel="00C10410">
                <w:delText>Interacting with:</w:delText>
              </w:r>
            </w:del>
          </w:p>
        </w:tc>
        <w:tc>
          <w:tcPr>
            <w:tcW w:w="7380" w:type="dxa"/>
          </w:tcPr>
          <w:p w14:paraId="0CAE66B3" w14:textId="0880F57B" w:rsidR="00BA785C" w:rsidRPr="00BC5D51" w:rsidDel="00C10410" w:rsidRDefault="00D01A1B" w:rsidP="00A577CF">
            <w:pPr>
              <w:spacing w:after="0" w:line="240" w:lineRule="auto"/>
              <w:jc w:val="left"/>
              <w:rPr>
                <w:del w:id="3037" w:author="Mahesh Venumbaka" w:date="2015-07-23T12:33:00Z"/>
              </w:rPr>
            </w:pPr>
            <w:del w:id="3038" w:author="Mahesh Venumbaka" w:date="2015-07-23T12:33:00Z">
              <w:r w:rsidDel="00C10410">
                <w:delText>SIEBEL</w:delText>
              </w:r>
            </w:del>
          </w:p>
        </w:tc>
      </w:tr>
      <w:tr w:rsidR="00BA785C" w:rsidRPr="00BC5D51" w:rsidDel="00C10410" w14:paraId="0CAE66B7" w14:textId="7F2714DE" w:rsidTr="00A47B9B">
        <w:trPr>
          <w:trHeight w:val="404"/>
          <w:del w:id="3039" w:author="Mahesh Venumbaka" w:date="2015-07-23T12:33:00Z"/>
        </w:trPr>
        <w:tc>
          <w:tcPr>
            <w:tcW w:w="1710" w:type="dxa"/>
          </w:tcPr>
          <w:p w14:paraId="0CAE66B5" w14:textId="4410B0BA" w:rsidR="00BA785C" w:rsidRPr="00BC5D51" w:rsidDel="00C10410" w:rsidRDefault="00BA785C" w:rsidP="00A577CF">
            <w:pPr>
              <w:spacing w:after="0" w:line="240" w:lineRule="auto"/>
              <w:jc w:val="left"/>
              <w:rPr>
                <w:del w:id="3040" w:author="Mahesh Venumbaka" w:date="2015-07-23T12:33:00Z"/>
              </w:rPr>
            </w:pPr>
            <w:del w:id="3041" w:author="Mahesh Venumbaka" w:date="2015-07-23T12:33:00Z">
              <w:r w:rsidRPr="00BC5D51" w:rsidDel="00C10410">
                <w:delText>Description</w:delText>
              </w:r>
            </w:del>
          </w:p>
        </w:tc>
        <w:tc>
          <w:tcPr>
            <w:tcW w:w="7380" w:type="dxa"/>
          </w:tcPr>
          <w:p w14:paraId="0CAE66B6" w14:textId="587AEEC6" w:rsidR="00BA785C" w:rsidRPr="00BC5D51" w:rsidDel="00C10410" w:rsidRDefault="00BA785C" w:rsidP="00942D03">
            <w:pPr>
              <w:spacing w:after="0" w:line="240" w:lineRule="auto"/>
              <w:jc w:val="left"/>
              <w:rPr>
                <w:del w:id="3042" w:author="Mahesh Venumbaka" w:date="2015-07-23T12:33:00Z"/>
              </w:rPr>
            </w:pPr>
            <w:del w:id="3043" w:author="Mahesh Venumbaka" w:date="2015-07-23T12:33:00Z">
              <w:r w:rsidRPr="00BC5D51" w:rsidDel="00C10410">
                <w:delText xml:space="preserve">If the customer equipment cannot be remotely fixed, the OLSE </w:delText>
              </w:r>
              <w:r w:rsidR="00E54320" w:rsidDel="00C10410">
                <w:delText>debriefs, providing</w:delText>
              </w:r>
              <w:r w:rsidR="00E54320" w:rsidRPr="00BC5D51" w:rsidDel="00C10410">
                <w:delText xml:space="preserve"> </w:delText>
              </w:r>
              <w:r w:rsidRPr="00BC5D51" w:rsidDel="00C10410">
                <w:delText xml:space="preserve">the </w:delText>
              </w:r>
              <w:r w:rsidR="00942D03" w:rsidDel="00C10410">
                <w:delText xml:space="preserve">estimated </w:delText>
              </w:r>
              <w:r w:rsidRPr="00BC5D51" w:rsidDel="00C10410">
                <w:delText xml:space="preserve">number of hours, </w:delText>
              </w:r>
              <w:r w:rsidR="00E54320" w:rsidDel="00C10410">
                <w:delText xml:space="preserve">the skill level, </w:delText>
              </w:r>
              <w:r w:rsidRPr="00BC5D51" w:rsidDel="00C10410">
                <w:delText>the number of FSE</w:delText>
              </w:r>
              <w:r w:rsidR="00E54320" w:rsidDel="00C10410">
                <w:delText>s</w:delText>
              </w:r>
              <w:r w:rsidRPr="00BC5D51" w:rsidDel="00C10410">
                <w:delText xml:space="preserve"> and the parts</w:delText>
              </w:r>
              <w:r w:rsidR="00E54320" w:rsidDel="00C10410">
                <w:delText xml:space="preserve"> and tools</w:delText>
              </w:r>
              <w:r w:rsidRPr="00BC5D51" w:rsidDel="00C10410">
                <w:delText xml:space="preserve"> needed to fix the equipment into the </w:delText>
              </w:r>
              <w:r w:rsidR="00D01A1B" w:rsidDel="00C10410">
                <w:delText>SIEBEL</w:delText>
              </w:r>
              <w:r w:rsidRPr="00BC5D51" w:rsidDel="00C10410">
                <w:delText xml:space="preserve"> system. This information is used by the dispatcher as part of the Appointment Booking process described </w:delText>
              </w:r>
              <w:r w:rsidR="00942D03" w:rsidDel="00C10410">
                <w:delText xml:space="preserve">in section </w:delText>
              </w:r>
              <w:r w:rsidR="00942D03" w:rsidDel="00C10410">
                <w:fldChar w:fldCharType="begin"/>
              </w:r>
              <w:r w:rsidR="00942D03" w:rsidDel="00C10410">
                <w:delInstrText xml:space="preserve"> REF _Ref361915905 \r \h </w:delInstrText>
              </w:r>
              <w:r w:rsidR="00942D03" w:rsidDel="00C10410">
                <w:fldChar w:fldCharType="separate"/>
              </w:r>
              <w:r w:rsidR="00EA7CED" w:rsidDel="00C10410">
                <w:delText>4.3.2</w:delText>
              </w:r>
              <w:r w:rsidR="00942D03" w:rsidDel="00C10410">
                <w:fldChar w:fldCharType="end"/>
              </w:r>
              <w:r w:rsidRPr="00BC5D51" w:rsidDel="00C10410">
                <w:delText>.</w:delText>
              </w:r>
            </w:del>
          </w:p>
        </w:tc>
      </w:tr>
      <w:tr w:rsidR="00BA785C" w:rsidRPr="00BC5D51" w:rsidDel="00C10410" w14:paraId="0CAE66BA" w14:textId="56E0E23F" w:rsidTr="00A47B9B">
        <w:trPr>
          <w:del w:id="3044" w:author="Mahesh Venumbaka" w:date="2015-07-23T12:33:00Z"/>
        </w:trPr>
        <w:tc>
          <w:tcPr>
            <w:tcW w:w="1710" w:type="dxa"/>
          </w:tcPr>
          <w:p w14:paraId="0CAE66B8" w14:textId="19587AEB" w:rsidR="00BA785C" w:rsidRPr="00BC5D51" w:rsidDel="00C10410" w:rsidRDefault="00BA785C" w:rsidP="00A577CF">
            <w:pPr>
              <w:spacing w:after="0" w:line="240" w:lineRule="auto"/>
              <w:jc w:val="left"/>
              <w:rPr>
                <w:del w:id="3045" w:author="Mahesh Venumbaka" w:date="2015-07-23T12:33:00Z"/>
              </w:rPr>
            </w:pPr>
            <w:del w:id="3046" w:author="Mahesh Venumbaka" w:date="2015-07-23T12:33:00Z">
              <w:r w:rsidRPr="00BC5D51" w:rsidDel="00C10410">
                <w:delText>Task Status</w:delText>
              </w:r>
            </w:del>
          </w:p>
        </w:tc>
        <w:tc>
          <w:tcPr>
            <w:tcW w:w="7380" w:type="dxa"/>
          </w:tcPr>
          <w:p w14:paraId="0CAE66B9" w14:textId="72703CFE" w:rsidR="00BA785C" w:rsidRPr="00BC5D51" w:rsidDel="00C10410" w:rsidRDefault="00BA785C" w:rsidP="00A577CF">
            <w:pPr>
              <w:spacing w:after="0" w:line="240" w:lineRule="auto"/>
              <w:jc w:val="left"/>
              <w:rPr>
                <w:del w:id="3047" w:author="Mahesh Venumbaka" w:date="2015-07-23T12:33:00Z"/>
              </w:rPr>
            </w:pPr>
            <w:del w:id="3048" w:author="Mahesh Venumbaka" w:date="2015-07-23T12:33:00Z">
              <w:r w:rsidRPr="00BC5D51" w:rsidDel="00C10410">
                <w:delText>N/A</w:delText>
              </w:r>
            </w:del>
          </w:p>
        </w:tc>
      </w:tr>
    </w:tbl>
    <w:p w14:paraId="0CAE66BB" w14:textId="77777777" w:rsidR="00BA785C" w:rsidRPr="00BC5D51" w:rsidRDefault="00BA785C" w:rsidP="00A577CF">
      <w:pPr>
        <w:spacing w:after="0" w:line="240" w:lineRule="auto"/>
        <w:jc w:val="left"/>
      </w:pPr>
    </w:p>
    <w:p w14:paraId="0CAE66BC" w14:textId="77777777" w:rsidR="00BA785C" w:rsidRPr="00BC5D51" w:rsidRDefault="00BA785C" w:rsidP="00A577CF">
      <w:pPr>
        <w:spacing w:after="0" w:line="240" w:lineRule="auto"/>
        <w:jc w:val="left"/>
      </w:pPr>
      <w:r w:rsidRPr="00BC5D51">
        <w:br w:type="page"/>
      </w:r>
    </w:p>
    <w:p w14:paraId="0CAE66BD" w14:textId="77777777" w:rsidR="00BA785C" w:rsidRPr="00BC5D51" w:rsidRDefault="00BA785C" w:rsidP="00A577CF">
      <w:pPr>
        <w:pStyle w:val="Heading3"/>
      </w:pPr>
      <w:bookmarkStart w:id="3049" w:name="_Ref361915905"/>
      <w:bookmarkStart w:id="3050" w:name="_Toc425500322"/>
      <w:r w:rsidRPr="00BC5D51">
        <w:lastRenderedPageBreak/>
        <w:t xml:space="preserve">Business Scenario 1A: Appointment Booking    </w:t>
      </w:r>
      <w:r w:rsidRPr="00BC5D51">
        <w:rPr>
          <w:noProof/>
          <w:lang w:val="en-US"/>
        </w:rPr>
        <w:drawing>
          <wp:inline distT="0" distB="0" distL="0" distR="0" wp14:anchorId="0CAE7695" wp14:editId="0CAE7696">
            <wp:extent cx="705644"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344" cy="534685"/>
                    </a:xfrm>
                    <a:prstGeom prst="rect">
                      <a:avLst/>
                    </a:prstGeom>
                    <a:noFill/>
                  </pic:spPr>
                </pic:pic>
              </a:graphicData>
            </a:graphic>
          </wp:inline>
        </w:drawing>
      </w:r>
      <w:bookmarkEnd w:id="3049"/>
      <w:bookmarkEnd w:id="3050"/>
    </w:p>
    <w:p w14:paraId="0CAE66BE" w14:textId="77777777" w:rsidR="00BA785C" w:rsidRPr="00BC5D51" w:rsidRDefault="00BA785C" w:rsidP="00A577CF">
      <w:pPr>
        <w:spacing w:after="0" w:line="240" w:lineRule="auto"/>
        <w:jc w:val="left"/>
      </w:pPr>
    </w:p>
    <w:p w14:paraId="0CAE66BF" w14:textId="4AD02B31" w:rsidR="00BA785C" w:rsidRPr="00BC5D51" w:rsidRDefault="00E9251D" w:rsidP="00A577CF">
      <w:pPr>
        <w:spacing w:after="0" w:line="240" w:lineRule="auto"/>
        <w:jc w:val="left"/>
      </w:pPr>
      <w:r>
        <w:rPr>
          <w:noProof/>
          <w:lang w:val="en-US"/>
        </w:rPr>
        <w:drawing>
          <wp:inline distT="0" distB="0" distL="0" distR="0" wp14:anchorId="4674C6B7" wp14:editId="002C3F0C">
            <wp:extent cx="6244590" cy="4683443"/>
            <wp:effectExtent l="0" t="0" r="3810" b="3175"/>
            <wp:docPr id="244" name="Picture 244" descr="C:\Users\jc00343878\AppData\Local\Microsoft\Windows\Temporary Internet Files\Content.Word\p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jc00343878\AppData\Local\Microsoft\Windows\Temporary Internet Files\Content.Word\pg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0CAE66C0" w14:textId="77777777" w:rsidR="00BA785C" w:rsidRPr="00BC5D51" w:rsidRDefault="00BA785C" w:rsidP="00A577CF">
      <w:pPr>
        <w:spacing w:after="0" w:line="240" w:lineRule="auto"/>
        <w:jc w:val="left"/>
      </w:pPr>
    </w:p>
    <w:p w14:paraId="0CAE66C1" w14:textId="77777777" w:rsidR="00BA785C" w:rsidRPr="00BC5D51" w:rsidRDefault="00BA785C" w:rsidP="00A577CF">
      <w:pPr>
        <w:spacing w:after="0" w:line="240" w:lineRule="auto"/>
        <w:jc w:val="left"/>
      </w:pPr>
    </w:p>
    <w:p w14:paraId="0CAE66C2" w14:textId="77777777" w:rsidR="00BA785C" w:rsidRPr="00BC5D51" w:rsidRDefault="00BA785C" w:rsidP="00A577CF">
      <w:pPr>
        <w:pStyle w:val="Heading4"/>
      </w:pPr>
      <w:commentRangeStart w:id="3051"/>
      <w:r w:rsidRPr="00BC5D51">
        <w:t xml:space="preserve">Activity: </w:t>
      </w:r>
      <w:commentRangeStart w:id="3052"/>
      <w:r w:rsidRPr="00BC5D51">
        <w:t>Part/Tool Needed?</w:t>
      </w:r>
      <w:commentRangeEnd w:id="3052"/>
      <w:r w:rsidR="00DB21F4">
        <w:rPr>
          <w:rStyle w:val="CommentReference"/>
          <w:rFonts w:asciiTheme="minorHAnsi" w:hAnsiTheme="minorHAnsi"/>
          <w:b w:val="0"/>
          <w:color w:val="404040" w:themeColor="text1" w:themeTint="BF"/>
        </w:rPr>
        <w:commentReference w:id="3052"/>
      </w:r>
      <w:commentRangeEnd w:id="3051"/>
      <w:r w:rsidR="00E9251D">
        <w:rPr>
          <w:rStyle w:val="CommentReference"/>
          <w:rFonts w:asciiTheme="minorHAnsi" w:hAnsiTheme="minorHAnsi"/>
          <w:b w:val="0"/>
          <w:color w:val="404040" w:themeColor="text1" w:themeTint="BF"/>
        </w:rPr>
        <w:commentReference w:id="3051"/>
      </w:r>
    </w:p>
    <w:p w14:paraId="0CAE66C3" w14:textId="77777777" w:rsidR="00BA785C" w:rsidRPr="00A47B9B" w:rsidRDefault="00BA785C" w:rsidP="00A577CF">
      <w:pPr>
        <w:spacing w:after="0" w:line="240" w:lineRule="auto"/>
        <w:jc w:val="left"/>
        <w:rPr>
          <w:color w:val="FFFFFF" w:themeColor="background1"/>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A47B9B" w:rsidRPr="00A47B9B" w14:paraId="0CAE66C6" w14:textId="77777777" w:rsidTr="00A47B9B">
        <w:trPr>
          <w:tblHeader/>
        </w:trPr>
        <w:tc>
          <w:tcPr>
            <w:tcW w:w="1710" w:type="dxa"/>
            <w:shd w:val="clear" w:color="auto" w:fill="1F497D" w:themeFill="text2"/>
          </w:tcPr>
          <w:p w14:paraId="0CAE66C4"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6C5"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Part/Tool Needed?</w:t>
            </w:r>
          </w:p>
        </w:tc>
      </w:tr>
      <w:tr w:rsidR="00BA785C" w:rsidRPr="00BC5D51" w14:paraId="0CAE66C9" w14:textId="77777777" w:rsidTr="00192479">
        <w:trPr>
          <w:trHeight w:val="403"/>
        </w:trPr>
        <w:tc>
          <w:tcPr>
            <w:tcW w:w="1710" w:type="dxa"/>
          </w:tcPr>
          <w:p w14:paraId="0CAE66C7" w14:textId="77777777" w:rsidR="00BA785C" w:rsidRPr="00BC5D51" w:rsidRDefault="00BA785C" w:rsidP="00A577CF">
            <w:pPr>
              <w:spacing w:after="0" w:line="240" w:lineRule="auto"/>
              <w:jc w:val="left"/>
            </w:pPr>
            <w:r w:rsidRPr="00BC5D51">
              <w:t>Action taken by:</w:t>
            </w:r>
          </w:p>
        </w:tc>
        <w:tc>
          <w:tcPr>
            <w:tcW w:w="7380" w:type="dxa"/>
          </w:tcPr>
          <w:p w14:paraId="0CAE66C8" w14:textId="77777777" w:rsidR="00BA785C" w:rsidRPr="00BC5D51" w:rsidRDefault="00BA785C" w:rsidP="00A577CF">
            <w:pPr>
              <w:spacing w:after="0" w:line="240" w:lineRule="auto"/>
              <w:jc w:val="left"/>
            </w:pPr>
            <w:r w:rsidRPr="00BC5D51">
              <w:t>Dispatcher</w:t>
            </w:r>
          </w:p>
        </w:tc>
      </w:tr>
      <w:tr w:rsidR="00BA785C" w:rsidRPr="00BC5D51" w14:paraId="0CAE66CC" w14:textId="77777777" w:rsidTr="00A47B9B">
        <w:trPr>
          <w:trHeight w:val="404"/>
        </w:trPr>
        <w:tc>
          <w:tcPr>
            <w:tcW w:w="1710" w:type="dxa"/>
          </w:tcPr>
          <w:p w14:paraId="0CAE66CA" w14:textId="77777777" w:rsidR="00BA785C" w:rsidRPr="00BC5D51" w:rsidRDefault="00BA785C" w:rsidP="00A577CF">
            <w:pPr>
              <w:spacing w:after="0" w:line="240" w:lineRule="auto"/>
              <w:jc w:val="left"/>
            </w:pPr>
            <w:r w:rsidRPr="00BC5D51">
              <w:t>Interacting with:</w:t>
            </w:r>
          </w:p>
        </w:tc>
        <w:tc>
          <w:tcPr>
            <w:tcW w:w="7380" w:type="dxa"/>
          </w:tcPr>
          <w:p w14:paraId="0CAE66CB" w14:textId="3C7B6442" w:rsidR="00BA785C" w:rsidRPr="00BC5D51" w:rsidRDefault="00D01A1B" w:rsidP="00A577CF">
            <w:pPr>
              <w:spacing w:after="0" w:line="240" w:lineRule="auto"/>
              <w:jc w:val="left"/>
            </w:pPr>
            <w:r>
              <w:t>SIEBEL</w:t>
            </w:r>
          </w:p>
        </w:tc>
      </w:tr>
      <w:tr w:rsidR="00BA785C" w:rsidRPr="00BC5D51" w14:paraId="0CAE66CF" w14:textId="77777777" w:rsidTr="00A47B9B">
        <w:trPr>
          <w:trHeight w:val="404"/>
        </w:trPr>
        <w:tc>
          <w:tcPr>
            <w:tcW w:w="1710" w:type="dxa"/>
          </w:tcPr>
          <w:p w14:paraId="0CAE66CD" w14:textId="77777777" w:rsidR="00BA785C" w:rsidRPr="00BC5D51" w:rsidRDefault="00BA785C" w:rsidP="00A577CF">
            <w:pPr>
              <w:spacing w:after="0" w:line="240" w:lineRule="auto"/>
              <w:jc w:val="left"/>
            </w:pPr>
            <w:r w:rsidRPr="00BC5D51">
              <w:t>Description</w:t>
            </w:r>
          </w:p>
        </w:tc>
        <w:tc>
          <w:tcPr>
            <w:tcW w:w="7380" w:type="dxa"/>
          </w:tcPr>
          <w:p w14:paraId="0CAE66CE" w14:textId="64C21AF5" w:rsidR="00BA785C" w:rsidRPr="00BC5D51" w:rsidRDefault="00942D03" w:rsidP="00A577CF">
            <w:pPr>
              <w:spacing w:after="0" w:line="240" w:lineRule="auto"/>
              <w:jc w:val="left"/>
            </w:pPr>
            <w:r>
              <w:t xml:space="preserve">The </w:t>
            </w:r>
            <w:r w:rsidR="00BA785C" w:rsidRPr="00BC5D51">
              <w:t xml:space="preserve">Dispatcher interrogates </w:t>
            </w:r>
            <w:r w:rsidR="00D01A1B">
              <w:t>SIEBEL</w:t>
            </w:r>
            <w:r w:rsidR="00BA785C" w:rsidRPr="00BC5D51">
              <w:t xml:space="preserve"> to find out if parts or tools are required to the job. </w:t>
            </w:r>
          </w:p>
        </w:tc>
      </w:tr>
      <w:tr w:rsidR="00BA785C" w:rsidRPr="00BC5D51" w14:paraId="0CAE66D2" w14:textId="77777777" w:rsidTr="00A47B9B">
        <w:tc>
          <w:tcPr>
            <w:tcW w:w="1710" w:type="dxa"/>
          </w:tcPr>
          <w:p w14:paraId="0CAE66D0" w14:textId="77777777" w:rsidR="00BA785C" w:rsidRPr="00BC5D51" w:rsidRDefault="00BA785C" w:rsidP="00A577CF">
            <w:pPr>
              <w:spacing w:after="0" w:line="240" w:lineRule="auto"/>
              <w:jc w:val="left"/>
            </w:pPr>
            <w:r w:rsidRPr="00BC5D51">
              <w:t>Task Status</w:t>
            </w:r>
          </w:p>
        </w:tc>
        <w:tc>
          <w:tcPr>
            <w:tcW w:w="7380" w:type="dxa"/>
          </w:tcPr>
          <w:p w14:paraId="0CAE66D1" w14:textId="77777777" w:rsidR="00BA785C" w:rsidRPr="00BC5D51" w:rsidRDefault="00BA785C" w:rsidP="00A577CF">
            <w:pPr>
              <w:spacing w:after="0" w:line="240" w:lineRule="auto"/>
              <w:jc w:val="left"/>
            </w:pPr>
            <w:r w:rsidRPr="00BC5D51">
              <w:t>N/A</w:t>
            </w:r>
          </w:p>
        </w:tc>
      </w:tr>
    </w:tbl>
    <w:p w14:paraId="0CAE66D3" w14:textId="77777777" w:rsidR="00BA785C" w:rsidRPr="00BC5D51" w:rsidRDefault="00BA785C" w:rsidP="00A577CF">
      <w:pPr>
        <w:spacing w:after="0" w:line="240" w:lineRule="auto"/>
        <w:jc w:val="left"/>
      </w:pPr>
    </w:p>
    <w:p w14:paraId="0CAE66D4" w14:textId="77777777" w:rsidR="00BA785C" w:rsidRPr="00BC5D51" w:rsidRDefault="00BA785C" w:rsidP="00A577CF">
      <w:pPr>
        <w:pStyle w:val="Heading4"/>
      </w:pPr>
      <w:bookmarkStart w:id="3053" w:name="_Activity:_Check_Part/Tool"/>
      <w:bookmarkEnd w:id="3053"/>
      <w:r w:rsidRPr="00BC5D51">
        <w:t>Activity: Check Part/Tool Availability</w:t>
      </w:r>
    </w:p>
    <w:p w14:paraId="0CAE66D5"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6D8" w14:textId="77777777" w:rsidTr="00A47B9B">
        <w:trPr>
          <w:tblHeader/>
        </w:trPr>
        <w:tc>
          <w:tcPr>
            <w:tcW w:w="1710" w:type="dxa"/>
            <w:shd w:val="clear" w:color="auto" w:fill="1F497D" w:themeFill="text2"/>
          </w:tcPr>
          <w:p w14:paraId="0CAE66D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6D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Check Part/Tool Availability</w:t>
            </w:r>
          </w:p>
        </w:tc>
      </w:tr>
      <w:tr w:rsidR="00BA785C" w:rsidRPr="00BC5D51" w14:paraId="0CAE66DB" w14:textId="77777777" w:rsidTr="00A47B9B">
        <w:tc>
          <w:tcPr>
            <w:tcW w:w="1710" w:type="dxa"/>
          </w:tcPr>
          <w:p w14:paraId="0CAE66D9" w14:textId="77777777" w:rsidR="00BA785C" w:rsidRPr="00BC5D51" w:rsidRDefault="00BA785C" w:rsidP="00A577CF">
            <w:pPr>
              <w:spacing w:after="0" w:line="240" w:lineRule="auto"/>
              <w:jc w:val="left"/>
            </w:pPr>
            <w:r w:rsidRPr="00BC5D51">
              <w:t>Action taken by:</w:t>
            </w:r>
          </w:p>
        </w:tc>
        <w:tc>
          <w:tcPr>
            <w:tcW w:w="7380" w:type="dxa"/>
          </w:tcPr>
          <w:p w14:paraId="0CAE66DA" w14:textId="77777777" w:rsidR="00BA785C" w:rsidRPr="00BC5D51" w:rsidRDefault="00BA785C" w:rsidP="00A577CF">
            <w:pPr>
              <w:spacing w:after="0" w:line="240" w:lineRule="auto"/>
              <w:jc w:val="left"/>
            </w:pPr>
            <w:r w:rsidRPr="00BC5D51">
              <w:t>Dispatcher</w:t>
            </w:r>
          </w:p>
        </w:tc>
      </w:tr>
      <w:tr w:rsidR="00BA785C" w:rsidRPr="00BC5D51" w14:paraId="0CAE66DF" w14:textId="77777777" w:rsidTr="00A47B9B">
        <w:trPr>
          <w:trHeight w:val="404"/>
        </w:trPr>
        <w:tc>
          <w:tcPr>
            <w:tcW w:w="1710" w:type="dxa"/>
          </w:tcPr>
          <w:p w14:paraId="0CAE66DC" w14:textId="77777777" w:rsidR="00BA785C" w:rsidRPr="00BC5D51" w:rsidRDefault="00BA785C" w:rsidP="00A577CF">
            <w:pPr>
              <w:spacing w:after="0" w:line="240" w:lineRule="auto"/>
              <w:jc w:val="left"/>
            </w:pPr>
            <w:r w:rsidRPr="00BC5D51">
              <w:t>Interacting with:</w:t>
            </w:r>
          </w:p>
        </w:tc>
        <w:tc>
          <w:tcPr>
            <w:tcW w:w="7380" w:type="dxa"/>
          </w:tcPr>
          <w:p w14:paraId="0CAE66DD" w14:textId="05910F36" w:rsidR="00BA785C" w:rsidRDefault="00D01A1B" w:rsidP="00A577CF">
            <w:pPr>
              <w:spacing w:after="0" w:line="240" w:lineRule="auto"/>
              <w:jc w:val="left"/>
            </w:pPr>
            <w:r>
              <w:t>SIEBEL</w:t>
            </w:r>
          </w:p>
          <w:p w14:paraId="0CAE66DE" w14:textId="77777777" w:rsidR="00E54320" w:rsidRPr="00BC5D51" w:rsidRDefault="00E54320" w:rsidP="00A577CF">
            <w:pPr>
              <w:spacing w:after="0" w:line="240" w:lineRule="auto"/>
              <w:jc w:val="left"/>
            </w:pPr>
            <w:r>
              <w:t>GE Part Ordering System</w:t>
            </w:r>
          </w:p>
        </w:tc>
      </w:tr>
      <w:tr w:rsidR="00BA785C" w:rsidRPr="00BC5D51" w14:paraId="0CAE66E3" w14:textId="77777777" w:rsidTr="00A47B9B">
        <w:trPr>
          <w:trHeight w:val="404"/>
        </w:trPr>
        <w:tc>
          <w:tcPr>
            <w:tcW w:w="1710" w:type="dxa"/>
          </w:tcPr>
          <w:p w14:paraId="0CAE66E0" w14:textId="77777777" w:rsidR="00BA785C" w:rsidRPr="00BC5D51" w:rsidRDefault="00BA785C" w:rsidP="00A577CF">
            <w:pPr>
              <w:spacing w:after="0" w:line="240" w:lineRule="auto"/>
              <w:jc w:val="left"/>
            </w:pPr>
            <w:r w:rsidRPr="00BC5D51">
              <w:lastRenderedPageBreak/>
              <w:t>Description</w:t>
            </w:r>
          </w:p>
        </w:tc>
        <w:tc>
          <w:tcPr>
            <w:tcW w:w="7380" w:type="dxa"/>
          </w:tcPr>
          <w:p w14:paraId="0CAE66E1" w14:textId="290134CE" w:rsidR="00BA785C" w:rsidRDefault="00BA785C" w:rsidP="00942D03">
            <w:pPr>
              <w:spacing w:after="0" w:line="240" w:lineRule="auto"/>
              <w:jc w:val="left"/>
            </w:pPr>
            <w:r w:rsidRPr="00BC5D51">
              <w:t xml:space="preserve">If parts or tools are required to perform the work, then the dispatcher interrogates the GE Part </w:t>
            </w:r>
            <w:r w:rsidR="00E54320">
              <w:t>Ordering System</w:t>
            </w:r>
            <w:r w:rsidRPr="00BC5D51">
              <w:t xml:space="preserve"> to see if the parts/tools are available.</w:t>
            </w:r>
            <w:r w:rsidR="00E54320">
              <w:t xml:space="preserve"> </w:t>
            </w:r>
            <w:r w:rsidR="00942D03">
              <w:t xml:space="preserve">Note that part ordering is handled later in the process flow. </w:t>
            </w:r>
            <w:r w:rsidR="00E54320">
              <w:t xml:space="preserve">Delivery timescales </w:t>
            </w:r>
            <w:r w:rsidR="00D01A1B">
              <w:t>SIEBEL</w:t>
            </w:r>
            <w:r w:rsidR="00E54320">
              <w:t xml:space="preserve"> be checked with the local courier services</w:t>
            </w:r>
            <w:r w:rsidR="00942D03">
              <w:t xml:space="preserve"> during this activity</w:t>
            </w:r>
            <w:r w:rsidR="00E54320">
              <w:t>.</w:t>
            </w:r>
          </w:p>
          <w:p w14:paraId="0CAE66E2" w14:textId="508758ED" w:rsidR="00461938" w:rsidRPr="00BC5D51" w:rsidRDefault="00461938" w:rsidP="00461938">
            <w:pPr>
              <w:spacing w:after="0" w:line="240" w:lineRule="auto"/>
              <w:jc w:val="left"/>
            </w:pPr>
            <w:r w:rsidRPr="00BC5D51">
              <w:t>The parts can either be sent to the Customer location address or a designated drop box</w:t>
            </w:r>
            <w:r>
              <w:t xml:space="preserve"> or other location</w:t>
            </w:r>
            <w:r w:rsidRPr="00BC5D51">
              <w:t xml:space="preserve"> where FSE can pick-up parts prior to the appointment start time.</w:t>
            </w:r>
            <w:r>
              <w:t xml:space="preserve"> Selection of the location </w:t>
            </w:r>
            <w:r w:rsidR="00D01A1B">
              <w:t>SIEBEL</w:t>
            </w:r>
            <w:r>
              <w:t xml:space="preserve"> drive the optional creation of a Part Pickup task in ClickSchedule, to be associated with the main task for the </w:t>
            </w:r>
            <w:r w:rsidR="00D01A1B">
              <w:t>SIEBEL</w:t>
            </w:r>
            <w:r>
              <w:t xml:space="preserve"> activity. As such this information </w:t>
            </w:r>
            <w:r w:rsidR="00D01A1B">
              <w:t>SIEBEL</w:t>
            </w:r>
            <w:r>
              <w:t xml:space="preserve"> be included when submitting a booking request for the </w:t>
            </w:r>
            <w:commentRangeStart w:id="3054"/>
            <w:r>
              <w:t>planned</w:t>
            </w:r>
            <w:commentRangeEnd w:id="3054"/>
            <w:r w:rsidR="00192479">
              <w:rPr>
                <w:rStyle w:val="CommentReference"/>
              </w:rPr>
              <w:commentReference w:id="3054"/>
            </w:r>
            <w:r>
              <w:t xml:space="preserve"> activity. </w:t>
            </w:r>
          </w:p>
        </w:tc>
      </w:tr>
      <w:tr w:rsidR="00BA785C" w:rsidRPr="00BC5D51" w14:paraId="0CAE66E6" w14:textId="77777777" w:rsidTr="00A47B9B">
        <w:tc>
          <w:tcPr>
            <w:tcW w:w="1710" w:type="dxa"/>
          </w:tcPr>
          <w:p w14:paraId="0CAE66E4" w14:textId="77777777" w:rsidR="00BA785C" w:rsidRPr="00BC5D51" w:rsidRDefault="00BA785C" w:rsidP="00A577CF">
            <w:pPr>
              <w:spacing w:after="0" w:line="240" w:lineRule="auto"/>
              <w:jc w:val="left"/>
            </w:pPr>
            <w:r w:rsidRPr="00BC5D51">
              <w:t>Task Status</w:t>
            </w:r>
          </w:p>
        </w:tc>
        <w:tc>
          <w:tcPr>
            <w:tcW w:w="7380" w:type="dxa"/>
          </w:tcPr>
          <w:p w14:paraId="0CAE66E5" w14:textId="77777777" w:rsidR="00BA785C" w:rsidRPr="00BC5D51" w:rsidRDefault="00BA785C" w:rsidP="00A577CF">
            <w:pPr>
              <w:spacing w:after="0" w:line="240" w:lineRule="auto"/>
              <w:jc w:val="left"/>
            </w:pPr>
            <w:r w:rsidRPr="00BC5D51">
              <w:t>N/A</w:t>
            </w:r>
          </w:p>
        </w:tc>
      </w:tr>
    </w:tbl>
    <w:p w14:paraId="0CAE66E7" w14:textId="77777777" w:rsidR="00BA785C" w:rsidRPr="00BC5D51" w:rsidRDefault="00BA785C" w:rsidP="00A577CF">
      <w:pPr>
        <w:spacing w:after="0" w:line="240" w:lineRule="auto"/>
        <w:jc w:val="left"/>
      </w:pPr>
    </w:p>
    <w:p w14:paraId="0CAE66E8" w14:textId="77777777" w:rsidR="00BA785C" w:rsidRPr="00BC5D51" w:rsidRDefault="00F17CD7" w:rsidP="00A577CF">
      <w:pPr>
        <w:pStyle w:val="Heading4"/>
      </w:pPr>
      <w:r>
        <w:t xml:space="preserve">Activity: </w:t>
      </w:r>
      <w:r w:rsidR="00BA785C" w:rsidRPr="00BC5D51">
        <w:t>Request Appointment from Click with Additional Details</w:t>
      </w:r>
    </w:p>
    <w:p w14:paraId="0CAE66E9"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6EC" w14:textId="77777777" w:rsidTr="00A47B9B">
        <w:trPr>
          <w:tblHeader/>
        </w:trPr>
        <w:tc>
          <w:tcPr>
            <w:tcW w:w="1710" w:type="dxa"/>
            <w:shd w:val="clear" w:color="auto" w:fill="1F497D" w:themeFill="text2"/>
          </w:tcPr>
          <w:p w14:paraId="0CAE66EA"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6EB"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Request Appointment from Click with Additional  Details</w:t>
            </w:r>
          </w:p>
        </w:tc>
      </w:tr>
      <w:tr w:rsidR="00BA785C" w:rsidRPr="00BC5D51" w14:paraId="0CAE66EF" w14:textId="77777777" w:rsidTr="00A47B9B">
        <w:tc>
          <w:tcPr>
            <w:tcW w:w="1710" w:type="dxa"/>
          </w:tcPr>
          <w:p w14:paraId="0CAE66ED" w14:textId="77777777" w:rsidR="00BA785C" w:rsidRPr="00BC5D51" w:rsidRDefault="00BA785C" w:rsidP="00A577CF">
            <w:pPr>
              <w:spacing w:after="0" w:line="240" w:lineRule="auto"/>
              <w:jc w:val="left"/>
            </w:pPr>
            <w:r w:rsidRPr="00BC5D51">
              <w:t>Action taken by:</w:t>
            </w:r>
          </w:p>
        </w:tc>
        <w:tc>
          <w:tcPr>
            <w:tcW w:w="7380" w:type="dxa"/>
          </w:tcPr>
          <w:p w14:paraId="0CAE66EE" w14:textId="77777777" w:rsidR="00BA785C" w:rsidRPr="00BC5D51" w:rsidRDefault="00BA785C" w:rsidP="00A577CF">
            <w:pPr>
              <w:spacing w:after="0" w:line="240" w:lineRule="auto"/>
              <w:jc w:val="left"/>
            </w:pPr>
            <w:r w:rsidRPr="00BC5D51">
              <w:t>Dispatcher</w:t>
            </w:r>
          </w:p>
        </w:tc>
      </w:tr>
      <w:tr w:rsidR="00BA785C" w:rsidRPr="00BC5D51" w14:paraId="0CAE66F4" w14:textId="77777777" w:rsidTr="00A47B9B">
        <w:trPr>
          <w:trHeight w:val="404"/>
        </w:trPr>
        <w:tc>
          <w:tcPr>
            <w:tcW w:w="1710" w:type="dxa"/>
          </w:tcPr>
          <w:p w14:paraId="0CAE66F0" w14:textId="77777777" w:rsidR="00BA785C" w:rsidRPr="00BC5D51" w:rsidRDefault="00BA785C" w:rsidP="00A577CF">
            <w:pPr>
              <w:spacing w:after="0" w:line="240" w:lineRule="auto"/>
              <w:jc w:val="left"/>
            </w:pPr>
            <w:r w:rsidRPr="00BC5D51">
              <w:t>Interacting with:</w:t>
            </w:r>
          </w:p>
        </w:tc>
        <w:tc>
          <w:tcPr>
            <w:tcW w:w="7380" w:type="dxa"/>
          </w:tcPr>
          <w:p w14:paraId="0CAE66F2" w14:textId="77777777" w:rsidR="00BA785C" w:rsidRPr="00BC5D51" w:rsidRDefault="00BA785C" w:rsidP="009A52C8">
            <w:pPr>
              <w:numPr>
                <w:ilvl w:val="0"/>
                <w:numId w:val="24"/>
              </w:numPr>
              <w:spacing w:after="0" w:line="240" w:lineRule="auto"/>
              <w:jc w:val="left"/>
            </w:pPr>
            <w:r w:rsidRPr="00BC5D51">
              <w:t>Customer</w:t>
            </w:r>
          </w:p>
          <w:p w14:paraId="1031F9A1" w14:textId="77777777" w:rsidR="00BA785C" w:rsidRDefault="00D01A1B" w:rsidP="009A52C8">
            <w:pPr>
              <w:numPr>
                <w:ilvl w:val="0"/>
                <w:numId w:val="24"/>
              </w:numPr>
              <w:spacing w:after="0" w:line="240" w:lineRule="auto"/>
              <w:jc w:val="left"/>
            </w:pPr>
            <w:r>
              <w:t>SIEBEL</w:t>
            </w:r>
          </w:p>
          <w:p w14:paraId="0CAE66F3" w14:textId="68423D7F" w:rsidR="005B386B" w:rsidRPr="00BC5D51" w:rsidRDefault="005B386B" w:rsidP="009A52C8">
            <w:pPr>
              <w:numPr>
                <w:ilvl w:val="0"/>
                <w:numId w:val="24"/>
              </w:numPr>
              <w:spacing w:after="0" w:line="240" w:lineRule="auto"/>
              <w:jc w:val="left"/>
            </w:pPr>
            <w:r>
              <w:t>ClickSoftware</w:t>
            </w:r>
          </w:p>
        </w:tc>
      </w:tr>
      <w:tr w:rsidR="00BA785C" w:rsidRPr="00BC5D51" w14:paraId="0CAE6703" w14:textId="77777777" w:rsidTr="00A47B9B">
        <w:trPr>
          <w:trHeight w:val="404"/>
        </w:trPr>
        <w:tc>
          <w:tcPr>
            <w:tcW w:w="1710" w:type="dxa"/>
          </w:tcPr>
          <w:p w14:paraId="0CAE66F5" w14:textId="77777777" w:rsidR="00BA785C" w:rsidRPr="00BC5D51" w:rsidRDefault="00BA785C" w:rsidP="00A577CF">
            <w:pPr>
              <w:spacing w:after="0" w:line="240" w:lineRule="auto"/>
              <w:jc w:val="left"/>
            </w:pPr>
            <w:r w:rsidRPr="00BC5D51">
              <w:t>Description</w:t>
            </w:r>
          </w:p>
        </w:tc>
        <w:tc>
          <w:tcPr>
            <w:tcW w:w="7380" w:type="dxa"/>
          </w:tcPr>
          <w:p w14:paraId="77E3A8D2" w14:textId="0D961955" w:rsidR="00E9251D" w:rsidRDefault="00E9251D" w:rsidP="009A52C8">
            <w:pPr>
              <w:numPr>
                <w:ilvl w:val="0"/>
                <w:numId w:val="25"/>
              </w:numPr>
              <w:spacing w:after="0" w:line="240" w:lineRule="auto"/>
              <w:jc w:val="left"/>
            </w:pPr>
            <w:r>
              <w:t>The SDT Booking tool will be used with Siebel to send the appointment booking request to SDT / click interface with following details :</w:t>
            </w:r>
          </w:p>
          <w:p w14:paraId="0CAE66F7" w14:textId="5965EF7C" w:rsidR="00BA785C" w:rsidRPr="00BC5D51" w:rsidRDefault="00BA785C" w:rsidP="009A52C8">
            <w:pPr>
              <w:numPr>
                <w:ilvl w:val="1"/>
                <w:numId w:val="25"/>
              </w:numPr>
              <w:spacing w:after="0" w:line="240" w:lineRule="auto"/>
              <w:jc w:val="left"/>
            </w:pPr>
            <w:r w:rsidRPr="00BC5D51">
              <w:t>Length of job</w:t>
            </w:r>
            <w:r w:rsidR="00E9251D">
              <w:t xml:space="preserve"> / Duration – Can be sent null or with some value.</w:t>
            </w:r>
          </w:p>
          <w:p w14:paraId="0CAE66F8" w14:textId="77777777" w:rsidR="00BA785C" w:rsidRPr="00BC5D51" w:rsidRDefault="00E54320" w:rsidP="009A52C8">
            <w:pPr>
              <w:numPr>
                <w:ilvl w:val="1"/>
                <w:numId w:val="25"/>
              </w:numPr>
              <w:spacing w:after="0" w:line="240" w:lineRule="auto"/>
              <w:jc w:val="left"/>
            </w:pPr>
            <w:r>
              <w:t>Job</w:t>
            </w:r>
            <w:r w:rsidRPr="00BC5D51">
              <w:t xml:space="preserve"> </w:t>
            </w:r>
            <w:r w:rsidR="00BA785C" w:rsidRPr="00BC5D51">
              <w:t>type</w:t>
            </w:r>
          </w:p>
          <w:p w14:paraId="0CAE66F9" w14:textId="77777777" w:rsidR="003C3237" w:rsidRDefault="003C3237" w:rsidP="009A52C8">
            <w:pPr>
              <w:numPr>
                <w:ilvl w:val="1"/>
                <w:numId w:val="25"/>
              </w:numPr>
              <w:spacing w:after="0" w:line="240" w:lineRule="auto"/>
              <w:jc w:val="left"/>
            </w:pPr>
            <w:r>
              <w:t xml:space="preserve">Other details </w:t>
            </w:r>
            <w:r w:rsidR="00AB7FD2">
              <w:t>are detailed i</w:t>
            </w:r>
            <w:r w:rsidR="00C575B4">
              <w:t>n</w:t>
            </w:r>
            <w:commentRangeStart w:id="3055"/>
            <w:r w:rsidR="00C575B4">
              <w:t xml:space="preserve"> </w:t>
            </w:r>
            <w:r w:rsidR="00C575B4" w:rsidRPr="00C575B4">
              <w:t>SDT - Interface - v1.3.pptx</w:t>
            </w:r>
            <w:r w:rsidR="00C575B4">
              <w:t xml:space="preserve"> </w:t>
            </w:r>
            <w:commentRangeEnd w:id="3055"/>
            <w:r w:rsidR="00192479">
              <w:rPr>
                <w:rStyle w:val="CommentReference"/>
              </w:rPr>
              <w:commentReference w:id="3055"/>
            </w:r>
            <w:r w:rsidR="00C575B4">
              <w:t>document produced by GEHC</w:t>
            </w:r>
            <w:del w:id="3056" w:author="Phil Weighill-Smith" w:date="2015-05-22T15:26:00Z">
              <w:r w:rsidR="00C575B4" w:rsidDel="00215801">
                <w:delText>.</w:delText>
              </w:r>
            </w:del>
          </w:p>
          <w:p w14:paraId="5F9070D2" w14:textId="68886EAB" w:rsidR="00215801" w:rsidRPr="00BC5D51" w:rsidRDefault="00215801" w:rsidP="009A52C8">
            <w:pPr>
              <w:numPr>
                <w:ilvl w:val="1"/>
                <w:numId w:val="25"/>
              </w:numPr>
              <w:spacing w:after="0" w:line="240" w:lineRule="auto"/>
              <w:jc w:val="left"/>
            </w:pPr>
            <w:r>
              <w:t>Alternative scheduling policy selection in order to adjust or relax certain scheduling constraints.</w:t>
            </w:r>
          </w:p>
          <w:p w14:paraId="0CAE66FA" w14:textId="77777777" w:rsidR="003C3237" w:rsidRDefault="003C3237" w:rsidP="009A52C8">
            <w:pPr>
              <w:numPr>
                <w:ilvl w:val="0"/>
                <w:numId w:val="25"/>
              </w:numPr>
              <w:spacing w:after="0" w:line="240" w:lineRule="auto"/>
              <w:jc w:val="left"/>
            </w:pPr>
            <w:r>
              <w:t xml:space="preserve">Early and late start values are derived from the associated contract and district calendar as </w:t>
            </w:r>
            <w:r w:rsidR="00AF4DAB">
              <w:t>covered</w:t>
            </w:r>
            <w:r>
              <w:t xml:space="preserve"> in section</w:t>
            </w:r>
            <w:r w:rsidR="00AF4DAB">
              <w:t xml:space="preserve"> </w:t>
            </w:r>
            <w:r w:rsidR="00AF4DAB">
              <w:fldChar w:fldCharType="begin"/>
            </w:r>
            <w:r w:rsidR="00AF4DAB">
              <w:instrText xml:space="preserve"> REF _Ref363125501 \r \h </w:instrText>
            </w:r>
            <w:r w:rsidR="00AF4DAB">
              <w:fldChar w:fldCharType="separate"/>
            </w:r>
            <w:r w:rsidR="00EA7CED">
              <w:t>5.8.6</w:t>
            </w:r>
            <w:r w:rsidR="00AF4DAB">
              <w:fldChar w:fldCharType="end"/>
            </w:r>
            <w:r>
              <w:t>.</w:t>
            </w:r>
          </w:p>
          <w:p w14:paraId="0CAE66FB" w14:textId="36A14AF4" w:rsidR="00BA785C" w:rsidRPr="00BC5D51" w:rsidRDefault="00BA785C" w:rsidP="009A52C8">
            <w:pPr>
              <w:numPr>
                <w:ilvl w:val="0"/>
                <w:numId w:val="25"/>
              </w:numPr>
              <w:spacing w:after="0" w:line="240" w:lineRule="auto"/>
              <w:jc w:val="left"/>
            </w:pPr>
            <w:r w:rsidRPr="00BC5D51">
              <w:t>Determines the priority and work type based on the customer’s input. (</w:t>
            </w:r>
            <w:r w:rsidR="00D01A1B">
              <w:t>SIEBEL</w:t>
            </w:r>
            <w:r w:rsidRPr="00BC5D51">
              <w:t xml:space="preserve"> will determine the SLA based on the details entered above).</w:t>
            </w:r>
          </w:p>
          <w:p w14:paraId="0CAE66FC" w14:textId="77777777" w:rsidR="00BA785C" w:rsidRPr="00BC5D51" w:rsidRDefault="00BA785C" w:rsidP="009A52C8">
            <w:pPr>
              <w:numPr>
                <w:ilvl w:val="0"/>
                <w:numId w:val="25"/>
              </w:numPr>
              <w:spacing w:after="0" w:line="240" w:lineRule="auto"/>
              <w:jc w:val="left"/>
            </w:pPr>
            <w:r w:rsidRPr="00BC5D51">
              <w:t xml:space="preserve">Offers the customer the choice between the following appointment profiles: </w:t>
            </w:r>
          </w:p>
          <w:p w14:paraId="0CAE66FD" w14:textId="77777777" w:rsidR="00BA785C" w:rsidRPr="00BC5D51" w:rsidRDefault="00BA785C" w:rsidP="009A52C8">
            <w:pPr>
              <w:numPr>
                <w:ilvl w:val="1"/>
                <w:numId w:val="25"/>
              </w:numPr>
              <w:spacing w:after="0" w:line="240" w:lineRule="auto"/>
              <w:jc w:val="left"/>
            </w:pPr>
            <w:r w:rsidRPr="00BC5D51">
              <w:t xml:space="preserve"> ‘AM / PM’ </w:t>
            </w:r>
          </w:p>
          <w:p w14:paraId="0CAE66FE" w14:textId="77777777" w:rsidR="00B22BFA" w:rsidRDefault="00BA785C" w:rsidP="009A52C8">
            <w:pPr>
              <w:numPr>
                <w:ilvl w:val="1"/>
                <w:numId w:val="25"/>
              </w:numPr>
              <w:spacing w:after="0" w:line="240" w:lineRule="auto"/>
              <w:jc w:val="left"/>
            </w:pPr>
            <w:r w:rsidRPr="00BC5D51">
              <w:t>‘</w:t>
            </w:r>
            <w:r w:rsidR="003C3237">
              <w:t xml:space="preserve">1 </w:t>
            </w:r>
            <w:r w:rsidRPr="00BC5D51">
              <w:t>hour slots’</w:t>
            </w:r>
          </w:p>
          <w:p w14:paraId="0CAE66FF" w14:textId="77777777" w:rsidR="00BA785C" w:rsidRPr="00BC5D51" w:rsidRDefault="00B22BFA" w:rsidP="009A52C8">
            <w:pPr>
              <w:numPr>
                <w:ilvl w:val="1"/>
                <w:numId w:val="25"/>
              </w:numPr>
              <w:spacing w:after="0" w:line="240" w:lineRule="auto"/>
              <w:jc w:val="left"/>
            </w:pPr>
            <w:r>
              <w:t>‘2 hour slots’</w:t>
            </w:r>
          </w:p>
          <w:p w14:paraId="0CAE6700" w14:textId="77777777" w:rsidR="00BA785C" w:rsidRPr="00BC5D51" w:rsidRDefault="00BA785C" w:rsidP="009A52C8">
            <w:pPr>
              <w:numPr>
                <w:ilvl w:val="0"/>
                <w:numId w:val="25"/>
              </w:numPr>
              <w:spacing w:after="0" w:line="240" w:lineRule="auto"/>
              <w:jc w:val="left"/>
            </w:pPr>
            <w:r w:rsidRPr="00BC5D51">
              <w:t xml:space="preserve">Enter appointment search time window of </w:t>
            </w:r>
            <w:r w:rsidR="00B22BFA">
              <w:t>two</w:t>
            </w:r>
            <w:r w:rsidR="00B22BFA" w:rsidRPr="00BC5D51">
              <w:t xml:space="preserve"> </w:t>
            </w:r>
            <w:r w:rsidRPr="00BC5D51">
              <w:t>week</w:t>
            </w:r>
            <w:r w:rsidR="00B22BFA">
              <w:t>s</w:t>
            </w:r>
            <w:r w:rsidRPr="00BC5D51">
              <w:t xml:space="preserve"> based on customer input and the job priority. In order to control appointment search response times, the interval within which ClickSchedule is to search for an appointment should not be longer than </w:t>
            </w:r>
            <w:r w:rsidR="00B22BFA">
              <w:t>two</w:t>
            </w:r>
            <w:r w:rsidR="00B22BFA" w:rsidRPr="00BC5D51">
              <w:t xml:space="preserve"> </w:t>
            </w:r>
            <w:r w:rsidRPr="00BC5D51">
              <w:t>week</w:t>
            </w:r>
            <w:r w:rsidR="00B22BFA">
              <w:t>s</w:t>
            </w:r>
            <w:r w:rsidRPr="00BC5D51">
              <w:t xml:space="preserve">, although the start and end dates may be changed. </w:t>
            </w:r>
          </w:p>
          <w:p w14:paraId="0CAE6701" w14:textId="77777777" w:rsidR="00BA785C" w:rsidRPr="00BC5D51" w:rsidRDefault="00BA785C" w:rsidP="009A52C8">
            <w:pPr>
              <w:numPr>
                <w:ilvl w:val="1"/>
                <w:numId w:val="25"/>
              </w:numPr>
              <w:spacing w:after="0" w:line="240" w:lineRule="auto"/>
              <w:jc w:val="left"/>
            </w:pPr>
            <w:r w:rsidRPr="00BC5D51">
              <w:t xml:space="preserve">If the </w:t>
            </w:r>
            <w:r w:rsidR="00AF4DAB">
              <w:t>Dispatcher</w:t>
            </w:r>
            <w:r w:rsidR="000C7E2E">
              <w:t xml:space="preserve"> </w:t>
            </w:r>
            <w:r w:rsidRPr="00BC5D51">
              <w:t xml:space="preserve">would like to search for an appointment in a time window wider than </w:t>
            </w:r>
            <w:r w:rsidR="00B22BFA">
              <w:t xml:space="preserve">two </w:t>
            </w:r>
            <w:r w:rsidRPr="00BC5D51">
              <w:t>week</w:t>
            </w:r>
            <w:r w:rsidR="00B22BFA">
              <w:t>s</w:t>
            </w:r>
            <w:r w:rsidRPr="00BC5D51">
              <w:t xml:space="preserve">, </w:t>
            </w:r>
            <w:r w:rsidR="00B22BFA">
              <w:t xml:space="preserve">then instead of doing so they should look further using multiple requests. Here, </w:t>
            </w:r>
            <w:r w:rsidRPr="00BC5D51">
              <w:t xml:space="preserve">they will need to perform a number of iterative searches, each with an interval of </w:t>
            </w:r>
            <w:r w:rsidR="00B22BFA">
              <w:t>two</w:t>
            </w:r>
            <w:r w:rsidR="00B22BFA" w:rsidRPr="00BC5D51">
              <w:t xml:space="preserve"> </w:t>
            </w:r>
            <w:r w:rsidRPr="00BC5D51">
              <w:t>week</w:t>
            </w:r>
            <w:r w:rsidR="00B22BFA">
              <w:t>s</w:t>
            </w:r>
            <w:r w:rsidRPr="00BC5D51">
              <w:t xml:space="preserve">. E.g. if the </w:t>
            </w:r>
            <w:r w:rsidR="00AF4DAB">
              <w:t>Dispatcher</w:t>
            </w:r>
            <w:r w:rsidR="000C7E2E">
              <w:t xml:space="preserve"> </w:t>
            </w:r>
            <w:r w:rsidRPr="00BC5D51">
              <w:t xml:space="preserve">would like to search for all the available appointment slots within the next 4 weeks, they should first search for appointments in the first </w:t>
            </w:r>
            <w:r w:rsidR="00B22BFA">
              <w:t xml:space="preserve">two </w:t>
            </w:r>
            <w:r w:rsidRPr="00BC5D51">
              <w:t>week</w:t>
            </w:r>
            <w:r w:rsidR="00B22BFA">
              <w:t>s</w:t>
            </w:r>
            <w:r w:rsidRPr="00BC5D51">
              <w:t xml:space="preserve">, then the following </w:t>
            </w:r>
            <w:r w:rsidR="00B22BFA">
              <w:t xml:space="preserve">two </w:t>
            </w:r>
            <w:r w:rsidRPr="00BC5D51">
              <w:t>week</w:t>
            </w:r>
            <w:r w:rsidR="00B22BFA">
              <w:t>s</w:t>
            </w:r>
            <w:r w:rsidRPr="00BC5D51">
              <w:t xml:space="preserve"> (</w:t>
            </w:r>
            <w:r w:rsidR="00B22BFA">
              <w:t>3</w:t>
            </w:r>
            <w:r w:rsidR="00B22BFA" w:rsidRPr="00B22BFA">
              <w:rPr>
                <w:vertAlign w:val="superscript"/>
              </w:rPr>
              <w:t>rd</w:t>
            </w:r>
            <w:r w:rsidR="00A02DC9">
              <w:t xml:space="preserve"> an</w:t>
            </w:r>
            <w:r w:rsidR="00B22BFA">
              <w:t>d 4</w:t>
            </w:r>
            <w:r w:rsidR="00B22BFA" w:rsidRPr="00B22BFA">
              <w:rPr>
                <w:vertAlign w:val="superscript"/>
              </w:rPr>
              <w:t>th</w:t>
            </w:r>
            <w:r w:rsidR="00B22BFA">
              <w:t>)</w:t>
            </w:r>
            <w:r w:rsidRPr="00BC5D51">
              <w:t xml:space="preserve"> and so on.</w:t>
            </w:r>
            <w:r w:rsidRPr="00BC5D51">
              <w:br/>
              <w:t xml:space="preserve">Note: Each search is a separate one, so the </w:t>
            </w:r>
            <w:r w:rsidR="00AF4DAB">
              <w:t>Dispatcher</w:t>
            </w:r>
            <w:r w:rsidR="000C7E2E">
              <w:t xml:space="preserve"> </w:t>
            </w:r>
            <w:r w:rsidRPr="00BC5D51">
              <w:t>would have to search again to get an earlier set of results back. Also, it may not return exactly the same list twice, especially if someone else has taken a slot in the meantime.</w:t>
            </w:r>
          </w:p>
          <w:p w14:paraId="0CAE6702" w14:textId="503E3130" w:rsidR="00BA785C" w:rsidRPr="00BC5D51" w:rsidRDefault="00C73966" w:rsidP="00C73966">
            <w:pPr>
              <w:spacing w:after="0" w:line="240" w:lineRule="auto"/>
              <w:jc w:val="left"/>
            </w:pPr>
            <w:r>
              <w:lastRenderedPageBreak/>
              <w:t xml:space="preserve">It should be noted that if </w:t>
            </w:r>
            <w:r w:rsidRPr="00C73966">
              <w:rPr>
                <w:i/>
              </w:rPr>
              <w:t>n</w:t>
            </w:r>
            <w:r>
              <w:t xml:space="preserve"> FSEs are required for the activity then the integration </w:t>
            </w:r>
            <w:r w:rsidR="00D01A1B">
              <w:t>SIEBEL</w:t>
            </w:r>
            <w:r>
              <w:t xml:space="preserve"> request an appointment for </w:t>
            </w:r>
            <w:r w:rsidRPr="00C73966">
              <w:rPr>
                <w:i/>
              </w:rPr>
              <w:t>n</w:t>
            </w:r>
            <w:r>
              <w:t xml:space="preserve"> primary tasks and up to </w:t>
            </w:r>
            <w:r w:rsidRPr="00C73966">
              <w:rPr>
                <w:i/>
              </w:rPr>
              <w:t>n</w:t>
            </w:r>
            <w:r>
              <w:t xml:space="preserve"> associated part pickup tasks, all with appropriate dependencies.</w:t>
            </w:r>
          </w:p>
        </w:tc>
      </w:tr>
      <w:tr w:rsidR="00BA785C" w:rsidRPr="00BC5D51" w14:paraId="0CAE6706" w14:textId="77777777" w:rsidTr="00A47B9B">
        <w:tc>
          <w:tcPr>
            <w:tcW w:w="1710" w:type="dxa"/>
          </w:tcPr>
          <w:p w14:paraId="0CAE6704" w14:textId="77777777" w:rsidR="00BA785C" w:rsidRPr="00BC5D51" w:rsidRDefault="00BA785C" w:rsidP="00A577CF">
            <w:pPr>
              <w:spacing w:after="0" w:line="240" w:lineRule="auto"/>
              <w:jc w:val="left"/>
            </w:pPr>
            <w:r w:rsidRPr="00BC5D51">
              <w:lastRenderedPageBreak/>
              <w:t>Task Status</w:t>
            </w:r>
          </w:p>
        </w:tc>
        <w:tc>
          <w:tcPr>
            <w:tcW w:w="7380" w:type="dxa"/>
          </w:tcPr>
          <w:p w14:paraId="0CAE6705" w14:textId="77777777" w:rsidR="00BA785C" w:rsidRPr="00BC5D51" w:rsidRDefault="00BA785C" w:rsidP="00A577CF">
            <w:pPr>
              <w:spacing w:after="0" w:line="240" w:lineRule="auto"/>
              <w:jc w:val="left"/>
            </w:pPr>
            <w:r w:rsidRPr="00BC5D51">
              <w:t>N/A</w:t>
            </w:r>
          </w:p>
        </w:tc>
      </w:tr>
    </w:tbl>
    <w:p w14:paraId="0CAE6707" w14:textId="77777777" w:rsidR="00BA785C" w:rsidRPr="00BC5D51" w:rsidRDefault="00BA785C" w:rsidP="00A577CF">
      <w:pPr>
        <w:spacing w:after="0" w:line="240" w:lineRule="auto"/>
        <w:jc w:val="left"/>
      </w:pPr>
    </w:p>
    <w:p w14:paraId="0CAE6708" w14:textId="77777777" w:rsidR="00BA785C" w:rsidRPr="00BC5D51" w:rsidRDefault="00BA785C" w:rsidP="00A577CF">
      <w:pPr>
        <w:spacing w:after="0" w:line="240" w:lineRule="auto"/>
        <w:jc w:val="left"/>
      </w:pPr>
    </w:p>
    <w:p w14:paraId="0CAE6709" w14:textId="77777777" w:rsidR="00BA785C" w:rsidRPr="00BC5D51" w:rsidRDefault="00BA785C" w:rsidP="00A577CF">
      <w:pPr>
        <w:spacing w:after="0" w:line="240" w:lineRule="auto"/>
        <w:jc w:val="left"/>
      </w:pPr>
    </w:p>
    <w:p w14:paraId="0CAE670A" w14:textId="77777777" w:rsidR="00BA785C" w:rsidRPr="00BC5D51" w:rsidRDefault="00BA785C" w:rsidP="00A577CF">
      <w:pPr>
        <w:spacing w:after="0" w:line="240" w:lineRule="auto"/>
        <w:jc w:val="left"/>
      </w:pPr>
    </w:p>
    <w:p w14:paraId="0CAE670B" w14:textId="77777777" w:rsidR="00BA785C" w:rsidRDefault="00BA785C" w:rsidP="00A577CF">
      <w:pPr>
        <w:pStyle w:val="Heading4"/>
      </w:pPr>
      <w:bookmarkStart w:id="3057" w:name="_Ref191807508"/>
      <w:r w:rsidRPr="00BC5D51">
        <w:t xml:space="preserve">Activity: Provide Appointment </w:t>
      </w:r>
      <w:bookmarkEnd w:id="3057"/>
      <w:r w:rsidRPr="00BC5D51">
        <w:t>Proposals</w:t>
      </w:r>
    </w:p>
    <w:p w14:paraId="0CAE670C" w14:textId="77777777" w:rsidR="00BA785C" w:rsidRPr="00C716DC" w:rsidRDefault="00BA785C" w:rsidP="00A577CF">
      <w:pPr>
        <w:pStyle w:val="BodyText5"/>
        <w:rPr>
          <w:lang w:val="en-G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0F" w14:textId="77777777" w:rsidTr="00A47B9B">
        <w:trPr>
          <w:tblHeader/>
        </w:trPr>
        <w:tc>
          <w:tcPr>
            <w:tcW w:w="1710" w:type="dxa"/>
            <w:shd w:val="clear" w:color="auto" w:fill="1F497D" w:themeFill="text2"/>
          </w:tcPr>
          <w:p w14:paraId="0CAE670D"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0E"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Provide Appointment Proposal</w:t>
            </w:r>
          </w:p>
        </w:tc>
      </w:tr>
      <w:tr w:rsidR="00BA785C" w:rsidRPr="00BC5D51" w14:paraId="0CAE6712" w14:textId="77777777" w:rsidTr="00A47B9B">
        <w:tc>
          <w:tcPr>
            <w:tcW w:w="1710" w:type="dxa"/>
          </w:tcPr>
          <w:p w14:paraId="0CAE6710" w14:textId="77777777" w:rsidR="00BA785C" w:rsidRPr="00BC5D51" w:rsidRDefault="00BA785C" w:rsidP="00A577CF">
            <w:pPr>
              <w:spacing w:after="0" w:line="240" w:lineRule="auto"/>
              <w:jc w:val="left"/>
            </w:pPr>
            <w:r w:rsidRPr="00BC5D51">
              <w:t>Action taken by:</w:t>
            </w:r>
          </w:p>
        </w:tc>
        <w:tc>
          <w:tcPr>
            <w:tcW w:w="7380" w:type="dxa"/>
          </w:tcPr>
          <w:p w14:paraId="0CAE6711" w14:textId="77777777" w:rsidR="00BA785C" w:rsidRPr="00BC5D51" w:rsidRDefault="00AF4DAB" w:rsidP="00A577CF">
            <w:pPr>
              <w:spacing w:after="0" w:line="240" w:lineRule="auto"/>
              <w:jc w:val="left"/>
            </w:pPr>
            <w:r>
              <w:t>Dispatcher</w:t>
            </w:r>
          </w:p>
        </w:tc>
      </w:tr>
      <w:tr w:rsidR="00BA785C" w:rsidRPr="00BC5D51" w14:paraId="0CAE6716" w14:textId="77777777" w:rsidTr="00A47B9B">
        <w:tc>
          <w:tcPr>
            <w:tcW w:w="1710" w:type="dxa"/>
          </w:tcPr>
          <w:p w14:paraId="0CAE6713" w14:textId="77777777" w:rsidR="00BA785C" w:rsidRPr="00BC5D51" w:rsidRDefault="00BA785C" w:rsidP="00A577CF">
            <w:pPr>
              <w:spacing w:after="0" w:line="240" w:lineRule="auto"/>
              <w:jc w:val="left"/>
            </w:pPr>
            <w:r w:rsidRPr="00BC5D51">
              <w:t>Interacting with:</w:t>
            </w:r>
          </w:p>
        </w:tc>
        <w:tc>
          <w:tcPr>
            <w:tcW w:w="7380" w:type="dxa"/>
          </w:tcPr>
          <w:p w14:paraId="0CAE6714" w14:textId="77777777" w:rsidR="00BA785C" w:rsidRPr="00BC5D51" w:rsidRDefault="00BA785C" w:rsidP="009A52C8">
            <w:pPr>
              <w:numPr>
                <w:ilvl w:val="0"/>
                <w:numId w:val="26"/>
              </w:numPr>
              <w:spacing w:after="0" w:line="240" w:lineRule="auto"/>
              <w:jc w:val="left"/>
            </w:pPr>
            <w:r w:rsidRPr="00BC5D51">
              <w:t>Customer</w:t>
            </w:r>
          </w:p>
          <w:p w14:paraId="0CAE6715" w14:textId="77777777" w:rsidR="00BA785C" w:rsidRPr="00BC5D51" w:rsidRDefault="00BA785C" w:rsidP="009A52C8">
            <w:pPr>
              <w:numPr>
                <w:ilvl w:val="0"/>
                <w:numId w:val="26"/>
              </w:numPr>
              <w:spacing w:after="0" w:line="240" w:lineRule="auto"/>
              <w:jc w:val="left"/>
            </w:pPr>
            <w:r w:rsidRPr="00BC5D51">
              <w:t xml:space="preserve">Manual Macro </w:t>
            </w:r>
          </w:p>
        </w:tc>
      </w:tr>
      <w:tr w:rsidR="00BA785C" w:rsidRPr="00BC5D51" w14:paraId="0CAE6723" w14:textId="77777777" w:rsidTr="00A47B9B">
        <w:tc>
          <w:tcPr>
            <w:tcW w:w="1710" w:type="dxa"/>
          </w:tcPr>
          <w:p w14:paraId="0CAE6717" w14:textId="77777777" w:rsidR="00BA785C" w:rsidRPr="00BC5D51" w:rsidRDefault="00BA785C" w:rsidP="00A577CF">
            <w:pPr>
              <w:spacing w:after="0" w:line="240" w:lineRule="auto"/>
              <w:jc w:val="left"/>
            </w:pPr>
            <w:r w:rsidRPr="00BC5D51">
              <w:t>Description</w:t>
            </w:r>
          </w:p>
        </w:tc>
        <w:tc>
          <w:tcPr>
            <w:tcW w:w="7380" w:type="dxa"/>
          </w:tcPr>
          <w:p w14:paraId="0CAE6718" w14:textId="77777777" w:rsidR="00BA785C" w:rsidRPr="00BC5D51" w:rsidRDefault="00BA785C" w:rsidP="009A52C8">
            <w:pPr>
              <w:numPr>
                <w:ilvl w:val="0"/>
                <w:numId w:val="27"/>
              </w:numPr>
              <w:spacing w:after="0" w:line="240" w:lineRule="auto"/>
              <w:jc w:val="left"/>
            </w:pPr>
            <w:r w:rsidRPr="00BC5D51">
              <w:t>ClickSchedule receives request for an appointment.</w:t>
            </w:r>
          </w:p>
          <w:p w14:paraId="0CAE6719" w14:textId="77777777" w:rsidR="00BA785C" w:rsidRPr="00BC5D51" w:rsidRDefault="00BA785C" w:rsidP="009A52C8">
            <w:pPr>
              <w:numPr>
                <w:ilvl w:val="0"/>
                <w:numId w:val="27"/>
              </w:numPr>
              <w:spacing w:after="0" w:line="240" w:lineRule="auto"/>
              <w:jc w:val="left"/>
            </w:pPr>
            <w:r w:rsidRPr="00BC5D51">
              <w:t xml:space="preserve">ClickSchedule searches for appointment options within the defined search period and </w:t>
            </w:r>
            <w:r w:rsidR="00AF4DAB">
              <w:t xml:space="preserve">using the specified </w:t>
            </w:r>
            <w:r w:rsidRPr="00BC5D51">
              <w:t xml:space="preserve">appointment profile. </w:t>
            </w:r>
          </w:p>
          <w:p w14:paraId="0CAE671A" w14:textId="61CAA94C" w:rsidR="00BA785C" w:rsidRPr="00BC5D51" w:rsidRDefault="00BA785C" w:rsidP="00CC31FF">
            <w:pPr>
              <w:numPr>
                <w:ilvl w:val="1"/>
                <w:numId w:val="27"/>
              </w:numPr>
              <w:spacing w:after="0" w:line="240" w:lineRule="auto"/>
              <w:jc w:val="left"/>
            </w:pPr>
            <w:r w:rsidRPr="00BC5D51">
              <w:t>ClickSchedule searches for available appointments based on capacity, geography, and availability. While searching for possible appointment slots, ClickSchedule will take into consideration the resources’ availability</w:t>
            </w:r>
            <w:r w:rsidR="004F5A3F">
              <w:t>, skills</w:t>
            </w:r>
            <w:r w:rsidRPr="00BC5D51">
              <w:t xml:space="preserve">, </w:t>
            </w:r>
            <w:r w:rsidR="00335BB6">
              <w:t xml:space="preserve">(SLR) </w:t>
            </w:r>
            <w:r w:rsidRPr="00BC5D51">
              <w:t>travel to and from other tasks or appointments, SLA compliance, priority</w:t>
            </w:r>
            <w:r w:rsidR="00215801">
              <w:t>, alternative scheduling policy selection</w:t>
            </w:r>
            <w:r w:rsidRPr="00BC5D51">
              <w:t xml:space="preserve"> and many other factors to fulfil GEHC’s scheduling objectives (please refer to </w:t>
            </w:r>
            <w:r w:rsidR="000C5D87">
              <w:t xml:space="preserve">section </w:t>
            </w:r>
            <w:r w:rsidR="000C5D87">
              <w:fldChar w:fldCharType="begin"/>
            </w:r>
            <w:r w:rsidR="000C5D87">
              <w:instrText xml:space="preserve"> REF _Ref192478195 \r \h </w:instrText>
            </w:r>
            <w:r w:rsidR="000C5D87">
              <w:fldChar w:fldCharType="separate"/>
            </w:r>
            <w:r w:rsidR="00EA7CED">
              <w:t>7</w:t>
            </w:r>
            <w:r w:rsidR="000C5D87">
              <w:fldChar w:fldCharType="end"/>
            </w:r>
            <w:r w:rsidR="000C5D87">
              <w:t xml:space="preserve"> </w:t>
            </w:r>
            <w:r w:rsidRPr="00BC5D51">
              <w:t xml:space="preserve">for more details). </w:t>
            </w:r>
          </w:p>
          <w:p w14:paraId="0CAE671B" w14:textId="77777777" w:rsidR="00BA785C" w:rsidRPr="00BC5D51" w:rsidRDefault="00BA785C" w:rsidP="00CC31FF">
            <w:pPr>
              <w:numPr>
                <w:ilvl w:val="1"/>
                <w:numId w:val="27"/>
              </w:numPr>
              <w:spacing w:after="0" w:line="240" w:lineRule="auto"/>
              <w:jc w:val="left"/>
            </w:pPr>
            <w:r w:rsidRPr="00BC5D51">
              <w:t xml:space="preserve">ClickSchedule uses the appointment’s priority to determine whether it can unschedule less important work to allow scheduling at a specific slot. </w:t>
            </w:r>
          </w:p>
          <w:p w14:paraId="0CAE671C" w14:textId="77777777" w:rsidR="00BA785C" w:rsidRPr="00BC5D51" w:rsidRDefault="00BA785C" w:rsidP="00CC31FF">
            <w:pPr>
              <w:numPr>
                <w:ilvl w:val="1"/>
                <w:numId w:val="27"/>
              </w:numPr>
              <w:spacing w:after="0" w:line="240" w:lineRule="auto"/>
              <w:jc w:val="left"/>
            </w:pPr>
            <w:r w:rsidRPr="00BC5D51">
              <w:t xml:space="preserve">ClickSchedule limits the number of returned options to avoid a long search and response time for the </w:t>
            </w:r>
            <w:r w:rsidR="00AF4DAB">
              <w:t>Dispatcher</w:t>
            </w:r>
            <w:r w:rsidRPr="00BC5D51">
              <w:t xml:space="preserve">. </w:t>
            </w:r>
            <w:r w:rsidRPr="00AF4DAB">
              <w:rPr>
                <w:i/>
              </w:rPr>
              <w:t>The threshold will be determined during the “Build” and “Test” phases of implementation</w:t>
            </w:r>
            <w:r w:rsidRPr="00BC5D51">
              <w:t>.</w:t>
            </w:r>
          </w:p>
          <w:p w14:paraId="0CAE671D" w14:textId="77777777" w:rsidR="00BA785C" w:rsidRPr="00BC5D51" w:rsidRDefault="00BA785C" w:rsidP="00CC31FF">
            <w:pPr>
              <w:numPr>
                <w:ilvl w:val="1"/>
                <w:numId w:val="27"/>
              </w:numPr>
              <w:spacing w:after="0" w:line="240" w:lineRule="auto"/>
              <w:jc w:val="left"/>
            </w:pPr>
            <w:r w:rsidRPr="00BC5D51">
              <w:t xml:space="preserve">Based on the </w:t>
            </w:r>
            <w:r w:rsidR="00A84AB0">
              <w:t xml:space="preserve">selected </w:t>
            </w:r>
            <w:r w:rsidRPr="00BC5D51">
              <w:t xml:space="preserve">appointment profile. </w:t>
            </w:r>
          </w:p>
          <w:p w14:paraId="0CAE671E" w14:textId="77777777" w:rsidR="00BA785C" w:rsidRPr="00BC5D51" w:rsidRDefault="00BA785C" w:rsidP="00CC31FF">
            <w:pPr>
              <w:numPr>
                <w:ilvl w:val="1"/>
                <w:numId w:val="27"/>
              </w:numPr>
              <w:spacing w:after="0" w:line="240" w:lineRule="auto"/>
              <w:jc w:val="left"/>
            </w:pPr>
            <w:r w:rsidRPr="00BC5D51">
              <w:t>Once the search is completed, ClickSchedule sends to the Manual Macro interface a list of available appointments. For each available appointment, ClickSchedule provides the start and finish date and time.</w:t>
            </w:r>
          </w:p>
          <w:p w14:paraId="0CAE671F" w14:textId="77777777" w:rsidR="00BA785C" w:rsidRPr="00BC5D51" w:rsidRDefault="00BA785C" w:rsidP="00A577CF">
            <w:pPr>
              <w:spacing w:after="0" w:line="240" w:lineRule="auto"/>
              <w:jc w:val="left"/>
            </w:pPr>
          </w:p>
          <w:p w14:paraId="0CAE6720" w14:textId="77777777" w:rsidR="00BA785C" w:rsidRDefault="00BA785C" w:rsidP="00A577CF">
            <w:pPr>
              <w:spacing w:after="0" w:line="240" w:lineRule="auto"/>
              <w:jc w:val="left"/>
            </w:pPr>
            <w:r w:rsidRPr="00BC5D51">
              <w:t xml:space="preserve">If the search for an optional appointment results in no appointments being found, the </w:t>
            </w:r>
            <w:r w:rsidR="00AF4DAB">
              <w:t>Dispatcher</w:t>
            </w:r>
            <w:r w:rsidRPr="00BC5D51">
              <w:t xml:space="preserve"> should initiate a new search with a different appointment search window using the Manual Macro interface.</w:t>
            </w:r>
          </w:p>
          <w:p w14:paraId="0CAE6721" w14:textId="77777777" w:rsidR="00335BB6" w:rsidRDefault="00335BB6" w:rsidP="00A577CF">
            <w:pPr>
              <w:spacing w:after="0" w:line="240" w:lineRule="auto"/>
              <w:jc w:val="left"/>
            </w:pPr>
          </w:p>
          <w:p w14:paraId="0CAE6722" w14:textId="77777777" w:rsidR="00335BB6" w:rsidRPr="00BC5D51" w:rsidRDefault="00335BB6" w:rsidP="00AF4DAB">
            <w:pPr>
              <w:spacing w:after="0" w:line="240" w:lineRule="auto"/>
              <w:jc w:val="left"/>
            </w:pPr>
            <w:r>
              <w:t xml:space="preserve">If, after performing searches for an appointment, no appointment slots can be found the </w:t>
            </w:r>
            <w:r w:rsidR="00AF4DAB">
              <w:t>Dispatcher</w:t>
            </w:r>
            <w:r>
              <w:t xml:space="preserve"> is expected to create the task without a fixed appointment in Click</w:t>
            </w:r>
            <w:r w:rsidR="00AF4DAB">
              <w:t>Schedule</w:t>
            </w:r>
            <w:r>
              <w:t xml:space="preserve"> to enable further manual search, potentially updating the schedule so that there are rule violations. An example may be to allow a FSE from a different region to attend the task (thereby breaking the match region and maximum travel rules).</w:t>
            </w:r>
          </w:p>
        </w:tc>
      </w:tr>
      <w:tr w:rsidR="00BA785C" w:rsidRPr="00BC5D51" w14:paraId="0CAE6726" w14:textId="77777777" w:rsidTr="00A47B9B">
        <w:tc>
          <w:tcPr>
            <w:tcW w:w="1710" w:type="dxa"/>
          </w:tcPr>
          <w:p w14:paraId="0CAE6724" w14:textId="77777777" w:rsidR="00BA785C" w:rsidRPr="00BC5D51" w:rsidRDefault="00BA785C" w:rsidP="00A577CF">
            <w:pPr>
              <w:spacing w:after="0" w:line="240" w:lineRule="auto"/>
              <w:jc w:val="left"/>
            </w:pPr>
            <w:r w:rsidRPr="00BC5D51">
              <w:t>Task Status</w:t>
            </w:r>
          </w:p>
        </w:tc>
        <w:tc>
          <w:tcPr>
            <w:tcW w:w="7380" w:type="dxa"/>
          </w:tcPr>
          <w:p w14:paraId="0CAE6725" w14:textId="77777777" w:rsidR="00BA785C" w:rsidRPr="00BC5D51" w:rsidRDefault="00BA785C" w:rsidP="00A577CF">
            <w:pPr>
              <w:spacing w:after="0" w:line="240" w:lineRule="auto"/>
              <w:jc w:val="left"/>
            </w:pPr>
            <w:r w:rsidRPr="00BC5D51">
              <w:t>N/A</w:t>
            </w:r>
          </w:p>
        </w:tc>
      </w:tr>
    </w:tbl>
    <w:p w14:paraId="0CAE6727" w14:textId="77777777" w:rsidR="00BA785C" w:rsidRPr="00BC5D51" w:rsidRDefault="00BA785C" w:rsidP="00A577CF">
      <w:pPr>
        <w:spacing w:after="0" w:line="240" w:lineRule="auto"/>
        <w:jc w:val="left"/>
      </w:pPr>
    </w:p>
    <w:p w14:paraId="0CAE6728" w14:textId="77777777" w:rsidR="00BA785C" w:rsidRDefault="00BA785C" w:rsidP="00A577CF">
      <w:pPr>
        <w:pStyle w:val="Heading4"/>
      </w:pPr>
      <w:bookmarkStart w:id="3058" w:name="_Ref191807524"/>
      <w:r w:rsidRPr="00BC5D51">
        <w:t xml:space="preserve">Activity: </w:t>
      </w:r>
      <w:bookmarkEnd w:id="3058"/>
      <w:r w:rsidRPr="00BC5D51">
        <w:t>Confirms Appointment with Customer</w:t>
      </w:r>
    </w:p>
    <w:p w14:paraId="0CAE6729" w14:textId="77777777" w:rsidR="00BA785C" w:rsidRPr="00BC5D51" w:rsidRDefault="00BA785C" w:rsidP="00A577CF">
      <w:pPr>
        <w:spacing w:after="0" w:line="240" w:lineRule="auto"/>
        <w:ind w:left="3240"/>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2C" w14:textId="77777777" w:rsidTr="00A47B9B">
        <w:trPr>
          <w:trHeight w:val="422"/>
          <w:tblHeader/>
        </w:trPr>
        <w:tc>
          <w:tcPr>
            <w:tcW w:w="1710" w:type="dxa"/>
            <w:shd w:val="clear" w:color="auto" w:fill="1F497D" w:themeFill="text2"/>
          </w:tcPr>
          <w:p w14:paraId="0CAE672A"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lastRenderedPageBreak/>
              <w:t>Activity Name:</w:t>
            </w:r>
          </w:p>
        </w:tc>
        <w:tc>
          <w:tcPr>
            <w:tcW w:w="7380" w:type="dxa"/>
            <w:shd w:val="clear" w:color="auto" w:fill="1F497D" w:themeFill="text2"/>
          </w:tcPr>
          <w:p w14:paraId="0CAE672B"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Confirms Appointment with Customer</w:t>
            </w:r>
          </w:p>
        </w:tc>
      </w:tr>
      <w:tr w:rsidR="00BA785C" w:rsidRPr="00BC5D51" w14:paraId="0CAE672F" w14:textId="77777777" w:rsidTr="00A47B9B">
        <w:tc>
          <w:tcPr>
            <w:tcW w:w="1710" w:type="dxa"/>
          </w:tcPr>
          <w:p w14:paraId="0CAE672D" w14:textId="77777777" w:rsidR="00BA785C" w:rsidRPr="00BC5D51" w:rsidRDefault="00BA785C" w:rsidP="00A577CF">
            <w:pPr>
              <w:spacing w:after="0" w:line="240" w:lineRule="auto"/>
              <w:jc w:val="left"/>
            </w:pPr>
            <w:r w:rsidRPr="00BC5D51">
              <w:t>Action taken by:</w:t>
            </w:r>
          </w:p>
        </w:tc>
        <w:tc>
          <w:tcPr>
            <w:tcW w:w="7380" w:type="dxa"/>
          </w:tcPr>
          <w:p w14:paraId="0CAE672E" w14:textId="77777777" w:rsidR="00BA785C" w:rsidRPr="00BC5D51" w:rsidRDefault="00AF4DAB" w:rsidP="00A577CF">
            <w:pPr>
              <w:spacing w:after="0" w:line="240" w:lineRule="auto"/>
              <w:jc w:val="left"/>
            </w:pPr>
            <w:r>
              <w:t>Dispatcher</w:t>
            </w:r>
          </w:p>
        </w:tc>
      </w:tr>
      <w:tr w:rsidR="00BA785C" w:rsidRPr="00BC5D51" w14:paraId="0CAE6733" w14:textId="77777777" w:rsidTr="00A47B9B">
        <w:tc>
          <w:tcPr>
            <w:tcW w:w="1710" w:type="dxa"/>
          </w:tcPr>
          <w:p w14:paraId="0CAE6730" w14:textId="77777777" w:rsidR="00BA785C" w:rsidRPr="00BC5D51" w:rsidRDefault="00BA785C" w:rsidP="00A577CF">
            <w:pPr>
              <w:spacing w:after="0" w:line="240" w:lineRule="auto"/>
              <w:jc w:val="left"/>
            </w:pPr>
            <w:r w:rsidRPr="00BC5D51">
              <w:t>Interacting with:</w:t>
            </w:r>
          </w:p>
        </w:tc>
        <w:tc>
          <w:tcPr>
            <w:tcW w:w="7380" w:type="dxa"/>
          </w:tcPr>
          <w:p w14:paraId="0CAE6731" w14:textId="77777777" w:rsidR="00BA785C" w:rsidRPr="00BC5D51" w:rsidRDefault="00BA785C" w:rsidP="009A52C8">
            <w:pPr>
              <w:numPr>
                <w:ilvl w:val="0"/>
                <w:numId w:val="28"/>
              </w:numPr>
              <w:spacing w:after="0" w:line="240" w:lineRule="auto"/>
              <w:jc w:val="left"/>
            </w:pPr>
            <w:r w:rsidRPr="00BC5D51">
              <w:t>Customer</w:t>
            </w:r>
          </w:p>
          <w:p w14:paraId="0CAE6732" w14:textId="423A1C34" w:rsidR="00BA785C" w:rsidRPr="00BC5D51" w:rsidRDefault="00192479" w:rsidP="009A52C8">
            <w:pPr>
              <w:numPr>
                <w:ilvl w:val="0"/>
                <w:numId w:val="28"/>
              </w:numPr>
              <w:spacing w:after="0" w:line="240" w:lineRule="auto"/>
              <w:jc w:val="left"/>
            </w:pPr>
            <w:r>
              <w:t>SDT Booking tool</w:t>
            </w:r>
          </w:p>
        </w:tc>
      </w:tr>
      <w:tr w:rsidR="00BA785C" w:rsidRPr="00BC5D51" w14:paraId="0CAE673D" w14:textId="77777777" w:rsidTr="00A47B9B">
        <w:tc>
          <w:tcPr>
            <w:tcW w:w="1710" w:type="dxa"/>
          </w:tcPr>
          <w:p w14:paraId="0CAE6734" w14:textId="77777777" w:rsidR="00BA785C" w:rsidRPr="00BC5D51" w:rsidRDefault="00BA785C" w:rsidP="00A577CF">
            <w:pPr>
              <w:spacing w:after="0" w:line="240" w:lineRule="auto"/>
              <w:jc w:val="left"/>
            </w:pPr>
            <w:r w:rsidRPr="00BC5D51">
              <w:t>Description</w:t>
            </w:r>
          </w:p>
        </w:tc>
        <w:tc>
          <w:tcPr>
            <w:tcW w:w="7380" w:type="dxa"/>
          </w:tcPr>
          <w:p w14:paraId="0CAE6735" w14:textId="4CB637D7" w:rsidR="00BA785C" w:rsidRPr="00BC5D51" w:rsidRDefault="00BA785C" w:rsidP="00A577CF">
            <w:pPr>
              <w:spacing w:after="0" w:line="240" w:lineRule="auto"/>
              <w:jc w:val="left"/>
            </w:pPr>
            <w:r w:rsidRPr="00BC5D51">
              <w:t xml:space="preserve">The </w:t>
            </w:r>
            <w:r w:rsidR="002C6C39">
              <w:t>Dispatcher (</w:t>
            </w:r>
            <w:r w:rsidR="00192479">
              <w:t>CSC agent)</w:t>
            </w:r>
            <w:r w:rsidR="00AF4DAB" w:rsidRPr="00BC5D51">
              <w:t xml:space="preserve"> </w:t>
            </w:r>
            <w:r w:rsidRPr="00BC5D51">
              <w:t xml:space="preserve">communicates to the customer the options for appointments offered by ClickSchedule. </w:t>
            </w:r>
          </w:p>
          <w:p w14:paraId="0CAE6736" w14:textId="77777777" w:rsidR="00BA785C" w:rsidRPr="00BC5D51" w:rsidRDefault="00BA785C" w:rsidP="00A577CF">
            <w:pPr>
              <w:spacing w:after="0" w:line="240" w:lineRule="auto"/>
              <w:jc w:val="left"/>
            </w:pPr>
            <w:r w:rsidRPr="00BC5D51">
              <w:t xml:space="preserve">If any of the options suit the customer, they can request it and the </w:t>
            </w:r>
            <w:r w:rsidR="00AF4DAB">
              <w:t>Dispatcher</w:t>
            </w:r>
            <w:r w:rsidR="00AF4DAB" w:rsidRPr="00BC5D51">
              <w:t xml:space="preserve"> </w:t>
            </w:r>
            <w:r w:rsidRPr="00BC5D51">
              <w:t xml:space="preserve">will select the appropriate slot. </w:t>
            </w:r>
          </w:p>
          <w:p w14:paraId="0CAE6737" w14:textId="77777777" w:rsidR="00BA785C" w:rsidRPr="00BC5D51" w:rsidRDefault="00BA785C" w:rsidP="00A577CF">
            <w:pPr>
              <w:spacing w:after="0" w:line="240" w:lineRule="auto"/>
              <w:jc w:val="left"/>
            </w:pPr>
            <w:r w:rsidRPr="00BC5D51">
              <w:t xml:space="preserve">If none of the options suit the customer, the </w:t>
            </w:r>
            <w:r w:rsidR="00AF4DAB">
              <w:t>Dispatcher</w:t>
            </w:r>
            <w:r w:rsidR="00AF4DAB" w:rsidRPr="00BC5D51">
              <w:t xml:space="preserve"> </w:t>
            </w:r>
            <w:r w:rsidRPr="00BC5D51">
              <w:t>should initiate another search for appointment options, modifying one or more of the search parameters:</w:t>
            </w:r>
          </w:p>
          <w:p w14:paraId="0CAE6738" w14:textId="77777777" w:rsidR="00BA785C" w:rsidRPr="00BC5D51" w:rsidRDefault="00BA785C" w:rsidP="009A52C8">
            <w:pPr>
              <w:numPr>
                <w:ilvl w:val="0"/>
                <w:numId w:val="29"/>
              </w:numPr>
              <w:spacing w:after="0" w:line="240" w:lineRule="auto"/>
              <w:jc w:val="left"/>
            </w:pPr>
            <w:r w:rsidRPr="00BC5D51">
              <w:t>The date range in which to search – e.g. if the customer is not available within the search period offered, the CSC can search at a later date.</w:t>
            </w:r>
          </w:p>
          <w:p w14:paraId="0CAE6739" w14:textId="77777777" w:rsidR="00BA785C" w:rsidRPr="00BC5D51" w:rsidRDefault="00BA785C" w:rsidP="009A52C8">
            <w:pPr>
              <w:numPr>
                <w:ilvl w:val="0"/>
                <w:numId w:val="29"/>
              </w:numPr>
              <w:spacing w:after="0" w:line="240" w:lineRule="auto"/>
              <w:jc w:val="left"/>
            </w:pPr>
            <w:r w:rsidRPr="00BC5D51">
              <w:t>The appointment profile.</w:t>
            </w:r>
          </w:p>
          <w:p w14:paraId="0CAE673A" w14:textId="77777777" w:rsidR="00BA785C" w:rsidRPr="00BC5D51" w:rsidRDefault="00BA785C" w:rsidP="00A577CF">
            <w:pPr>
              <w:spacing w:after="0" w:line="240" w:lineRule="auto"/>
              <w:jc w:val="left"/>
            </w:pPr>
            <w:r w:rsidRPr="00BC5D51">
              <w:t>Customer accepts commitment provided by the CSC.</w:t>
            </w:r>
          </w:p>
          <w:p w14:paraId="0CAE673B" w14:textId="2BEBE6B6" w:rsidR="00BA785C" w:rsidRPr="00BC5D51" w:rsidRDefault="00BA785C" w:rsidP="00A577CF">
            <w:pPr>
              <w:spacing w:after="0" w:line="240" w:lineRule="auto"/>
              <w:jc w:val="left"/>
              <w:rPr>
                <w:b/>
              </w:rPr>
            </w:pPr>
            <w:r w:rsidRPr="00BC5D51">
              <w:t xml:space="preserve">Confirm Commitment: the customer agrees to the commitment offered, triggering the </w:t>
            </w:r>
            <w:r w:rsidR="00AF4DAB">
              <w:t>Dispatcher</w:t>
            </w:r>
            <w:r w:rsidR="00AF4DAB" w:rsidRPr="00BC5D51">
              <w:t xml:space="preserve"> </w:t>
            </w:r>
            <w:r w:rsidRPr="00BC5D51">
              <w:t xml:space="preserve">to </w:t>
            </w:r>
            <w:r w:rsidR="00AF4DAB">
              <w:t xml:space="preserve">retain </w:t>
            </w:r>
            <w:r w:rsidRPr="00BC5D51">
              <w:t xml:space="preserve">the task in </w:t>
            </w:r>
            <w:r w:rsidR="00D01A1B">
              <w:t>SIEBEL</w:t>
            </w:r>
            <w:r w:rsidRPr="00BC5D51">
              <w:t xml:space="preserve"> with the appointment details that have been agreed on.</w:t>
            </w:r>
          </w:p>
          <w:p w14:paraId="0CAE673C" w14:textId="77777777" w:rsidR="00BA785C" w:rsidRPr="00BC5D51" w:rsidRDefault="00BA785C" w:rsidP="00A577CF">
            <w:pPr>
              <w:spacing w:after="0" w:line="240" w:lineRule="auto"/>
              <w:jc w:val="left"/>
              <w:rPr>
                <w:b/>
              </w:rPr>
            </w:pPr>
            <w:r w:rsidRPr="00BC5D51">
              <w:t>Note: At this stage ClickSchedule has not yet received the task and therefore the slot is not secured; only upon task creation in the next activity is the slot actually consumed</w:t>
            </w:r>
            <w:r w:rsidRPr="00BC5D51">
              <w:rPr>
                <w:b/>
              </w:rPr>
              <w:t>.</w:t>
            </w:r>
            <w:r w:rsidRPr="00BC5D51">
              <w:t xml:space="preserve"> The next activity of creating and scheduling the task therefore needs to follow immediately after the booking and before the call is completed, otherwise, the time window may be given to another customer.</w:t>
            </w:r>
          </w:p>
        </w:tc>
      </w:tr>
      <w:tr w:rsidR="00BA785C" w:rsidRPr="00BC5D51" w14:paraId="0CAE6740" w14:textId="77777777" w:rsidTr="00A47B9B">
        <w:tc>
          <w:tcPr>
            <w:tcW w:w="1710" w:type="dxa"/>
          </w:tcPr>
          <w:p w14:paraId="0CAE673E" w14:textId="77777777" w:rsidR="00BA785C" w:rsidRPr="00BC5D51" w:rsidRDefault="00BA785C" w:rsidP="00A577CF">
            <w:pPr>
              <w:spacing w:after="0" w:line="240" w:lineRule="auto"/>
              <w:jc w:val="left"/>
            </w:pPr>
            <w:r w:rsidRPr="00BC5D51">
              <w:t>Task Status</w:t>
            </w:r>
          </w:p>
        </w:tc>
        <w:tc>
          <w:tcPr>
            <w:tcW w:w="7380" w:type="dxa"/>
          </w:tcPr>
          <w:p w14:paraId="0CAE673F" w14:textId="77777777" w:rsidR="00BA785C" w:rsidRPr="00BC5D51" w:rsidRDefault="00BA785C" w:rsidP="00A577CF">
            <w:pPr>
              <w:spacing w:after="0" w:line="240" w:lineRule="auto"/>
              <w:jc w:val="left"/>
            </w:pPr>
            <w:r w:rsidRPr="00BC5D51">
              <w:t>N/A</w:t>
            </w:r>
          </w:p>
        </w:tc>
      </w:tr>
    </w:tbl>
    <w:p w14:paraId="0CAE6741" w14:textId="77777777" w:rsidR="00BA785C" w:rsidRDefault="00BA785C" w:rsidP="00A577CF">
      <w:pPr>
        <w:spacing w:after="0" w:line="240" w:lineRule="auto"/>
        <w:jc w:val="left"/>
      </w:pPr>
    </w:p>
    <w:p w14:paraId="0CAE6742" w14:textId="77777777" w:rsidR="00BA785C" w:rsidRPr="00BC5D51" w:rsidRDefault="00BA785C" w:rsidP="00A577CF">
      <w:pPr>
        <w:spacing w:after="0" w:line="240" w:lineRule="auto"/>
        <w:jc w:val="left"/>
      </w:pPr>
    </w:p>
    <w:p w14:paraId="0CAE6743" w14:textId="77777777" w:rsidR="00BA785C" w:rsidRPr="00BC5D51" w:rsidRDefault="00BA785C" w:rsidP="00A577CF">
      <w:pPr>
        <w:pStyle w:val="Heading4"/>
      </w:pPr>
      <w:r w:rsidRPr="00BC5D51">
        <w:t>Activity: Email Sent to Customer with Date/Time of Appointment</w:t>
      </w:r>
    </w:p>
    <w:p w14:paraId="0CAE6744"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47" w14:textId="77777777" w:rsidTr="00A47B9B">
        <w:trPr>
          <w:tblHeader/>
        </w:trPr>
        <w:tc>
          <w:tcPr>
            <w:tcW w:w="1710" w:type="dxa"/>
            <w:shd w:val="clear" w:color="auto" w:fill="1F497D" w:themeFill="text2"/>
          </w:tcPr>
          <w:p w14:paraId="0CAE6745"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4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Email Sent to Customer with Date/Time of Appointment</w:t>
            </w:r>
          </w:p>
        </w:tc>
      </w:tr>
      <w:tr w:rsidR="00BA785C" w:rsidRPr="00BC5D51" w14:paraId="0CAE674A" w14:textId="77777777" w:rsidTr="00A47B9B">
        <w:tc>
          <w:tcPr>
            <w:tcW w:w="1710" w:type="dxa"/>
          </w:tcPr>
          <w:p w14:paraId="0CAE6748" w14:textId="77777777" w:rsidR="00BA785C" w:rsidRPr="00BC5D51" w:rsidRDefault="00BA785C" w:rsidP="00A577CF">
            <w:pPr>
              <w:spacing w:after="0" w:line="240" w:lineRule="auto"/>
              <w:jc w:val="left"/>
            </w:pPr>
            <w:r w:rsidRPr="00BC5D51">
              <w:t>Action taken by:</w:t>
            </w:r>
          </w:p>
        </w:tc>
        <w:tc>
          <w:tcPr>
            <w:tcW w:w="7380" w:type="dxa"/>
          </w:tcPr>
          <w:p w14:paraId="0CAE6749" w14:textId="77777777" w:rsidR="00BA785C" w:rsidRPr="00BC5D51" w:rsidRDefault="00BA785C" w:rsidP="00A577CF">
            <w:pPr>
              <w:spacing w:after="0" w:line="240" w:lineRule="auto"/>
              <w:jc w:val="left"/>
            </w:pPr>
            <w:r w:rsidRPr="00BC5D51">
              <w:t>ClickSchedule</w:t>
            </w:r>
          </w:p>
        </w:tc>
      </w:tr>
      <w:tr w:rsidR="00BA785C" w:rsidRPr="00BC5D51" w14:paraId="0CAE674D" w14:textId="77777777" w:rsidTr="00A47B9B">
        <w:trPr>
          <w:trHeight w:val="404"/>
        </w:trPr>
        <w:tc>
          <w:tcPr>
            <w:tcW w:w="1710" w:type="dxa"/>
          </w:tcPr>
          <w:p w14:paraId="0CAE674B" w14:textId="77777777" w:rsidR="00BA785C" w:rsidRPr="00BC5D51" w:rsidRDefault="00BA785C" w:rsidP="00A577CF">
            <w:pPr>
              <w:spacing w:after="0" w:line="240" w:lineRule="auto"/>
              <w:jc w:val="left"/>
            </w:pPr>
            <w:r w:rsidRPr="00BC5D51">
              <w:t>Interacting with:</w:t>
            </w:r>
          </w:p>
        </w:tc>
        <w:tc>
          <w:tcPr>
            <w:tcW w:w="7380" w:type="dxa"/>
          </w:tcPr>
          <w:p w14:paraId="0CAE674C" w14:textId="77777777" w:rsidR="00BA785C" w:rsidRPr="00BC5D51" w:rsidRDefault="00AF4DAB" w:rsidP="00A577CF">
            <w:pPr>
              <w:spacing w:after="0" w:line="240" w:lineRule="auto"/>
              <w:jc w:val="left"/>
            </w:pPr>
            <w:commentRangeStart w:id="3059"/>
            <w:r>
              <w:t>E-Mail Integration</w:t>
            </w:r>
            <w:commentRangeEnd w:id="3059"/>
            <w:r w:rsidR="004A3BD4">
              <w:rPr>
                <w:rStyle w:val="CommentReference"/>
              </w:rPr>
              <w:commentReference w:id="3059"/>
            </w:r>
          </w:p>
        </w:tc>
      </w:tr>
      <w:tr w:rsidR="00BA785C" w:rsidRPr="00BC5D51" w14:paraId="0CAE675B" w14:textId="77777777" w:rsidTr="00A47B9B">
        <w:trPr>
          <w:trHeight w:val="404"/>
        </w:trPr>
        <w:tc>
          <w:tcPr>
            <w:tcW w:w="1710" w:type="dxa"/>
          </w:tcPr>
          <w:p w14:paraId="0CAE674E" w14:textId="77777777" w:rsidR="00BA785C" w:rsidRPr="00BC5D51" w:rsidRDefault="00BA785C" w:rsidP="00A577CF">
            <w:pPr>
              <w:spacing w:after="0" w:line="240" w:lineRule="auto"/>
              <w:jc w:val="left"/>
            </w:pPr>
            <w:r w:rsidRPr="00BC5D51">
              <w:t>Description</w:t>
            </w:r>
          </w:p>
        </w:tc>
        <w:tc>
          <w:tcPr>
            <w:tcW w:w="7380" w:type="dxa"/>
          </w:tcPr>
          <w:p w14:paraId="0CAE674F" w14:textId="522375D1" w:rsidR="00BA785C" w:rsidRDefault="00BA785C" w:rsidP="00A577CF">
            <w:pPr>
              <w:spacing w:after="0" w:line="240" w:lineRule="auto"/>
              <w:jc w:val="left"/>
            </w:pPr>
            <w:r w:rsidRPr="00BC5D51">
              <w:t xml:space="preserve">On receiving confirmation of the appointment from the </w:t>
            </w:r>
            <w:r w:rsidR="002C6C39">
              <w:t>SIEBEL</w:t>
            </w:r>
            <w:r w:rsidRPr="00BC5D51">
              <w:t xml:space="preserve"> ClickSchedule will </w:t>
            </w:r>
            <w:r w:rsidR="00A47B9B">
              <w:t>create the contents of</w:t>
            </w:r>
            <w:r w:rsidRPr="00BC5D51">
              <w:t xml:space="preserve"> a confirmation email to the customer site with the appointment details (date and time).</w:t>
            </w:r>
            <w:r w:rsidR="00A47B9B">
              <w:t xml:space="preserve">  This requires </w:t>
            </w:r>
            <w:r w:rsidR="00C50DD1">
              <w:t xml:space="preserve">ClickSchedule </w:t>
            </w:r>
            <w:r w:rsidR="00A47B9B">
              <w:t xml:space="preserve">to be </w:t>
            </w:r>
            <w:r w:rsidR="008A59B5">
              <w:t xml:space="preserve">(indirectly) </w:t>
            </w:r>
            <w:r w:rsidR="00A47B9B">
              <w:t>integrated with the GEHC email system</w:t>
            </w:r>
            <w:r w:rsidR="00C50DD1">
              <w:t xml:space="preserve"> in some way</w:t>
            </w:r>
            <w:r w:rsidR="00A47B9B">
              <w:t>.</w:t>
            </w:r>
            <w:r w:rsidR="004F5A3F">
              <w:t xml:space="preserve"> The following parameters will be included</w:t>
            </w:r>
            <w:r w:rsidR="009A1AD3">
              <w:t xml:space="preserve"> (some values may be blank)</w:t>
            </w:r>
            <w:r w:rsidR="004F5A3F">
              <w:t>:</w:t>
            </w:r>
          </w:p>
          <w:p w14:paraId="0CAE6750" w14:textId="77777777" w:rsidR="00172313" w:rsidRDefault="00172313" w:rsidP="009A52C8">
            <w:pPr>
              <w:pStyle w:val="ListParagraph"/>
              <w:numPr>
                <w:ilvl w:val="0"/>
                <w:numId w:val="65"/>
              </w:numPr>
              <w:spacing w:after="0" w:line="240" w:lineRule="auto"/>
              <w:jc w:val="left"/>
            </w:pPr>
            <w:r>
              <w:t>Customer Contact Name</w:t>
            </w:r>
          </w:p>
          <w:p w14:paraId="0CAE6751" w14:textId="77777777" w:rsidR="00172313" w:rsidRDefault="00172313" w:rsidP="009A52C8">
            <w:pPr>
              <w:pStyle w:val="ListParagraph"/>
              <w:numPr>
                <w:ilvl w:val="0"/>
                <w:numId w:val="65"/>
              </w:numPr>
              <w:spacing w:after="0" w:line="240" w:lineRule="auto"/>
              <w:jc w:val="left"/>
            </w:pPr>
            <w:r>
              <w:t>Customer E-mail Address</w:t>
            </w:r>
          </w:p>
          <w:p w14:paraId="0CAE6752" w14:textId="77777777" w:rsidR="00172313" w:rsidRDefault="00172313" w:rsidP="009A52C8">
            <w:pPr>
              <w:pStyle w:val="ListParagraph"/>
              <w:numPr>
                <w:ilvl w:val="0"/>
                <w:numId w:val="65"/>
              </w:numPr>
              <w:spacing w:after="0" w:line="240" w:lineRule="auto"/>
              <w:jc w:val="left"/>
            </w:pPr>
            <w:r>
              <w:t>System Name</w:t>
            </w:r>
          </w:p>
          <w:p w14:paraId="0CAE6753" w14:textId="77777777" w:rsidR="00172313" w:rsidRDefault="00172313" w:rsidP="009A52C8">
            <w:pPr>
              <w:pStyle w:val="ListParagraph"/>
              <w:numPr>
                <w:ilvl w:val="0"/>
                <w:numId w:val="65"/>
              </w:numPr>
              <w:spacing w:after="0" w:line="240" w:lineRule="auto"/>
              <w:jc w:val="left"/>
            </w:pPr>
            <w:r>
              <w:t>System ID</w:t>
            </w:r>
          </w:p>
          <w:p w14:paraId="0CAE6754" w14:textId="77777777" w:rsidR="00172313" w:rsidRDefault="00172313" w:rsidP="009A52C8">
            <w:pPr>
              <w:pStyle w:val="ListParagraph"/>
              <w:numPr>
                <w:ilvl w:val="0"/>
                <w:numId w:val="65"/>
              </w:numPr>
              <w:spacing w:after="0" w:line="240" w:lineRule="auto"/>
              <w:jc w:val="left"/>
            </w:pPr>
            <w:r>
              <w:t>Job Number</w:t>
            </w:r>
          </w:p>
          <w:p w14:paraId="0CAE6755" w14:textId="77777777" w:rsidR="000E0B14" w:rsidRDefault="000E0B14" w:rsidP="009A52C8">
            <w:pPr>
              <w:pStyle w:val="ListParagraph"/>
              <w:numPr>
                <w:ilvl w:val="0"/>
                <w:numId w:val="65"/>
              </w:numPr>
              <w:spacing w:after="0" w:line="240" w:lineRule="auto"/>
              <w:jc w:val="left"/>
            </w:pPr>
            <w:r>
              <w:t>Job Type</w:t>
            </w:r>
          </w:p>
          <w:p w14:paraId="0CAE6756" w14:textId="77777777" w:rsidR="00172313" w:rsidRDefault="00172313" w:rsidP="009A52C8">
            <w:pPr>
              <w:pStyle w:val="ListParagraph"/>
              <w:numPr>
                <w:ilvl w:val="0"/>
                <w:numId w:val="65"/>
              </w:numPr>
              <w:spacing w:after="0" w:line="240" w:lineRule="auto"/>
              <w:jc w:val="left"/>
            </w:pPr>
            <w:r>
              <w:t>Site Language</w:t>
            </w:r>
            <w:r w:rsidR="00FE470C">
              <w:t>s</w:t>
            </w:r>
          </w:p>
          <w:p w14:paraId="0CAE6757" w14:textId="77777777" w:rsidR="00172313" w:rsidRDefault="00172313" w:rsidP="009A52C8">
            <w:pPr>
              <w:pStyle w:val="ListParagraph"/>
              <w:numPr>
                <w:ilvl w:val="0"/>
                <w:numId w:val="65"/>
              </w:numPr>
              <w:spacing w:after="0" w:line="240" w:lineRule="auto"/>
              <w:jc w:val="left"/>
            </w:pPr>
            <w:r>
              <w:t>Appointment Start/Finish</w:t>
            </w:r>
          </w:p>
          <w:p w14:paraId="0CAE6758" w14:textId="77777777" w:rsidR="00172313" w:rsidRDefault="00172313" w:rsidP="009A52C8">
            <w:pPr>
              <w:pStyle w:val="ListParagraph"/>
              <w:numPr>
                <w:ilvl w:val="0"/>
                <w:numId w:val="65"/>
              </w:numPr>
              <w:spacing w:after="0" w:line="240" w:lineRule="auto"/>
              <w:jc w:val="left"/>
            </w:pPr>
            <w:r>
              <w:t>Status (for when messages are sent at a later point)</w:t>
            </w:r>
          </w:p>
          <w:p w14:paraId="0CAE6759" w14:textId="77777777" w:rsidR="00172313" w:rsidRDefault="00172313" w:rsidP="009A52C8">
            <w:pPr>
              <w:pStyle w:val="ListParagraph"/>
              <w:numPr>
                <w:ilvl w:val="0"/>
                <w:numId w:val="65"/>
              </w:numPr>
              <w:spacing w:after="0" w:line="240" w:lineRule="auto"/>
              <w:jc w:val="left"/>
            </w:pPr>
            <w:r>
              <w:t>Message Type</w:t>
            </w:r>
            <w:r w:rsidR="000E0B14">
              <w:t xml:space="preserve"> (identifies the context of the message)</w:t>
            </w:r>
          </w:p>
          <w:p w14:paraId="0CAE675A" w14:textId="77777777" w:rsidR="00172313" w:rsidRPr="00BC5D51" w:rsidRDefault="00172313" w:rsidP="009A52C8">
            <w:pPr>
              <w:pStyle w:val="ListParagraph"/>
              <w:numPr>
                <w:ilvl w:val="0"/>
                <w:numId w:val="65"/>
              </w:numPr>
              <w:spacing w:after="0" w:line="240" w:lineRule="auto"/>
              <w:jc w:val="left"/>
            </w:pPr>
            <w:r>
              <w:t>FSE Name</w:t>
            </w:r>
          </w:p>
        </w:tc>
      </w:tr>
      <w:tr w:rsidR="00BA785C" w:rsidRPr="00BC5D51" w14:paraId="0CAE675E" w14:textId="77777777" w:rsidTr="00A47B9B">
        <w:tc>
          <w:tcPr>
            <w:tcW w:w="1710" w:type="dxa"/>
          </w:tcPr>
          <w:p w14:paraId="0CAE675C" w14:textId="77777777" w:rsidR="00BA785C" w:rsidRPr="00BC5D51" w:rsidRDefault="00BA785C" w:rsidP="00A577CF">
            <w:pPr>
              <w:spacing w:after="0" w:line="240" w:lineRule="auto"/>
              <w:jc w:val="left"/>
            </w:pPr>
            <w:r w:rsidRPr="00BC5D51">
              <w:t>Task Status</w:t>
            </w:r>
          </w:p>
        </w:tc>
        <w:tc>
          <w:tcPr>
            <w:tcW w:w="7380" w:type="dxa"/>
          </w:tcPr>
          <w:p w14:paraId="0CAE675D" w14:textId="77777777" w:rsidR="00BA785C" w:rsidRPr="00BC5D51" w:rsidRDefault="00BA785C" w:rsidP="00A577CF">
            <w:pPr>
              <w:spacing w:after="0" w:line="240" w:lineRule="auto"/>
              <w:jc w:val="left"/>
            </w:pPr>
            <w:r w:rsidRPr="00BC5D51">
              <w:t>N/A</w:t>
            </w:r>
          </w:p>
        </w:tc>
      </w:tr>
    </w:tbl>
    <w:p w14:paraId="0CAE675F" w14:textId="77777777" w:rsidR="00BA785C" w:rsidRPr="00BC5D51" w:rsidRDefault="00BA785C" w:rsidP="00A577CF">
      <w:pPr>
        <w:spacing w:after="0" w:line="240" w:lineRule="auto"/>
        <w:jc w:val="left"/>
      </w:pPr>
    </w:p>
    <w:p w14:paraId="0CAE6760" w14:textId="77777777" w:rsidR="00BA785C" w:rsidRPr="00BC5D51" w:rsidRDefault="00BA785C" w:rsidP="00A577CF">
      <w:pPr>
        <w:pStyle w:val="Heading4"/>
      </w:pPr>
      <w:r w:rsidRPr="00BC5D51">
        <w:t>Activity: Order Part/Tool on a FSE (Field Service Engineer)</w:t>
      </w:r>
    </w:p>
    <w:p w14:paraId="0CAE6761"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64" w14:textId="77777777" w:rsidTr="00A47B9B">
        <w:trPr>
          <w:tblHeader/>
        </w:trPr>
        <w:tc>
          <w:tcPr>
            <w:tcW w:w="1710" w:type="dxa"/>
            <w:shd w:val="clear" w:color="auto" w:fill="1F497D" w:themeFill="text2"/>
          </w:tcPr>
          <w:p w14:paraId="0CAE6762" w14:textId="77777777" w:rsidR="00BA785C" w:rsidRPr="00A47B9B" w:rsidRDefault="00BA785C" w:rsidP="00A577CF">
            <w:pPr>
              <w:spacing w:after="0" w:line="240" w:lineRule="auto"/>
              <w:jc w:val="left"/>
              <w:rPr>
                <w:b/>
                <w:color w:val="FFFFFF" w:themeColor="background1"/>
              </w:rPr>
            </w:pPr>
            <w:bookmarkStart w:id="3060" w:name="OLE_LINK2"/>
            <w:r w:rsidRPr="00A47B9B">
              <w:rPr>
                <w:b/>
                <w:color w:val="FFFFFF" w:themeColor="background1"/>
              </w:rPr>
              <w:lastRenderedPageBreak/>
              <w:t>Activity Name:</w:t>
            </w:r>
          </w:p>
        </w:tc>
        <w:tc>
          <w:tcPr>
            <w:tcW w:w="7380" w:type="dxa"/>
            <w:shd w:val="clear" w:color="auto" w:fill="1F497D" w:themeFill="text2"/>
          </w:tcPr>
          <w:p w14:paraId="0CAE6763"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Order Part/Tool on a FSE (Field Service Engineer)</w:t>
            </w:r>
          </w:p>
        </w:tc>
      </w:tr>
      <w:tr w:rsidR="00BA785C" w:rsidRPr="00BC5D51" w14:paraId="0CAE6767" w14:textId="77777777" w:rsidTr="00A47B9B">
        <w:tc>
          <w:tcPr>
            <w:tcW w:w="1710" w:type="dxa"/>
          </w:tcPr>
          <w:p w14:paraId="0CAE6765" w14:textId="77777777" w:rsidR="00BA785C" w:rsidRPr="00BC5D51" w:rsidRDefault="00BA785C" w:rsidP="00A577CF">
            <w:pPr>
              <w:spacing w:after="0" w:line="240" w:lineRule="auto"/>
              <w:jc w:val="left"/>
            </w:pPr>
            <w:r w:rsidRPr="00BC5D51">
              <w:t>Action taken by:</w:t>
            </w:r>
          </w:p>
        </w:tc>
        <w:tc>
          <w:tcPr>
            <w:tcW w:w="7380" w:type="dxa"/>
          </w:tcPr>
          <w:p w14:paraId="0CAE6766" w14:textId="77777777" w:rsidR="00BA785C" w:rsidRPr="00BC5D51" w:rsidRDefault="00AF4DAB" w:rsidP="00A577CF">
            <w:pPr>
              <w:spacing w:after="0" w:line="240" w:lineRule="auto"/>
              <w:jc w:val="left"/>
            </w:pPr>
            <w:r>
              <w:t>Dispatcher</w:t>
            </w:r>
          </w:p>
        </w:tc>
      </w:tr>
      <w:tr w:rsidR="00BA785C" w:rsidRPr="00BC5D51" w14:paraId="0CAE676B" w14:textId="77777777" w:rsidTr="00A47B9B">
        <w:trPr>
          <w:trHeight w:val="404"/>
        </w:trPr>
        <w:tc>
          <w:tcPr>
            <w:tcW w:w="1710" w:type="dxa"/>
          </w:tcPr>
          <w:p w14:paraId="0CAE6768" w14:textId="77777777" w:rsidR="00BA785C" w:rsidRPr="00BC5D51" w:rsidRDefault="00BA785C" w:rsidP="00A577CF">
            <w:pPr>
              <w:spacing w:after="0" w:line="240" w:lineRule="auto"/>
              <w:jc w:val="left"/>
            </w:pPr>
            <w:r w:rsidRPr="00BC5D51">
              <w:t>Interacting with:</w:t>
            </w:r>
          </w:p>
        </w:tc>
        <w:tc>
          <w:tcPr>
            <w:tcW w:w="7380" w:type="dxa"/>
          </w:tcPr>
          <w:p w14:paraId="0CAE6769" w14:textId="77777777" w:rsidR="00BA785C" w:rsidRDefault="00BA785C" w:rsidP="00AF4DAB">
            <w:pPr>
              <w:spacing w:after="0" w:line="240" w:lineRule="auto"/>
              <w:jc w:val="left"/>
            </w:pPr>
            <w:r w:rsidRPr="00BC5D51">
              <w:t>GE Part Ordering System</w:t>
            </w:r>
          </w:p>
          <w:p w14:paraId="0CAE676A" w14:textId="77777777" w:rsidR="00AF4DAB" w:rsidRPr="00BC5D51" w:rsidRDefault="00AF4DAB" w:rsidP="00AF4DAB">
            <w:pPr>
              <w:spacing w:after="0" w:line="240" w:lineRule="auto"/>
              <w:jc w:val="left"/>
            </w:pPr>
            <w:r>
              <w:t>Manual Macro</w:t>
            </w:r>
          </w:p>
        </w:tc>
      </w:tr>
      <w:tr w:rsidR="00BA785C" w:rsidRPr="00BC5D51" w14:paraId="0CAE676F" w14:textId="77777777" w:rsidTr="00A47B9B">
        <w:trPr>
          <w:trHeight w:val="404"/>
        </w:trPr>
        <w:tc>
          <w:tcPr>
            <w:tcW w:w="1710" w:type="dxa"/>
          </w:tcPr>
          <w:p w14:paraId="0CAE676C" w14:textId="77777777" w:rsidR="00BA785C" w:rsidRPr="00BC5D51" w:rsidRDefault="00BA785C" w:rsidP="00A577CF">
            <w:pPr>
              <w:spacing w:after="0" w:line="240" w:lineRule="auto"/>
              <w:jc w:val="left"/>
            </w:pPr>
            <w:r w:rsidRPr="00BC5D51">
              <w:t>Description</w:t>
            </w:r>
          </w:p>
        </w:tc>
        <w:tc>
          <w:tcPr>
            <w:tcW w:w="7380" w:type="dxa"/>
          </w:tcPr>
          <w:p w14:paraId="0CAE676D" w14:textId="77777777" w:rsidR="00BA785C" w:rsidRPr="00BC5D51" w:rsidRDefault="00BA785C" w:rsidP="009A52C8">
            <w:pPr>
              <w:numPr>
                <w:ilvl w:val="0"/>
                <w:numId w:val="30"/>
              </w:numPr>
              <w:spacing w:after="0" w:line="240" w:lineRule="auto"/>
              <w:jc w:val="left"/>
            </w:pPr>
            <w:commentRangeStart w:id="3061"/>
            <w:r w:rsidRPr="00BC5D51">
              <w:t xml:space="preserve">Parts required for the appointment will be ordered using the GE </w:t>
            </w:r>
            <w:r w:rsidR="00AF4DAB">
              <w:t>P</w:t>
            </w:r>
            <w:r w:rsidRPr="00BC5D51">
              <w:t xml:space="preserve">art </w:t>
            </w:r>
            <w:r w:rsidR="00AF4DAB">
              <w:t>O</w:t>
            </w:r>
            <w:r w:rsidRPr="00BC5D51">
              <w:t xml:space="preserve">rdering </w:t>
            </w:r>
            <w:r w:rsidR="00AF4DAB">
              <w:t>S</w:t>
            </w:r>
            <w:r w:rsidRPr="00BC5D51">
              <w:t>ystem.</w:t>
            </w:r>
          </w:p>
          <w:p w14:paraId="0CAE676E" w14:textId="20C6E332" w:rsidR="00BA785C" w:rsidRPr="00BC5D51" w:rsidRDefault="00904A84" w:rsidP="009A52C8">
            <w:pPr>
              <w:numPr>
                <w:ilvl w:val="0"/>
                <w:numId w:val="30"/>
              </w:numPr>
              <w:spacing w:after="0" w:line="240" w:lineRule="auto"/>
              <w:jc w:val="left"/>
            </w:pPr>
            <w:r>
              <w:t xml:space="preserve">Based on the parts collection method </w:t>
            </w:r>
            <w:r w:rsidR="00894092">
              <w:t>as set in</w:t>
            </w:r>
            <w:r>
              <w:t xml:space="preserve"> the </w:t>
            </w:r>
            <w:hyperlink w:anchor="_Activity:_Check_Part/Tool" w:history="1">
              <w:r w:rsidRPr="00904A84">
                <w:rPr>
                  <w:rStyle w:val="Hyperlink"/>
                </w:rPr>
                <w:t>Check Part/Tool Availability</w:t>
              </w:r>
            </w:hyperlink>
            <w:r w:rsidR="00894092">
              <w:t xml:space="preserve"> step for appointment booking, this information </w:t>
            </w:r>
            <w:r w:rsidR="00D01A1B">
              <w:t>SIEBEL</w:t>
            </w:r>
            <w:r w:rsidR="005F5AA2">
              <w:t xml:space="preserve"> be included when submitting the task creation request to ClickSchedule</w:t>
            </w:r>
            <w:r w:rsidR="00894092">
              <w:t xml:space="preserve">. </w:t>
            </w:r>
            <w:commentRangeEnd w:id="3061"/>
            <w:r w:rsidR="002C6C39">
              <w:rPr>
                <w:rStyle w:val="CommentReference"/>
              </w:rPr>
              <w:commentReference w:id="3061"/>
            </w:r>
          </w:p>
        </w:tc>
      </w:tr>
      <w:tr w:rsidR="00BA785C" w:rsidRPr="00BC5D51" w14:paraId="0CAE6772" w14:textId="77777777" w:rsidTr="00A47B9B">
        <w:tc>
          <w:tcPr>
            <w:tcW w:w="1710" w:type="dxa"/>
          </w:tcPr>
          <w:p w14:paraId="0CAE6770" w14:textId="77777777" w:rsidR="00BA785C" w:rsidRPr="00BC5D51" w:rsidRDefault="00BA785C" w:rsidP="00A577CF">
            <w:pPr>
              <w:spacing w:after="0" w:line="240" w:lineRule="auto"/>
              <w:jc w:val="left"/>
            </w:pPr>
            <w:r w:rsidRPr="00BC5D51">
              <w:t>Task Status</w:t>
            </w:r>
          </w:p>
        </w:tc>
        <w:tc>
          <w:tcPr>
            <w:tcW w:w="7380" w:type="dxa"/>
          </w:tcPr>
          <w:p w14:paraId="0CAE6771" w14:textId="77777777" w:rsidR="00BA785C" w:rsidRPr="00BC5D51" w:rsidRDefault="00BA785C" w:rsidP="00A577CF">
            <w:pPr>
              <w:spacing w:after="0" w:line="240" w:lineRule="auto"/>
              <w:jc w:val="left"/>
            </w:pPr>
            <w:r w:rsidRPr="00BC5D51">
              <w:t>N/A</w:t>
            </w:r>
          </w:p>
        </w:tc>
      </w:tr>
      <w:bookmarkEnd w:id="3060"/>
    </w:tbl>
    <w:p w14:paraId="0CAE6773" w14:textId="77777777" w:rsidR="00BA785C" w:rsidRPr="00BC5D51" w:rsidRDefault="00BA785C" w:rsidP="00A577CF">
      <w:pPr>
        <w:spacing w:after="0" w:line="240" w:lineRule="auto"/>
        <w:jc w:val="left"/>
      </w:pPr>
    </w:p>
    <w:p w14:paraId="0CAE6774" w14:textId="77777777" w:rsidR="00BA785C" w:rsidRDefault="00BA785C" w:rsidP="00A577CF">
      <w:pPr>
        <w:pStyle w:val="Heading4"/>
      </w:pPr>
      <w:r w:rsidRPr="00BC5D51">
        <w:t>Activity: Send Appointment Details to ClickSoftware (ClickSchedule)</w:t>
      </w:r>
    </w:p>
    <w:p w14:paraId="0CAE6775" w14:textId="77777777" w:rsidR="00BA785C" w:rsidRPr="00A47B9B" w:rsidRDefault="00BA785C" w:rsidP="00A577CF">
      <w:pPr>
        <w:spacing w:after="0" w:line="240" w:lineRule="auto"/>
        <w:ind w:left="3240"/>
        <w:jc w:val="left"/>
        <w:rPr>
          <w:color w:val="FFFFFF" w:themeColor="background1"/>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A47B9B" w:rsidRPr="00A47B9B" w14:paraId="0CAE6778" w14:textId="77777777" w:rsidTr="00A47B9B">
        <w:trPr>
          <w:tblHeader/>
        </w:trPr>
        <w:tc>
          <w:tcPr>
            <w:tcW w:w="1710" w:type="dxa"/>
            <w:shd w:val="clear" w:color="auto" w:fill="1F497D" w:themeFill="text2"/>
          </w:tcPr>
          <w:p w14:paraId="0CAE677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7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Send Appointment Details to ClickSoftware (ClickSchedule)</w:t>
            </w:r>
          </w:p>
        </w:tc>
      </w:tr>
      <w:tr w:rsidR="00BA785C" w:rsidRPr="00BC5D51" w14:paraId="0CAE677B" w14:textId="77777777" w:rsidTr="00A47B9B">
        <w:tc>
          <w:tcPr>
            <w:tcW w:w="1710" w:type="dxa"/>
          </w:tcPr>
          <w:p w14:paraId="0CAE6779" w14:textId="77777777" w:rsidR="00BA785C" w:rsidRPr="00BC5D51" w:rsidRDefault="00BA785C" w:rsidP="00A577CF">
            <w:pPr>
              <w:spacing w:after="0" w:line="240" w:lineRule="auto"/>
              <w:jc w:val="left"/>
            </w:pPr>
            <w:r w:rsidRPr="00BC5D51">
              <w:t>Action taken by:</w:t>
            </w:r>
          </w:p>
        </w:tc>
        <w:tc>
          <w:tcPr>
            <w:tcW w:w="7380" w:type="dxa"/>
          </w:tcPr>
          <w:p w14:paraId="0CAE677A" w14:textId="77777777" w:rsidR="00BA785C" w:rsidRPr="00BC5D51" w:rsidRDefault="005F5AA2" w:rsidP="00A577CF">
            <w:pPr>
              <w:spacing w:after="0" w:line="240" w:lineRule="auto"/>
              <w:jc w:val="left"/>
            </w:pPr>
            <w:r>
              <w:t>Dispatcher</w:t>
            </w:r>
          </w:p>
        </w:tc>
      </w:tr>
      <w:tr w:rsidR="00BA785C" w:rsidRPr="00BC5D51" w14:paraId="0CAE677F" w14:textId="77777777" w:rsidTr="00A47B9B">
        <w:trPr>
          <w:trHeight w:val="404"/>
        </w:trPr>
        <w:tc>
          <w:tcPr>
            <w:tcW w:w="1710" w:type="dxa"/>
          </w:tcPr>
          <w:p w14:paraId="0CAE677C" w14:textId="77777777" w:rsidR="00BA785C" w:rsidRPr="00BC5D51" w:rsidRDefault="00BA785C" w:rsidP="00A577CF">
            <w:pPr>
              <w:spacing w:after="0" w:line="240" w:lineRule="auto"/>
              <w:jc w:val="left"/>
            </w:pPr>
            <w:r w:rsidRPr="00BC5D51">
              <w:t>Interacting with:</w:t>
            </w:r>
          </w:p>
        </w:tc>
        <w:tc>
          <w:tcPr>
            <w:tcW w:w="7380" w:type="dxa"/>
          </w:tcPr>
          <w:p w14:paraId="0CAE677D" w14:textId="79289151" w:rsidR="00BA785C" w:rsidRPr="00BC5D51" w:rsidRDefault="002C6C39" w:rsidP="009A52C8">
            <w:pPr>
              <w:numPr>
                <w:ilvl w:val="0"/>
                <w:numId w:val="34"/>
              </w:numPr>
              <w:spacing w:after="0" w:line="240" w:lineRule="auto"/>
              <w:jc w:val="left"/>
            </w:pPr>
            <w:r>
              <w:t>SDT booking and Assign tool</w:t>
            </w:r>
          </w:p>
          <w:p w14:paraId="0CAE677E" w14:textId="77777777" w:rsidR="00BA785C" w:rsidRPr="00BC5D51" w:rsidRDefault="00BA785C" w:rsidP="009A52C8">
            <w:pPr>
              <w:numPr>
                <w:ilvl w:val="0"/>
                <w:numId w:val="34"/>
              </w:numPr>
              <w:spacing w:after="0" w:line="240" w:lineRule="auto"/>
              <w:jc w:val="left"/>
            </w:pPr>
            <w:r w:rsidRPr="00BC5D51">
              <w:t>ClickSchedule</w:t>
            </w:r>
          </w:p>
        </w:tc>
      </w:tr>
      <w:tr w:rsidR="00BA785C" w:rsidRPr="00BC5D51" w14:paraId="0CAE6782" w14:textId="77777777" w:rsidTr="00A47B9B">
        <w:trPr>
          <w:trHeight w:val="404"/>
        </w:trPr>
        <w:tc>
          <w:tcPr>
            <w:tcW w:w="1710" w:type="dxa"/>
          </w:tcPr>
          <w:p w14:paraId="0CAE6780" w14:textId="77777777" w:rsidR="00BA785C" w:rsidRPr="00BC5D51" w:rsidRDefault="00BA785C" w:rsidP="00A577CF">
            <w:pPr>
              <w:spacing w:after="0" w:line="240" w:lineRule="auto"/>
              <w:jc w:val="left"/>
            </w:pPr>
            <w:r w:rsidRPr="00BC5D51">
              <w:t>Description</w:t>
            </w:r>
          </w:p>
        </w:tc>
        <w:tc>
          <w:tcPr>
            <w:tcW w:w="7380" w:type="dxa"/>
          </w:tcPr>
          <w:p w14:paraId="0CAE6781" w14:textId="54A0EBEF" w:rsidR="00BA785C" w:rsidRPr="00BC5D51" w:rsidRDefault="005F5AA2" w:rsidP="009A52C8">
            <w:pPr>
              <w:numPr>
                <w:ilvl w:val="0"/>
                <w:numId w:val="33"/>
              </w:numPr>
              <w:spacing w:after="0" w:line="240" w:lineRule="auto"/>
              <w:jc w:val="left"/>
            </w:pPr>
            <w:r>
              <w:t>The Dispatcher</w:t>
            </w:r>
            <w:r w:rsidRPr="00BC5D51">
              <w:t xml:space="preserve"> </w:t>
            </w:r>
            <w:r>
              <w:t xml:space="preserve">initiates </w:t>
            </w:r>
            <w:r w:rsidR="00BA785C" w:rsidRPr="00BC5D51">
              <w:t>send</w:t>
            </w:r>
            <w:r>
              <w:t>ing of the</w:t>
            </w:r>
            <w:r w:rsidR="00BA785C" w:rsidRPr="00BC5D51">
              <w:t xml:space="preserve"> Customer </w:t>
            </w:r>
            <w:r w:rsidR="00894092">
              <w:t xml:space="preserve">activity and </w:t>
            </w:r>
            <w:r w:rsidR="00BA785C" w:rsidRPr="00BC5D51">
              <w:t>appointment details</w:t>
            </w:r>
            <w:r>
              <w:t>,</w:t>
            </w:r>
            <w:r w:rsidR="00BA785C" w:rsidRPr="00BC5D51">
              <w:t xml:space="preserve"> using the</w:t>
            </w:r>
            <w:r w:rsidR="002C6C39">
              <w:t xml:space="preserve"> SDT tool</w:t>
            </w:r>
            <w:r>
              <w:t>,</w:t>
            </w:r>
            <w:r w:rsidR="00BA785C" w:rsidRPr="00BC5D51">
              <w:t xml:space="preserve"> to ClickSchedule </w:t>
            </w:r>
            <w:r>
              <w:t xml:space="preserve">in order </w:t>
            </w:r>
            <w:r w:rsidR="00BA785C" w:rsidRPr="00BC5D51">
              <w:t xml:space="preserve">to create a </w:t>
            </w:r>
            <w:r>
              <w:t xml:space="preserve">task </w:t>
            </w:r>
            <w:r w:rsidR="00BA785C" w:rsidRPr="00BC5D51">
              <w:t>in ClickSchedule for th</w:t>
            </w:r>
            <w:r>
              <w:t>at</w:t>
            </w:r>
            <w:r w:rsidR="00BA785C" w:rsidRPr="00BC5D51">
              <w:t xml:space="preserve"> customer appointment</w:t>
            </w:r>
            <w:r>
              <w:t xml:space="preserve"> (and optionally a related part pickup task)</w:t>
            </w:r>
            <w:r w:rsidR="00BA785C" w:rsidRPr="00BC5D51">
              <w:t>.</w:t>
            </w:r>
            <w:r>
              <w:t xml:space="preserve"> All of the non-derived task details </w:t>
            </w:r>
            <w:r w:rsidR="00D01A1B">
              <w:t>SIEBEL</w:t>
            </w:r>
            <w:r>
              <w:t xml:space="preserve"> be submitted to ClickSchedule at this point.</w:t>
            </w:r>
          </w:p>
        </w:tc>
      </w:tr>
      <w:tr w:rsidR="00BA785C" w:rsidRPr="00BC5D51" w14:paraId="0CAE6785" w14:textId="77777777" w:rsidTr="00A47B9B">
        <w:tc>
          <w:tcPr>
            <w:tcW w:w="1710" w:type="dxa"/>
          </w:tcPr>
          <w:p w14:paraId="0CAE6783" w14:textId="77777777" w:rsidR="00BA785C" w:rsidRPr="00BC5D51" w:rsidRDefault="00BA785C" w:rsidP="00A577CF">
            <w:pPr>
              <w:spacing w:after="0" w:line="240" w:lineRule="auto"/>
              <w:jc w:val="left"/>
            </w:pPr>
            <w:r w:rsidRPr="00BC5D51">
              <w:t>Task Status</w:t>
            </w:r>
          </w:p>
        </w:tc>
        <w:tc>
          <w:tcPr>
            <w:tcW w:w="7380" w:type="dxa"/>
          </w:tcPr>
          <w:p w14:paraId="0CAE6784" w14:textId="77777777" w:rsidR="00BA785C" w:rsidRPr="00BC5D51" w:rsidRDefault="00BA785C" w:rsidP="00A577CF">
            <w:pPr>
              <w:spacing w:after="0" w:line="240" w:lineRule="auto"/>
              <w:jc w:val="left"/>
            </w:pPr>
            <w:r w:rsidRPr="00BC5D51">
              <w:t>N/A</w:t>
            </w:r>
          </w:p>
        </w:tc>
      </w:tr>
    </w:tbl>
    <w:p w14:paraId="0CAE6786" w14:textId="77777777" w:rsidR="00BA785C" w:rsidRPr="00BC5D51" w:rsidRDefault="00BA785C" w:rsidP="00A577CF">
      <w:pPr>
        <w:spacing w:after="0" w:line="240" w:lineRule="auto"/>
        <w:jc w:val="left"/>
      </w:pPr>
    </w:p>
    <w:p w14:paraId="0CAE6787" w14:textId="77777777" w:rsidR="00BA785C" w:rsidRDefault="00BA785C" w:rsidP="00A577CF">
      <w:pPr>
        <w:pStyle w:val="Heading4"/>
      </w:pPr>
      <w:bookmarkStart w:id="3062" w:name="_Ref348596223"/>
      <w:r w:rsidRPr="00BC5D51">
        <w:t>Activity: Create and Schedule Task</w:t>
      </w:r>
      <w:bookmarkEnd w:id="3062"/>
    </w:p>
    <w:p w14:paraId="0CAE6788" w14:textId="77777777" w:rsidR="00BA785C" w:rsidRPr="00A47B9B" w:rsidRDefault="00BA785C" w:rsidP="00A577CF">
      <w:pPr>
        <w:spacing w:after="0" w:line="240" w:lineRule="auto"/>
        <w:ind w:left="3240"/>
        <w:jc w:val="left"/>
        <w:rPr>
          <w:color w:val="FFFFFF" w:themeColor="background1"/>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A47B9B" w:rsidRPr="00A47B9B" w14:paraId="0CAE678B" w14:textId="77777777" w:rsidTr="00A47B9B">
        <w:trPr>
          <w:tblHeader/>
        </w:trPr>
        <w:tc>
          <w:tcPr>
            <w:tcW w:w="1710" w:type="dxa"/>
            <w:shd w:val="clear" w:color="auto" w:fill="1F497D" w:themeFill="text2"/>
          </w:tcPr>
          <w:p w14:paraId="0CAE6789"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8A"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Create and Schedule  Task</w:t>
            </w:r>
          </w:p>
        </w:tc>
      </w:tr>
      <w:tr w:rsidR="00BA785C" w:rsidRPr="00BC5D51" w14:paraId="0CAE678E" w14:textId="77777777" w:rsidTr="00A47B9B">
        <w:tc>
          <w:tcPr>
            <w:tcW w:w="1710" w:type="dxa"/>
          </w:tcPr>
          <w:p w14:paraId="0CAE678C" w14:textId="77777777" w:rsidR="00BA785C" w:rsidRPr="00BC5D51" w:rsidRDefault="00BA785C" w:rsidP="00A577CF">
            <w:pPr>
              <w:spacing w:after="0" w:line="240" w:lineRule="auto"/>
              <w:jc w:val="left"/>
            </w:pPr>
            <w:r w:rsidRPr="00BC5D51">
              <w:t>Action taken by:</w:t>
            </w:r>
          </w:p>
        </w:tc>
        <w:tc>
          <w:tcPr>
            <w:tcW w:w="7380" w:type="dxa"/>
          </w:tcPr>
          <w:p w14:paraId="0CAE678D" w14:textId="4D686814" w:rsidR="00BA785C" w:rsidRPr="00BC5D51" w:rsidRDefault="005F5AA2" w:rsidP="00A577CF">
            <w:pPr>
              <w:spacing w:after="0" w:line="240" w:lineRule="auto"/>
              <w:jc w:val="left"/>
            </w:pPr>
            <w:r>
              <w:t>Dispatcher</w:t>
            </w:r>
            <w:r w:rsidRPr="00BC5D51">
              <w:t xml:space="preserve"> </w:t>
            </w:r>
            <w:r w:rsidR="002C6C39">
              <w:t>using SDT booking / assign tool</w:t>
            </w:r>
          </w:p>
        </w:tc>
      </w:tr>
      <w:tr w:rsidR="00BA785C" w:rsidRPr="00BC5D51" w14:paraId="0CAE6791" w14:textId="77777777" w:rsidTr="00A47B9B">
        <w:tc>
          <w:tcPr>
            <w:tcW w:w="1710" w:type="dxa"/>
          </w:tcPr>
          <w:p w14:paraId="0CAE678F" w14:textId="77777777" w:rsidR="00BA785C" w:rsidRPr="00BC5D51" w:rsidRDefault="00BA785C" w:rsidP="00A577CF">
            <w:pPr>
              <w:spacing w:after="0" w:line="240" w:lineRule="auto"/>
              <w:jc w:val="left"/>
              <w:rPr>
                <w:b/>
              </w:rPr>
            </w:pPr>
            <w:r w:rsidRPr="00BC5D51">
              <w:rPr>
                <w:b/>
              </w:rPr>
              <w:t>Interacting with:</w:t>
            </w:r>
          </w:p>
        </w:tc>
        <w:tc>
          <w:tcPr>
            <w:tcW w:w="7380" w:type="dxa"/>
          </w:tcPr>
          <w:p w14:paraId="0CAE6790" w14:textId="77777777" w:rsidR="00BA785C" w:rsidRPr="00BC5D51" w:rsidRDefault="00BA785C" w:rsidP="00A577CF">
            <w:pPr>
              <w:spacing w:after="0" w:line="240" w:lineRule="auto"/>
              <w:jc w:val="left"/>
              <w:rPr>
                <w:b/>
              </w:rPr>
            </w:pPr>
            <w:r w:rsidRPr="00BC5D51">
              <w:rPr>
                <w:b/>
              </w:rPr>
              <w:t>ClickSchedule</w:t>
            </w:r>
          </w:p>
        </w:tc>
      </w:tr>
      <w:tr w:rsidR="00BA785C" w:rsidRPr="00BC5D51" w14:paraId="0CAE6799" w14:textId="77777777" w:rsidTr="00A47B9B">
        <w:tc>
          <w:tcPr>
            <w:tcW w:w="1710" w:type="dxa"/>
          </w:tcPr>
          <w:p w14:paraId="0CAE6792" w14:textId="77777777" w:rsidR="00BA785C" w:rsidRPr="00BC5D51" w:rsidRDefault="00BA785C" w:rsidP="00A577CF">
            <w:pPr>
              <w:spacing w:after="0" w:line="240" w:lineRule="auto"/>
              <w:jc w:val="left"/>
            </w:pPr>
            <w:r w:rsidRPr="00BC5D51">
              <w:t>Description</w:t>
            </w:r>
          </w:p>
        </w:tc>
        <w:tc>
          <w:tcPr>
            <w:tcW w:w="7380" w:type="dxa"/>
          </w:tcPr>
          <w:p w14:paraId="0CAE6793" w14:textId="77777777" w:rsidR="00BA785C" w:rsidRPr="00BC5D51" w:rsidRDefault="00BA785C" w:rsidP="009A52C8">
            <w:pPr>
              <w:numPr>
                <w:ilvl w:val="0"/>
                <w:numId w:val="31"/>
              </w:numPr>
              <w:spacing w:after="0" w:line="240" w:lineRule="auto"/>
              <w:jc w:val="left"/>
            </w:pPr>
            <w:r w:rsidRPr="00BC5D51">
              <w:t>ClickSchedule receives a system message with task details, including time constraints</w:t>
            </w:r>
            <w:r w:rsidR="005F5AA2">
              <w:t xml:space="preserve"> (and optional associated part pickup task)</w:t>
            </w:r>
            <w:r w:rsidRPr="00BC5D51">
              <w:t xml:space="preserve"> as committed to the customer.</w:t>
            </w:r>
          </w:p>
          <w:p w14:paraId="0CAE6794" w14:textId="77777777" w:rsidR="00BA785C" w:rsidRPr="00BC5D51" w:rsidRDefault="00BA785C" w:rsidP="009A52C8">
            <w:pPr>
              <w:numPr>
                <w:ilvl w:val="0"/>
                <w:numId w:val="31"/>
              </w:numPr>
              <w:spacing w:after="0" w:line="240" w:lineRule="auto"/>
              <w:jc w:val="left"/>
            </w:pPr>
            <w:r w:rsidRPr="00BC5D51">
              <w:t xml:space="preserve">ClickSchedule immediately attempts to </w:t>
            </w:r>
            <w:r w:rsidR="005F5AA2">
              <w:t xml:space="preserve">tentatively </w:t>
            </w:r>
            <w:r w:rsidRPr="00BC5D51">
              <w:t>schedule the task</w:t>
            </w:r>
            <w:r w:rsidR="005F5AA2">
              <w:t>(s)</w:t>
            </w:r>
            <w:r w:rsidRPr="00BC5D51">
              <w:t xml:space="preserve"> and insert it </w:t>
            </w:r>
            <w:r w:rsidR="005F5AA2">
              <w:t xml:space="preserve">(them) </w:t>
            </w:r>
            <w:r w:rsidRPr="00BC5D51">
              <w:t>into the current schedule. ClickSchedule continues to optimi</w:t>
            </w:r>
            <w:r w:rsidR="002013EC">
              <w:t>z</w:t>
            </w:r>
            <w:r w:rsidRPr="00BC5D51">
              <w:t>e and reschedule the task, taking into account the different constraints (E.g. SLA, appointment window, etc.). If ClickSchedule fails to schedule the task immediately, it continues to try and schedule it via background optimi</w:t>
            </w:r>
            <w:r w:rsidR="002013EC">
              <w:t>z</w:t>
            </w:r>
            <w:r w:rsidRPr="00BC5D51">
              <w:t>ation. In case ClickSchedule fails to schedule and there is a risk that the customer commitment or SLA will be violated, ClickSchedule flags the task as ‘In Jeopardy’</w:t>
            </w:r>
            <w:r w:rsidR="005F5AA2">
              <w:t xml:space="preserve"> (this only happens when the commitment is in imminent danger of being missed)</w:t>
            </w:r>
            <w:r>
              <w:t>.</w:t>
            </w:r>
            <w:r w:rsidRPr="00BC5D51">
              <w:t xml:space="preserve"> </w:t>
            </w:r>
          </w:p>
          <w:p w14:paraId="0CAE6795" w14:textId="77777777" w:rsidR="00BA785C" w:rsidRPr="00BC5D51" w:rsidRDefault="00BA785C" w:rsidP="009A52C8">
            <w:pPr>
              <w:numPr>
                <w:ilvl w:val="1"/>
                <w:numId w:val="31"/>
              </w:numPr>
              <w:spacing w:after="0" w:line="240" w:lineRule="auto"/>
              <w:jc w:val="left"/>
            </w:pPr>
            <w:r w:rsidRPr="00BC5D51">
              <w:t>The Dispatcher responsible for the customer’s area attempts to schedule the task using the ClickSchedule semi-automatic tools available from the ClickSchedule application. If no suitable resource and time can be found using the semi-automatic tools, the Dispatcher can manually drag the task to the time and resource of their choosing.</w:t>
            </w:r>
          </w:p>
          <w:p w14:paraId="0CAE6796" w14:textId="77777777" w:rsidR="00BA785C" w:rsidRPr="00BC5D51" w:rsidRDefault="00BA785C" w:rsidP="009A52C8">
            <w:pPr>
              <w:numPr>
                <w:ilvl w:val="1"/>
                <w:numId w:val="31"/>
              </w:numPr>
              <w:spacing w:after="0" w:line="240" w:lineRule="auto"/>
              <w:jc w:val="left"/>
            </w:pPr>
            <w:r w:rsidRPr="00BC5D51">
              <w:t>This process may also be accompanied by a phone call to the customer, or other manual actions based on the specific circumstances of the scenario.</w:t>
            </w:r>
          </w:p>
          <w:p w14:paraId="0CAE6797" w14:textId="77777777" w:rsidR="00BA785C" w:rsidRDefault="00BA785C" w:rsidP="00A577CF">
            <w:pPr>
              <w:spacing w:after="0" w:line="240" w:lineRule="auto"/>
              <w:jc w:val="left"/>
            </w:pPr>
            <w:r w:rsidRPr="00BC5D51">
              <w:t xml:space="preserve">Note: Prior to this activity the task had not yet </w:t>
            </w:r>
            <w:r w:rsidR="00A47B9B">
              <w:t xml:space="preserve">been </w:t>
            </w:r>
            <w:r w:rsidRPr="00BC5D51">
              <w:t xml:space="preserve">created in ClickSchedule, and therefore the appointment to the customer was not confirmed. It is crucial that the time between the selection of the appointment and the creation of the task in </w:t>
            </w:r>
            <w:r w:rsidRPr="00BC5D51">
              <w:lastRenderedPageBreak/>
              <w:t>ClickSchedule is minimised to significantly reduce the chance of the slot being filled by a concurrent appointment booking.</w:t>
            </w:r>
          </w:p>
          <w:p w14:paraId="0CAE6798" w14:textId="396DB33D" w:rsidR="00C73966" w:rsidRPr="00BC5D51" w:rsidRDefault="00C73966" w:rsidP="00C73966">
            <w:pPr>
              <w:spacing w:after="0" w:line="240" w:lineRule="auto"/>
              <w:jc w:val="left"/>
            </w:pPr>
            <w:r>
              <w:t xml:space="preserve">It should be noted that if </w:t>
            </w:r>
            <w:r w:rsidRPr="00C73966">
              <w:rPr>
                <w:i/>
              </w:rPr>
              <w:t>n</w:t>
            </w:r>
            <w:r>
              <w:t xml:space="preserve"> FSEs are required for the activity then the integration </w:t>
            </w:r>
            <w:r w:rsidR="00D01A1B">
              <w:t>SIEBEL</w:t>
            </w:r>
            <w:r>
              <w:t xml:space="preserve"> request creation for </w:t>
            </w:r>
            <w:r w:rsidRPr="00C73966">
              <w:rPr>
                <w:i/>
              </w:rPr>
              <w:t>n</w:t>
            </w:r>
            <w:r>
              <w:t xml:space="preserve"> primary tasks and up to </w:t>
            </w:r>
            <w:r w:rsidRPr="00C73966">
              <w:rPr>
                <w:i/>
              </w:rPr>
              <w:t>n</w:t>
            </w:r>
            <w:r>
              <w:t xml:space="preserve"> associated part pickup tasks, all with appropriate dependencies.</w:t>
            </w:r>
          </w:p>
        </w:tc>
      </w:tr>
      <w:tr w:rsidR="00BA785C" w:rsidRPr="00BC5D51" w14:paraId="0CAE679D" w14:textId="77777777" w:rsidTr="00A47B9B">
        <w:tc>
          <w:tcPr>
            <w:tcW w:w="1710" w:type="dxa"/>
          </w:tcPr>
          <w:p w14:paraId="0CAE679A" w14:textId="77777777" w:rsidR="00BA785C" w:rsidRPr="00BC5D51" w:rsidRDefault="00BA785C" w:rsidP="00A577CF">
            <w:pPr>
              <w:spacing w:after="0" w:line="240" w:lineRule="auto"/>
              <w:jc w:val="left"/>
            </w:pPr>
            <w:r w:rsidRPr="00BC5D51">
              <w:lastRenderedPageBreak/>
              <w:t>Task Status</w:t>
            </w:r>
          </w:p>
        </w:tc>
        <w:tc>
          <w:tcPr>
            <w:tcW w:w="7380" w:type="dxa"/>
          </w:tcPr>
          <w:p w14:paraId="0CAE679B" w14:textId="77777777" w:rsidR="00BA785C" w:rsidRPr="00BC5D51" w:rsidRDefault="00BA785C" w:rsidP="009A52C8">
            <w:pPr>
              <w:numPr>
                <w:ilvl w:val="0"/>
                <w:numId w:val="32"/>
              </w:numPr>
              <w:spacing w:after="0" w:line="240" w:lineRule="auto"/>
              <w:jc w:val="left"/>
            </w:pPr>
            <w:r w:rsidRPr="00BC5D51">
              <w:t xml:space="preserve">If the task is scheduled, its status is </w:t>
            </w:r>
            <w:r w:rsidR="005F5AA2">
              <w:t>Tentative</w:t>
            </w:r>
            <w:r w:rsidRPr="00BC5D51">
              <w:t>.</w:t>
            </w:r>
          </w:p>
          <w:p w14:paraId="0CAE679C" w14:textId="77777777" w:rsidR="00BA785C" w:rsidRPr="00BC5D51" w:rsidRDefault="00BA785C" w:rsidP="009A52C8">
            <w:pPr>
              <w:numPr>
                <w:ilvl w:val="0"/>
                <w:numId w:val="32"/>
              </w:numPr>
              <w:spacing w:after="0" w:line="240" w:lineRule="auto"/>
              <w:jc w:val="left"/>
            </w:pPr>
            <w:r w:rsidRPr="00BC5D51">
              <w:t xml:space="preserve">If the task could not be scheduled, its status is </w:t>
            </w:r>
            <w:r w:rsidR="005F5AA2">
              <w:t>New</w:t>
            </w:r>
            <w:r w:rsidRPr="00BC5D51">
              <w:t>.</w:t>
            </w:r>
          </w:p>
        </w:tc>
      </w:tr>
    </w:tbl>
    <w:p w14:paraId="0CAE679E" w14:textId="77777777" w:rsidR="00BA785C" w:rsidRPr="00BC5D51" w:rsidRDefault="00BA785C" w:rsidP="00A577CF">
      <w:pPr>
        <w:spacing w:after="0" w:line="240" w:lineRule="auto"/>
        <w:jc w:val="left"/>
      </w:pPr>
    </w:p>
    <w:p w14:paraId="0CAE679F" w14:textId="77777777" w:rsidR="00BA785C" w:rsidRPr="00BC5D51" w:rsidRDefault="00BA785C" w:rsidP="00A577CF">
      <w:pPr>
        <w:spacing w:after="0" w:line="240" w:lineRule="auto"/>
        <w:jc w:val="left"/>
      </w:pPr>
    </w:p>
    <w:p w14:paraId="0CAE67A0" w14:textId="4081FB2F" w:rsidR="00F17CD7" w:rsidRDefault="00F17CD7" w:rsidP="00A577CF">
      <w:pPr>
        <w:pStyle w:val="Heading4"/>
      </w:pPr>
      <w:commentRangeStart w:id="3063"/>
      <w:r>
        <w:t xml:space="preserve">Activity: </w:t>
      </w:r>
      <w:commentRangeStart w:id="3064"/>
      <w:r>
        <w:t xml:space="preserve">Update back </w:t>
      </w:r>
      <w:r w:rsidR="00D01A1B">
        <w:t>SIEBEL</w:t>
      </w:r>
      <w:r>
        <w:t xml:space="preserve"> with a dummy FE assignment for 1 minute</w:t>
      </w:r>
      <w:commentRangeEnd w:id="3064"/>
      <w:r w:rsidR="004A3BD4">
        <w:rPr>
          <w:rStyle w:val="CommentReference"/>
          <w:rFonts w:asciiTheme="minorHAnsi" w:hAnsiTheme="minorHAnsi"/>
          <w:b w:val="0"/>
          <w:color w:val="404040" w:themeColor="text1" w:themeTint="BF"/>
        </w:rPr>
        <w:commentReference w:id="3064"/>
      </w:r>
      <w:commentRangeEnd w:id="3063"/>
      <w:r w:rsidR="002C6C39">
        <w:rPr>
          <w:rStyle w:val="CommentReference"/>
          <w:rFonts w:asciiTheme="minorHAnsi" w:hAnsiTheme="minorHAnsi"/>
          <w:b w:val="0"/>
          <w:color w:val="404040" w:themeColor="text1" w:themeTint="BF"/>
        </w:rPr>
        <w:commentReference w:id="3063"/>
      </w:r>
    </w:p>
    <w:p w14:paraId="0CAE67A1" w14:textId="77777777" w:rsidR="00EC02B8" w:rsidRPr="00EC02B8" w:rsidRDefault="00894092" w:rsidP="00A577CF">
      <w:pPr>
        <w:pStyle w:val="BodyText5"/>
        <w:rPr>
          <w:lang w:val="en-GB"/>
        </w:rPr>
      </w:pPr>
      <w:r>
        <w:rPr>
          <w:lang w:val="en-GB"/>
        </w:rPr>
        <w:t xml:space="preserve">This activity is now included as part of step 8. </w:t>
      </w:r>
    </w:p>
    <w:p w14:paraId="0CAE67A2" w14:textId="77777777" w:rsidR="00F17CD7" w:rsidRDefault="00F17CD7" w:rsidP="00A577CF">
      <w:pPr>
        <w:pStyle w:val="Heading4"/>
      </w:pPr>
      <w:r>
        <w:t>Activity: Update CBP When Needed</w:t>
      </w:r>
    </w:p>
    <w:p w14:paraId="0CAE67A3" w14:textId="77777777" w:rsidR="00EC02B8" w:rsidRPr="00EC02B8" w:rsidRDefault="00EC02B8" w:rsidP="00A577CF">
      <w:pPr>
        <w:pStyle w:val="BodyText5"/>
        <w:rPr>
          <w:lang w:val="en-GB"/>
        </w:rPr>
      </w:pPr>
      <w:r>
        <w:rPr>
          <w:lang w:val="en-GB"/>
        </w:rPr>
        <w:t>This is an internal logic process within the GEHC flow.</w:t>
      </w:r>
    </w:p>
    <w:p w14:paraId="0CAE67A4" w14:textId="77777777" w:rsidR="00BA785C" w:rsidRDefault="00BA785C" w:rsidP="00A577CF">
      <w:pPr>
        <w:pStyle w:val="Heading4"/>
      </w:pPr>
      <w:r w:rsidRPr="00BC5D51">
        <w:t>Activity: Re-optimi</w:t>
      </w:r>
      <w:r w:rsidR="002013EC">
        <w:t>z</w:t>
      </w:r>
      <w:r w:rsidRPr="00BC5D51">
        <w:t>e Schedule</w:t>
      </w:r>
    </w:p>
    <w:p w14:paraId="0CAE67A5" w14:textId="77777777" w:rsidR="00BA785C" w:rsidRPr="00BC5D51" w:rsidRDefault="00BA785C" w:rsidP="00A577CF">
      <w:pPr>
        <w:spacing w:after="0" w:line="240" w:lineRule="auto"/>
        <w:ind w:left="3240"/>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A8" w14:textId="77777777" w:rsidTr="00A47B9B">
        <w:trPr>
          <w:tblHeader/>
        </w:trPr>
        <w:tc>
          <w:tcPr>
            <w:tcW w:w="1710" w:type="dxa"/>
            <w:shd w:val="clear" w:color="auto" w:fill="1F497D" w:themeFill="text2"/>
          </w:tcPr>
          <w:p w14:paraId="0CAE67A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A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Re-Optimize Schedule</w:t>
            </w:r>
          </w:p>
        </w:tc>
      </w:tr>
      <w:tr w:rsidR="00BA785C" w:rsidRPr="00BC5D51" w14:paraId="0CAE67AC" w14:textId="77777777" w:rsidTr="00A47B9B">
        <w:tc>
          <w:tcPr>
            <w:tcW w:w="1710" w:type="dxa"/>
          </w:tcPr>
          <w:p w14:paraId="0CAE67A9" w14:textId="77777777" w:rsidR="00BA785C" w:rsidRPr="00BC5D51" w:rsidRDefault="00BA785C" w:rsidP="00A577CF">
            <w:pPr>
              <w:spacing w:after="0" w:line="240" w:lineRule="auto"/>
              <w:jc w:val="left"/>
            </w:pPr>
            <w:r w:rsidRPr="00BC5D51">
              <w:t>Action taken by:</w:t>
            </w:r>
          </w:p>
        </w:tc>
        <w:tc>
          <w:tcPr>
            <w:tcW w:w="7380" w:type="dxa"/>
          </w:tcPr>
          <w:p w14:paraId="0CAE67AA" w14:textId="77777777" w:rsidR="00BA785C" w:rsidRPr="00BC5D51" w:rsidRDefault="00BA785C" w:rsidP="00A577CF">
            <w:pPr>
              <w:spacing w:after="0" w:line="240" w:lineRule="auto"/>
              <w:jc w:val="left"/>
            </w:pPr>
            <w:r w:rsidRPr="00BC5D51">
              <w:t>ClickSchedule</w:t>
            </w:r>
          </w:p>
          <w:p w14:paraId="0CAE67AB" w14:textId="77777777" w:rsidR="00BA785C" w:rsidRPr="00BC5D51" w:rsidRDefault="00BA785C" w:rsidP="00A577CF">
            <w:pPr>
              <w:spacing w:after="0" w:line="240" w:lineRule="auto"/>
              <w:jc w:val="left"/>
            </w:pPr>
            <w:r w:rsidRPr="00BC5D51">
              <w:t>Dispatcher</w:t>
            </w:r>
          </w:p>
        </w:tc>
      </w:tr>
      <w:tr w:rsidR="00BA785C" w:rsidRPr="00BC5D51" w14:paraId="0CAE67AF" w14:textId="77777777" w:rsidTr="00A47B9B">
        <w:tc>
          <w:tcPr>
            <w:tcW w:w="1710" w:type="dxa"/>
          </w:tcPr>
          <w:p w14:paraId="0CAE67AD" w14:textId="77777777" w:rsidR="00BA785C" w:rsidRPr="00BC5D51" w:rsidRDefault="00BA785C" w:rsidP="00A577CF">
            <w:pPr>
              <w:spacing w:after="0" w:line="240" w:lineRule="auto"/>
              <w:jc w:val="left"/>
            </w:pPr>
            <w:r w:rsidRPr="00BC5D51">
              <w:t>Interacting with:</w:t>
            </w:r>
          </w:p>
        </w:tc>
        <w:tc>
          <w:tcPr>
            <w:tcW w:w="7380" w:type="dxa"/>
          </w:tcPr>
          <w:p w14:paraId="0CAE67AE" w14:textId="77777777" w:rsidR="00BA785C" w:rsidRPr="00BC5D51" w:rsidRDefault="00BA785C" w:rsidP="00A577CF">
            <w:pPr>
              <w:spacing w:after="0" w:line="240" w:lineRule="auto"/>
              <w:jc w:val="left"/>
            </w:pPr>
            <w:r w:rsidRPr="00BC5D51">
              <w:t>ClickSchedule</w:t>
            </w:r>
          </w:p>
        </w:tc>
      </w:tr>
      <w:tr w:rsidR="00BA785C" w:rsidRPr="00BC5D51" w14:paraId="0CAE67B9" w14:textId="77777777" w:rsidTr="00EB794C">
        <w:trPr>
          <w:trHeight w:val="7704"/>
        </w:trPr>
        <w:tc>
          <w:tcPr>
            <w:tcW w:w="1710" w:type="dxa"/>
          </w:tcPr>
          <w:p w14:paraId="0CAE67B0" w14:textId="77777777" w:rsidR="00BA785C" w:rsidRPr="00BC5D51" w:rsidRDefault="00BA785C" w:rsidP="00A577CF">
            <w:pPr>
              <w:spacing w:after="0" w:line="240" w:lineRule="auto"/>
              <w:jc w:val="left"/>
            </w:pPr>
            <w:r w:rsidRPr="00BC5D51">
              <w:t>Description</w:t>
            </w:r>
          </w:p>
        </w:tc>
        <w:tc>
          <w:tcPr>
            <w:tcW w:w="7380" w:type="dxa"/>
          </w:tcPr>
          <w:p w14:paraId="0CAE67B1" w14:textId="77777777" w:rsidR="00BA785C" w:rsidRPr="00BC5D51" w:rsidRDefault="00BA785C" w:rsidP="00A577CF">
            <w:pPr>
              <w:spacing w:after="0" w:line="240" w:lineRule="auto"/>
              <w:jc w:val="left"/>
            </w:pPr>
            <w:r w:rsidRPr="00BC5D51">
              <w:t>As the name of this activity implies, a task is generally scheduled within the context of re-optimi</w:t>
            </w:r>
            <w:r w:rsidR="002013EC">
              <w:t>z</w:t>
            </w:r>
            <w:r w:rsidRPr="00BC5D51">
              <w:t>ing other parts of the existing schedule. Even during exception handling, “no [task] is an island” (unless it has been manually locked in some way or has progressed passed the “Assigned” status).</w:t>
            </w:r>
          </w:p>
          <w:p w14:paraId="0CAE67B2" w14:textId="77777777" w:rsidR="00BA785C" w:rsidRPr="00BC5D51" w:rsidRDefault="00BA785C" w:rsidP="00A577CF">
            <w:pPr>
              <w:spacing w:after="0" w:line="240" w:lineRule="auto"/>
              <w:jc w:val="left"/>
            </w:pPr>
            <w:r w:rsidRPr="00BC5D51">
              <w:t>The task is rescheduled by one of the following processes:</w:t>
            </w:r>
          </w:p>
          <w:p w14:paraId="0CAE67B3" w14:textId="77777777" w:rsidR="00BA785C" w:rsidRPr="00BC5D51" w:rsidRDefault="00BA785C" w:rsidP="009A52C8">
            <w:pPr>
              <w:numPr>
                <w:ilvl w:val="0"/>
                <w:numId w:val="35"/>
              </w:numPr>
              <w:spacing w:after="0" w:line="240" w:lineRule="auto"/>
              <w:jc w:val="left"/>
            </w:pPr>
            <w:r w:rsidRPr="00BC5D51">
              <w:t>Continuous Re-optimi</w:t>
            </w:r>
            <w:r w:rsidR="002013EC">
              <w:t>z</w:t>
            </w:r>
            <w:r w:rsidRPr="00BC5D51">
              <w:t>ation (via ClickSchedule Background Optimizer). ClickSchedule is continuously reviewing parts of the schedule to seek local improvements to the existing schedule.</w:t>
            </w:r>
            <w:r w:rsidRPr="00BC5D51">
              <w:br/>
              <w:t xml:space="preserve">Refer to section </w:t>
            </w:r>
            <w:r w:rsidRPr="00BC5D51">
              <w:fldChar w:fldCharType="begin"/>
            </w:r>
            <w:r w:rsidRPr="00BC5D51">
              <w:instrText xml:space="preserve"> REF _Ref217633430 \r \h </w:instrText>
            </w:r>
            <w:r w:rsidRPr="00BC5D51">
              <w:fldChar w:fldCharType="separate"/>
            </w:r>
            <w:r w:rsidR="00EA7CED">
              <w:t>8.2</w:t>
            </w:r>
            <w:r w:rsidRPr="00BC5D51">
              <w:fldChar w:fldCharType="end"/>
            </w:r>
            <w:r w:rsidRPr="00BC5D51">
              <w:t xml:space="preserve"> for further details regarding the </w:t>
            </w:r>
            <w:r w:rsidRPr="00BC5D51">
              <w:fldChar w:fldCharType="begin"/>
            </w:r>
            <w:r w:rsidRPr="00BC5D51">
              <w:instrText xml:space="preserve"> REF _Ref217633437 \h  \* MERGEFORMAT </w:instrText>
            </w:r>
            <w:r w:rsidRPr="00BC5D51">
              <w:fldChar w:fldCharType="separate"/>
            </w:r>
            <w:r w:rsidR="00EA7CED" w:rsidRPr="003E65B4">
              <w:t>Background Optimization (BGO)</w:t>
            </w:r>
            <w:r w:rsidRPr="00BC5D51">
              <w:fldChar w:fldCharType="end"/>
            </w:r>
            <w:r w:rsidRPr="00BC5D51">
              <w:t>.</w:t>
            </w:r>
          </w:p>
          <w:p w14:paraId="0CAE67B4" w14:textId="77777777" w:rsidR="00BA785C" w:rsidRPr="00BC5D51" w:rsidRDefault="00BA785C" w:rsidP="009A52C8">
            <w:pPr>
              <w:numPr>
                <w:ilvl w:val="0"/>
                <w:numId w:val="35"/>
              </w:numPr>
              <w:spacing w:after="0" w:line="240" w:lineRule="auto"/>
              <w:jc w:val="left"/>
            </w:pPr>
            <w:r w:rsidRPr="00BC5D51">
              <w:t>Triggered Re-optimi</w:t>
            </w:r>
            <w:r w:rsidR="002013EC">
              <w:t>z</w:t>
            </w:r>
            <w:r w:rsidRPr="00BC5D51">
              <w:t xml:space="preserve">ation (via ClickSchedule Task Insert or Schedule Update). </w:t>
            </w:r>
            <w:r w:rsidRPr="00BC5D51">
              <w:br/>
              <w:t xml:space="preserve">As a result of other changes in the schedule (e.g. new tasks with variations in priority or updates from the field), parts of the schedule are automatically rescheduled. Please refer to Section </w:t>
            </w:r>
            <w:r w:rsidRPr="00BC5D51">
              <w:fldChar w:fldCharType="begin"/>
            </w:r>
            <w:r w:rsidRPr="00BC5D51">
              <w:instrText xml:space="preserve"> REF _Ref217633464 \w \h  \* MERGEFORMAT </w:instrText>
            </w:r>
            <w:r w:rsidRPr="00BC5D51">
              <w:fldChar w:fldCharType="separate"/>
            </w:r>
            <w:r w:rsidR="00EA7CED">
              <w:t>8.3</w:t>
            </w:r>
            <w:r w:rsidRPr="00BC5D51">
              <w:fldChar w:fldCharType="end"/>
            </w:r>
            <w:r w:rsidRPr="00BC5D51">
              <w:t xml:space="preserve"> - </w:t>
            </w:r>
            <w:r w:rsidRPr="00BC5D51">
              <w:fldChar w:fldCharType="begin"/>
            </w:r>
            <w:r w:rsidRPr="00BC5D51">
              <w:instrText xml:space="preserve"> REF _Ref192566490 \h  \* MERGEFORMAT </w:instrText>
            </w:r>
            <w:r w:rsidRPr="00BC5D51">
              <w:fldChar w:fldCharType="separate"/>
            </w:r>
            <w:r w:rsidR="00EA7CED" w:rsidRPr="003E65B4">
              <w:t>Scheduling Work Immediately (Task Insert)</w:t>
            </w:r>
            <w:r w:rsidRPr="00BC5D51">
              <w:fldChar w:fldCharType="end"/>
            </w:r>
            <w:r w:rsidRPr="00BC5D51">
              <w:rPr>
                <w:i/>
              </w:rPr>
              <w:t xml:space="preserve"> </w:t>
            </w:r>
            <w:r w:rsidRPr="00BC5D51">
              <w:t xml:space="preserve">and </w:t>
            </w:r>
            <w:r w:rsidRPr="00BC5D51">
              <w:fldChar w:fldCharType="begin"/>
            </w:r>
            <w:r w:rsidRPr="00BC5D51">
              <w:instrText xml:space="preserve"> REF _Ref62276132 \w \h  \* MERGEFORMAT </w:instrText>
            </w:r>
            <w:r w:rsidRPr="00BC5D51">
              <w:fldChar w:fldCharType="separate"/>
            </w:r>
            <w:r w:rsidR="00EA7CED">
              <w:t>8.4</w:t>
            </w:r>
            <w:r w:rsidRPr="00BC5D51">
              <w:fldChar w:fldCharType="end"/>
            </w:r>
            <w:r w:rsidRPr="00BC5D51">
              <w:rPr>
                <w:iCs/>
              </w:rPr>
              <w:t xml:space="preserve"> - </w:t>
            </w:r>
            <w:r w:rsidRPr="00BC5D51">
              <w:fldChar w:fldCharType="begin"/>
            </w:r>
            <w:r w:rsidRPr="00BC5D51">
              <w:instrText xml:space="preserve"> REF _Ref62276132 \h  \* MERGEFORMAT </w:instrText>
            </w:r>
            <w:r w:rsidRPr="00BC5D51">
              <w:fldChar w:fldCharType="separate"/>
            </w:r>
            <w:r w:rsidR="00EA7CED" w:rsidRPr="003E65B4">
              <w:t>Schedule Updates</w:t>
            </w:r>
            <w:r w:rsidRPr="00BC5D51">
              <w:fldChar w:fldCharType="end"/>
            </w:r>
            <w:r w:rsidRPr="00BC5D51">
              <w:t>.</w:t>
            </w:r>
          </w:p>
          <w:p w14:paraId="0CAE67B5" w14:textId="77777777" w:rsidR="00BA785C" w:rsidRPr="00BC5D51" w:rsidRDefault="00BA785C" w:rsidP="009A52C8">
            <w:pPr>
              <w:numPr>
                <w:ilvl w:val="0"/>
                <w:numId w:val="35"/>
              </w:numPr>
              <w:spacing w:after="0" w:line="240" w:lineRule="auto"/>
              <w:jc w:val="left"/>
            </w:pPr>
            <w:r w:rsidRPr="00BC5D51">
              <w:t>If ClickSchedule fails to schedule a task and there is a risk that the customer commitment or SLA (as embodied by the appointment window</w:t>
            </w:r>
            <w:r w:rsidR="00EB794C">
              <w:t xml:space="preserve"> and early/late start details</w:t>
            </w:r>
            <w:r w:rsidRPr="00BC5D51">
              <w:t xml:space="preserve">) will be violated, ClickSchedule flags the task as ‘In Jeopardy’. </w:t>
            </w:r>
            <w:r w:rsidRPr="00BC5D51">
              <w:br/>
              <w:t xml:space="preserve">For more information about Jeopardy Alerts please refer to section </w:t>
            </w:r>
            <w:r w:rsidRPr="00BC5D51">
              <w:fldChar w:fldCharType="begin"/>
            </w:r>
            <w:r w:rsidRPr="00BC5D51">
              <w:instrText xml:space="preserve"> REF _Ref192566137 \w \h  \* MERGEFORMAT </w:instrText>
            </w:r>
            <w:r w:rsidRPr="00BC5D51">
              <w:fldChar w:fldCharType="separate"/>
            </w:r>
            <w:r w:rsidR="00EA7CED">
              <w:t>9.3</w:t>
            </w:r>
            <w:r w:rsidRPr="00BC5D51">
              <w:fldChar w:fldCharType="end"/>
            </w:r>
            <w:r w:rsidRPr="00BC5D51">
              <w:t>.</w:t>
            </w:r>
          </w:p>
          <w:p w14:paraId="0CAE67B6" w14:textId="77777777" w:rsidR="00BA785C" w:rsidRPr="00BC5D51" w:rsidRDefault="00BA785C" w:rsidP="009A52C8">
            <w:pPr>
              <w:numPr>
                <w:ilvl w:val="0"/>
                <w:numId w:val="35"/>
              </w:numPr>
              <w:spacing w:after="0" w:line="240" w:lineRule="auto"/>
              <w:jc w:val="left"/>
            </w:pPr>
            <w:r w:rsidRPr="00BC5D51">
              <w:t>The Dispatcher responsible for the customer’s area attempts to schedule the task using the ClickSchedule semi-auto</w:t>
            </w:r>
            <w:r w:rsidRPr="00BC5D51">
              <w:rPr>
                <w:iCs/>
              </w:rPr>
              <w:t>m</w:t>
            </w:r>
            <w:r w:rsidRPr="00BC5D51">
              <w:t>atic tools available from the ClickS</w:t>
            </w:r>
            <w:r w:rsidRPr="00BC5D51">
              <w:rPr>
                <w:iCs/>
              </w:rPr>
              <w:t>che</w:t>
            </w:r>
            <w:r w:rsidRPr="00BC5D51">
              <w:t xml:space="preserve">dule client. For more information please refer to </w:t>
            </w:r>
            <w:r w:rsidR="00EB794C" w:rsidRPr="00BC5D51">
              <w:t>section</w:t>
            </w:r>
            <w:r w:rsidR="00C575B4">
              <w:t xml:space="preserve"> </w:t>
            </w:r>
            <w:r w:rsidR="00C575B4">
              <w:fldChar w:fldCharType="begin"/>
            </w:r>
            <w:r w:rsidR="00C575B4">
              <w:instrText xml:space="preserve"> REF _Ref196119724 \r \h </w:instrText>
            </w:r>
            <w:r w:rsidR="00C575B4">
              <w:fldChar w:fldCharType="separate"/>
            </w:r>
            <w:r w:rsidR="00C575B4">
              <w:t>8.5</w:t>
            </w:r>
            <w:r w:rsidR="00C575B4">
              <w:fldChar w:fldCharType="end"/>
            </w:r>
          </w:p>
          <w:p w14:paraId="0CAE67B7" w14:textId="77777777" w:rsidR="00BA785C" w:rsidRPr="00BC5D51" w:rsidRDefault="00BA785C" w:rsidP="009A52C8">
            <w:pPr>
              <w:numPr>
                <w:ilvl w:val="0"/>
                <w:numId w:val="35"/>
              </w:numPr>
              <w:spacing w:after="0" w:line="240" w:lineRule="auto"/>
              <w:jc w:val="left"/>
            </w:pPr>
            <w:r w:rsidRPr="00BC5D51">
              <w:t>If no suitable resource and time can be found using the semi-automatic tools, the Dispatcher can manually drag the task to the time and resource of his or her choosing</w:t>
            </w:r>
            <w:r w:rsidR="00EB794C">
              <w:t xml:space="preserve"> (see section </w:t>
            </w:r>
            <w:r w:rsidR="00EB794C">
              <w:fldChar w:fldCharType="begin"/>
            </w:r>
            <w:r w:rsidR="00EB794C">
              <w:instrText xml:space="preserve"> REF _Ref363127459 \r \h </w:instrText>
            </w:r>
            <w:r w:rsidR="00EB794C">
              <w:fldChar w:fldCharType="separate"/>
            </w:r>
            <w:r w:rsidR="00EA7CED">
              <w:t>8.5.2</w:t>
            </w:r>
            <w:r w:rsidR="00EB794C">
              <w:fldChar w:fldCharType="end"/>
            </w:r>
            <w:r w:rsidR="00EB794C">
              <w:t>)</w:t>
            </w:r>
            <w:r w:rsidRPr="00BC5D51">
              <w:t>.</w:t>
            </w:r>
          </w:p>
          <w:p w14:paraId="0CAE67B8" w14:textId="77777777" w:rsidR="00BA785C" w:rsidRPr="00BC5D51" w:rsidRDefault="00BA785C" w:rsidP="009A52C8">
            <w:pPr>
              <w:numPr>
                <w:ilvl w:val="0"/>
                <w:numId w:val="35"/>
              </w:numPr>
              <w:spacing w:after="0" w:line="240" w:lineRule="auto"/>
              <w:jc w:val="left"/>
            </w:pPr>
            <w:r w:rsidRPr="00BC5D51">
              <w:t>This process may also be accompanied by a phone call, or other manual actions based on the specific circumstances of the scenario.</w:t>
            </w:r>
          </w:p>
        </w:tc>
      </w:tr>
      <w:tr w:rsidR="00BA785C" w:rsidRPr="00BC5D51" w14:paraId="0CAE67BC" w14:textId="77777777" w:rsidTr="00EB794C">
        <w:trPr>
          <w:trHeight w:val="401"/>
        </w:trPr>
        <w:tc>
          <w:tcPr>
            <w:tcW w:w="1710" w:type="dxa"/>
          </w:tcPr>
          <w:p w14:paraId="0CAE67BA" w14:textId="77777777" w:rsidR="00BA785C" w:rsidRPr="00BC5D51" w:rsidRDefault="00BA785C" w:rsidP="00A577CF">
            <w:pPr>
              <w:spacing w:after="0" w:line="240" w:lineRule="auto"/>
              <w:jc w:val="left"/>
            </w:pPr>
            <w:r w:rsidRPr="00BC5D51">
              <w:lastRenderedPageBreak/>
              <w:t>Task Status</w:t>
            </w:r>
          </w:p>
        </w:tc>
        <w:tc>
          <w:tcPr>
            <w:tcW w:w="7380" w:type="dxa"/>
          </w:tcPr>
          <w:p w14:paraId="0CAE67BB" w14:textId="77777777" w:rsidR="00BA785C" w:rsidRPr="00BC5D51" w:rsidRDefault="00BA785C" w:rsidP="00A577CF">
            <w:pPr>
              <w:spacing w:after="0" w:line="240" w:lineRule="auto"/>
              <w:jc w:val="left"/>
            </w:pPr>
            <w:r w:rsidRPr="00BC5D51">
              <w:t>Varies based on timing of re-optimi</w:t>
            </w:r>
            <w:r w:rsidR="002013EC">
              <w:t>z</w:t>
            </w:r>
            <w:r w:rsidRPr="00BC5D51">
              <w:t xml:space="preserve">ation vs. dispatch timeframe. </w:t>
            </w:r>
          </w:p>
        </w:tc>
      </w:tr>
    </w:tbl>
    <w:p w14:paraId="0CAE67BD" w14:textId="77777777" w:rsidR="00BA785C" w:rsidRPr="00BC5D51" w:rsidRDefault="00BA785C" w:rsidP="00A577CF">
      <w:pPr>
        <w:spacing w:after="0" w:line="240" w:lineRule="auto"/>
        <w:jc w:val="left"/>
      </w:pPr>
      <w:r w:rsidRPr="00BC5D51">
        <w:br w:type="page"/>
      </w:r>
    </w:p>
    <w:p w14:paraId="0CAE67BE" w14:textId="77777777" w:rsidR="00BA785C" w:rsidRPr="00BC5D51" w:rsidRDefault="00BA785C" w:rsidP="00A577CF">
      <w:pPr>
        <w:pStyle w:val="Heading3"/>
      </w:pPr>
      <w:bookmarkStart w:id="3065" w:name="_Ref361916244"/>
      <w:bookmarkStart w:id="3066" w:name="_Toc425500323"/>
      <w:r w:rsidRPr="00BC5D51">
        <w:lastRenderedPageBreak/>
        <w:t xml:space="preserve">Business Scenario 1B: Dispatch Work    </w:t>
      </w:r>
      <w:r w:rsidRPr="00BC5D51">
        <w:rPr>
          <w:noProof/>
          <w:lang w:val="en-US"/>
        </w:rPr>
        <w:drawing>
          <wp:inline distT="0" distB="0" distL="0" distR="0" wp14:anchorId="0CAE7699" wp14:editId="0CAE769A">
            <wp:extent cx="828675" cy="58958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0672" cy="591006"/>
                    </a:xfrm>
                    <a:prstGeom prst="rect">
                      <a:avLst/>
                    </a:prstGeom>
                    <a:noFill/>
                  </pic:spPr>
                </pic:pic>
              </a:graphicData>
            </a:graphic>
          </wp:inline>
        </w:drawing>
      </w:r>
      <w:bookmarkEnd w:id="3065"/>
      <w:bookmarkEnd w:id="3066"/>
    </w:p>
    <w:p w14:paraId="0CAE67BF" w14:textId="77777777" w:rsidR="00BA785C" w:rsidRPr="00BC5D51" w:rsidRDefault="00BA785C" w:rsidP="00A577CF">
      <w:pPr>
        <w:spacing w:after="0" w:line="240" w:lineRule="auto"/>
        <w:jc w:val="left"/>
      </w:pPr>
    </w:p>
    <w:p w14:paraId="0CAE67C0" w14:textId="77777777" w:rsidR="00BA785C" w:rsidRPr="00BC5D51" w:rsidRDefault="00BA785C" w:rsidP="00A577CF">
      <w:pPr>
        <w:spacing w:after="0" w:line="240" w:lineRule="auto"/>
        <w:jc w:val="left"/>
      </w:pPr>
    </w:p>
    <w:p w14:paraId="0CAE67C1" w14:textId="26613DAF" w:rsidR="00BA785C" w:rsidRPr="00BC5D51" w:rsidRDefault="006F2EDC" w:rsidP="00A577CF">
      <w:pPr>
        <w:spacing w:after="0" w:line="240" w:lineRule="auto"/>
        <w:jc w:val="left"/>
        <w:rPr>
          <w:b/>
          <w:bCs/>
          <w:iCs/>
        </w:rPr>
      </w:pPr>
      <w:r>
        <w:rPr>
          <w:noProof/>
          <w:lang w:val="en-US"/>
        </w:rPr>
        <w:drawing>
          <wp:inline distT="0" distB="0" distL="0" distR="0" wp14:anchorId="402C94F2" wp14:editId="086B13D0">
            <wp:extent cx="6244590" cy="4683443"/>
            <wp:effectExtent l="0" t="0" r="3810" b="3175"/>
            <wp:docPr id="3" name="Picture 3" descr="C:\Users\jc00343878\AppData\Local\Microsoft\Windows\Temporary Internet Files\Content.Word\Dispatch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00343878\AppData\Local\Microsoft\Windows\Temporary Internet Files\Content.Word\Dispatch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0CAE67C2" w14:textId="77777777" w:rsidR="00BA785C" w:rsidRPr="00BC5D51" w:rsidRDefault="00BA785C" w:rsidP="00A577CF">
      <w:pPr>
        <w:pStyle w:val="Heading4"/>
      </w:pPr>
      <w:r w:rsidRPr="00BC5D51">
        <w:t>Activity: Allocate Resource to Activity</w:t>
      </w:r>
    </w:p>
    <w:p w14:paraId="0CAE67C3"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C6" w14:textId="77777777" w:rsidTr="00A47B9B">
        <w:trPr>
          <w:tblHeader/>
        </w:trPr>
        <w:tc>
          <w:tcPr>
            <w:tcW w:w="1710" w:type="dxa"/>
            <w:shd w:val="clear" w:color="auto" w:fill="1F497D" w:themeFill="text2"/>
          </w:tcPr>
          <w:p w14:paraId="0CAE67C4"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C5"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Allocate Resource to Activity</w:t>
            </w:r>
          </w:p>
        </w:tc>
      </w:tr>
      <w:tr w:rsidR="00BA785C" w:rsidRPr="00BC5D51" w14:paraId="0CAE67C9" w14:textId="77777777" w:rsidTr="00A47B9B">
        <w:tc>
          <w:tcPr>
            <w:tcW w:w="1710" w:type="dxa"/>
          </w:tcPr>
          <w:p w14:paraId="0CAE67C7" w14:textId="77777777" w:rsidR="00BA785C" w:rsidRPr="00BC5D51" w:rsidRDefault="00BA785C" w:rsidP="00A577CF">
            <w:pPr>
              <w:spacing w:after="0" w:line="240" w:lineRule="auto"/>
              <w:jc w:val="left"/>
            </w:pPr>
            <w:r w:rsidRPr="00BC5D51">
              <w:t>Action taken by:</w:t>
            </w:r>
          </w:p>
        </w:tc>
        <w:tc>
          <w:tcPr>
            <w:tcW w:w="7380" w:type="dxa"/>
          </w:tcPr>
          <w:p w14:paraId="0CAE67C8" w14:textId="77777777" w:rsidR="00BA785C" w:rsidRPr="00BC5D51" w:rsidRDefault="00BA785C" w:rsidP="00A577CF">
            <w:pPr>
              <w:spacing w:after="0" w:line="240" w:lineRule="auto"/>
              <w:jc w:val="left"/>
            </w:pPr>
            <w:r w:rsidRPr="00BC5D51">
              <w:t>ClickSchedule</w:t>
            </w:r>
          </w:p>
        </w:tc>
      </w:tr>
      <w:tr w:rsidR="00BA785C" w:rsidRPr="00BC5D51" w14:paraId="0CAE67CC" w14:textId="77777777" w:rsidTr="00A47B9B">
        <w:trPr>
          <w:trHeight w:val="404"/>
        </w:trPr>
        <w:tc>
          <w:tcPr>
            <w:tcW w:w="1710" w:type="dxa"/>
          </w:tcPr>
          <w:p w14:paraId="0CAE67CA" w14:textId="77777777" w:rsidR="00BA785C" w:rsidRPr="00BC5D51" w:rsidRDefault="00BA785C" w:rsidP="00A577CF">
            <w:pPr>
              <w:spacing w:after="0" w:line="240" w:lineRule="auto"/>
              <w:jc w:val="left"/>
            </w:pPr>
            <w:r w:rsidRPr="00BC5D51">
              <w:t>Interacting with:</w:t>
            </w:r>
          </w:p>
        </w:tc>
        <w:tc>
          <w:tcPr>
            <w:tcW w:w="7380" w:type="dxa"/>
          </w:tcPr>
          <w:p w14:paraId="051BFC02" w14:textId="77777777" w:rsidR="00BA785C" w:rsidRDefault="00BA785C" w:rsidP="00A577CF">
            <w:pPr>
              <w:spacing w:after="0" w:line="240" w:lineRule="auto"/>
              <w:jc w:val="left"/>
            </w:pPr>
            <w:r w:rsidRPr="00BC5D51">
              <w:t>ClickSchedule</w:t>
            </w:r>
          </w:p>
          <w:p w14:paraId="0CAE67CB" w14:textId="40C88391" w:rsidR="00D61998" w:rsidRPr="00BC5D51" w:rsidRDefault="00D61998" w:rsidP="00A577CF">
            <w:pPr>
              <w:spacing w:after="0" w:line="240" w:lineRule="auto"/>
              <w:jc w:val="left"/>
            </w:pPr>
            <w:r>
              <w:t>ClickMobile</w:t>
            </w:r>
          </w:p>
        </w:tc>
      </w:tr>
      <w:tr w:rsidR="00BA785C" w:rsidRPr="00BC5D51" w14:paraId="0CAE67CF" w14:textId="77777777" w:rsidTr="00A47B9B">
        <w:trPr>
          <w:trHeight w:val="404"/>
        </w:trPr>
        <w:tc>
          <w:tcPr>
            <w:tcW w:w="1710" w:type="dxa"/>
          </w:tcPr>
          <w:p w14:paraId="0CAE67CD" w14:textId="77777777" w:rsidR="00BA785C" w:rsidRPr="00BC5D51" w:rsidRDefault="00BA785C" w:rsidP="00A577CF">
            <w:pPr>
              <w:spacing w:after="0" w:line="240" w:lineRule="auto"/>
              <w:jc w:val="left"/>
            </w:pPr>
            <w:r w:rsidRPr="00BC5D51">
              <w:t>Description</w:t>
            </w:r>
          </w:p>
        </w:tc>
        <w:tc>
          <w:tcPr>
            <w:tcW w:w="7380" w:type="dxa"/>
          </w:tcPr>
          <w:p w14:paraId="0CAE67CE" w14:textId="39F10E18" w:rsidR="00BA785C" w:rsidRPr="00BC5D51" w:rsidRDefault="00BA785C" w:rsidP="00EB794C">
            <w:pPr>
              <w:spacing w:after="0" w:line="240" w:lineRule="auto"/>
              <w:jc w:val="left"/>
            </w:pPr>
            <w:r w:rsidRPr="00BC5D51">
              <w:t xml:space="preserve">ClickSchedule </w:t>
            </w:r>
            <w:r w:rsidR="00EB794C">
              <w:t xml:space="preserve">(tentatively) </w:t>
            </w:r>
            <w:r w:rsidRPr="00BC5D51">
              <w:t xml:space="preserve">allocates the </w:t>
            </w:r>
            <w:r w:rsidR="00287888">
              <w:t xml:space="preserve">currently optimum </w:t>
            </w:r>
            <w:r w:rsidR="00A47B9B">
              <w:t>FSE</w:t>
            </w:r>
            <w:r w:rsidRPr="00BC5D51">
              <w:t xml:space="preserve"> (given the </w:t>
            </w:r>
            <w:r w:rsidR="00EB794C">
              <w:t xml:space="preserve">location, </w:t>
            </w:r>
            <w:r w:rsidRPr="00BC5D51">
              <w:t>availability and skill of the FSE</w:t>
            </w:r>
            <w:r w:rsidR="00EB794C">
              <w:t xml:space="preserve"> along with other considerations</w:t>
            </w:r>
            <w:r w:rsidR="00A47B9B">
              <w:t>)</w:t>
            </w:r>
            <w:r w:rsidRPr="00BC5D51">
              <w:t xml:space="preserve"> to the activity to be performed.</w:t>
            </w:r>
            <w:r w:rsidR="00F96592">
              <w:t xml:space="preserve"> Depending on the regional configuration, such tentative assignments may be sent to the </w:t>
            </w:r>
            <w:r w:rsidR="00D61998">
              <w:t>mobile device for the FSE.</w:t>
            </w:r>
          </w:p>
        </w:tc>
      </w:tr>
      <w:tr w:rsidR="00BA785C" w:rsidRPr="00BC5D51" w14:paraId="0CAE67D2" w14:textId="77777777" w:rsidTr="00A47B9B">
        <w:tc>
          <w:tcPr>
            <w:tcW w:w="1710" w:type="dxa"/>
          </w:tcPr>
          <w:p w14:paraId="0CAE67D0" w14:textId="77777777" w:rsidR="00BA785C" w:rsidRPr="00BC5D51" w:rsidRDefault="00BA785C" w:rsidP="00A577CF">
            <w:pPr>
              <w:spacing w:after="0" w:line="240" w:lineRule="auto"/>
              <w:jc w:val="left"/>
            </w:pPr>
            <w:r w:rsidRPr="00BC5D51">
              <w:t>Task Status</w:t>
            </w:r>
          </w:p>
        </w:tc>
        <w:tc>
          <w:tcPr>
            <w:tcW w:w="7380" w:type="dxa"/>
          </w:tcPr>
          <w:p w14:paraId="0CAE67D1" w14:textId="77777777" w:rsidR="00BA785C" w:rsidRPr="00BC5D51" w:rsidRDefault="00BA785C" w:rsidP="00A577CF">
            <w:pPr>
              <w:spacing w:after="0" w:line="240" w:lineRule="auto"/>
              <w:jc w:val="left"/>
            </w:pPr>
            <w:r w:rsidRPr="00BC5D51">
              <w:t>Varies based on timing of re-optimi</w:t>
            </w:r>
            <w:r w:rsidR="002013EC">
              <w:t>z</w:t>
            </w:r>
            <w:r w:rsidRPr="00BC5D51">
              <w:t>ation vs. dispatch timeframe.</w:t>
            </w:r>
          </w:p>
        </w:tc>
      </w:tr>
    </w:tbl>
    <w:p w14:paraId="0CAE67D3" w14:textId="77777777" w:rsidR="00BA785C" w:rsidRPr="00BC5D51" w:rsidRDefault="00BA785C" w:rsidP="00A577CF">
      <w:pPr>
        <w:spacing w:after="0" w:line="240" w:lineRule="auto"/>
        <w:jc w:val="left"/>
      </w:pPr>
    </w:p>
    <w:p w14:paraId="0CAE67D4" w14:textId="77777777" w:rsidR="00BA785C" w:rsidRPr="00BC5D51" w:rsidRDefault="00BA785C" w:rsidP="00A577CF">
      <w:pPr>
        <w:pStyle w:val="Heading4"/>
      </w:pPr>
      <w:r w:rsidRPr="00BC5D51">
        <w:t>Activity: Lock FSE &amp; Slot &amp; Dispatch Work to a FSE</w:t>
      </w:r>
    </w:p>
    <w:p w14:paraId="0CAE67D5"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7D8" w14:textId="77777777" w:rsidTr="00A47B9B">
        <w:trPr>
          <w:tblHeader/>
        </w:trPr>
        <w:tc>
          <w:tcPr>
            <w:tcW w:w="1710" w:type="dxa"/>
            <w:shd w:val="clear" w:color="auto" w:fill="1F497D" w:themeFill="text2"/>
          </w:tcPr>
          <w:p w14:paraId="0CAE67D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7D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Lock FSE &amp; Time Slot &amp; Dispatch Work to a FSE</w:t>
            </w:r>
          </w:p>
        </w:tc>
      </w:tr>
      <w:tr w:rsidR="00BA785C" w:rsidRPr="00BC5D51" w14:paraId="0CAE67DC" w14:textId="77777777" w:rsidTr="00A47B9B">
        <w:tc>
          <w:tcPr>
            <w:tcW w:w="1710" w:type="dxa"/>
          </w:tcPr>
          <w:p w14:paraId="0CAE67D9" w14:textId="77777777" w:rsidR="00BA785C" w:rsidRPr="00BC5D51" w:rsidRDefault="00BA785C" w:rsidP="00A577CF">
            <w:pPr>
              <w:spacing w:after="0" w:line="240" w:lineRule="auto"/>
              <w:jc w:val="left"/>
            </w:pPr>
            <w:r w:rsidRPr="00BC5D51">
              <w:t>Action taken by:</w:t>
            </w:r>
          </w:p>
        </w:tc>
        <w:tc>
          <w:tcPr>
            <w:tcW w:w="7380" w:type="dxa"/>
          </w:tcPr>
          <w:p w14:paraId="0CAE67DA" w14:textId="77777777" w:rsidR="00BA785C" w:rsidRDefault="00BA785C" w:rsidP="009A52C8">
            <w:pPr>
              <w:pStyle w:val="ListParagraph"/>
              <w:numPr>
                <w:ilvl w:val="0"/>
                <w:numId w:val="37"/>
              </w:numPr>
              <w:spacing w:after="0" w:line="240" w:lineRule="auto"/>
              <w:jc w:val="left"/>
            </w:pPr>
            <w:r w:rsidRPr="00BC5D51">
              <w:t>ClickSchedule</w:t>
            </w:r>
            <w:r>
              <w:t xml:space="preserve"> Dispatch Agent (automatic dispatching)</w:t>
            </w:r>
          </w:p>
          <w:p w14:paraId="0CAE67DB" w14:textId="77777777" w:rsidR="00BA785C" w:rsidRPr="00BC5D51" w:rsidRDefault="00BA785C" w:rsidP="009A52C8">
            <w:pPr>
              <w:pStyle w:val="ListParagraph"/>
              <w:numPr>
                <w:ilvl w:val="0"/>
                <w:numId w:val="37"/>
              </w:numPr>
              <w:spacing w:after="0" w:line="240" w:lineRule="auto"/>
              <w:jc w:val="left"/>
            </w:pPr>
            <w:r>
              <w:t>Dispatcher (for manual dispatch)</w:t>
            </w:r>
          </w:p>
        </w:tc>
      </w:tr>
      <w:tr w:rsidR="00BA785C" w:rsidRPr="00BC5D51" w14:paraId="0CAE67DF" w14:textId="77777777" w:rsidTr="00A47B9B">
        <w:trPr>
          <w:trHeight w:val="404"/>
        </w:trPr>
        <w:tc>
          <w:tcPr>
            <w:tcW w:w="1710" w:type="dxa"/>
          </w:tcPr>
          <w:p w14:paraId="0CAE67DD" w14:textId="77777777" w:rsidR="00BA785C" w:rsidRPr="00BC5D51" w:rsidRDefault="00BA785C" w:rsidP="00A577CF">
            <w:pPr>
              <w:spacing w:after="0" w:line="240" w:lineRule="auto"/>
              <w:jc w:val="left"/>
            </w:pPr>
            <w:r w:rsidRPr="00BC5D51">
              <w:lastRenderedPageBreak/>
              <w:t>Interacting with:</w:t>
            </w:r>
          </w:p>
        </w:tc>
        <w:tc>
          <w:tcPr>
            <w:tcW w:w="7380" w:type="dxa"/>
          </w:tcPr>
          <w:p w14:paraId="6FB681A9" w14:textId="77777777" w:rsidR="00BA785C" w:rsidRDefault="00BA785C" w:rsidP="00A577CF">
            <w:pPr>
              <w:spacing w:after="0" w:line="240" w:lineRule="auto"/>
              <w:jc w:val="left"/>
            </w:pPr>
            <w:r w:rsidRPr="00BC5D51">
              <w:t>ClickSchedule</w:t>
            </w:r>
          </w:p>
          <w:p w14:paraId="0CAE67DE" w14:textId="016AC248" w:rsidR="00D61998" w:rsidRPr="00BC5D51" w:rsidRDefault="00D61998" w:rsidP="00A577CF">
            <w:pPr>
              <w:spacing w:after="0" w:line="240" w:lineRule="auto"/>
              <w:jc w:val="left"/>
            </w:pPr>
            <w:r>
              <w:t>ClickMobile</w:t>
            </w:r>
          </w:p>
        </w:tc>
      </w:tr>
      <w:tr w:rsidR="00BA785C" w:rsidRPr="00BC5D51" w14:paraId="0CAE67E4" w14:textId="77777777" w:rsidTr="00A47B9B">
        <w:trPr>
          <w:trHeight w:val="404"/>
        </w:trPr>
        <w:tc>
          <w:tcPr>
            <w:tcW w:w="1710" w:type="dxa"/>
          </w:tcPr>
          <w:p w14:paraId="0CAE67E0" w14:textId="77777777" w:rsidR="00BA785C" w:rsidRPr="00BC5D51" w:rsidRDefault="00BA785C" w:rsidP="00A577CF">
            <w:pPr>
              <w:spacing w:after="0" w:line="240" w:lineRule="auto"/>
              <w:jc w:val="left"/>
            </w:pPr>
            <w:r w:rsidRPr="00BC5D51">
              <w:t>Description</w:t>
            </w:r>
          </w:p>
        </w:tc>
        <w:tc>
          <w:tcPr>
            <w:tcW w:w="7380" w:type="dxa"/>
          </w:tcPr>
          <w:p w14:paraId="0CAE67E1" w14:textId="77777777" w:rsidR="00BA785C" w:rsidRDefault="00BA785C" w:rsidP="00A577CF">
            <w:pPr>
              <w:spacing w:after="0" w:line="240" w:lineRule="auto"/>
              <w:jc w:val="left"/>
            </w:pPr>
            <w:r w:rsidRPr="00BC5D51">
              <w:t>ClickSchedule dispatches the work to the FSE.</w:t>
            </w:r>
            <w:r>
              <w:t xml:space="preserve"> </w:t>
            </w:r>
          </w:p>
          <w:p w14:paraId="0CAE67E2" w14:textId="191877B5" w:rsidR="00BA785C" w:rsidRDefault="00BA785C" w:rsidP="009A52C8">
            <w:pPr>
              <w:pStyle w:val="ListParagraph"/>
              <w:numPr>
                <w:ilvl w:val="0"/>
                <w:numId w:val="38"/>
              </w:numPr>
              <w:spacing w:after="0" w:line="240" w:lineRule="auto"/>
              <w:jc w:val="left"/>
            </w:pPr>
            <w:r w:rsidRPr="00A04392">
              <w:rPr>
                <w:b/>
                <w:bCs/>
                <w:color w:val="auto"/>
              </w:rPr>
              <w:t>Automatic dispatching</w:t>
            </w:r>
            <w:r w:rsidRPr="002C567E">
              <w:t xml:space="preserve">: </w:t>
            </w:r>
            <w:r w:rsidR="002A7B68">
              <w:t xml:space="preserve"> </w:t>
            </w:r>
            <w:r w:rsidR="00EB794C">
              <w:t>The configured dispatch policy identifies when specific tasks should be dispatched, i.e. status changed to Assigned, and sent to the FSEs’ mobile devices.</w:t>
            </w:r>
            <w:r w:rsidR="00BD14D9">
              <w:t xml:space="preserve"> Note that this leverages a “next working day” facility to ensure that policies that dispatch tasks on subsequent days allow for weekends, bank holidays and other non-working days as defined in the individual FSEs’ calendars.</w:t>
            </w:r>
            <w:r w:rsidR="00EB0036">
              <w:t xml:space="preserve"> Different policies are applied in different regions and sometimes apply different handling of different task types.</w:t>
            </w:r>
          </w:p>
          <w:p w14:paraId="0CAE67E3" w14:textId="77777777" w:rsidR="00BA785C" w:rsidRPr="00BC5D51" w:rsidRDefault="00BA785C" w:rsidP="009A52C8">
            <w:pPr>
              <w:pStyle w:val="ListParagraph"/>
              <w:numPr>
                <w:ilvl w:val="0"/>
                <w:numId w:val="38"/>
              </w:numPr>
              <w:spacing w:after="0" w:line="240" w:lineRule="auto"/>
              <w:jc w:val="left"/>
            </w:pPr>
            <w:r>
              <w:rPr>
                <w:b/>
                <w:bCs/>
                <w:color w:val="auto"/>
              </w:rPr>
              <w:t>Manual Dispatching</w:t>
            </w:r>
            <w:r w:rsidRPr="008F4878">
              <w:t>:</w:t>
            </w:r>
            <w:r>
              <w:t xml:space="preserve"> </w:t>
            </w:r>
            <w:r w:rsidRPr="003E65B4">
              <w:t xml:space="preserve">On an ad hoc and as needed basis, </w:t>
            </w:r>
            <w:r w:rsidRPr="00A92312">
              <w:t>Dispatchers</w:t>
            </w:r>
            <w:r w:rsidRPr="003E65B4">
              <w:t xml:space="preserve"> can change the status of </w:t>
            </w:r>
            <w:r w:rsidR="00EB794C">
              <w:t xml:space="preserve">tentatively </w:t>
            </w:r>
            <w:r w:rsidRPr="003E65B4">
              <w:t xml:space="preserve">scheduled tasks to </w:t>
            </w:r>
            <w:r w:rsidR="00215CD3">
              <w:t>Assigned</w:t>
            </w:r>
            <w:r w:rsidRPr="003E65B4">
              <w:t xml:space="preserve">. </w:t>
            </w:r>
            <w:r w:rsidRPr="00265B2F">
              <w:t>This is expected for cases in which the Dispatcher manually updates the schedule</w:t>
            </w:r>
            <w:r w:rsidR="00EB794C">
              <w:t xml:space="preserve"> (e.g. for immediate, high priority tasks)</w:t>
            </w:r>
            <w:r w:rsidR="00287888">
              <w:t>.</w:t>
            </w:r>
          </w:p>
        </w:tc>
      </w:tr>
      <w:tr w:rsidR="00BA785C" w:rsidRPr="00BC5D51" w14:paraId="0CAE67E7" w14:textId="77777777" w:rsidTr="00A47B9B">
        <w:tc>
          <w:tcPr>
            <w:tcW w:w="1710" w:type="dxa"/>
          </w:tcPr>
          <w:p w14:paraId="0CAE67E5" w14:textId="77777777" w:rsidR="00BA785C" w:rsidRPr="00BC5D51" w:rsidRDefault="00BA785C" w:rsidP="00A577CF">
            <w:pPr>
              <w:spacing w:after="0" w:line="240" w:lineRule="auto"/>
              <w:jc w:val="left"/>
            </w:pPr>
            <w:r w:rsidRPr="00BC5D51">
              <w:t>Task Status</w:t>
            </w:r>
          </w:p>
        </w:tc>
        <w:tc>
          <w:tcPr>
            <w:tcW w:w="7380" w:type="dxa"/>
          </w:tcPr>
          <w:p w14:paraId="0CAE67E6" w14:textId="77777777" w:rsidR="00BA785C" w:rsidRPr="00BC5D51" w:rsidRDefault="00EB794C" w:rsidP="00A577CF">
            <w:pPr>
              <w:spacing w:after="0" w:line="240" w:lineRule="auto"/>
              <w:jc w:val="left"/>
            </w:pPr>
            <w:r>
              <w:t>Assigned</w:t>
            </w:r>
          </w:p>
        </w:tc>
      </w:tr>
    </w:tbl>
    <w:p w14:paraId="0CAE67E8" w14:textId="77777777" w:rsidR="00BA785C" w:rsidRDefault="00BA785C" w:rsidP="00A577CF">
      <w:pPr>
        <w:spacing w:after="0" w:line="240" w:lineRule="auto"/>
        <w:jc w:val="left"/>
      </w:pPr>
    </w:p>
    <w:p w14:paraId="0CAE67E9" w14:textId="77777777" w:rsidR="00BA785C" w:rsidRPr="00BC5D51" w:rsidRDefault="00BA785C" w:rsidP="00A577CF">
      <w:pPr>
        <w:spacing w:after="0" w:line="240" w:lineRule="auto"/>
        <w:jc w:val="left"/>
      </w:pPr>
    </w:p>
    <w:p w14:paraId="0CAE67EA" w14:textId="77777777" w:rsidR="00BA785C" w:rsidRPr="00BC5D51" w:rsidRDefault="00BA785C" w:rsidP="00A577CF">
      <w:pPr>
        <w:pStyle w:val="Heading4"/>
      </w:pPr>
      <w:bookmarkStart w:id="3067" w:name="_Ref363128370"/>
      <w:bookmarkStart w:id="3068" w:name="OLE_LINK4"/>
      <w:r w:rsidRPr="00BC5D51">
        <w:t>Activity: FSE Accept?</w:t>
      </w:r>
      <w:bookmarkEnd w:id="3067"/>
    </w:p>
    <w:p w14:paraId="0CAE67EB"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24115E" w14:paraId="0CAE67EE" w14:textId="77777777" w:rsidTr="00A47B9B">
        <w:trPr>
          <w:tblHeader/>
        </w:trPr>
        <w:tc>
          <w:tcPr>
            <w:tcW w:w="1710" w:type="dxa"/>
            <w:shd w:val="clear" w:color="auto" w:fill="1F497D" w:themeFill="text2"/>
          </w:tcPr>
          <w:p w14:paraId="0CAE67EC" w14:textId="77777777" w:rsidR="00BA785C" w:rsidRPr="0024115E" w:rsidRDefault="00BA785C" w:rsidP="00A577CF">
            <w:pPr>
              <w:spacing w:after="0" w:line="240" w:lineRule="auto"/>
              <w:jc w:val="left"/>
              <w:rPr>
                <w:b/>
                <w:color w:val="FFFFFF" w:themeColor="background1"/>
              </w:rPr>
            </w:pPr>
            <w:r w:rsidRPr="0024115E">
              <w:rPr>
                <w:b/>
                <w:color w:val="FFFFFF" w:themeColor="background1"/>
              </w:rPr>
              <w:t>Activity Name:</w:t>
            </w:r>
          </w:p>
        </w:tc>
        <w:tc>
          <w:tcPr>
            <w:tcW w:w="7380" w:type="dxa"/>
            <w:shd w:val="clear" w:color="auto" w:fill="1F497D" w:themeFill="text2"/>
          </w:tcPr>
          <w:p w14:paraId="0CAE67ED" w14:textId="77777777" w:rsidR="00BA785C" w:rsidRPr="0024115E" w:rsidRDefault="00BA785C" w:rsidP="00A577CF">
            <w:pPr>
              <w:spacing w:after="0" w:line="240" w:lineRule="auto"/>
              <w:jc w:val="left"/>
              <w:rPr>
                <w:b/>
                <w:color w:val="FFFFFF" w:themeColor="background1"/>
              </w:rPr>
            </w:pPr>
            <w:r w:rsidRPr="0024115E">
              <w:rPr>
                <w:b/>
                <w:color w:val="FFFFFF" w:themeColor="background1"/>
              </w:rPr>
              <w:t>FSE Accepts?</w:t>
            </w:r>
          </w:p>
        </w:tc>
      </w:tr>
      <w:tr w:rsidR="00BA785C" w:rsidRPr="00BC5D51" w14:paraId="0CAE67F1" w14:textId="77777777" w:rsidTr="00A47B9B">
        <w:tc>
          <w:tcPr>
            <w:tcW w:w="1710" w:type="dxa"/>
          </w:tcPr>
          <w:p w14:paraId="0CAE67EF" w14:textId="77777777" w:rsidR="00BA785C" w:rsidRPr="00BC5D51" w:rsidRDefault="00BA785C" w:rsidP="00A577CF">
            <w:pPr>
              <w:spacing w:after="0" w:line="240" w:lineRule="auto"/>
              <w:jc w:val="left"/>
            </w:pPr>
            <w:r w:rsidRPr="00BC5D51">
              <w:t>Action taken by:</w:t>
            </w:r>
          </w:p>
        </w:tc>
        <w:tc>
          <w:tcPr>
            <w:tcW w:w="7380" w:type="dxa"/>
          </w:tcPr>
          <w:p w14:paraId="0CAE67F0" w14:textId="77777777" w:rsidR="00BA785C" w:rsidRPr="00BC5D51" w:rsidRDefault="00BA785C" w:rsidP="00A577CF">
            <w:pPr>
              <w:spacing w:after="0" w:line="240" w:lineRule="auto"/>
              <w:jc w:val="left"/>
            </w:pPr>
            <w:r w:rsidRPr="00BC5D51">
              <w:t>FSE</w:t>
            </w:r>
          </w:p>
        </w:tc>
      </w:tr>
      <w:tr w:rsidR="00BA785C" w:rsidRPr="00BC5D51" w14:paraId="0CAE67F4" w14:textId="77777777" w:rsidTr="00A47B9B">
        <w:trPr>
          <w:trHeight w:val="404"/>
        </w:trPr>
        <w:tc>
          <w:tcPr>
            <w:tcW w:w="1710" w:type="dxa"/>
          </w:tcPr>
          <w:p w14:paraId="0CAE67F2" w14:textId="77777777" w:rsidR="00BA785C" w:rsidRPr="00BC5D51" w:rsidRDefault="00BA785C" w:rsidP="00A577CF">
            <w:pPr>
              <w:spacing w:after="0" w:line="240" w:lineRule="auto"/>
              <w:jc w:val="left"/>
            </w:pPr>
            <w:r w:rsidRPr="00BC5D51">
              <w:t>Interacting with:</w:t>
            </w:r>
          </w:p>
        </w:tc>
        <w:tc>
          <w:tcPr>
            <w:tcW w:w="7380" w:type="dxa"/>
          </w:tcPr>
          <w:p w14:paraId="1D5E87EF" w14:textId="77777777" w:rsidR="00BA785C" w:rsidRDefault="00BA785C" w:rsidP="00A577CF">
            <w:pPr>
              <w:spacing w:after="0" w:line="240" w:lineRule="auto"/>
              <w:jc w:val="left"/>
            </w:pPr>
            <w:r w:rsidRPr="00BC5D51">
              <w:t>ClickMobile</w:t>
            </w:r>
          </w:p>
          <w:p w14:paraId="0CAE67F3" w14:textId="59CA1FF5" w:rsidR="00D61998" w:rsidRPr="00BC5D51" w:rsidRDefault="00D61998" w:rsidP="00A577CF">
            <w:pPr>
              <w:spacing w:after="0" w:line="240" w:lineRule="auto"/>
              <w:jc w:val="left"/>
            </w:pPr>
            <w:r>
              <w:t>Dispatcher</w:t>
            </w:r>
          </w:p>
        </w:tc>
      </w:tr>
      <w:tr w:rsidR="00BA785C" w:rsidRPr="00BC5D51" w14:paraId="0CAE67F7" w14:textId="77777777" w:rsidTr="00A47B9B">
        <w:trPr>
          <w:trHeight w:val="404"/>
        </w:trPr>
        <w:tc>
          <w:tcPr>
            <w:tcW w:w="1710" w:type="dxa"/>
          </w:tcPr>
          <w:p w14:paraId="0CAE67F5" w14:textId="77777777" w:rsidR="00BA785C" w:rsidRPr="00BC5D51" w:rsidRDefault="00BA785C" w:rsidP="00A577CF">
            <w:pPr>
              <w:spacing w:after="0" w:line="240" w:lineRule="auto"/>
              <w:jc w:val="left"/>
            </w:pPr>
            <w:r w:rsidRPr="00BC5D51">
              <w:t>Description</w:t>
            </w:r>
          </w:p>
        </w:tc>
        <w:tc>
          <w:tcPr>
            <w:tcW w:w="7380" w:type="dxa"/>
          </w:tcPr>
          <w:p w14:paraId="0CAE67F6" w14:textId="70342CB3" w:rsidR="00BA785C" w:rsidRPr="00BC5D51" w:rsidRDefault="00BA785C" w:rsidP="00EB0036">
            <w:pPr>
              <w:spacing w:after="0" w:line="240" w:lineRule="auto"/>
              <w:jc w:val="left"/>
            </w:pPr>
            <w:r w:rsidRPr="00BC5D51">
              <w:t xml:space="preserve">FSE reviews assigned job </w:t>
            </w:r>
            <w:r w:rsidR="002A7B68">
              <w:t xml:space="preserve">details </w:t>
            </w:r>
            <w:r w:rsidRPr="00BC5D51">
              <w:t xml:space="preserve">and </w:t>
            </w:r>
            <w:r w:rsidR="002A7B68">
              <w:t>can reject the job if needed.</w:t>
            </w:r>
            <w:r w:rsidRPr="00BC5D51">
              <w:t xml:space="preserve"> </w:t>
            </w:r>
            <w:r w:rsidR="00D61998">
              <w:t xml:space="preserve"> This step is available on the mobile device depending on the regional configuration. If not available then the rejection </w:t>
            </w:r>
            <w:r w:rsidR="00EB0036">
              <w:t xml:space="preserve">must </w:t>
            </w:r>
            <w:r w:rsidR="00D61998">
              <w:t>be communicated by the FSE contacting their dispatcher.</w:t>
            </w:r>
          </w:p>
        </w:tc>
      </w:tr>
      <w:tr w:rsidR="00BA785C" w:rsidRPr="00BC5D51" w14:paraId="0CAE67FA" w14:textId="77777777" w:rsidTr="00A47B9B">
        <w:tc>
          <w:tcPr>
            <w:tcW w:w="1710" w:type="dxa"/>
          </w:tcPr>
          <w:p w14:paraId="0CAE67F8" w14:textId="77777777" w:rsidR="00BA785C" w:rsidRPr="00BC5D51" w:rsidRDefault="00BA785C" w:rsidP="00A577CF">
            <w:pPr>
              <w:spacing w:after="0" w:line="240" w:lineRule="auto"/>
              <w:jc w:val="left"/>
            </w:pPr>
            <w:r w:rsidRPr="00BC5D51">
              <w:t>Task Status</w:t>
            </w:r>
          </w:p>
        </w:tc>
        <w:tc>
          <w:tcPr>
            <w:tcW w:w="7380" w:type="dxa"/>
          </w:tcPr>
          <w:p w14:paraId="0CAE67F9" w14:textId="42E7B423" w:rsidR="00BA785C" w:rsidRPr="00BC5D51" w:rsidRDefault="00EB794C" w:rsidP="00A577CF">
            <w:pPr>
              <w:spacing w:after="0" w:line="240" w:lineRule="auto"/>
              <w:jc w:val="left"/>
            </w:pPr>
            <w:r>
              <w:t>Acknowledged or Rejected</w:t>
            </w:r>
            <w:r w:rsidR="0024115E">
              <w:t xml:space="preserve"> by FSE</w:t>
            </w:r>
            <w:r w:rsidR="00D61998">
              <w:t>/Rejected</w:t>
            </w:r>
          </w:p>
        </w:tc>
      </w:tr>
    </w:tbl>
    <w:bookmarkEnd w:id="3068"/>
    <w:p w14:paraId="0CAE67FB" w14:textId="4AF32A11" w:rsidR="00BA785C" w:rsidRDefault="00045D5C" w:rsidP="00A577CF">
      <w:pPr>
        <w:spacing w:after="0" w:line="240" w:lineRule="auto"/>
        <w:jc w:val="left"/>
      </w:pPr>
      <w:r>
        <w:tab/>
      </w:r>
      <w:r>
        <w:tab/>
      </w:r>
    </w:p>
    <w:p w14:paraId="6DA1AC49" w14:textId="7CEBD720" w:rsidR="00045D5C" w:rsidRDefault="00045D5C" w:rsidP="009A52C8">
      <w:pPr>
        <w:pStyle w:val="ListParagraph"/>
        <w:numPr>
          <w:ilvl w:val="1"/>
          <w:numId w:val="78"/>
        </w:numPr>
        <w:spacing w:after="0" w:line="240" w:lineRule="auto"/>
        <w:jc w:val="left"/>
        <w:rPr>
          <w:b/>
        </w:rPr>
      </w:pPr>
      <w:r w:rsidRPr="00045D5C">
        <w:rPr>
          <w:b/>
        </w:rPr>
        <w:t>KOREA</w:t>
      </w:r>
    </w:p>
    <w:p w14:paraId="7EA8D2F8" w14:textId="24E53ABE" w:rsidR="00045D5C" w:rsidRPr="00045D5C" w:rsidRDefault="00045D5C" w:rsidP="009A52C8">
      <w:pPr>
        <w:pStyle w:val="ListParagraph"/>
        <w:numPr>
          <w:ilvl w:val="2"/>
          <w:numId w:val="78"/>
        </w:numPr>
        <w:spacing w:after="0" w:line="240" w:lineRule="auto"/>
        <w:jc w:val="left"/>
      </w:pPr>
      <w:r w:rsidRPr="00045D5C">
        <w:t>Disable</w:t>
      </w:r>
      <w:r w:rsidR="00026FB2">
        <w:t xml:space="preserve"> Reject</w:t>
      </w:r>
      <w:r w:rsidRPr="00045D5C">
        <w:t xml:space="preserve"> this functionality for Korea implementation</w:t>
      </w:r>
    </w:p>
    <w:p w14:paraId="0CAE67FC" w14:textId="77777777" w:rsidR="00BA785C" w:rsidRPr="00BC5D51" w:rsidRDefault="00BA785C" w:rsidP="00A577CF">
      <w:pPr>
        <w:pStyle w:val="Heading4"/>
      </w:pPr>
      <w:bookmarkStart w:id="3069" w:name="OLE_LINK5"/>
      <w:bookmarkStart w:id="3070" w:name="OLE_LINK6"/>
      <w:r w:rsidRPr="00BC5D51">
        <w:t>Activity: Jeopardy Alert</w:t>
      </w:r>
    </w:p>
    <w:p w14:paraId="0CAE67FD"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24115E" w14:paraId="0CAE6800" w14:textId="77777777" w:rsidTr="00A47B9B">
        <w:trPr>
          <w:tblHeader/>
        </w:trPr>
        <w:tc>
          <w:tcPr>
            <w:tcW w:w="1710" w:type="dxa"/>
            <w:shd w:val="clear" w:color="auto" w:fill="1F497D" w:themeFill="text2"/>
          </w:tcPr>
          <w:p w14:paraId="0CAE67FE" w14:textId="77777777" w:rsidR="00BA785C" w:rsidRPr="0024115E" w:rsidRDefault="00BA785C" w:rsidP="00A577CF">
            <w:pPr>
              <w:spacing w:after="0" w:line="240" w:lineRule="auto"/>
              <w:jc w:val="left"/>
              <w:rPr>
                <w:b/>
                <w:color w:val="FFFFFF" w:themeColor="background1"/>
              </w:rPr>
            </w:pPr>
            <w:r w:rsidRPr="0024115E">
              <w:rPr>
                <w:b/>
                <w:color w:val="FFFFFF" w:themeColor="background1"/>
              </w:rPr>
              <w:t>Activity Name:</w:t>
            </w:r>
          </w:p>
        </w:tc>
        <w:tc>
          <w:tcPr>
            <w:tcW w:w="7380" w:type="dxa"/>
            <w:shd w:val="clear" w:color="auto" w:fill="1F497D" w:themeFill="text2"/>
          </w:tcPr>
          <w:p w14:paraId="0CAE67FF" w14:textId="77777777" w:rsidR="00BA785C" w:rsidRPr="0024115E" w:rsidRDefault="00BA785C" w:rsidP="00A577CF">
            <w:pPr>
              <w:spacing w:after="0" w:line="240" w:lineRule="auto"/>
              <w:jc w:val="left"/>
              <w:rPr>
                <w:b/>
                <w:color w:val="FFFFFF" w:themeColor="background1"/>
              </w:rPr>
            </w:pPr>
            <w:r w:rsidRPr="0024115E">
              <w:rPr>
                <w:b/>
                <w:color w:val="FFFFFF" w:themeColor="background1"/>
              </w:rPr>
              <w:t>Jeopardy Alert</w:t>
            </w:r>
          </w:p>
        </w:tc>
      </w:tr>
      <w:tr w:rsidR="00BA785C" w:rsidRPr="00BC5D51" w14:paraId="0CAE6803" w14:textId="77777777" w:rsidTr="00A47B9B">
        <w:tc>
          <w:tcPr>
            <w:tcW w:w="1710" w:type="dxa"/>
          </w:tcPr>
          <w:p w14:paraId="0CAE6801" w14:textId="77777777" w:rsidR="00BA785C" w:rsidRPr="00BC5D51" w:rsidRDefault="00BA785C" w:rsidP="00A577CF">
            <w:pPr>
              <w:spacing w:after="0" w:line="240" w:lineRule="auto"/>
              <w:jc w:val="left"/>
            </w:pPr>
            <w:r w:rsidRPr="00BC5D51">
              <w:t>Action taken by:</w:t>
            </w:r>
          </w:p>
        </w:tc>
        <w:tc>
          <w:tcPr>
            <w:tcW w:w="7380" w:type="dxa"/>
          </w:tcPr>
          <w:p w14:paraId="0CAE6802" w14:textId="77777777" w:rsidR="00BA785C" w:rsidRPr="00BC5D51" w:rsidRDefault="00BA785C" w:rsidP="00A577CF">
            <w:pPr>
              <w:spacing w:after="0" w:line="240" w:lineRule="auto"/>
              <w:jc w:val="left"/>
            </w:pPr>
            <w:r w:rsidRPr="00BC5D51">
              <w:t>FSE</w:t>
            </w:r>
          </w:p>
        </w:tc>
      </w:tr>
      <w:tr w:rsidR="00BA785C" w:rsidRPr="00BC5D51" w14:paraId="0CAE6806" w14:textId="77777777" w:rsidTr="00A47B9B">
        <w:trPr>
          <w:trHeight w:val="404"/>
        </w:trPr>
        <w:tc>
          <w:tcPr>
            <w:tcW w:w="1710" w:type="dxa"/>
          </w:tcPr>
          <w:p w14:paraId="0CAE6804" w14:textId="77777777" w:rsidR="00BA785C" w:rsidRPr="00BC5D51" w:rsidRDefault="00BA785C" w:rsidP="00A577CF">
            <w:pPr>
              <w:spacing w:after="0" w:line="240" w:lineRule="auto"/>
              <w:jc w:val="left"/>
            </w:pPr>
            <w:r w:rsidRPr="00BC5D51">
              <w:t>Interacting with:</w:t>
            </w:r>
          </w:p>
        </w:tc>
        <w:tc>
          <w:tcPr>
            <w:tcW w:w="7380" w:type="dxa"/>
          </w:tcPr>
          <w:p w14:paraId="0CAE6805" w14:textId="77777777" w:rsidR="00BA785C" w:rsidRPr="00BC5D51" w:rsidRDefault="00BA785C" w:rsidP="00A577CF">
            <w:pPr>
              <w:spacing w:after="0" w:line="240" w:lineRule="auto"/>
              <w:jc w:val="left"/>
            </w:pPr>
            <w:r w:rsidRPr="00BC5D51">
              <w:t>ClickMobile</w:t>
            </w:r>
          </w:p>
        </w:tc>
      </w:tr>
      <w:tr w:rsidR="00BA785C" w:rsidRPr="00BC5D51" w14:paraId="0CAE6809" w14:textId="77777777" w:rsidTr="00A47B9B">
        <w:trPr>
          <w:trHeight w:val="404"/>
        </w:trPr>
        <w:tc>
          <w:tcPr>
            <w:tcW w:w="1710" w:type="dxa"/>
          </w:tcPr>
          <w:p w14:paraId="0CAE6807" w14:textId="77777777" w:rsidR="00BA785C" w:rsidRPr="00BC5D51" w:rsidRDefault="00BA785C" w:rsidP="00A577CF">
            <w:pPr>
              <w:spacing w:after="0" w:line="240" w:lineRule="auto"/>
              <w:jc w:val="left"/>
            </w:pPr>
            <w:r w:rsidRPr="00BC5D51">
              <w:t>Description</w:t>
            </w:r>
          </w:p>
        </w:tc>
        <w:tc>
          <w:tcPr>
            <w:tcW w:w="7380" w:type="dxa"/>
          </w:tcPr>
          <w:p w14:paraId="42F50030" w14:textId="77777777" w:rsidR="00BA785C" w:rsidRDefault="00BA785C" w:rsidP="00A577CF">
            <w:pPr>
              <w:spacing w:after="0" w:line="240" w:lineRule="auto"/>
              <w:jc w:val="left"/>
            </w:pPr>
            <w:r w:rsidRPr="00BC5D51">
              <w:t xml:space="preserve">If </w:t>
            </w:r>
            <w:r w:rsidR="002A7B68">
              <w:t xml:space="preserve">the </w:t>
            </w:r>
            <w:r w:rsidRPr="00BC5D51">
              <w:t xml:space="preserve">FSE rejects the assigned job with a rejection reason, then a </w:t>
            </w:r>
            <w:r w:rsidR="00EC02B8">
              <w:t xml:space="preserve">rejection alert </w:t>
            </w:r>
            <w:r w:rsidRPr="00BC5D51">
              <w:t xml:space="preserve">is sent to </w:t>
            </w:r>
            <w:r w:rsidR="00EC02B8">
              <w:t xml:space="preserve">the dispatcher’s </w:t>
            </w:r>
            <w:r w:rsidRPr="00BC5D51">
              <w:t xml:space="preserve">ClickSchedule </w:t>
            </w:r>
            <w:r w:rsidR="00EC02B8">
              <w:t xml:space="preserve">client. The </w:t>
            </w:r>
            <w:r w:rsidRPr="00BC5D51">
              <w:t xml:space="preserve">dispatcher can </w:t>
            </w:r>
            <w:r w:rsidR="00EC02B8">
              <w:t xml:space="preserve">then </w:t>
            </w:r>
            <w:r w:rsidRPr="00BC5D51">
              <w:t>contact the FSE to fully understand the reason for the job rejection.</w:t>
            </w:r>
            <w:r w:rsidR="003C56B3">
              <w:t xml:space="preserve">  This can trigger an email alert to the FSE’s manager</w:t>
            </w:r>
            <w:r w:rsidR="00EC02B8">
              <w:t>.</w:t>
            </w:r>
          </w:p>
          <w:p w14:paraId="29D87EDE" w14:textId="77777777" w:rsidR="00B579AD" w:rsidRDefault="00B579AD" w:rsidP="00A577CF">
            <w:pPr>
              <w:spacing w:after="0" w:line="240" w:lineRule="auto"/>
              <w:jc w:val="left"/>
            </w:pPr>
          </w:p>
          <w:p w14:paraId="0CAE6808" w14:textId="486087B5" w:rsidR="00B579AD" w:rsidRPr="00BC5D51" w:rsidRDefault="00B579AD" w:rsidP="00B579AD">
            <w:pPr>
              <w:spacing w:after="0" w:line="240" w:lineRule="auto"/>
              <w:jc w:val="left"/>
            </w:pPr>
            <w:r>
              <w:t>Note that dispatchers can use a jeopardy workflow to track where they are in the process of resolving the jeopardy. The assignment will remain in jeopardy until the workflow is complete or the task’s status is changed.</w:t>
            </w:r>
          </w:p>
        </w:tc>
      </w:tr>
      <w:tr w:rsidR="00BA785C" w:rsidRPr="00BC5D51" w14:paraId="0CAE680C" w14:textId="77777777" w:rsidTr="00A47B9B">
        <w:tc>
          <w:tcPr>
            <w:tcW w:w="1710" w:type="dxa"/>
          </w:tcPr>
          <w:p w14:paraId="0CAE680A" w14:textId="77777777" w:rsidR="00BA785C" w:rsidRPr="00BC5D51" w:rsidRDefault="00BA785C" w:rsidP="00A577CF">
            <w:pPr>
              <w:spacing w:after="0" w:line="240" w:lineRule="auto"/>
              <w:jc w:val="left"/>
            </w:pPr>
            <w:r w:rsidRPr="00BC5D51">
              <w:t>Task Status</w:t>
            </w:r>
          </w:p>
        </w:tc>
        <w:tc>
          <w:tcPr>
            <w:tcW w:w="7380" w:type="dxa"/>
          </w:tcPr>
          <w:p w14:paraId="0CAE680B" w14:textId="77777777" w:rsidR="00BA785C" w:rsidRPr="00BC5D51" w:rsidRDefault="00EB794C" w:rsidP="00A577CF">
            <w:pPr>
              <w:spacing w:after="0" w:line="240" w:lineRule="auto"/>
              <w:jc w:val="left"/>
            </w:pPr>
            <w:r w:rsidRPr="00BC5D51">
              <w:t>Rejected</w:t>
            </w:r>
            <w:r w:rsidR="00287888">
              <w:t xml:space="preserve"> by FSE</w:t>
            </w:r>
          </w:p>
        </w:tc>
      </w:tr>
      <w:bookmarkEnd w:id="3069"/>
      <w:bookmarkEnd w:id="3070"/>
    </w:tbl>
    <w:p w14:paraId="0CAE680D" w14:textId="77777777" w:rsidR="00BA785C" w:rsidRPr="00BC5D51" w:rsidRDefault="00BA785C" w:rsidP="00A577CF">
      <w:pPr>
        <w:spacing w:after="0" w:line="240" w:lineRule="auto"/>
        <w:jc w:val="left"/>
      </w:pPr>
    </w:p>
    <w:p w14:paraId="0CAE680E" w14:textId="77777777" w:rsidR="00BA785C" w:rsidRPr="00BC5D51" w:rsidRDefault="00BA785C" w:rsidP="00A577CF">
      <w:pPr>
        <w:pStyle w:val="Heading4"/>
      </w:pPr>
      <w:r w:rsidRPr="00BC5D51">
        <w:t>Activity: Manual Assignment</w:t>
      </w:r>
    </w:p>
    <w:p w14:paraId="0CAE680F"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287888" w14:paraId="0CAE6812" w14:textId="77777777" w:rsidTr="00A47B9B">
        <w:trPr>
          <w:tblHeader/>
        </w:trPr>
        <w:tc>
          <w:tcPr>
            <w:tcW w:w="1710" w:type="dxa"/>
            <w:shd w:val="clear" w:color="auto" w:fill="1F497D" w:themeFill="text2"/>
          </w:tcPr>
          <w:p w14:paraId="0CAE6810" w14:textId="77777777" w:rsidR="00BA785C" w:rsidRPr="00287888" w:rsidRDefault="00BA785C" w:rsidP="00A577CF">
            <w:pPr>
              <w:spacing w:after="0" w:line="240" w:lineRule="auto"/>
              <w:jc w:val="left"/>
              <w:rPr>
                <w:b/>
                <w:color w:val="FFFFFF" w:themeColor="background1"/>
              </w:rPr>
            </w:pPr>
            <w:r w:rsidRPr="00287888">
              <w:rPr>
                <w:b/>
                <w:color w:val="FFFFFF" w:themeColor="background1"/>
              </w:rPr>
              <w:t>Activity Name:</w:t>
            </w:r>
          </w:p>
        </w:tc>
        <w:tc>
          <w:tcPr>
            <w:tcW w:w="7380" w:type="dxa"/>
            <w:shd w:val="clear" w:color="auto" w:fill="1F497D" w:themeFill="text2"/>
          </w:tcPr>
          <w:p w14:paraId="0CAE6811" w14:textId="77777777" w:rsidR="00BA785C" w:rsidRPr="00287888" w:rsidRDefault="00BA785C" w:rsidP="00A577CF">
            <w:pPr>
              <w:spacing w:after="0" w:line="240" w:lineRule="auto"/>
              <w:jc w:val="left"/>
              <w:rPr>
                <w:b/>
                <w:color w:val="FFFFFF" w:themeColor="background1"/>
              </w:rPr>
            </w:pPr>
            <w:r w:rsidRPr="00287888">
              <w:rPr>
                <w:b/>
                <w:color w:val="FFFFFF" w:themeColor="background1"/>
              </w:rPr>
              <w:t>Manual Assignment</w:t>
            </w:r>
          </w:p>
        </w:tc>
      </w:tr>
      <w:tr w:rsidR="00BA785C" w:rsidRPr="00BC5D51" w14:paraId="0CAE6815" w14:textId="77777777" w:rsidTr="00A47B9B">
        <w:tc>
          <w:tcPr>
            <w:tcW w:w="1710" w:type="dxa"/>
          </w:tcPr>
          <w:p w14:paraId="0CAE6813" w14:textId="77777777" w:rsidR="00BA785C" w:rsidRPr="00BC5D51" w:rsidRDefault="00BA785C" w:rsidP="00A577CF">
            <w:pPr>
              <w:spacing w:after="0" w:line="240" w:lineRule="auto"/>
              <w:jc w:val="left"/>
            </w:pPr>
            <w:r w:rsidRPr="00BC5D51">
              <w:lastRenderedPageBreak/>
              <w:t>Action taken by:</w:t>
            </w:r>
          </w:p>
        </w:tc>
        <w:tc>
          <w:tcPr>
            <w:tcW w:w="7380" w:type="dxa"/>
          </w:tcPr>
          <w:p w14:paraId="0CAE6814" w14:textId="77777777" w:rsidR="00BA785C" w:rsidRPr="00BC5D51" w:rsidRDefault="00BA785C" w:rsidP="00A577CF">
            <w:pPr>
              <w:spacing w:after="0" w:line="240" w:lineRule="auto"/>
              <w:jc w:val="left"/>
            </w:pPr>
            <w:r w:rsidRPr="00BC5D51">
              <w:t>Dispatcher</w:t>
            </w:r>
          </w:p>
        </w:tc>
      </w:tr>
      <w:tr w:rsidR="00BA785C" w:rsidRPr="00BC5D51" w14:paraId="0CAE6818" w14:textId="77777777" w:rsidTr="00A47B9B">
        <w:trPr>
          <w:trHeight w:val="404"/>
        </w:trPr>
        <w:tc>
          <w:tcPr>
            <w:tcW w:w="1710" w:type="dxa"/>
          </w:tcPr>
          <w:p w14:paraId="0CAE6816" w14:textId="77777777" w:rsidR="00BA785C" w:rsidRPr="00BC5D51" w:rsidRDefault="00BA785C" w:rsidP="00A577CF">
            <w:pPr>
              <w:spacing w:after="0" w:line="240" w:lineRule="auto"/>
              <w:jc w:val="left"/>
            </w:pPr>
            <w:r w:rsidRPr="00BC5D51">
              <w:t>Interacting with:</w:t>
            </w:r>
          </w:p>
        </w:tc>
        <w:tc>
          <w:tcPr>
            <w:tcW w:w="7380" w:type="dxa"/>
          </w:tcPr>
          <w:p w14:paraId="0CAE6817" w14:textId="77777777" w:rsidR="00BA785C" w:rsidRPr="00BC5D51" w:rsidRDefault="00BA785C" w:rsidP="00A577CF">
            <w:pPr>
              <w:spacing w:after="0" w:line="240" w:lineRule="auto"/>
              <w:jc w:val="left"/>
            </w:pPr>
            <w:r w:rsidRPr="00BC5D51">
              <w:t>ClickSchedule</w:t>
            </w:r>
          </w:p>
        </w:tc>
      </w:tr>
      <w:tr w:rsidR="00BA785C" w:rsidRPr="00BC5D51" w14:paraId="0CAE681B" w14:textId="77777777" w:rsidTr="00A47B9B">
        <w:trPr>
          <w:trHeight w:val="404"/>
        </w:trPr>
        <w:tc>
          <w:tcPr>
            <w:tcW w:w="1710" w:type="dxa"/>
          </w:tcPr>
          <w:p w14:paraId="0CAE6819" w14:textId="77777777" w:rsidR="00BA785C" w:rsidRPr="00BC5D51" w:rsidRDefault="00BA785C" w:rsidP="00A577CF">
            <w:pPr>
              <w:spacing w:after="0" w:line="240" w:lineRule="auto"/>
              <w:jc w:val="left"/>
            </w:pPr>
            <w:r w:rsidRPr="00BC5D51">
              <w:t>Description</w:t>
            </w:r>
          </w:p>
        </w:tc>
        <w:tc>
          <w:tcPr>
            <w:tcW w:w="7380" w:type="dxa"/>
          </w:tcPr>
          <w:p w14:paraId="0CAE681A" w14:textId="77777777" w:rsidR="00BA785C" w:rsidRPr="00BC5D51" w:rsidRDefault="00BA785C" w:rsidP="00EB794C">
            <w:pPr>
              <w:spacing w:after="0" w:line="240" w:lineRule="auto"/>
              <w:jc w:val="left"/>
            </w:pPr>
            <w:r w:rsidRPr="00BC5D51">
              <w:t>The rejected job is manually assigned to another FSE by the Dispatcher using ClickSchedule.</w:t>
            </w:r>
            <w:r w:rsidR="00EC02B8">
              <w:t xml:space="preserve"> This activity has an implied iteration back through </w:t>
            </w:r>
            <w:r w:rsidR="00EB794C">
              <w:fldChar w:fldCharType="begin"/>
            </w:r>
            <w:r w:rsidR="00EB794C">
              <w:instrText xml:space="preserve"> REF _Ref363128370 \r \h </w:instrText>
            </w:r>
            <w:r w:rsidR="00EB794C">
              <w:fldChar w:fldCharType="separate"/>
            </w:r>
            <w:r w:rsidR="00EA7CED">
              <w:t>4.3.3.3</w:t>
            </w:r>
            <w:r w:rsidR="00EB794C">
              <w:fldChar w:fldCharType="end"/>
            </w:r>
            <w:r w:rsidR="00EC02B8">
              <w:t xml:space="preserve"> and is assumed to finally exit when an alternative FSE accepts the assignment.</w:t>
            </w:r>
          </w:p>
        </w:tc>
      </w:tr>
      <w:tr w:rsidR="00BA785C" w:rsidRPr="00BC5D51" w14:paraId="0CAE681E" w14:textId="77777777" w:rsidTr="00A47B9B">
        <w:tc>
          <w:tcPr>
            <w:tcW w:w="1710" w:type="dxa"/>
          </w:tcPr>
          <w:p w14:paraId="0CAE681C" w14:textId="77777777" w:rsidR="00BA785C" w:rsidRPr="00BC5D51" w:rsidRDefault="00BA785C" w:rsidP="00A577CF">
            <w:pPr>
              <w:spacing w:after="0" w:line="240" w:lineRule="auto"/>
              <w:jc w:val="left"/>
            </w:pPr>
            <w:r w:rsidRPr="00BC5D51">
              <w:t>Task Status</w:t>
            </w:r>
          </w:p>
        </w:tc>
        <w:tc>
          <w:tcPr>
            <w:tcW w:w="7380" w:type="dxa"/>
          </w:tcPr>
          <w:p w14:paraId="0CAE681D" w14:textId="77777777" w:rsidR="00BA785C" w:rsidRPr="00BC5D51" w:rsidRDefault="00EB794C" w:rsidP="00A577CF">
            <w:pPr>
              <w:spacing w:after="0" w:line="240" w:lineRule="auto"/>
              <w:jc w:val="left"/>
            </w:pPr>
            <w:r>
              <w:t>Acknowledged</w:t>
            </w:r>
          </w:p>
        </w:tc>
      </w:tr>
    </w:tbl>
    <w:p w14:paraId="0CAE681F" w14:textId="77777777" w:rsidR="00BA785C" w:rsidRPr="00BC5D51" w:rsidRDefault="00BA785C" w:rsidP="00A577CF">
      <w:pPr>
        <w:spacing w:after="0" w:line="240" w:lineRule="auto"/>
        <w:jc w:val="left"/>
      </w:pPr>
    </w:p>
    <w:p w14:paraId="0CAE6820" w14:textId="0EE3C059" w:rsidR="00BA785C" w:rsidRPr="00BC5D51" w:rsidRDefault="00BA785C" w:rsidP="00A577CF">
      <w:pPr>
        <w:pStyle w:val="Heading4"/>
      </w:pPr>
      <w:r w:rsidRPr="00BC5D51">
        <w:t xml:space="preserve">Activity: Assignments loaded in </w:t>
      </w:r>
      <w:r w:rsidR="00D01A1B">
        <w:t>SIEBEL</w:t>
      </w:r>
      <w:r w:rsidRPr="00BC5D51">
        <w:t xml:space="preserve"> for 1 min</w:t>
      </w:r>
    </w:p>
    <w:p w14:paraId="0CAE6821"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EB794C" w14:paraId="0CAE6824" w14:textId="77777777" w:rsidTr="00A47B9B">
        <w:trPr>
          <w:tblHeader/>
        </w:trPr>
        <w:tc>
          <w:tcPr>
            <w:tcW w:w="1710" w:type="dxa"/>
            <w:shd w:val="clear" w:color="auto" w:fill="1F497D" w:themeFill="text2"/>
          </w:tcPr>
          <w:p w14:paraId="0CAE6822" w14:textId="77777777" w:rsidR="00BA785C" w:rsidRPr="00EB794C" w:rsidRDefault="00BA785C" w:rsidP="00A577CF">
            <w:pPr>
              <w:spacing w:after="0" w:line="240" w:lineRule="auto"/>
              <w:jc w:val="left"/>
              <w:rPr>
                <w:b/>
                <w:color w:val="FFFFFF" w:themeColor="background1"/>
              </w:rPr>
            </w:pPr>
            <w:r w:rsidRPr="00EB794C">
              <w:rPr>
                <w:b/>
                <w:color w:val="FFFFFF" w:themeColor="background1"/>
              </w:rPr>
              <w:t>Activity Name:</w:t>
            </w:r>
          </w:p>
        </w:tc>
        <w:tc>
          <w:tcPr>
            <w:tcW w:w="7380" w:type="dxa"/>
            <w:shd w:val="clear" w:color="auto" w:fill="1F497D" w:themeFill="text2"/>
          </w:tcPr>
          <w:p w14:paraId="0CAE6823" w14:textId="5256C922" w:rsidR="00BA785C" w:rsidRPr="00EB794C" w:rsidRDefault="00BA785C" w:rsidP="00A577CF">
            <w:pPr>
              <w:spacing w:after="0" w:line="240" w:lineRule="auto"/>
              <w:jc w:val="left"/>
              <w:rPr>
                <w:b/>
                <w:color w:val="FFFFFF" w:themeColor="background1"/>
              </w:rPr>
            </w:pPr>
            <w:r w:rsidRPr="00EB794C">
              <w:rPr>
                <w:b/>
                <w:color w:val="FFFFFF" w:themeColor="background1"/>
              </w:rPr>
              <w:t xml:space="preserve">Assignments loaded in </w:t>
            </w:r>
            <w:r w:rsidR="00D01A1B">
              <w:rPr>
                <w:b/>
                <w:color w:val="FFFFFF" w:themeColor="background1"/>
              </w:rPr>
              <w:t>SIEBEL</w:t>
            </w:r>
            <w:r w:rsidRPr="00EB794C">
              <w:rPr>
                <w:b/>
                <w:color w:val="FFFFFF" w:themeColor="background1"/>
              </w:rPr>
              <w:t xml:space="preserve"> for 1 min</w:t>
            </w:r>
          </w:p>
        </w:tc>
      </w:tr>
      <w:tr w:rsidR="00BA785C" w:rsidRPr="00BC5D51" w14:paraId="0CAE6827" w14:textId="77777777" w:rsidTr="00A47B9B">
        <w:tc>
          <w:tcPr>
            <w:tcW w:w="1710" w:type="dxa"/>
          </w:tcPr>
          <w:p w14:paraId="0CAE6825" w14:textId="77777777" w:rsidR="00BA785C" w:rsidRPr="00BC5D51" w:rsidRDefault="00BA785C" w:rsidP="00A577CF">
            <w:pPr>
              <w:spacing w:after="0" w:line="240" w:lineRule="auto"/>
              <w:jc w:val="left"/>
            </w:pPr>
            <w:r w:rsidRPr="00BC5D51">
              <w:t>Action taken by:</w:t>
            </w:r>
          </w:p>
        </w:tc>
        <w:tc>
          <w:tcPr>
            <w:tcW w:w="7380" w:type="dxa"/>
          </w:tcPr>
          <w:p w14:paraId="0CAE6826" w14:textId="77777777" w:rsidR="00BA785C" w:rsidRPr="00BC5D51" w:rsidRDefault="00BA785C" w:rsidP="00A577CF">
            <w:pPr>
              <w:spacing w:after="0" w:line="240" w:lineRule="auto"/>
              <w:jc w:val="left"/>
            </w:pPr>
            <w:r w:rsidRPr="00BC5D51">
              <w:t>ClickSchedule</w:t>
            </w:r>
          </w:p>
        </w:tc>
      </w:tr>
      <w:tr w:rsidR="00BA785C" w:rsidRPr="00BC5D51" w14:paraId="0CAE682A" w14:textId="77777777" w:rsidTr="00A47B9B">
        <w:trPr>
          <w:trHeight w:val="404"/>
        </w:trPr>
        <w:tc>
          <w:tcPr>
            <w:tcW w:w="1710" w:type="dxa"/>
          </w:tcPr>
          <w:p w14:paraId="0CAE6828" w14:textId="77777777" w:rsidR="00BA785C" w:rsidRPr="00BC5D51" w:rsidRDefault="00BA785C" w:rsidP="00A577CF">
            <w:pPr>
              <w:spacing w:after="0" w:line="240" w:lineRule="auto"/>
              <w:jc w:val="left"/>
            </w:pPr>
            <w:r w:rsidRPr="00BC5D51">
              <w:t>Interacting with:</w:t>
            </w:r>
          </w:p>
        </w:tc>
        <w:tc>
          <w:tcPr>
            <w:tcW w:w="7380" w:type="dxa"/>
          </w:tcPr>
          <w:p w14:paraId="0CAE6829" w14:textId="2D56691E" w:rsidR="00BA785C" w:rsidRPr="00BC5D51" w:rsidRDefault="006F2EDC" w:rsidP="00A577CF">
            <w:pPr>
              <w:spacing w:after="0" w:line="240" w:lineRule="auto"/>
              <w:jc w:val="left"/>
            </w:pPr>
            <w:r>
              <w:t>Siebel</w:t>
            </w:r>
          </w:p>
        </w:tc>
      </w:tr>
      <w:tr w:rsidR="00BA785C" w:rsidRPr="00BC5D51" w14:paraId="0CAE682D" w14:textId="77777777" w:rsidTr="00A47B9B">
        <w:trPr>
          <w:trHeight w:val="404"/>
        </w:trPr>
        <w:tc>
          <w:tcPr>
            <w:tcW w:w="1710" w:type="dxa"/>
          </w:tcPr>
          <w:p w14:paraId="0CAE682B" w14:textId="77777777" w:rsidR="00BA785C" w:rsidRPr="00BC5D51" w:rsidRDefault="00BA785C" w:rsidP="00A577CF">
            <w:pPr>
              <w:spacing w:after="0" w:line="240" w:lineRule="auto"/>
              <w:jc w:val="left"/>
            </w:pPr>
            <w:r w:rsidRPr="00BC5D51">
              <w:t>Description</w:t>
            </w:r>
          </w:p>
        </w:tc>
        <w:tc>
          <w:tcPr>
            <w:tcW w:w="7380" w:type="dxa"/>
          </w:tcPr>
          <w:p w14:paraId="0CAE682C" w14:textId="1219C760" w:rsidR="00BA785C" w:rsidRPr="00BC5D51" w:rsidRDefault="00BA785C" w:rsidP="00A577CF">
            <w:pPr>
              <w:spacing w:after="0" w:line="240" w:lineRule="auto"/>
              <w:jc w:val="left"/>
            </w:pPr>
            <w:r w:rsidRPr="00BC5D51">
              <w:t xml:space="preserve">A one minute assignment is created in </w:t>
            </w:r>
            <w:r w:rsidR="00D01A1B">
              <w:t>SIEBEL</w:t>
            </w:r>
            <w:r w:rsidRPr="00BC5D51">
              <w:t xml:space="preserve"> to avoid overlapping jobs. </w:t>
            </w:r>
            <w:r w:rsidR="00EC02B8">
              <w:t xml:space="preserve">This generates an outgoing message that </w:t>
            </w:r>
            <w:r w:rsidR="00D01A1B">
              <w:t>SIEBEL</w:t>
            </w:r>
            <w:r w:rsidR="00EC02B8">
              <w:t xml:space="preserve"> include all of the (future) tasks for the given </w:t>
            </w:r>
            <w:r w:rsidR="00D01A1B">
              <w:t>SIEBEL</w:t>
            </w:r>
            <w:r w:rsidR="00EC02B8">
              <w:t xml:space="preserve"> job ID to allow </w:t>
            </w:r>
            <w:r w:rsidR="00D01A1B">
              <w:t>SIEBEL</w:t>
            </w:r>
            <w:r w:rsidR="00EC02B8">
              <w:t xml:space="preserve"> to keep a clean list of non-overlapping jobs.</w:t>
            </w:r>
          </w:p>
        </w:tc>
      </w:tr>
      <w:tr w:rsidR="00BA785C" w:rsidRPr="00BC5D51" w14:paraId="0CAE6830" w14:textId="77777777" w:rsidTr="00A47B9B">
        <w:tc>
          <w:tcPr>
            <w:tcW w:w="1710" w:type="dxa"/>
          </w:tcPr>
          <w:p w14:paraId="0CAE682E" w14:textId="77777777" w:rsidR="00BA785C" w:rsidRPr="00BC5D51" w:rsidRDefault="00BA785C" w:rsidP="00A577CF">
            <w:pPr>
              <w:spacing w:after="0" w:line="240" w:lineRule="auto"/>
              <w:jc w:val="left"/>
            </w:pPr>
            <w:r w:rsidRPr="00BC5D51">
              <w:t>Task Status</w:t>
            </w:r>
          </w:p>
        </w:tc>
        <w:tc>
          <w:tcPr>
            <w:tcW w:w="7380" w:type="dxa"/>
          </w:tcPr>
          <w:p w14:paraId="0CAE682F" w14:textId="77777777" w:rsidR="00BA785C" w:rsidRPr="00BC5D51" w:rsidRDefault="00EB794C" w:rsidP="00A577CF">
            <w:pPr>
              <w:spacing w:after="0" w:line="240" w:lineRule="auto"/>
              <w:jc w:val="left"/>
            </w:pPr>
            <w:commentRangeStart w:id="3071"/>
            <w:r>
              <w:t>Acknowledged</w:t>
            </w:r>
            <w:commentRangeEnd w:id="3071"/>
            <w:r w:rsidR="006F2EDC">
              <w:rPr>
                <w:rStyle w:val="CommentReference"/>
              </w:rPr>
              <w:commentReference w:id="3071"/>
            </w:r>
          </w:p>
        </w:tc>
      </w:tr>
    </w:tbl>
    <w:p w14:paraId="0CAE6831" w14:textId="77777777" w:rsidR="00BA785C" w:rsidRPr="00BC5D51" w:rsidRDefault="00BA785C" w:rsidP="00A577CF">
      <w:pPr>
        <w:spacing w:after="0" w:line="240" w:lineRule="auto"/>
        <w:jc w:val="left"/>
      </w:pPr>
    </w:p>
    <w:p w14:paraId="0CAE6832" w14:textId="77777777" w:rsidR="00BA785C" w:rsidRPr="00BC5D51" w:rsidRDefault="00BA785C" w:rsidP="00A577CF">
      <w:pPr>
        <w:pStyle w:val="Heading4"/>
      </w:pPr>
      <w:r w:rsidRPr="00BC5D51">
        <w:t>Activity: FSE Starts Travelling</w:t>
      </w:r>
    </w:p>
    <w:p w14:paraId="0CAE6833"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36" w14:textId="77777777" w:rsidTr="00A47B9B">
        <w:trPr>
          <w:tblHeader/>
        </w:trPr>
        <w:tc>
          <w:tcPr>
            <w:tcW w:w="1710" w:type="dxa"/>
            <w:shd w:val="clear" w:color="auto" w:fill="1F497D" w:themeFill="text2"/>
          </w:tcPr>
          <w:p w14:paraId="0CAE6834"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835"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FSE Starts Travelling</w:t>
            </w:r>
          </w:p>
        </w:tc>
      </w:tr>
      <w:tr w:rsidR="00BA785C" w:rsidRPr="00BC5D51" w14:paraId="0CAE6839" w14:textId="77777777" w:rsidTr="00A47B9B">
        <w:tc>
          <w:tcPr>
            <w:tcW w:w="1710" w:type="dxa"/>
          </w:tcPr>
          <w:p w14:paraId="0CAE6837" w14:textId="77777777" w:rsidR="00BA785C" w:rsidRPr="00BC5D51" w:rsidRDefault="00BA785C" w:rsidP="00A577CF">
            <w:pPr>
              <w:spacing w:after="0" w:line="240" w:lineRule="auto"/>
              <w:jc w:val="left"/>
            </w:pPr>
            <w:r w:rsidRPr="00BC5D51">
              <w:t>Action taken by:</w:t>
            </w:r>
          </w:p>
        </w:tc>
        <w:tc>
          <w:tcPr>
            <w:tcW w:w="7380" w:type="dxa"/>
          </w:tcPr>
          <w:p w14:paraId="0CAE6838" w14:textId="77777777" w:rsidR="00BA785C" w:rsidRPr="00BC5D51" w:rsidRDefault="00BA785C" w:rsidP="00A577CF">
            <w:pPr>
              <w:spacing w:after="0" w:line="240" w:lineRule="auto"/>
              <w:jc w:val="left"/>
            </w:pPr>
            <w:r w:rsidRPr="00BC5D51">
              <w:t>FSE</w:t>
            </w:r>
          </w:p>
        </w:tc>
      </w:tr>
      <w:tr w:rsidR="00BA785C" w:rsidRPr="00BC5D51" w14:paraId="0CAE683C" w14:textId="77777777" w:rsidTr="00A47B9B">
        <w:trPr>
          <w:trHeight w:val="404"/>
        </w:trPr>
        <w:tc>
          <w:tcPr>
            <w:tcW w:w="1710" w:type="dxa"/>
          </w:tcPr>
          <w:p w14:paraId="0CAE683A" w14:textId="77777777" w:rsidR="00BA785C" w:rsidRPr="00BC5D51" w:rsidRDefault="00BA785C" w:rsidP="00A577CF">
            <w:pPr>
              <w:spacing w:after="0" w:line="240" w:lineRule="auto"/>
              <w:jc w:val="left"/>
            </w:pPr>
            <w:r w:rsidRPr="00BC5D51">
              <w:t>Interacting with:</w:t>
            </w:r>
          </w:p>
        </w:tc>
        <w:tc>
          <w:tcPr>
            <w:tcW w:w="7380" w:type="dxa"/>
          </w:tcPr>
          <w:p w14:paraId="0CAE683B" w14:textId="77777777" w:rsidR="00BA785C" w:rsidRPr="00BC5D51" w:rsidRDefault="00BA785C" w:rsidP="00A577CF">
            <w:pPr>
              <w:spacing w:after="0" w:line="240" w:lineRule="auto"/>
              <w:jc w:val="left"/>
            </w:pPr>
            <w:r w:rsidRPr="00BC5D51">
              <w:t>ClickMobile</w:t>
            </w:r>
          </w:p>
        </w:tc>
      </w:tr>
      <w:tr w:rsidR="00BA785C" w:rsidRPr="00BC5D51" w14:paraId="0CAE683F" w14:textId="77777777" w:rsidTr="00A47B9B">
        <w:trPr>
          <w:trHeight w:val="404"/>
        </w:trPr>
        <w:tc>
          <w:tcPr>
            <w:tcW w:w="1710" w:type="dxa"/>
          </w:tcPr>
          <w:p w14:paraId="0CAE683D" w14:textId="77777777" w:rsidR="00BA785C" w:rsidRPr="00BC5D51" w:rsidRDefault="00BA785C" w:rsidP="00A577CF">
            <w:pPr>
              <w:spacing w:after="0" w:line="240" w:lineRule="auto"/>
              <w:jc w:val="left"/>
            </w:pPr>
            <w:r w:rsidRPr="00BC5D51">
              <w:t>Description</w:t>
            </w:r>
          </w:p>
        </w:tc>
        <w:tc>
          <w:tcPr>
            <w:tcW w:w="7380" w:type="dxa"/>
          </w:tcPr>
          <w:p w14:paraId="0CAE683E" w14:textId="77777777" w:rsidR="00BA785C" w:rsidRPr="00BC5D51" w:rsidRDefault="00EB794C" w:rsidP="00EB794C">
            <w:pPr>
              <w:spacing w:after="0" w:line="240" w:lineRule="auto"/>
              <w:jc w:val="left"/>
            </w:pPr>
            <w:r>
              <w:t xml:space="preserve">The </w:t>
            </w:r>
            <w:r w:rsidR="00BA785C" w:rsidRPr="00BC5D51">
              <w:t>FSE starts to travel to the assign</w:t>
            </w:r>
            <w:r>
              <w:t>ment</w:t>
            </w:r>
            <w:r w:rsidR="00BA785C" w:rsidRPr="00BC5D51">
              <w:t xml:space="preserve"> and sets the status of the job to En</w:t>
            </w:r>
            <w:r>
              <w:t xml:space="preserve"> </w:t>
            </w:r>
            <w:r w:rsidR="00BA785C" w:rsidRPr="00BC5D51">
              <w:t>Route on his</w:t>
            </w:r>
            <w:r>
              <w:t>/her</w:t>
            </w:r>
            <w:r w:rsidR="00BA785C" w:rsidRPr="00BC5D51">
              <w:t xml:space="preserve"> mobile device.</w:t>
            </w:r>
          </w:p>
        </w:tc>
      </w:tr>
      <w:tr w:rsidR="00BA785C" w:rsidRPr="00BC5D51" w14:paraId="0CAE6842" w14:textId="77777777" w:rsidTr="00A47B9B">
        <w:tc>
          <w:tcPr>
            <w:tcW w:w="1710" w:type="dxa"/>
          </w:tcPr>
          <w:p w14:paraId="0CAE6840" w14:textId="77777777" w:rsidR="00BA785C" w:rsidRPr="00BC5D51" w:rsidRDefault="00BA785C" w:rsidP="00A577CF">
            <w:pPr>
              <w:spacing w:after="0" w:line="240" w:lineRule="auto"/>
              <w:jc w:val="left"/>
            </w:pPr>
            <w:r w:rsidRPr="00BC5D51">
              <w:t>Task Status</w:t>
            </w:r>
          </w:p>
        </w:tc>
        <w:tc>
          <w:tcPr>
            <w:tcW w:w="7380" w:type="dxa"/>
          </w:tcPr>
          <w:p w14:paraId="0CAE6841" w14:textId="77777777" w:rsidR="00BA785C" w:rsidRPr="00BC5D51" w:rsidRDefault="00EB794C" w:rsidP="00A577CF">
            <w:pPr>
              <w:spacing w:after="0" w:line="240" w:lineRule="auto"/>
              <w:jc w:val="left"/>
            </w:pPr>
            <w:r w:rsidRPr="00BC5D51">
              <w:t>En</w:t>
            </w:r>
            <w:r>
              <w:t xml:space="preserve"> </w:t>
            </w:r>
            <w:r w:rsidRPr="00BC5D51">
              <w:t>Route</w:t>
            </w:r>
          </w:p>
        </w:tc>
      </w:tr>
    </w:tbl>
    <w:p w14:paraId="0CAE6843" w14:textId="77777777" w:rsidR="00BA785C" w:rsidRPr="00BC5D51" w:rsidRDefault="00BA785C" w:rsidP="00A577CF">
      <w:pPr>
        <w:spacing w:after="0" w:line="240" w:lineRule="auto"/>
        <w:jc w:val="left"/>
      </w:pPr>
    </w:p>
    <w:p w14:paraId="0CAE6844" w14:textId="77777777" w:rsidR="00BA785C" w:rsidRPr="00BC5D51" w:rsidRDefault="00BA785C" w:rsidP="00A577CF">
      <w:pPr>
        <w:pStyle w:val="Heading4"/>
      </w:pPr>
      <w:r w:rsidRPr="00BC5D51">
        <w:t>Activity: FSE Arrives On-Site</w:t>
      </w:r>
    </w:p>
    <w:p w14:paraId="0CAE6845"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48" w14:textId="77777777" w:rsidTr="00A47B9B">
        <w:trPr>
          <w:tblHeader/>
        </w:trPr>
        <w:tc>
          <w:tcPr>
            <w:tcW w:w="1710" w:type="dxa"/>
            <w:shd w:val="clear" w:color="auto" w:fill="1F497D" w:themeFill="text2"/>
          </w:tcPr>
          <w:p w14:paraId="0CAE6846"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84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FSE Arrives On-Site</w:t>
            </w:r>
          </w:p>
        </w:tc>
      </w:tr>
      <w:tr w:rsidR="00BA785C" w:rsidRPr="00BC5D51" w14:paraId="0CAE684B" w14:textId="77777777" w:rsidTr="00A47B9B">
        <w:tc>
          <w:tcPr>
            <w:tcW w:w="1710" w:type="dxa"/>
          </w:tcPr>
          <w:p w14:paraId="0CAE6849" w14:textId="77777777" w:rsidR="00BA785C" w:rsidRPr="00BC5D51" w:rsidRDefault="00BA785C" w:rsidP="00A577CF">
            <w:pPr>
              <w:spacing w:after="0" w:line="240" w:lineRule="auto"/>
              <w:jc w:val="left"/>
            </w:pPr>
            <w:r w:rsidRPr="00BC5D51">
              <w:t>Action taken by:</w:t>
            </w:r>
          </w:p>
        </w:tc>
        <w:tc>
          <w:tcPr>
            <w:tcW w:w="7380" w:type="dxa"/>
          </w:tcPr>
          <w:p w14:paraId="0CAE684A" w14:textId="77777777" w:rsidR="00BA785C" w:rsidRPr="00BC5D51" w:rsidRDefault="00BA785C" w:rsidP="00A577CF">
            <w:pPr>
              <w:spacing w:after="0" w:line="240" w:lineRule="auto"/>
              <w:jc w:val="left"/>
            </w:pPr>
            <w:r w:rsidRPr="00BC5D51">
              <w:t>FSE</w:t>
            </w:r>
          </w:p>
        </w:tc>
      </w:tr>
      <w:tr w:rsidR="00BA785C" w:rsidRPr="00BC5D51" w14:paraId="0CAE684E" w14:textId="77777777" w:rsidTr="00A47B9B">
        <w:trPr>
          <w:trHeight w:val="404"/>
        </w:trPr>
        <w:tc>
          <w:tcPr>
            <w:tcW w:w="1710" w:type="dxa"/>
          </w:tcPr>
          <w:p w14:paraId="0CAE684C" w14:textId="77777777" w:rsidR="00BA785C" w:rsidRPr="00BC5D51" w:rsidRDefault="00BA785C" w:rsidP="00A577CF">
            <w:pPr>
              <w:spacing w:after="0" w:line="240" w:lineRule="auto"/>
              <w:jc w:val="left"/>
            </w:pPr>
            <w:r w:rsidRPr="00BC5D51">
              <w:t>Interacting with:</w:t>
            </w:r>
          </w:p>
        </w:tc>
        <w:tc>
          <w:tcPr>
            <w:tcW w:w="7380" w:type="dxa"/>
          </w:tcPr>
          <w:p w14:paraId="0CAE684D" w14:textId="77777777" w:rsidR="00BA785C" w:rsidRPr="00BC5D51" w:rsidRDefault="00BA785C" w:rsidP="00A577CF">
            <w:pPr>
              <w:spacing w:after="0" w:line="240" w:lineRule="auto"/>
              <w:jc w:val="left"/>
            </w:pPr>
            <w:r w:rsidRPr="00BC5D51">
              <w:t>ClickMobile</w:t>
            </w:r>
          </w:p>
        </w:tc>
      </w:tr>
      <w:tr w:rsidR="00BA785C" w:rsidRPr="00BC5D51" w14:paraId="0CAE6851" w14:textId="77777777" w:rsidTr="00A47B9B">
        <w:trPr>
          <w:trHeight w:val="404"/>
        </w:trPr>
        <w:tc>
          <w:tcPr>
            <w:tcW w:w="1710" w:type="dxa"/>
          </w:tcPr>
          <w:p w14:paraId="0CAE684F" w14:textId="77777777" w:rsidR="00BA785C" w:rsidRPr="00BC5D51" w:rsidRDefault="00BA785C" w:rsidP="00A577CF">
            <w:pPr>
              <w:spacing w:after="0" w:line="240" w:lineRule="auto"/>
              <w:jc w:val="left"/>
            </w:pPr>
            <w:r w:rsidRPr="00BC5D51">
              <w:t>Description</w:t>
            </w:r>
          </w:p>
        </w:tc>
        <w:tc>
          <w:tcPr>
            <w:tcW w:w="7380" w:type="dxa"/>
          </w:tcPr>
          <w:p w14:paraId="0CAE6850" w14:textId="77777777" w:rsidR="00BA785C" w:rsidRPr="00BC5D51" w:rsidRDefault="00EB794C" w:rsidP="008E7B78">
            <w:pPr>
              <w:spacing w:after="0" w:line="240" w:lineRule="auto"/>
              <w:jc w:val="left"/>
            </w:pPr>
            <w:r>
              <w:t xml:space="preserve">On parking at </w:t>
            </w:r>
            <w:r w:rsidR="00BA785C" w:rsidRPr="00BC5D51">
              <w:t xml:space="preserve">the customer site </w:t>
            </w:r>
            <w:r w:rsidR="008E7B78">
              <w:t>the FSE uses their mobile device to update the job status to On Site</w:t>
            </w:r>
            <w:r w:rsidR="00287888">
              <w:t>, setting the assignment start</w:t>
            </w:r>
            <w:r w:rsidR="006942B7">
              <w:t xml:space="preserve"> time to “now”.</w:t>
            </w:r>
          </w:p>
        </w:tc>
      </w:tr>
      <w:tr w:rsidR="00BA785C" w:rsidRPr="00BC5D51" w14:paraId="0CAE6854" w14:textId="77777777" w:rsidTr="00A47B9B">
        <w:tc>
          <w:tcPr>
            <w:tcW w:w="1710" w:type="dxa"/>
          </w:tcPr>
          <w:p w14:paraId="0CAE6852" w14:textId="77777777" w:rsidR="00BA785C" w:rsidRPr="00BC5D51" w:rsidRDefault="00BA785C" w:rsidP="00A577CF">
            <w:pPr>
              <w:spacing w:after="0" w:line="240" w:lineRule="auto"/>
              <w:jc w:val="left"/>
            </w:pPr>
            <w:r w:rsidRPr="00BC5D51">
              <w:t>Task Status</w:t>
            </w:r>
          </w:p>
        </w:tc>
        <w:tc>
          <w:tcPr>
            <w:tcW w:w="7380" w:type="dxa"/>
          </w:tcPr>
          <w:p w14:paraId="0CAE6853" w14:textId="77777777" w:rsidR="00BA785C" w:rsidRPr="00BC5D51" w:rsidRDefault="008E7B78" w:rsidP="00A577CF">
            <w:pPr>
              <w:spacing w:after="0" w:line="240" w:lineRule="auto"/>
              <w:jc w:val="left"/>
            </w:pPr>
            <w:r w:rsidRPr="00BC5D51">
              <w:t>On Site</w:t>
            </w:r>
          </w:p>
        </w:tc>
      </w:tr>
    </w:tbl>
    <w:p w14:paraId="6AD091DC" w14:textId="77777777" w:rsidR="00026FB2" w:rsidRDefault="00026FB2" w:rsidP="00026FB2">
      <w:pPr>
        <w:spacing w:after="0" w:line="240" w:lineRule="auto"/>
        <w:jc w:val="left"/>
        <w:rPr>
          <w:b/>
        </w:rPr>
      </w:pPr>
    </w:p>
    <w:p w14:paraId="024E1490" w14:textId="77777777" w:rsidR="00026FB2" w:rsidRDefault="00026FB2" w:rsidP="00026FB2">
      <w:pPr>
        <w:spacing w:after="0" w:line="240" w:lineRule="auto"/>
        <w:ind w:left="720" w:firstLine="720"/>
        <w:jc w:val="left"/>
        <w:rPr>
          <w:b/>
        </w:rPr>
      </w:pPr>
      <w:r w:rsidRPr="00DF5C7F">
        <w:rPr>
          <w:b/>
        </w:rPr>
        <w:t>KOREA</w:t>
      </w:r>
    </w:p>
    <w:p w14:paraId="08777BAF" w14:textId="77777777" w:rsidR="00026FB2" w:rsidRPr="00AB2163" w:rsidRDefault="00026FB2" w:rsidP="009A52C8">
      <w:pPr>
        <w:numPr>
          <w:ilvl w:val="1"/>
          <w:numId w:val="78"/>
        </w:numPr>
        <w:spacing w:after="0" w:line="240" w:lineRule="auto"/>
        <w:jc w:val="left"/>
        <w:textAlignment w:val="center"/>
        <w:rPr>
          <w:rFonts w:ascii="GE Inspira" w:hAnsi="GE Inspira"/>
          <w:b/>
          <w:sz w:val="20"/>
          <w:lang w:val="en-AU"/>
        </w:rPr>
      </w:pPr>
      <w:r w:rsidRPr="00AB2163">
        <w:rPr>
          <w:rFonts w:ascii="GE Inspira" w:hAnsi="GE Inspira"/>
          <w:sz w:val="20"/>
          <w:lang w:val="en-AU"/>
        </w:rPr>
        <w:t>Korea wanted this implementation to change the status as Onsite automatically when engineer’s reaches the site and clicksoftware system should be able to update the same by checking Engineer’s coordinate on field and Task site coordinates on GIS.</w:t>
      </w:r>
    </w:p>
    <w:p w14:paraId="55784724" w14:textId="77777777" w:rsidR="00026FB2" w:rsidRPr="00026FB2" w:rsidRDefault="00026FB2" w:rsidP="00026FB2"/>
    <w:p w14:paraId="0CAE6855" w14:textId="77777777" w:rsidR="00BA785C" w:rsidRPr="00BC5D51" w:rsidRDefault="00BA785C" w:rsidP="00A577CF">
      <w:pPr>
        <w:pStyle w:val="Heading4"/>
      </w:pPr>
      <w:r w:rsidRPr="00BC5D51">
        <w:t>Activity: FSE Starts Working</w:t>
      </w:r>
    </w:p>
    <w:p w14:paraId="0CAE6856"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59" w14:textId="77777777" w:rsidTr="00A47B9B">
        <w:trPr>
          <w:tblHeader/>
        </w:trPr>
        <w:tc>
          <w:tcPr>
            <w:tcW w:w="1710" w:type="dxa"/>
            <w:shd w:val="clear" w:color="auto" w:fill="1F497D" w:themeFill="text2"/>
          </w:tcPr>
          <w:p w14:paraId="0CAE6857"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858"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FSE Starts Working</w:t>
            </w:r>
          </w:p>
        </w:tc>
      </w:tr>
      <w:tr w:rsidR="00BA785C" w:rsidRPr="00BC5D51" w14:paraId="0CAE685C" w14:textId="77777777" w:rsidTr="00A47B9B">
        <w:tc>
          <w:tcPr>
            <w:tcW w:w="1710" w:type="dxa"/>
          </w:tcPr>
          <w:p w14:paraId="0CAE685A" w14:textId="77777777" w:rsidR="00BA785C" w:rsidRPr="00BC5D51" w:rsidRDefault="00BA785C" w:rsidP="00A577CF">
            <w:pPr>
              <w:spacing w:after="0" w:line="240" w:lineRule="auto"/>
              <w:jc w:val="left"/>
            </w:pPr>
            <w:r w:rsidRPr="00BC5D51">
              <w:t>Action taken by:</w:t>
            </w:r>
          </w:p>
        </w:tc>
        <w:tc>
          <w:tcPr>
            <w:tcW w:w="7380" w:type="dxa"/>
          </w:tcPr>
          <w:p w14:paraId="0CAE685B" w14:textId="77777777" w:rsidR="00BA785C" w:rsidRPr="00BC5D51" w:rsidRDefault="00BA785C" w:rsidP="00A577CF">
            <w:pPr>
              <w:spacing w:after="0" w:line="240" w:lineRule="auto"/>
              <w:jc w:val="left"/>
            </w:pPr>
            <w:r w:rsidRPr="00BC5D51">
              <w:t>FSE</w:t>
            </w:r>
          </w:p>
        </w:tc>
      </w:tr>
      <w:tr w:rsidR="00BA785C" w:rsidRPr="00BC5D51" w14:paraId="0CAE685F" w14:textId="77777777" w:rsidTr="00A47B9B">
        <w:trPr>
          <w:trHeight w:val="404"/>
        </w:trPr>
        <w:tc>
          <w:tcPr>
            <w:tcW w:w="1710" w:type="dxa"/>
          </w:tcPr>
          <w:p w14:paraId="0CAE685D" w14:textId="77777777" w:rsidR="00BA785C" w:rsidRPr="00BC5D51" w:rsidRDefault="00BA785C" w:rsidP="00A577CF">
            <w:pPr>
              <w:spacing w:after="0" w:line="240" w:lineRule="auto"/>
              <w:jc w:val="left"/>
            </w:pPr>
            <w:r w:rsidRPr="00BC5D51">
              <w:t>Interacting with:</w:t>
            </w:r>
          </w:p>
        </w:tc>
        <w:tc>
          <w:tcPr>
            <w:tcW w:w="7380" w:type="dxa"/>
          </w:tcPr>
          <w:p w14:paraId="0CAE685E" w14:textId="77777777" w:rsidR="00BA785C" w:rsidRPr="00BC5D51" w:rsidRDefault="00BA785C" w:rsidP="00A577CF">
            <w:pPr>
              <w:spacing w:after="0" w:line="240" w:lineRule="auto"/>
              <w:jc w:val="left"/>
            </w:pPr>
            <w:r w:rsidRPr="00BC5D51">
              <w:t>ClickMobile</w:t>
            </w:r>
          </w:p>
        </w:tc>
      </w:tr>
      <w:tr w:rsidR="00BA785C" w:rsidRPr="00BC5D51" w14:paraId="0CAE6862" w14:textId="77777777" w:rsidTr="00A47B9B">
        <w:trPr>
          <w:trHeight w:val="404"/>
        </w:trPr>
        <w:tc>
          <w:tcPr>
            <w:tcW w:w="1710" w:type="dxa"/>
          </w:tcPr>
          <w:p w14:paraId="0CAE6860" w14:textId="77777777" w:rsidR="00BA785C" w:rsidRPr="00BC5D51" w:rsidRDefault="00BA785C" w:rsidP="00A577CF">
            <w:pPr>
              <w:spacing w:after="0" w:line="240" w:lineRule="auto"/>
              <w:jc w:val="left"/>
            </w:pPr>
            <w:r w:rsidRPr="00BC5D51">
              <w:lastRenderedPageBreak/>
              <w:t>Description</w:t>
            </w:r>
          </w:p>
        </w:tc>
        <w:tc>
          <w:tcPr>
            <w:tcW w:w="7380" w:type="dxa"/>
          </w:tcPr>
          <w:p w14:paraId="0CAE6861" w14:textId="77777777" w:rsidR="00BA785C" w:rsidRPr="00BC5D51" w:rsidRDefault="008E7B78" w:rsidP="00A577CF">
            <w:pPr>
              <w:spacing w:after="0" w:line="240" w:lineRule="auto"/>
              <w:jc w:val="left"/>
            </w:pPr>
            <w:r>
              <w:t xml:space="preserve">The </w:t>
            </w:r>
            <w:r w:rsidR="00BA785C" w:rsidRPr="00BC5D51">
              <w:t>FSE begins to start work on the customer equipment.</w:t>
            </w:r>
            <w:r w:rsidR="00A115BE">
              <w:t xml:space="preserve"> This does not include a status update within the ClickMobile app.</w:t>
            </w:r>
          </w:p>
        </w:tc>
      </w:tr>
      <w:tr w:rsidR="00BA785C" w:rsidRPr="00BC5D51" w14:paraId="0CAE6865" w14:textId="77777777" w:rsidTr="00A47B9B">
        <w:tc>
          <w:tcPr>
            <w:tcW w:w="1710" w:type="dxa"/>
          </w:tcPr>
          <w:p w14:paraId="0CAE6863" w14:textId="77777777" w:rsidR="00BA785C" w:rsidRPr="00BC5D51" w:rsidRDefault="00BA785C" w:rsidP="00A577CF">
            <w:pPr>
              <w:spacing w:after="0" w:line="240" w:lineRule="auto"/>
              <w:jc w:val="left"/>
            </w:pPr>
            <w:r w:rsidRPr="00BC5D51">
              <w:t>Task Status</w:t>
            </w:r>
          </w:p>
        </w:tc>
        <w:tc>
          <w:tcPr>
            <w:tcW w:w="7380" w:type="dxa"/>
          </w:tcPr>
          <w:p w14:paraId="0CAE6864" w14:textId="77777777" w:rsidR="00BA785C" w:rsidRPr="00BC5D51" w:rsidRDefault="008E7B78" w:rsidP="00A577CF">
            <w:pPr>
              <w:spacing w:after="0" w:line="240" w:lineRule="auto"/>
              <w:jc w:val="left"/>
            </w:pPr>
            <w:r w:rsidRPr="00BC5D51">
              <w:t>On Site</w:t>
            </w:r>
          </w:p>
        </w:tc>
      </w:tr>
    </w:tbl>
    <w:p w14:paraId="0CAE6866" w14:textId="77777777" w:rsidR="00BA785C" w:rsidRDefault="00BA785C" w:rsidP="00A577CF">
      <w:pPr>
        <w:spacing w:after="0" w:line="240" w:lineRule="auto"/>
        <w:jc w:val="left"/>
      </w:pPr>
    </w:p>
    <w:p w14:paraId="042DDEC9" w14:textId="4F2FD20F" w:rsidR="00DF5C7F" w:rsidRPr="00AB2163" w:rsidRDefault="00DF5C7F" w:rsidP="00026FB2">
      <w:pPr>
        <w:spacing w:after="0" w:line="240" w:lineRule="auto"/>
        <w:jc w:val="left"/>
        <w:rPr>
          <w:rFonts w:ascii="GE Inspira" w:hAnsi="GE Inspira"/>
          <w:b/>
          <w:sz w:val="20"/>
          <w:lang w:val="en-AU"/>
        </w:rPr>
      </w:pPr>
      <w:r>
        <w:tab/>
      </w:r>
      <w:r>
        <w:tab/>
      </w:r>
    </w:p>
    <w:p w14:paraId="253C5EA2" w14:textId="6EACCFF5" w:rsidR="00DF5C7F" w:rsidRPr="00AB2163" w:rsidRDefault="00DF5C7F" w:rsidP="00AB2163">
      <w:pPr>
        <w:spacing w:after="0" w:line="240" w:lineRule="auto"/>
        <w:ind w:left="1440"/>
        <w:jc w:val="left"/>
        <w:rPr>
          <w:b/>
        </w:rPr>
      </w:pPr>
    </w:p>
    <w:p w14:paraId="0CAE6867" w14:textId="77777777" w:rsidR="00BA785C" w:rsidRPr="00BC5D51" w:rsidRDefault="00BA785C" w:rsidP="00A577CF">
      <w:pPr>
        <w:pStyle w:val="Heading4"/>
      </w:pPr>
      <w:bookmarkStart w:id="3072" w:name="_Ref363134046"/>
      <w:r w:rsidRPr="00BC5D51">
        <w:t>Activity: FSE Finishes Working</w:t>
      </w:r>
      <w:bookmarkEnd w:id="3072"/>
    </w:p>
    <w:p w14:paraId="0CAE6868"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6B" w14:textId="77777777" w:rsidTr="00A47B9B">
        <w:trPr>
          <w:tblHeader/>
        </w:trPr>
        <w:tc>
          <w:tcPr>
            <w:tcW w:w="1710" w:type="dxa"/>
            <w:shd w:val="clear" w:color="auto" w:fill="1F497D" w:themeFill="text2"/>
          </w:tcPr>
          <w:p w14:paraId="0CAE6869"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Activity Name:</w:t>
            </w:r>
          </w:p>
        </w:tc>
        <w:tc>
          <w:tcPr>
            <w:tcW w:w="7380" w:type="dxa"/>
            <w:shd w:val="clear" w:color="auto" w:fill="1F497D" w:themeFill="text2"/>
          </w:tcPr>
          <w:p w14:paraId="0CAE686A" w14:textId="77777777" w:rsidR="00BA785C" w:rsidRPr="00A47B9B" w:rsidRDefault="00BA785C" w:rsidP="00A577CF">
            <w:pPr>
              <w:spacing w:after="0" w:line="240" w:lineRule="auto"/>
              <w:jc w:val="left"/>
              <w:rPr>
                <w:b/>
                <w:color w:val="FFFFFF" w:themeColor="background1"/>
              </w:rPr>
            </w:pPr>
            <w:r w:rsidRPr="00A47B9B">
              <w:rPr>
                <w:b/>
                <w:color w:val="FFFFFF" w:themeColor="background1"/>
              </w:rPr>
              <w:t>FSE Finishes Working</w:t>
            </w:r>
          </w:p>
        </w:tc>
      </w:tr>
      <w:tr w:rsidR="00BA785C" w:rsidRPr="00BC5D51" w14:paraId="0CAE686E" w14:textId="77777777" w:rsidTr="00A47B9B">
        <w:tc>
          <w:tcPr>
            <w:tcW w:w="1710" w:type="dxa"/>
          </w:tcPr>
          <w:p w14:paraId="0CAE686C" w14:textId="77777777" w:rsidR="00BA785C" w:rsidRPr="00BC5D51" w:rsidRDefault="00BA785C" w:rsidP="00A577CF">
            <w:pPr>
              <w:spacing w:after="0" w:line="240" w:lineRule="auto"/>
              <w:jc w:val="left"/>
            </w:pPr>
            <w:r w:rsidRPr="00BC5D51">
              <w:t>Action taken by:</w:t>
            </w:r>
          </w:p>
        </w:tc>
        <w:tc>
          <w:tcPr>
            <w:tcW w:w="7380" w:type="dxa"/>
          </w:tcPr>
          <w:p w14:paraId="0CAE686D" w14:textId="77777777" w:rsidR="00BA785C" w:rsidRPr="00BC5D51" w:rsidRDefault="00BA785C" w:rsidP="00A577CF">
            <w:pPr>
              <w:spacing w:after="0" w:line="240" w:lineRule="auto"/>
              <w:jc w:val="left"/>
            </w:pPr>
            <w:r w:rsidRPr="00BC5D51">
              <w:t>FSE</w:t>
            </w:r>
          </w:p>
        </w:tc>
      </w:tr>
      <w:tr w:rsidR="00BA785C" w:rsidRPr="00BC5D51" w14:paraId="0CAE6871" w14:textId="77777777" w:rsidTr="00A47B9B">
        <w:trPr>
          <w:trHeight w:val="404"/>
        </w:trPr>
        <w:tc>
          <w:tcPr>
            <w:tcW w:w="1710" w:type="dxa"/>
          </w:tcPr>
          <w:p w14:paraId="0CAE686F" w14:textId="77777777" w:rsidR="00BA785C" w:rsidRPr="00BC5D51" w:rsidRDefault="00BA785C" w:rsidP="00A577CF">
            <w:pPr>
              <w:spacing w:after="0" w:line="240" w:lineRule="auto"/>
              <w:jc w:val="left"/>
            </w:pPr>
            <w:r w:rsidRPr="00BC5D51">
              <w:t>Interacting with:</w:t>
            </w:r>
          </w:p>
        </w:tc>
        <w:tc>
          <w:tcPr>
            <w:tcW w:w="7380" w:type="dxa"/>
          </w:tcPr>
          <w:p w14:paraId="0CAE6870" w14:textId="77777777" w:rsidR="00BA785C" w:rsidRPr="00BC5D51" w:rsidRDefault="00BA785C" w:rsidP="00A577CF">
            <w:pPr>
              <w:spacing w:after="0" w:line="240" w:lineRule="auto"/>
              <w:jc w:val="left"/>
            </w:pPr>
            <w:r w:rsidRPr="00BC5D51">
              <w:t>ClickMobile</w:t>
            </w:r>
          </w:p>
        </w:tc>
      </w:tr>
      <w:tr w:rsidR="00BA785C" w:rsidRPr="00BC5D51" w14:paraId="0CAE6874" w14:textId="77777777" w:rsidTr="00A47B9B">
        <w:trPr>
          <w:trHeight w:val="404"/>
        </w:trPr>
        <w:tc>
          <w:tcPr>
            <w:tcW w:w="1710" w:type="dxa"/>
          </w:tcPr>
          <w:p w14:paraId="0CAE6872" w14:textId="77777777" w:rsidR="00BA785C" w:rsidRPr="00BC5D51" w:rsidRDefault="00BA785C" w:rsidP="00A577CF">
            <w:pPr>
              <w:spacing w:after="0" w:line="240" w:lineRule="auto"/>
              <w:jc w:val="left"/>
            </w:pPr>
            <w:r w:rsidRPr="00BC5D51">
              <w:t>Description</w:t>
            </w:r>
          </w:p>
        </w:tc>
        <w:tc>
          <w:tcPr>
            <w:tcW w:w="7380" w:type="dxa"/>
          </w:tcPr>
          <w:p w14:paraId="0CAE6873" w14:textId="77777777" w:rsidR="00BA785C" w:rsidRPr="00BC5D51" w:rsidRDefault="008E7B78" w:rsidP="006942B7">
            <w:pPr>
              <w:spacing w:after="0" w:line="240" w:lineRule="auto"/>
              <w:jc w:val="left"/>
            </w:pPr>
            <w:r>
              <w:t xml:space="preserve">The </w:t>
            </w:r>
            <w:r w:rsidR="00BA785C" w:rsidRPr="00BC5D51">
              <w:t>FSE finishes work</w:t>
            </w:r>
            <w:r>
              <w:t>ing</w:t>
            </w:r>
            <w:r w:rsidR="00BA785C" w:rsidRPr="00BC5D51">
              <w:t xml:space="preserve"> on the customer equipment, and prepares for the debrief process.</w:t>
            </w:r>
            <w:r w:rsidR="006942B7">
              <w:t xml:space="preserve"> </w:t>
            </w:r>
            <w:r w:rsidR="00A115BE">
              <w:t>Note that completion of the work may or may not have successfully resolved the customer’s issue. On success</w:t>
            </w:r>
            <w:r w:rsidR="0024115E">
              <w:t>,</w:t>
            </w:r>
            <w:r>
              <w:t xml:space="preserve"> the FSE updates the status to Completed</w:t>
            </w:r>
            <w:r w:rsidR="00A115BE">
              <w:t xml:space="preserve">. In other </w:t>
            </w:r>
            <w:r>
              <w:t>cases the status is updated to Incomplete</w:t>
            </w:r>
            <w:r w:rsidR="00A115BE">
              <w:t xml:space="preserve"> and additional information is entered into the task by the FSE (such as incomplet</w:t>
            </w:r>
            <w:r w:rsidR="006942B7">
              <w:t>e</w:t>
            </w:r>
            <w:r w:rsidR="00A115BE">
              <w:t xml:space="preserve"> reason, whether a follow-on visit is required etc.).</w:t>
            </w:r>
            <w:r w:rsidR="006942B7">
              <w:t xml:space="preserve"> In both cases, closing the activity will automatically set the assignment finish to “now”.</w:t>
            </w:r>
          </w:p>
        </w:tc>
      </w:tr>
      <w:tr w:rsidR="00BA785C" w:rsidRPr="00BC5D51" w14:paraId="0CAE6877" w14:textId="77777777" w:rsidTr="00A47B9B">
        <w:tc>
          <w:tcPr>
            <w:tcW w:w="1710" w:type="dxa"/>
          </w:tcPr>
          <w:p w14:paraId="0CAE6875" w14:textId="77777777" w:rsidR="00BA785C" w:rsidRPr="00BC5D51" w:rsidRDefault="00BA785C" w:rsidP="00A577CF">
            <w:pPr>
              <w:spacing w:after="0" w:line="240" w:lineRule="auto"/>
              <w:jc w:val="left"/>
            </w:pPr>
            <w:r w:rsidRPr="00BC5D51">
              <w:t>Task Status</w:t>
            </w:r>
          </w:p>
        </w:tc>
        <w:tc>
          <w:tcPr>
            <w:tcW w:w="7380" w:type="dxa"/>
          </w:tcPr>
          <w:p w14:paraId="0CAE6876" w14:textId="77777777" w:rsidR="00BA785C" w:rsidRPr="00BC5D51" w:rsidRDefault="00A115BE" w:rsidP="00A577CF">
            <w:pPr>
              <w:spacing w:after="0" w:line="240" w:lineRule="auto"/>
              <w:jc w:val="left"/>
            </w:pPr>
            <w:r>
              <w:t>Completed/Incomplete</w:t>
            </w:r>
          </w:p>
        </w:tc>
      </w:tr>
    </w:tbl>
    <w:p w14:paraId="0CAE6878" w14:textId="77777777" w:rsidR="00BA785C" w:rsidRPr="00BC5D51" w:rsidRDefault="00BA785C" w:rsidP="00A577CF">
      <w:pPr>
        <w:spacing w:after="0" w:line="240" w:lineRule="auto"/>
        <w:jc w:val="left"/>
      </w:pPr>
    </w:p>
    <w:p w14:paraId="0CAE6879" w14:textId="77777777" w:rsidR="00BA785C" w:rsidRPr="00BC5D51" w:rsidRDefault="00BA785C" w:rsidP="00A577CF">
      <w:pPr>
        <w:pStyle w:val="Heading4"/>
      </w:pPr>
      <w:r w:rsidRPr="00BC5D51">
        <w:t>Activity: Gantt View Updated for the CSC</w:t>
      </w:r>
    </w:p>
    <w:p w14:paraId="0CAE687A"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7D" w14:textId="77777777" w:rsidTr="00A47B9B">
        <w:trPr>
          <w:tblHeader/>
        </w:trPr>
        <w:tc>
          <w:tcPr>
            <w:tcW w:w="1710" w:type="dxa"/>
            <w:shd w:val="clear" w:color="auto" w:fill="1F497D" w:themeFill="text2"/>
          </w:tcPr>
          <w:p w14:paraId="0CAE687B"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7C"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Gantt View Updated for the CSC</w:t>
            </w:r>
          </w:p>
        </w:tc>
      </w:tr>
      <w:tr w:rsidR="00BA785C" w:rsidRPr="00BC5D51" w14:paraId="0CAE6880" w14:textId="77777777" w:rsidTr="00A47B9B">
        <w:tc>
          <w:tcPr>
            <w:tcW w:w="1710" w:type="dxa"/>
          </w:tcPr>
          <w:p w14:paraId="0CAE687E" w14:textId="77777777" w:rsidR="00BA785C" w:rsidRPr="00BC5D51" w:rsidRDefault="00BA785C" w:rsidP="00A577CF">
            <w:pPr>
              <w:spacing w:after="0" w:line="240" w:lineRule="auto"/>
              <w:jc w:val="left"/>
            </w:pPr>
            <w:r w:rsidRPr="00BC5D51">
              <w:t>Action taken by:</w:t>
            </w:r>
          </w:p>
        </w:tc>
        <w:tc>
          <w:tcPr>
            <w:tcW w:w="7380" w:type="dxa"/>
          </w:tcPr>
          <w:p w14:paraId="0CAE687F" w14:textId="77777777" w:rsidR="00BA785C" w:rsidRPr="00BC5D51" w:rsidRDefault="00BA785C" w:rsidP="00A577CF">
            <w:pPr>
              <w:spacing w:after="0" w:line="240" w:lineRule="auto"/>
              <w:jc w:val="left"/>
            </w:pPr>
            <w:r w:rsidRPr="00BC5D51">
              <w:t>ClickMobile</w:t>
            </w:r>
          </w:p>
        </w:tc>
      </w:tr>
      <w:tr w:rsidR="00BA785C" w:rsidRPr="00BC5D51" w14:paraId="0CAE6883" w14:textId="77777777" w:rsidTr="00A47B9B">
        <w:trPr>
          <w:trHeight w:val="404"/>
        </w:trPr>
        <w:tc>
          <w:tcPr>
            <w:tcW w:w="1710" w:type="dxa"/>
          </w:tcPr>
          <w:p w14:paraId="0CAE6881" w14:textId="77777777" w:rsidR="00BA785C" w:rsidRPr="00BC5D51" w:rsidRDefault="00BA785C" w:rsidP="00A577CF">
            <w:pPr>
              <w:spacing w:after="0" w:line="240" w:lineRule="auto"/>
              <w:jc w:val="left"/>
            </w:pPr>
            <w:r w:rsidRPr="00BC5D51">
              <w:t>Interacting with:</w:t>
            </w:r>
          </w:p>
        </w:tc>
        <w:tc>
          <w:tcPr>
            <w:tcW w:w="7380" w:type="dxa"/>
          </w:tcPr>
          <w:p w14:paraId="0CAE6882" w14:textId="77777777" w:rsidR="00BA785C" w:rsidRPr="00BC5D51" w:rsidRDefault="00BA785C" w:rsidP="00A577CF">
            <w:pPr>
              <w:spacing w:after="0" w:line="240" w:lineRule="auto"/>
              <w:jc w:val="left"/>
            </w:pPr>
            <w:r w:rsidRPr="00BC5D51">
              <w:t>ClickSchedule</w:t>
            </w:r>
          </w:p>
        </w:tc>
      </w:tr>
      <w:tr w:rsidR="00BA785C" w:rsidRPr="00BC5D51" w14:paraId="0CAE6886" w14:textId="77777777" w:rsidTr="00A47B9B">
        <w:trPr>
          <w:trHeight w:val="404"/>
        </w:trPr>
        <w:tc>
          <w:tcPr>
            <w:tcW w:w="1710" w:type="dxa"/>
          </w:tcPr>
          <w:p w14:paraId="0CAE6884" w14:textId="77777777" w:rsidR="00BA785C" w:rsidRPr="00BC5D51" w:rsidRDefault="00BA785C" w:rsidP="00A577CF">
            <w:pPr>
              <w:spacing w:after="0" w:line="240" w:lineRule="auto"/>
              <w:jc w:val="left"/>
            </w:pPr>
            <w:r w:rsidRPr="00BC5D51">
              <w:t>Description</w:t>
            </w:r>
          </w:p>
        </w:tc>
        <w:tc>
          <w:tcPr>
            <w:tcW w:w="7380" w:type="dxa"/>
          </w:tcPr>
          <w:p w14:paraId="0CAE6885" w14:textId="77777777" w:rsidR="00BA785C" w:rsidRPr="00BC5D51" w:rsidRDefault="00BA785C" w:rsidP="008E7B78">
            <w:pPr>
              <w:spacing w:after="0" w:line="240" w:lineRule="auto"/>
              <w:jc w:val="left"/>
            </w:pPr>
            <w:r w:rsidRPr="00BC5D51">
              <w:t xml:space="preserve">The Gantt view on ClickSchedule is continually updated with the </w:t>
            </w:r>
            <w:r w:rsidR="00A115BE">
              <w:t>task</w:t>
            </w:r>
            <w:r w:rsidR="00A115BE" w:rsidRPr="00BC5D51">
              <w:t xml:space="preserve"> </w:t>
            </w:r>
            <w:r w:rsidRPr="00BC5D51">
              <w:t xml:space="preserve">status, </w:t>
            </w:r>
            <w:r w:rsidR="00A115BE">
              <w:t xml:space="preserve">status change timings, feedback data (such as incompletion reasons etc.) caused by the FSE’s updates entered via ClickMobile </w:t>
            </w:r>
            <w:r w:rsidR="008E7B78">
              <w:t>(</w:t>
            </w:r>
            <w:r w:rsidR="00A115BE">
              <w:t>at the various stages of the process</w:t>
            </w:r>
            <w:r w:rsidR="008E7B78">
              <w:t>)</w:t>
            </w:r>
            <w:r w:rsidR="00A115BE">
              <w:t xml:space="preserve">, with any corresponding </w:t>
            </w:r>
            <w:r w:rsidR="00A115BE" w:rsidRPr="00BC5D51">
              <w:t xml:space="preserve">jeopardy warnings and alerts </w:t>
            </w:r>
            <w:r w:rsidR="00A115BE">
              <w:t>being automatically added by ClickSchedule as required.</w:t>
            </w:r>
          </w:p>
        </w:tc>
      </w:tr>
      <w:tr w:rsidR="00BA785C" w:rsidRPr="00BC5D51" w14:paraId="0CAE6889" w14:textId="77777777" w:rsidTr="00A47B9B">
        <w:tc>
          <w:tcPr>
            <w:tcW w:w="1710" w:type="dxa"/>
          </w:tcPr>
          <w:p w14:paraId="0CAE6887" w14:textId="77777777" w:rsidR="00BA785C" w:rsidRPr="00BC5D51" w:rsidRDefault="00BA785C" w:rsidP="00A577CF">
            <w:pPr>
              <w:spacing w:after="0" w:line="240" w:lineRule="auto"/>
              <w:jc w:val="left"/>
            </w:pPr>
            <w:r w:rsidRPr="00BC5D51">
              <w:t>Task Status</w:t>
            </w:r>
          </w:p>
        </w:tc>
        <w:tc>
          <w:tcPr>
            <w:tcW w:w="7380" w:type="dxa"/>
          </w:tcPr>
          <w:p w14:paraId="0CAE6888" w14:textId="77777777" w:rsidR="00BA785C" w:rsidRPr="00BC5D51" w:rsidRDefault="008E7B78" w:rsidP="00A577CF">
            <w:pPr>
              <w:spacing w:after="0" w:line="240" w:lineRule="auto"/>
              <w:jc w:val="left"/>
            </w:pPr>
            <w:r w:rsidRPr="00BC5D51">
              <w:t>Acknowledge</w:t>
            </w:r>
            <w:r>
              <w:t>d</w:t>
            </w:r>
            <w:r w:rsidRPr="00BC5D51">
              <w:t>, En</w:t>
            </w:r>
            <w:r>
              <w:t xml:space="preserve"> </w:t>
            </w:r>
            <w:r w:rsidRPr="00BC5D51">
              <w:t>Route, Rejected, On Site, Completed, Incomplete, Cancelled</w:t>
            </w:r>
          </w:p>
        </w:tc>
      </w:tr>
    </w:tbl>
    <w:p w14:paraId="0CAE688A" w14:textId="77777777" w:rsidR="00BA785C" w:rsidRPr="00BC5D51" w:rsidRDefault="00BA785C" w:rsidP="00A577CF">
      <w:pPr>
        <w:spacing w:after="0" w:line="240" w:lineRule="auto"/>
        <w:jc w:val="left"/>
      </w:pPr>
    </w:p>
    <w:p w14:paraId="0CAE688B" w14:textId="77777777" w:rsidR="00BA785C" w:rsidRPr="00BC5D51" w:rsidRDefault="00BA785C" w:rsidP="00A577CF">
      <w:pPr>
        <w:spacing w:after="0" w:line="240" w:lineRule="auto"/>
        <w:jc w:val="left"/>
      </w:pPr>
    </w:p>
    <w:p w14:paraId="0CAE688C" w14:textId="77777777" w:rsidR="00BA785C" w:rsidRPr="00BC5D51" w:rsidRDefault="00BA785C" w:rsidP="00A577CF">
      <w:pPr>
        <w:pStyle w:val="Heading4"/>
      </w:pPr>
      <w:bookmarkStart w:id="3073" w:name="_Ref421032416"/>
      <w:r w:rsidRPr="00BC5D51">
        <w:t>Activity: Work Complete?</w:t>
      </w:r>
      <w:bookmarkEnd w:id="3073"/>
    </w:p>
    <w:p w14:paraId="0CAE688D"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90" w14:textId="77777777" w:rsidTr="00A47B9B">
        <w:trPr>
          <w:tblHeader/>
        </w:trPr>
        <w:tc>
          <w:tcPr>
            <w:tcW w:w="1710" w:type="dxa"/>
            <w:shd w:val="clear" w:color="auto" w:fill="1F497D" w:themeFill="text2"/>
          </w:tcPr>
          <w:p w14:paraId="0CAE688E"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8F"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Work Complete?</w:t>
            </w:r>
          </w:p>
        </w:tc>
      </w:tr>
      <w:tr w:rsidR="00BA785C" w:rsidRPr="00BC5D51" w14:paraId="0CAE6893" w14:textId="77777777" w:rsidTr="00A47B9B">
        <w:tc>
          <w:tcPr>
            <w:tcW w:w="1710" w:type="dxa"/>
          </w:tcPr>
          <w:p w14:paraId="0CAE6891" w14:textId="77777777" w:rsidR="00BA785C" w:rsidRPr="00BC5D51" w:rsidRDefault="00BA785C" w:rsidP="00A577CF">
            <w:pPr>
              <w:spacing w:after="0" w:line="240" w:lineRule="auto"/>
              <w:jc w:val="left"/>
            </w:pPr>
            <w:r w:rsidRPr="00BC5D51">
              <w:t>Action taken by:</w:t>
            </w:r>
          </w:p>
        </w:tc>
        <w:tc>
          <w:tcPr>
            <w:tcW w:w="7380" w:type="dxa"/>
          </w:tcPr>
          <w:p w14:paraId="0CAE6892" w14:textId="77777777" w:rsidR="00BA785C" w:rsidRPr="00BC5D51" w:rsidRDefault="00BA785C" w:rsidP="00A577CF">
            <w:pPr>
              <w:spacing w:after="0" w:line="240" w:lineRule="auto"/>
              <w:jc w:val="left"/>
            </w:pPr>
            <w:r w:rsidRPr="00BC5D51">
              <w:t>FSE</w:t>
            </w:r>
          </w:p>
        </w:tc>
      </w:tr>
      <w:tr w:rsidR="00BA785C" w:rsidRPr="00BC5D51" w14:paraId="0CAE6896" w14:textId="77777777" w:rsidTr="00A47B9B">
        <w:trPr>
          <w:trHeight w:val="404"/>
        </w:trPr>
        <w:tc>
          <w:tcPr>
            <w:tcW w:w="1710" w:type="dxa"/>
          </w:tcPr>
          <w:p w14:paraId="0CAE6894" w14:textId="77777777" w:rsidR="00BA785C" w:rsidRPr="00BC5D51" w:rsidRDefault="00BA785C" w:rsidP="00A577CF">
            <w:pPr>
              <w:spacing w:after="0" w:line="240" w:lineRule="auto"/>
              <w:jc w:val="left"/>
            </w:pPr>
            <w:r w:rsidRPr="00BC5D51">
              <w:t>Interacting with:</w:t>
            </w:r>
          </w:p>
        </w:tc>
        <w:tc>
          <w:tcPr>
            <w:tcW w:w="7380" w:type="dxa"/>
          </w:tcPr>
          <w:p w14:paraId="0CAE6895" w14:textId="77777777" w:rsidR="00BA785C" w:rsidRPr="00BC5D51" w:rsidRDefault="00BA785C" w:rsidP="00A577CF">
            <w:pPr>
              <w:spacing w:after="0" w:line="240" w:lineRule="auto"/>
              <w:jc w:val="left"/>
            </w:pPr>
            <w:r w:rsidRPr="00BC5D51">
              <w:t>ClickMobile</w:t>
            </w:r>
          </w:p>
        </w:tc>
      </w:tr>
      <w:tr w:rsidR="00BA785C" w:rsidRPr="00BC5D51" w14:paraId="0CAE6899" w14:textId="77777777" w:rsidTr="00A47B9B">
        <w:trPr>
          <w:trHeight w:val="404"/>
        </w:trPr>
        <w:tc>
          <w:tcPr>
            <w:tcW w:w="1710" w:type="dxa"/>
          </w:tcPr>
          <w:p w14:paraId="0CAE6897" w14:textId="77777777" w:rsidR="00BA785C" w:rsidRPr="00BC5D51" w:rsidRDefault="00BA785C" w:rsidP="00A577CF">
            <w:pPr>
              <w:spacing w:after="0" w:line="240" w:lineRule="auto"/>
              <w:jc w:val="left"/>
            </w:pPr>
            <w:r w:rsidRPr="00BC5D51">
              <w:t>Description</w:t>
            </w:r>
          </w:p>
        </w:tc>
        <w:tc>
          <w:tcPr>
            <w:tcW w:w="7380" w:type="dxa"/>
          </w:tcPr>
          <w:p w14:paraId="0CAE6898" w14:textId="2EE9D89D" w:rsidR="00D61998" w:rsidRPr="00BC5D51" w:rsidRDefault="00A115BE" w:rsidP="008E7B78">
            <w:pPr>
              <w:spacing w:after="0" w:line="240" w:lineRule="auto"/>
              <w:jc w:val="left"/>
            </w:pPr>
            <w:r w:rsidRPr="00BC5D51">
              <w:t xml:space="preserve">If the work </w:t>
            </w:r>
            <w:r>
              <w:t xml:space="preserve">was incomplete, as per the output of </w:t>
            </w:r>
            <w:r w:rsidR="008E7B78">
              <w:fldChar w:fldCharType="begin"/>
            </w:r>
            <w:r w:rsidR="008E7B78">
              <w:instrText xml:space="preserve"> REF _Ref363134046 \r \h </w:instrText>
            </w:r>
            <w:r w:rsidR="008E7B78">
              <w:fldChar w:fldCharType="separate"/>
            </w:r>
            <w:r w:rsidR="00EA7CED">
              <w:t>4.3.3.10</w:t>
            </w:r>
            <w:r w:rsidR="008E7B78">
              <w:fldChar w:fldCharType="end"/>
            </w:r>
            <w:r>
              <w:t>, then different processing is required compared with a successful completion.</w:t>
            </w:r>
            <w:r w:rsidR="00D61998">
              <w:t xml:space="preserve"> This is handled by the dispatchers leveraging an “incompletion workflow”. Incomplete assignments have a sub-status that can be set by the dispatcher and are retained until the workflow is complete.</w:t>
            </w:r>
          </w:p>
        </w:tc>
      </w:tr>
      <w:tr w:rsidR="00BA785C" w:rsidRPr="00BC5D51" w14:paraId="0CAE689C" w14:textId="77777777" w:rsidTr="00A47B9B">
        <w:tc>
          <w:tcPr>
            <w:tcW w:w="1710" w:type="dxa"/>
          </w:tcPr>
          <w:p w14:paraId="0CAE689A" w14:textId="77777777" w:rsidR="00BA785C" w:rsidRPr="00BC5D51" w:rsidRDefault="00BA785C" w:rsidP="00A577CF">
            <w:pPr>
              <w:spacing w:after="0" w:line="240" w:lineRule="auto"/>
              <w:jc w:val="left"/>
            </w:pPr>
            <w:r w:rsidRPr="00BC5D51">
              <w:t>Task Status</w:t>
            </w:r>
          </w:p>
        </w:tc>
        <w:tc>
          <w:tcPr>
            <w:tcW w:w="7380" w:type="dxa"/>
          </w:tcPr>
          <w:p w14:paraId="0CAE689B" w14:textId="77777777" w:rsidR="00BA785C" w:rsidRPr="00BC5D51" w:rsidRDefault="00A115BE" w:rsidP="00A577CF">
            <w:pPr>
              <w:spacing w:after="0" w:line="240" w:lineRule="auto"/>
              <w:jc w:val="left"/>
            </w:pPr>
            <w:r>
              <w:t>Completed/Incomplete</w:t>
            </w:r>
          </w:p>
        </w:tc>
      </w:tr>
    </w:tbl>
    <w:p w14:paraId="0CAE689D" w14:textId="77777777" w:rsidR="00BA785C" w:rsidRPr="00BC5D51" w:rsidRDefault="00BA785C" w:rsidP="00A577CF">
      <w:pPr>
        <w:pStyle w:val="Heading4"/>
      </w:pPr>
      <w:bookmarkStart w:id="3074" w:name="_Ref363134755"/>
      <w:r w:rsidRPr="00BC5D51">
        <w:t>Activity: SnF Debrief</w:t>
      </w:r>
      <w:bookmarkEnd w:id="3074"/>
    </w:p>
    <w:p w14:paraId="0CAE689E"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A1" w14:textId="77777777" w:rsidTr="00A47B9B">
        <w:trPr>
          <w:tblHeader/>
        </w:trPr>
        <w:tc>
          <w:tcPr>
            <w:tcW w:w="1710" w:type="dxa"/>
            <w:shd w:val="clear" w:color="auto" w:fill="1F497D" w:themeFill="text2"/>
          </w:tcPr>
          <w:p w14:paraId="0CAE689F"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A0"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SnF Debrief</w:t>
            </w:r>
          </w:p>
        </w:tc>
      </w:tr>
      <w:tr w:rsidR="00BA785C" w:rsidRPr="00BC5D51" w14:paraId="0CAE68A4" w14:textId="77777777" w:rsidTr="00A47B9B">
        <w:tc>
          <w:tcPr>
            <w:tcW w:w="1710" w:type="dxa"/>
          </w:tcPr>
          <w:p w14:paraId="0CAE68A2" w14:textId="77777777" w:rsidR="00BA785C" w:rsidRPr="00BC5D51" w:rsidRDefault="00BA785C" w:rsidP="00A577CF">
            <w:pPr>
              <w:spacing w:after="0" w:line="240" w:lineRule="auto"/>
              <w:jc w:val="left"/>
            </w:pPr>
            <w:r w:rsidRPr="00BC5D51">
              <w:lastRenderedPageBreak/>
              <w:t>Action taken by:</w:t>
            </w:r>
          </w:p>
        </w:tc>
        <w:tc>
          <w:tcPr>
            <w:tcW w:w="7380" w:type="dxa"/>
          </w:tcPr>
          <w:p w14:paraId="0CAE68A3" w14:textId="77777777" w:rsidR="00BA785C" w:rsidRPr="00BC5D51" w:rsidRDefault="00BA785C" w:rsidP="00A577CF">
            <w:pPr>
              <w:spacing w:after="0" w:line="240" w:lineRule="auto"/>
              <w:jc w:val="left"/>
            </w:pPr>
            <w:r w:rsidRPr="00BC5D51">
              <w:t>FSE</w:t>
            </w:r>
          </w:p>
        </w:tc>
      </w:tr>
      <w:tr w:rsidR="00BA785C" w:rsidRPr="00BC5D51" w14:paraId="0CAE68A8" w14:textId="77777777" w:rsidTr="00A47B9B">
        <w:trPr>
          <w:trHeight w:val="404"/>
        </w:trPr>
        <w:tc>
          <w:tcPr>
            <w:tcW w:w="1710" w:type="dxa"/>
          </w:tcPr>
          <w:p w14:paraId="0CAE68A5" w14:textId="77777777" w:rsidR="00BA785C" w:rsidRPr="00BC5D51" w:rsidRDefault="00BA785C" w:rsidP="00A577CF">
            <w:pPr>
              <w:spacing w:after="0" w:line="240" w:lineRule="auto"/>
              <w:jc w:val="left"/>
            </w:pPr>
            <w:r w:rsidRPr="00BC5D51">
              <w:t>Interacting with:</w:t>
            </w:r>
          </w:p>
        </w:tc>
        <w:tc>
          <w:tcPr>
            <w:tcW w:w="7380" w:type="dxa"/>
          </w:tcPr>
          <w:p w14:paraId="0CAE68A6" w14:textId="77777777" w:rsidR="008E7B78" w:rsidRDefault="00BA785C" w:rsidP="008E7B78">
            <w:pPr>
              <w:spacing w:after="0" w:line="240" w:lineRule="auto"/>
              <w:jc w:val="left"/>
            </w:pPr>
            <w:r w:rsidRPr="00BC5D51">
              <w:t>GE Toolset on FSE Personal Computer</w:t>
            </w:r>
          </w:p>
          <w:p w14:paraId="0CAE68A7" w14:textId="77777777" w:rsidR="00BA785C" w:rsidRPr="00BC5D51" w:rsidRDefault="00BA785C" w:rsidP="008E7B78">
            <w:pPr>
              <w:spacing w:after="0" w:line="240" w:lineRule="auto"/>
              <w:jc w:val="left"/>
            </w:pPr>
            <w:r w:rsidRPr="00BC5D51">
              <w:t>ClickMobile</w:t>
            </w:r>
          </w:p>
        </w:tc>
      </w:tr>
      <w:tr w:rsidR="00BA785C" w:rsidRPr="00BC5D51" w14:paraId="0CAE68AB" w14:textId="77777777" w:rsidTr="00A47B9B">
        <w:trPr>
          <w:trHeight w:val="404"/>
        </w:trPr>
        <w:tc>
          <w:tcPr>
            <w:tcW w:w="1710" w:type="dxa"/>
          </w:tcPr>
          <w:p w14:paraId="0CAE68A9" w14:textId="77777777" w:rsidR="00BA785C" w:rsidRPr="00BC5D51" w:rsidRDefault="00BA785C" w:rsidP="00A577CF">
            <w:pPr>
              <w:spacing w:after="0" w:line="240" w:lineRule="auto"/>
              <w:jc w:val="left"/>
            </w:pPr>
            <w:r w:rsidRPr="00BC5D51">
              <w:t>Description</w:t>
            </w:r>
          </w:p>
        </w:tc>
        <w:tc>
          <w:tcPr>
            <w:tcW w:w="7380" w:type="dxa"/>
          </w:tcPr>
          <w:p w14:paraId="0CAE68AA" w14:textId="77777777" w:rsidR="00BA785C" w:rsidRPr="00BC5D51" w:rsidRDefault="00BA785C" w:rsidP="008E7B78">
            <w:pPr>
              <w:spacing w:after="0" w:line="240" w:lineRule="auto"/>
              <w:jc w:val="left"/>
            </w:pPr>
            <w:r w:rsidRPr="00BC5D51">
              <w:t>If the job is completed (without a need for a follow-on customer visit), the FSE debrief</w:t>
            </w:r>
            <w:r w:rsidR="008E7B78">
              <w:t>s</w:t>
            </w:r>
            <w:r w:rsidRPr="00BC5D51">
              <w:t xml:space="preserve"> the completed job on his PC.</w:t>
            </w:r>
          </w:p>
        </w:tc>
      </w:tr>
      <w:tr w:rsidR="00BA785C" w:rsidRPr="00BC5D51" w14:paraId="0CAE68AE" w14:textId="77777777" w:rsidTr="00A47B9B">
        <w:tc>
          <w:tcPr>
            <w:tcW w:w="1710" w:type="dxa"/>
          </w:tcPr>
          <w:p w14:paraId="0CAE68AC" w14:textId="77777777" w:rsidR="00BA785C" w:rsidRPr="00BC5D51" w:rsidRDefault="00BA785C" w:rsidP="00A577CF">
            <w:pPr>
              <w:spacing w:after="0" w:line="240" w:lineRule="auto"/>
              <w:jc w:val="left"/>
            </w:pPr>
            <w:r w:rsidRPr="00BC5D51">
              <w:t>Task Status</w:t>
            </w:r>
          </w:p>
        </w:tc>
        <w:tc>
          <w:tcPr>
            <w:tcW w:w="7380" w:type="dxa"/>
          </w:tcPr>
          <w:p w14:paraId="0CAE68AD" w14:textId="77777777" w:rsidR="00BA785C" w:rsidRPr="00BC5D51" w:rsidRDefault="008E7B78" w:rsidP="00A577CF">
            <w:pPr>
              <w:spacing w:after="0" w:line="240" w:lineRule="auto"/>
              <w:jc w:val="left"/>
            </w:pPr>
            <w:r w:rsidRPr="00BC5D51">
              <w:t>Completed</w:t>
            </w:r>
          </w:p>
        </w:tc>
      </w:tr>
    </w:tbl>
    <w:p w14:paraId="0CAE68AF" w14:textId="77777777" w:rsidR="00BA785C" w:rsidRPr="00BC5D51" w:rsidRDefault="00BA785C" w:rsidP="00A577CF">
      <w:pPr>
        <w:spacing w:after="0" w:line="240" w:lineRule="auto"/>
        <w:jc w:val="left"/>
      </w:pPr>
    </w:p>
    <w:p w14:paraId="0CAE68B0" w14:textId="77777777" w:rsidR="00BA785C" w:rsidRPr="00BC5D51" w:rsidRDefault="00BA785C" w:rsidP="00A577CF">
      <w:pPr>
        <w:pStyle w:val="Heading4"/>
      </w:pPr>
      <w:r w:rsidRPr="00BC5D51">
        <w:t>Activity: Job Closure 2</w:t>
      </w:r>
    </w:p>
    <w:p w14:paraId="0CAE68B1"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B4" w14:textId="77777777" w:rsidTr="00A47B9B">
        <w:trPr>
          <w:tblHeader/>
        </w:trPr>
        <w:tc>
          <w:tcPr>
            <w:tcW w:w="1710" w:type="dxa"/>
            <w:shd w:val="clear" w:color="auto" w:fill="1F497D" w:themeFill="text2"/>
          </w:tcPr>
          <w:p w14:paraId="0CAE68B2"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B3"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Job Closure 2</w:t>
            </w:r>
          </w:p>
        </w:tc>
      </w:tr>
      <w:tr w:rsidR="00BA785C" w:rsidRPr="00BC5D51" w14:paraId="0CAE68B7" w14:textId="77777777" w:rsidTr="00A47B9B">
        <w:tc>
          <w:tcPr>
            <w:tcW w:w="1710" w:type="dxa"/>
          </w:tcPr>
          <w:p w14:paraId="0CAE68B5" w14:textId="77777777" w:rsidR="00BA785C" w:rsidRPr="00BC5D51" w:rsidRDefault="00BA785C" w:rsidP="00A577CF">
            <w:pPr>
              <w:spacing w:after="0" w:line="240" w:lineRule="auto"/>
              <w:jc w:val="left"/>
            </w:pPr>
            <w:r w:rsidRPr="00BC5D51">
              <w:t>Action taken by:</w:t>
            </w:r>
          </w:p>
        </w:tc>
        <w:tc>
          <w:tcPr>
            <w:tcW w:w="7380" w:type="dxa"/>
          </w:tcPr>
          <w:p w14:paraId="0CAE68B6" w14:textId="77777777" w:rsidR="00BA785C" w:rsidRPr="00BC5D51" w:rsidRDefault="00BA785C" w:rsidP="00A577CF">
            <w:pPr>
              <w:spacing w:after="0" w:line="240" w:lineRule="auto"/>
              <w:jc w:val="left"/>
            </w:pPr>
            <w:r w:rsidRPr="00BC5D51">
              <w:t>FSE and CSC</w:t>
            </w:r>
          </w:p>
        </w:tc>
      </w:tr>
      <w:tr w:rsidR="00BA785C" w:rsidRPr="00BC5D51" w14:paraId="0CAE68BA" w14:textId="77777777" w:rsidTr="00A47B9B">
        <w:trPr>
          <w:trHeight w:val="404"/>
        </w:trPr>
        <w:tc>
          <w:tcPr>
            <w:tcW w:w="1710" w:type="dxa"/>
          </w:tcPr>
          <w:p w14:paraId="0CAE68B8" w14:textId="77777777" w:rsidR="00BA785C" w:rsidRPr="00BC5D51" w:rsidRDefault="00BA785C" w:rsidP="00A577CF">
            <w:pPr>
              <w:spacing w:after="0" w:line="240" w:lineRule="auto"/>
              <w:jc w:val="left"/>
            </w:pPr>
            <w:r w:rsidRPr="00BC5D51">
              <w:t>Interacting with:</w:t>
            </w:r>
          </w:p>
        </w:tc>
        <w:tc>
          <w:tcPr>
            <w:tcW w:w="7380" w:type="dxa"/>
          </w:tcPr>
          <w:p w14:paraId="0CAE68B9" w14:textId="53CEF341" w:rsidR="00BA785C" w:rsidRPr="00BC5D51" w:rsidRDefault="00BA785C" w:rsidP="0054167E">
            <w:pPr>
              <w:spacing w:after="0" w:line="240" w:lineRule="auto"/>
              <w:jc w:val="left"/>
            </w:pPr>
            <w:r w:rsidRPr="00BC5D51">
              <w:t xml:space="preserve">ClickMobile </w:t>
            </w:r>
          </w:p>
        </w:tc>
      </w:tr>
      <w:tr w:rsidR="00BA785C" w:rsidRPr="00BC5D51" w14:paraId="0CAE68BD" w14:textId="77777777" w:rsidTr="00A47B9B">
        <w:trPr>
          <w:trHeight w:val="404"/>
        </w:trPr>
        <w:tc>
          <w:tcPr>
            <w:tcW w:w="1710" w:type="dxa"/>
          </w:tcPr>
          <w:p w14:paraId="0CAE68BB" w14:textId="77777777" w:rsidR="00BA785C" w:rsidRPr="00BC5D51" w:rsidRDefault="00BA785C" w:rsidP="00A577CF">
            <w:pPr>
              <w:spacing w:after="0" w:line="240" w:lineRule="auto"/>
              <w:jc w:val="left"/>
            </w:pPr>
            <w:r w:rsidRPr="00BC5D51">
              <w:t>Description</w:t>
            </w:r>
          </w:p>
        </w:tc>
        <w:tc>
          <w:tcPr>
            <w:tcW w:w="7380" w:type="dxa"/>
          </w:tcPr>
          <w:p w14:paraId="0CAE68BC" w14:textId="77777777" w:rsidR="00BA785C" w:rsidRPr="00BC5D51" w:rsidRDefault="00BA785C" w:rsidP="00A577CF">
            <w:pPr>
              <w:spacing w:after="0" w:line="240" w:lineRule="auto"/>
              <w:jc w:val="left"/>
            </w:pPr>
            <w:r w:rsidRPr="00BC5D51">
              <w:t xml:space="preserve">See </w:t>
            </w:r>
            <w:r w:rsidR="00BA4CFE">
              <w:t xml:space="preserve">the </w:t>
            </w:r>
            <w:r w:rsidRPr="00BC5D51">
              <w:t>Job Closure</w:t>
            </w:r>
            <w:r>
              <w:t xml:space="preserve"> 2 process description </w:t>
            </w:r>
            <w:r w:rsidR="00BA4CFE">
              <w:t xml:space="preserve">in </w:t>
            </w:r>
            <w:r>
              <w:t xml:space="preserve">section </w:t>
            </w:r>
            <w:r>
              <w:fldChar w:fldCharType="begin"/>
            </w:r>
            <w:r>
              <w:instrText xml:space="preserve"> REF _Ref361915860 \r \h </w:instrText>
            </w:r>
            <w:r>
              <w:fldChar w:fldCharType="separate"/>
            </w:r>
            <w:r w:rsidR="00EA7CED">
              <w:t>4.3.4</w:t>
            </w:r>
            <w:r>
              <w:fldChar w:fldCharType="end"/>
            </w:r>
            <w:r w:rsidR="00BA4CFE">
              <w:t>.</w:t>
            </w:r>
          </w:p>
        </w:tc>
      </w:tr>
      <w:tr w:rsidR="00BA785C" w:rsidRPr="00BC5D51" w14:paraId="0CAE68C0" w14:textId="77777777" w:rsidTr="00A47B9B">
        <w:tc>
          <w:tcPr>
            <w:tcW w:w="1710" w:type="dxa"/>
          </w:tcPr>
          <w:p w14:paraId="0CAE68BE" w14:textId="77777777" w:rsidR="00BA785C" w:rsidRPr="00BC5D51" w:rsidRDefault="00BA785C" w:rsidP="00A577CF">
            <w:pPr>
              <w:spacing w:after="0" w:line="240" w:lineRule="auto"/>
              <w:jc w:val="left"/>
            </w:pPr>
            <w:r w:rsidRPr="00BC5D51">
              <w:t>Task Status</w:t>
            </w:r>
          </w:p>
        </w:tc>
        <w:tc>
          <w:tcPr>
            <w:tcW w:w="7380" w:type="dxa"/>
          </w:tcPr>
          <w:p w14:paraId="0CAE68BF" w14:textId="77777777" w:rsidR="00BA785C" w:rsidRPr="00BC5D51" w:rsidRDefault="00BA4CFE" w:rsidP="00A577CF">
            <w:pPr>
              <w:spacing w:after="0" w:line="240" w:lineRule="auto"/>
              <w:jc w:val="left"/>
            </w:pPr>
            <w:r w:rsidRPr="00BC5D51">
              <w:t>Completed</w:t>
            </w:r>
          </w:p>
        </w:tc>
      </w:tr>
    </w:tbl>
    <w:p w14:paraId="0CAE68C1" w14:textId="77777777" w:rsidR="00BA785C" w:rsidRPr="00BC5D51" w:rsidRDefault="00BA785C" w:rsidP="00A577CF">
      <w:pPr>
        <w:spacing w:after="0" w:line="240" w:lineRule="auto"/>
        <w:jc w:val="left"/>
      </w:pPr>
    </w:p>
    <w:p w14:paraId="0CAE68C2" w14:textId="77777777" w:rsidR="00BA785C" w:rsidRPr="00BC5D51" w:rsidRDefault="00BA785C" w:rsidP="00A577CF">
      <w:pPr>
        <w:pStyle w:val="Heading4"/>
      </w:pPr>
      <w:r w:rsidRPr="00BC5D51">
        <w:t>Activity: Flag on the CSC Application to inform them that another Visit is needed</w:t>
      </w:r>
    </w:p>
    <w:p w14:paraId="0CAE68C3"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C6" w14:textId="77777777" w:rsidTr="00A47B9B">
        <w:trPr>
          <w:tblHeader/>
        </w:trPr>
        <w:tc>
          <w:tcPr>
            <w:tcW w:w="1710" w:type="dxa"/>
            <w:shd w:val="clear" w:color="auto" w:fill="1F497D" w:themeFill="text2"/>
          </w:tcPr>
          <w:p w14:paraId="0CAE68C4"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C5"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Flag on the CSC Application  to inform them that another visit is needed</w:t>
            </w:r>
          </w:p>
        </w:tc>
      </w:tr>
      <w:tr w:rsidR="00BA785C" w:rsidRPr="00BC5D51" w14:paraId="0CAE68C9" w14:textId="77777777" w:rsidTr="00A47B9B">
        <w:tc>
          <w:tcPr>
            <w:tcW w:w="1710" w:type="dxa"/>
          </w:tcPr>
          <w:p w14:paraId="0CAE68C7" w14:textId="77777777" w:rsidR="00BA785C" w:rsidRPr="00BC5D51" w:rsidRDefault="00BA785C" w:rsidP="00A577CF">
            <w:pPr>
              <w:spacing w:after="0" w:line="240" w:lineRule="auto"/>
              <w:jc w:val="left"/>
            </w:pPr>
            <w:r w:rsidRPr="00BC5D51">
              <w:t>Action taken by:</w:t>
            </w:r>
          </w:p>
        </w:tc>
        <w:tc>
          <w:tcPr>
            <w:tcW w:w="7380" w:type="dxa"/>
          </w:tcPr>
          <w:p w14:paraId="0CAE68C8" w14:textId="77777777" w:rsidR="00BA785C" w:rsidRPr="00BC5D51" w:rsidRDefault="00BA785C" w:rsidP="00A577CF">
            <w:pPr>
              <w:spacing w:after="0" w:line="240" w:lineRule="auto"/>
              <w:jc w:val="left"/>
            </w:pPr>
            <w:r w:rsidRPr="00BC5D51">
              <w:t>Dispatcher</w:t>
            </w:r>
          </w:p>
        </w:tc>
      </w:tr>
      <w:tr w:rsidR="00BA785C" w:rsidRPr="00BC5D51" w14:paraId="0CAE68CC" w14:textId="77777777" w:rsidTr="00A47B9B">
        <w:trPr>
          <w:trHeight w:val="404"/>
        </w:trPr>
        <w:tc>
          <w:tcPr>
            <w:tcW w:w="1710" w:type="dxa"/>
          </w:tcPr>
          <w:p w14:paraId="0CAE68CA" w14:textId="77777777" w:rsidR="00BA785C" w:rsidRPr="00BC5D51" w:rsidRDefault="00BA785C" w:rsidP="00A577CF">
            <w:pPr>
              <w:spacing w:after="0" w:line="240" w:lineRule="auto"/>
              <w:jc w:val="left"/>
            </w:pPr>
            <w:r w:rsidRPr="00BC5D51">
              <w:t>Interacting with:</w:t>
            </w:r>
          </w:p>
        </w:tc>
        <w:tc>
          <w:tcPr>
            <w:tcW w:w="7380" w:type="dxa"/>
          </w:tcPr>
          <w:p w14:paraId="0CAE68CB" w14:textId="77777777" w:rsidR="00BA785C" w:rsidRPr="00BC5D51" w:rsidRDefault="00BA785C" w:rsidP="00A577CF">
            <w:pPr>
              <w:spacing w:after="0" w:line="240" w:lineRule="auto"/>
              <w:jc w:val="left"/>
            </w:pPr>
            <w:r w:rsidRPr="00BC5D51">
              <w:t>ClickSchedule</w:t>
            </w:r>
          </w:p>
        </w:tc>
      </w:tr>
      <w:tr w:rsidR="00BA785C" w:rsidRPr="00BC5D51" w14:paraId="0CAE68CF" w14:textId="77777777" w:rsidTr="00A47B9B">
        <w:trPr>
          <w:trHeight w:val="404"/>
        </w:trPr>
        <w:tc>
          <w:tcPr>
            <w:tcW w:w="1710" w:type="dxa"/>
          </w:tcPr>
          <w:p w14:paraId="0CAE68CD" w14:textId="77777777" w:rsidR="00BA785C" w:rsidRPr="00BC5D51" w:rsidRDefault="00BA785C" w:rsidP="00A577CF">
            <w:pPr>
              <w:spacing w:after="0" w:line="240" w:lineRule="auto"/>
              <w:jc w:val="left"/>
            </w:pPr>
            <w:r w:rsidRPr="00BC5D51">
              <w:t>Description</w:t>
            </w:r>
          </w:p>
        </w:tc>
        <w:tc>
          <w:tcPr>
            <w:tcW w:w="7380" w:type="dxa"/>
          </w:tcPr>
          <w:p w14:paraId="0CAE68CE" w14:textId="4556E545" w:rsidR="00BA785C" w:rsidRPr="00BC5D51" w:rsidRDefault="00BA785C" w:rsidP="006942B7">
            <w:pPr>
              <w:spacing w:after="0" w:line="240" w:lineRule="auto"/>
              <w:jc w:val="left"/>
            </w:pPr>
            <w:r w:rsidRPr="00BC5D51">
              <w:t>If the job is not complete</w:t>
            </w:r>
            <w:r w:rsidR="00BA4CFE">
              <w:t xml:space="preserve"> and the FSE believes that </w:t>
            </w:r>
            <w:r w:rsidRPr="00BC5D51">
              <w:t xml:space="preserve">a follow-on customer visit is needed to complete the work, then </w:t>
            </w:r>
            <w:r w:rsidR="00BA4CFE">
              <w:t xml:space="preserve">the FSE indicates this as part of their feedback in </w:t>
            </w:r>
            <w:r w:rsidR="00BA4CFE">
              <w:fldChar w:fldCharType="begin"/>
            </w:r>
            <w:r w:rsidR="00BA4CFE">
              <w:instrText xml:space="preserve"> REF _Ref363134046 \r \h </w:instrText>
            </w:r>
            <w:r w:rsidR="00BA4CFE">
              <w:fldChar w:fldCharType="separate"/>
            </w:r>
            <w:r w:rsidR="00EA7CED">
              <w:t>4.3.3.10</w:t>
            </w:r>
            <w:r w:rsidR="00BA4CFE">
              <w:fldChar w:fldCharType="end"/>
            </w:r>
            <w:r w:rsidR="00BA4CFE">
              <w:t>. This is viewable using the ClickSchedule client against the incomplete task’s details</w:t>
            </w:r>
            <w:r w:rsidR="006942B7">
              <w:t xml:space="preserve"> and service alert allowing the information required </w:t>
            </w:r>
            <w:r w:rsidR="00BA4CFE">
              <w:t xml:space="preserve">to drive manual creation of </w:t>
            </w:r>
            <w:r w:rsidR="006731EE">
              <w:t>the</w:t>
            </w:r>
            <w:r w:rsidR="00BA4CFE">
              <w:t xml:space="preserve"> follow-on activity in </w:t>
            </w:r>
            <w:r w:rsidR="00D01A1B">
              <w:t>SIEBEL</w:t>
            </w:r>
            <w:r w:rsidR="00BA4CFE">
              <w:t xml:space="preserve"> (along with the required appointment) – see </w:t>
            </w:r>
            <w:r w:rsidR="00BA4CFE">
              <w:fldChar w:fldCharType="begin"/>
            </w:r>
            <w:r w:rsidR="00BA4CFE">
              <w:instrText xml:space="preserve"> REF _Ref363134755 \r \h </w:instrText>
            </w:r>
            <w:r w:rsidR="00BA4CFE">
              <w:fldChar w:fldCharType="separate"/>
            </w:r>
            <w:r w:rsidR="00EA7CED">
              <w:t>4.3.3.13</w:t>
            </w:r>
            <w:r w:rsidR="00BA4CFE">
              <w:fldChar w:fldCharType="end"/>
            </w:r>
            <w:r w:rsidR="00BA4CFE">
              <w:t>.</w:t>
            </w:r>
            <w:r w:rsidRPr="00BC5D51">
              <w:t xml:space="preserve"> </w:t>
            </w:r>
            <w:r w:rsidR="00D61998">
              <w:t xml:space="preserve">This process leverages the incompletion sub-status mechanism described in </w:t>
            </w:r>
            <w:r w:rsidR="00D61998">
              <w:fldChar w:fldCharType="begin"/>
            </w:r>
            <w:r w:rsidR="00D61998">
              <w:instrText xml:space="preserve"> REF _Ref421032416 \r \h </w:instrText>
            </w:r>
            <w:r w:rsidR="00D61998">
              <w:fldChar w:fldCharType="separate"/>
            </w:r>
            <w:r w:rsidR="00D61998">
              <w:t>4.3.3.12</w:t>
            </w:r>
            <w:r w:rsidR="00D61998">
              <w:fldChar w:fldCharType="end"/>
            </w:r>
            <w:r w:rsidR="00D61998">
              <w:t>.</w:t>
            </w:r>
          </w:p>
        </w:tc>
      </w:tr>
      <w:tr w:rsidR="00BA785C" w:rsidRPr="00BC5D51" w14:paraId="0CAE68D2" w14:textId="77777777" w:rsidTr="00A47B9B">
        <w:tc>
          <w:tcPr>
            <w:tcW w:w="1710" w:type="dxa"/>
          </w:tcPr>
          <w:p w14:paraId="0CAE68D0" w14:textId="77777777" w:rsidR="00BA785C" w:rsidRPr="00BC5D51" w:rsidRDefault="00BA785C" w:rsidP="00A577CF">
            <w:pPr>
              <w:spacing w:after="0" w:line="240" w:lineRule="auto"/>
              <w:jc w:val="left"/>
            </w:pPr>
            <w:r w:rsidRPr="00BC5D51">
              <w:t>Task Status</w:t>
            </w:r>
          </w:p>
        </w:tc>
        <w:tc>
          <w:tcPr>
            <w:tcW w:w="7380" w:type="dxa"/>
          </w:tcPr>
          <w:p w14:paraId="0CAE68D1" w14:textId="77777777" w:rsidR="00BA785C" w:rsidRPr="00BC5D51" w:rsidRDefault="005C431F" w:rsidP="00A577CF">
            <w:pPr>
              <w:spacing w:after="0" w:line="240" w:lineRule="auto"/>
              <w:jc w:val="left"/>
            </w:pPr>
            <w:r>
              <w:t>Incomplete</w:t>
            </w:r>
          </w:p>
        </w:tc>
      </w:tr>
    </w:tbl>
    <w:p w14:paraId="0CAE68D3" w14:textId="77777777" w:rsidR="00BA785C" w:rsidRPr="00BC5D51" w:rsidRDefault="00BA785C" w:rsidP="00A577CF">
      <w:pPr>
        <w:spacing w:after="0" w:line="240" w:lineRule="auto"/>
        <w:jc w:val="left"/>
      </w:pPr>
    </w:p>
    <w:p w14:paraId="0CAE68D4" w14:textId="77777777" w:rsidR="00BA785C" w:rsidRPr="00BC5D51" w:rsidRDefault="00BA785C" w:rsidP="00A577CF">
      <w:pPr>
        <w:pStyle w:val="Heading4"/>
      </w:pPr>
      <w:r w:rsidRPr="00BC5D51">
        <w:t>Activity: SnF Debrief</w:t>
      </w:r>
    </w:p>
    <w:p w14:paraId="0CAE68D5"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D8" w14:textId="77777777" w:rsidTr="00A47B9B">
        <w:trPr>
          <w:tblHeader/>
        </w:trPr>
        <w:tc>
          <w:tcPr>
            <w:tcW w:w="1710" w:type="dxa"/>
            <w:shd w:val="clear" w:color="auto" w:fill="1F497D" w:themeFill="text2"/>
          </w:tcPr>
          <w:p w14:paraId="0CAE68D6"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D7"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SnF Debrief</w:t>
            </w:r>
          </w:p>
        </w:tc>
      </w:tr>
      <w:tr w:rsidR="00BA785C" w:rsidRPr="00BC5D51" w14:paraId="0CAE68DB" w14:textId="77777777" w:rsidTr="00A47B9B">
        <w:tc>
          <w:tcPr>
            <w:tcW w:w="1710" w:type="dxa"/>
          </w:tcPr>
          <w:p w14:paraId="0CAE68D9" w14:textId="77777777" w:rsidR="00BA785C" w:rsidRPr="00BC5D51" w:rsidRDefault="00BA785C" w:rsidP="00A577CF">
            <w:pPr>
              <w:spacing w:after="0" w:line="240" w:lineRule="auto"/>
              <w:jc w:val="left"/>
            </w:pPr>
            <w:r w:rsidRPr="00BC5D51">
              <w:t>Action taken by:</w:t>
            </w:r>
          </w:p>
        </w:tc>
        <w:tc>
          <w:tcPr>
            <w:tcW w:w="7380" w:type="dxa"/>
          </w:tcPr>
          <w:p w14:paraId="0CAE68DA" w14:textId="77777777" w:rsidR="00BA785C" w:rsidRPr="00BC5D51" w:rsidRDefault="00BA785C" w:rsidP="00A577CF">
            <w:pPr>
              <w:spacing w:after="0" w:line="240" w:lineRule="auto"/>
              <w:jc w:val="left"/>
            </w:pPr>
            <w:r w:rsidRPr="00BC5D51">
              <w:t>FSE</w:t>
            </w:r>
          </w:p>
        </w:tc>
      </w:tr>
      <w:tr w:rsidR="00BA785C" w:rsidRPr="00BC5D51" w14:paraId="0CAE68DF" w14:textId="77777777" w:rsidTr="00A47B9B">
        <w:trPr>
          <w:trHeight w:val="404"/>
        </w:trPr>
        <w:tc>
          <w:tcPr>
            <w:tcW w:w="1710" w:type="dxa"/>
          </w:tcPr>
          <w:p w14:paraId="0CAE68DC" w14:textId="77777777" w:rsidR="00BA785C" w:rsidRPr="00BC5D51" w:rsidRDefault="00BA785C" w:rsidP="00A577CF">
            <w:pPr>
              <w:spacing w:after="0" w:line="240" w:lineRule="auto"/>
              <w:jc w:val="left"/>
            </w:pPr>
            <w:r w:rsidRPr="00BC5D51">
              <w:t>Interacting with:</w:t>
            </w:r>
          </w:p>
        </w:tc>
        <w:tc>
          <w:tcPr>
            <w:tcW w:w="7380" w:type="dxa"/>
          </w:tcPr>
          <w:p w14:paraId="0CAE68DD" w14:textId="77777777" w:rsidR="00BA4CFE" w:rsidRDefault="00BA785C" w:rsidP="00BA4CFE">
            <w:pPr>
              <w:spacing w:after="0" w:line="240" w:lineRule="auto"/>
              <w:jc w:val="left"/>
            </w:pPr>
            <w:r w:rsidRPr="00BC5D51">
              <w:t>GE Toolset on FSE Personal Computer</w:t>
            </w:r>
          </w:p>
          <w:p w14:paraId="0CAE68DE" w14:textId="77777777" w:rsidR="00BA785C" w:rsidRPr="00BC5D51" w:rsidRDefault="00BA785C" w:rsidP="00BA4CFE">
            <w:pPr>
              <w:spacing w:after="0" w:line="240" w:lineRule="auto"/>
              <w:jc w:val="left"/>
            </w:pPr>
            <w:r w:rsidRPr="00BC5D51">
              <w:t>ClickMobile</w:t>
            </w:r>
          </w:p>
        </w:tc>
      </w:tr>
      <w:tr w:rsidR="00BA785C" w:rsidRPr="00BC5D51" w14:paraId="0CAE68E2" w14:textId="77777777" w:rsidTr="00A47B9B">
        <w:trPr>
          <w:trHeight w:val="404"/>
        </w:trPr>
        <w:tc>
          <w:tcPr>
            <w:tcW w:w="1710" w:type="dxa"/>
          </w:tcPr>
          <w:p w14:paraId="0CAE68E0" w14:textId="77777777" w:rsidR="00BA785C" w:rsidRPr="00BC5D51" w:rsidRDefault="00BA785C" w:rsidP="00A577CF">
            <w:pPr>
              <w:spacing w:after="0" w:line="240" w:lineRule="auto"/>
              <w:jc w:val="left"/>
            </w:pPr>
            <w:r w:rsidRPr="00BC5D51">
              <w:t>Description</w:t>
            </w:r>
          </w:p>
        </w:tc>
        <w:tc>
          <w:tcPr>
            <w:tcW w:w="7380" w:type="dxa"/>
          </w:tcPr>
          <w:p w14:paraId="0CAE68E1" w14:textId="77777777" w:rsidR="00BA785C" w:rsidRPr="00BC5D51" w:rsidRDefault="00BA4CFE" w:rsidP="00BA4CFE">
            <w:pPr>
              <w:spacing w:after="0" w:line="240" w:lineRule="auto"/>
              <w:jc w:val="left"/>
            </w:pPr>
            <w:r>
              <w:t xml:space="preserve">The </w:t>
            </w:r>
            <w:r w:rsidR="00BA785C" w:rsidRPr="00BC5D51">
              <w:t>FSE debrief</w:t>
            </w:r>
            <w:r>
              <w:t>s</w:t>
            </w:r>
            <w:r w:rsidR="00BA785C" w:rsidRPr="00BC5D51">
              <w:t xml:space="preserve"> the completed job on his PC. The job status is changed to Completed on his Mobile device. Since the job requires </w:t>
            </w:r>
            <w:r>
              <w:t xml:space="preserve">a </w:t>
            </w:r>
            <w:r w:rsidR="00BA785C" w:rsidRPr="00BC5D51">
              <w:t xml:space="preserve">further visit to be arranged before it can be completed, this activity </w:t>
            </w:r>
            <w:r>
              <w:t>invokes</w:t>
            </w:r>
            <w:r w:rsidR="00BA785C" w:rsidRPr="00BC5D51">
              <w:t xml:space="preserve"> the Appointment Booking process  </w:t>
            </w:r>
            <w:r w:rsidR="00BA785C" w:rsidRPr="00BC5D51">
              <w:rPr>
                <w:noProof/>
                <w:lang w:val="en-US"/>
              </w:rPr>
              <w:drawing>
                <wp:inline distT="0" distB="0" distL="0" distR="0" wp14:anchorId="0CAE769D" wp14:editId="0CAE769E">
                  <wp:extent cx="55245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151" cy="381484"/>
                          </a:xfrm>
                          <a:prstGeom prst="rect">
                            <a:avLst/>
                          </a:prstGeom>
                          <a:noFill/>
                        </pic:spPr>
                      </pic:pic>
                    </a:graphicData>
                  </a:graphic>
                </wp:inline>
              </w:drawing>
            </w:r>
            <w:r w:rsidR="00BA785C">
              <w:t xml:space="preserve">, section </w:t>
            </w:r>
            <w:r w:rsidR="00BA785C">
              <w:fldChar w:fldCharType="begin"/>
            </w:r>
            <w:r w:rsidR="00BA785C">
              <w:instrText xml:space="preserve"> REF _Ref361915905 \r \h </w:instrText>
            </w:r>
            <w:r w:rsidR="00BA785C">
              <w:fldChar w:fldCharType="separate"/>
            </w:r>
            <w:r w:rsidR="00EA7CED">
              <w:t>4.3.2</w:t>
            </w:r>
            <w:r w:rsidR="00BA785C">
              <w:fldChar w:fldCharType="end"/>
            </w:r>
            <w:r w:rsidR="00BA785C" w:rsidRPr="00BC5D51">
              <w:t xml:space="preserve"> above, </w:t>
            </w:r>
            <w:r>
              <w:t>enabling</w:t>
            </w:r>
            <w:r w:rsidRPr="00BC5D51">
              <w:t xml:space="preserve"> </w:t>
            </w:r>
            <w:r w:rsidR="00BA785C" w:rsidRPr="00BC5D51">
              <w:t xml:space="preserve">the CSC </w:t>
            </w:r>
            <w:r>
              <w:t xml:space="preserve">Agent </w:t>
            </w:r>
            <w:r w:rsidR="00BA785C" w:rsidRPr="00BC5D51">
              <w:t>to arrange a follow-up visit at the customer site to complete the job.</w:t>
            </w:r>
          </w:p>
        </w:tc>
      </w:tr>
      <w:tr w:rsidR="00BA785C" w:rsidRPr="00BC5D51" w14:paraId="0CAE68E5" w14:textId="77777777" w:rsidTr="00A47B9B">
        <w:tc>
          <w:tcPr>
            <w:tcW w:w="1710" w:type="dxa"/>
          </w:tcPr>
          <w:p w14:paraId="0CAE68E3" w14:textId="77777777" w:rsidR="00BA785C" w:rsidRPr="00BC5D51" w:rsidRDefault="00BA785C" w:rsidP="00A577CF">
            <w:pPr>
              <w:spacing w:after="0" w:line="240" w:lineRule="auto"/>
              <w:jc w:val="left"/>
            </w:pPr>
            <w:r w:rsidRPr="00BC5D51">
              <w:t>Task Status</w:t>
            </w:r>
          </w:p>
        </w:tc>
        <w:tc>
          <w:tcPr>
            <w:tcW w:w="7380" w:type="dxa"/>
          </w:tcPr>
          <w:p w14:paraId="0CAE68E4" w14:textId="77777777" w:rsidR="00BA785C" w:rsidRPr="00BC5D51" w:rsidRDefault="00BA4CFE" w:rsidP="00A577CF">
            <w:pPr>
              <w:spacing w:after="0" w:line="240" w:lineRule="auto"/>
              <w:jc w:val="left"/>
            </w:pPr>
            <w:r w:rsidRPr="00BC5D51">
              <w:t>Completed</w:t>
            </w:r>
          </w:p>
        </w:tc>
      </w:tr>
    </w:tbl>
    <w:p w14:paraId="0CAE68E6" w14:textId="77777777" w:rsidR="00BA785C" w:rsidRPr="00BC5D51" w:rsidRDefault="00BA785C" w:rsidP="00A577CF">
      <w:pPr>
        <w:spacing w:after="0" w:line="240" w:lineRule="auto"/>
        <w:jc w:val="left"/>
      </w:pPr>
    </w:p>
    <w:p w14:paraId="0CAE68E7" w14:textId="77777777" w:rsidR="00BA785C" w:rsidRPr="00BC5D51" w:rsidRDefault="00BA785C" w:rsidP="00A577CF">
      <w:pPr>
        <w:spacing w:after="0" w:line="240" w:lineRule="auto"/>
        <w:jc w:val="left"/>
      </w:pPr>
      <w:r w:rsidRPr="00BC5D51">
        <w:br w:type="page"/>
      </w:r>
    </w:p>
    <w:p w14:paraId="0CAE68E8" w14:textId="2FFB264A" w:rsidR="00BA785C" w:rsidRPr="00BC5D51" w:rsidRDefault="00BA785C" w:rsidP="00A577CF">
      <w:pPr>
        <w:pStyle w:val="Heading3"/>
      </w:pPr>
      <w:bookmarkStart w:id="3075" w:name="_Ref361915860"/>
      <w:bookmarkStart w:id="3076" w:name="_Toc425500324"/>
      <w:r w:rsidRPr="00BC5D51">
        <w:lastRenderedPageBreak/>
        <w:t xml:space="preserve">Business Scenario 1C: Job Closures -    </w:t>
      </w:r>
      <w:r w:rsidRPr="00BC5D51">
        <w:rPr>
          <w:noProof/>
          <w:lang w:val="en-US"/>
        </w:rPr>
        <w:drawing>
          <wp:inline distT="0" distB="0" distL="0" distR="0" wp14:anchorId="0CAE769F" wp14:editId="0CAE76A0">
            <wp:extent cx="761129" cy="2476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140" cy="251883"/>
                    </a:xfrm>
                    <a:prstGeom prst="rect">
                      <a:avLst/>
                    </a:prstGeom>
                    <a:noFill/>
                  </pic:spPr>
                </pic:pic>
              </a:graphicData>
            </a:graphic>
          </wp:inline>
        </w:drawing>
      </w:r>
      <w:r w:rsidRPr="00BC5D51">
        <w:t xml:space="preserve"> &amp; </w:t>
      </w:r>
      <w:r w:rsidRPr="00BC5D51">
        <w:rPr>
          <w:noProof/>
          <w:lang w:val="en-US"/>
        </w:rPr>
        <w:drawing>
          <wp:inline distT="0" distB="0" distL="0" distR="0" wp14:anchorId="0CAE76A1" wp14:editId="0CAE76A2">
            <wp:extent cx="789319" cy="238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812" cy="242196"/>
                    </a:xfrm>
                    <a:prstGeom prst="rect">
                      <a:avLst/>
                    </a:prstGeom>
                    <a:noFill/>
                  </pic:spPr>
                </pic:pic>
              </a:graphicData>
            </a:graphic>
          </wp:inline>
        </w:drawing>
      </w:r>
      <w:bookmarkEnd w:id="3075"/>
      <w:bookmarkEnd w:id="3076"/>
    </w:p>
    <w:p w14:paraId="0CAE68E9" w14:textId="77777777" w:rsidR="00BA785C" w:rsidRPr="00BC5D51" w:rsidRDefault="00BA785C" w:rsidP="00A577CF">
      <w:pPr>
        <w:spacing w:after="0" w:line="240" w:lineRule="auto"/>
        <w:jc w:val="left"/>
      </w:pPr>
    </w:p>
    <w:p w14:paraId="0CAE68EA" w14:textId="211E8A39" w:rsidR="00BA785C" w:rsidRPr="00BC5D51" w:rsidRDefault="0054167E" w:rsidP="00A577CF">
      <w:pPr>
        <w:spacing w:after="0" w:line="240" w:lineRule="auto"/>
        <w:jc w:val="left"/>
      </w:pPr>
      <w:commentRangeStart w:id="3077"/>
      <w:r>
        <w:rPr>
          <w:noProof/>
          <w:lang w:val="en-US"/>
        </w:rPr>
        <w:drawing>
          <wp:inline distT="0" distB="0" distL="0" distR="0" wp14:anchorId="2F2E17A3" wp14:editId="3F3A2ABD">
            <wp:extent cx="5779696" cy="4334773"/>
            <wp:effectExtent l="0" t="0" r="0" b="8890"/>
            <wp:docPr id="226" name="Picture 226" descr="D:\GE Health Care\Project\pg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E Health Care\Project\pg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8832" cy="4334125"/>
                    </a:xfrm>
                    <a:prstGeom prst="rect">
                      <a:avLst/>
                    </a:prstGeom>
                    <a:noFill/>
                    <a:ln>
                      <a:noFill/>
                    </a:ln>
                  </pic:spPr>
                </pic:pic>
              </a:graphicData>
            </a:graphic>
          </wp:inline>
        </w:drawing>
      </w:r>
      <w:commentRangeEnd w:id="3077"/>
      <w:r w:rsidR="00291182">
        <w:rPr>
          <w:rStyle w:val="CommentReference"/>
        </w:rPr>
        <w:commentReference w:id="3077"/>
      </w:r>
    </w:p>
    <w:p w14:paraId="0CAE68EB" w14:textId="77777777" w:rsidR="00BA785C" w:rsidRDefault="00BA785C" w:rsidP="00A577CF">
      <w:pPr>
        <w:spacing w:after="0" w:line="240" w:lineRule="auto"/>
        <w:jc w:val="left"/>
        <w:rPr>
          <w:b/>
        </w:rPr>
      </w:pPr>
    </w:p>
    <w:p w14:paraId="0CAE68EC" w14:textId="77777777" w:rsidR="00BA785C" w:rsidRPr="00BA4CFE" w:rsidRDefault="00BA785C" w:rsidP="00BA4CFE">
      <w:pPr>
        <w:pStyle w:val="Heading4"/>
      </w:pPr>
      <w:commentRangeStart w:id="3078"/>
      <w:r w:rsidRPr="00BA4CFE">
        <w:t>Job Closure 1 Process</w:t>
      </w:r>
      <w:commentRangeEnd w:id="3078"/>
      <w:r w:rsidR="00794719">
        <w:rPr>
          <w:rStyle w:val="CommentReference"/>
          <w:rFonts w:asciiTheme="minorHAnsi" w:hAnsiTheme="minorHAnsi"/>
          <w:b w:val="0"/>
          <w:color w:val="404040" w:themeColor="text1" w:themeTint="BF"/>
        </w:rPr>
        <w:commentReference w:id="3078"/>
      </w:r>
    </w:p>
    <w:p w14:paraId="0CAE68ED" w14:textId="77777777" w:rsidR="00BA785C" w:rsidRPr="00BC5D51" w:rsidRDefault="00BA785C" w:rsidP="00BA4CFE">
      <w:pPr>
        <w:pStyle w:val="Heading5"/>
      </w:pPr>
      <w:r w:rsidRPr="00BC5D51">
        <w:t>Activity: Update End Reason Code</w:t>
      </w:r>
    </w:p>
    <w:p w14:paraId="0CAE68EE"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8F1" w14:textId="77777777" w:rsidTr="00A47B9B">
        <w:trPr>
          <w:tblHeader/>
        </w:trPr>
        <w:tc>
          <w:tcPr>
            <w:tcW w:w="1710" w:type="dxa"/>
            <w:shd w:val="clear" w:color="auto" w:fill="1F497D" w:themeFill="text2"/>
          </w:tcPr>
          <w:p w14:paraId="0CAE68EF"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8F0"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Update End Reason Code</w:t>
            </w:r>
          </w:p>
        </w:tc>
      </w:tr>
      <w:tr w:rsidR="00BA785C" w:rsidRPr="00BC5D51" w14:paraId="0CAE68F4" w14:textId="77777777" w:rsidTr="00A47B9B">
        <w:tc>
          <w:tcPr>
            <w:tcW w:w="1710" w:type="dxa"/>
          </w:tcPr>
          <w:p w14:paraId="0CAE68F2" w14:textId="77777777" w:rsidR="00BA785C" w:rsidRPr="00BC5D51" w:rsidRDefault="00BA785C" w:rsidP="00A577CF">
            <w:pPr>
              <w:spacing w:after="0" w:line="240" w:lineRule="auto"/>
              <w:jc w:val="left"/>
            </w:pPr>
            <w:r w:rsidRPr="00BC5D51">
              <w:t>Action taken by:</w:t>
            </w:r>
          </w:p>
        </w:tc>
        <w:tc>
          <w:tcPr>
            <w:tcW w:w="7380" w:type="dxa"/>
          </w:tcPr>
          <w:p w14:paraId="0CAE68F3" w14:textId="77777777" w:rsidR="00BA785C" w:rsidRPr="00BC5D51" w:rsidRDefault="00BA785C" w:rsidP="00A577CF">
            <w:pPr>
              <w:spacing w:after="0" w:line="240" w:lineRule="auto"/>
              <w:jc w:val="left"/>
            </w:pPr>
            <w:r w:rsidRPr="00BC5D51">
              <w:t>Dispatcher</w:t>
            </w:r>
          </w:p>
        </w:tc>
      </w:tr>
      <w:tr w:rsidR="00BA785C" w:rsidRPr="00BC5D51" w14:paraId="0CAE68F7" w14:textId="77777777" w:rsidTr="00A47B9B">
        <w:trPr>
          <w:trHeight w:val="404"/>
        </w:trPr>
        <w:tc>
          <w:tcPr>
            <w:tcW w:w="1710" w:type="dxa"/>
          </w:tcPr>
          <w:p w14:paraId="0CAE68F5" w14:textId="77777777" w:rsidR="00BA785C" w:rsidRPr="00BC5D51" w:rsidRDefault="00BA785C" w:rsidP="00A577CF">
            <w:pPr>
              <w:spacing w:after="0" w:line="240" w:lineRule="auto"/>
              <w:jc w:val="left"/>
            </w:pPr>
            <w:r w:rsidRPr="00BC5D51">
              <w:t>Interacting with:</w:t>
            </w:r>
          </w:p>
        </w:tc>
        <w:tc>
          <w:tcPr>
            <w:tcW w:w="7380" w:type="dxa"/>
          </w:tcPr>
          <w:p w14:paraId="0CAE68F6" w14:textId="77777777" w:rsidR="00BA785C" w:rsidRPr="00BC5D51" w:rsidRDefault="00BA785C" w:rsidP="00A577CF">
            <w:pPr>
              <w:spacing w:after="0" w:line="240" w:lineRule="auto"/>
              <w:jc w:val="left"/>
            </w:pPr>
            <w:r w:rsidRPr="00BC5D51">
              <w:t>GE Tools</w:t>
            </w:r>
          </w:p>
        </w:tc>
      </w:tr>
      <w:tr w:rsidR="00BA785C" w:rsidRPr="00BC5D51" w14:paraId="0CAE6900" w14:textId="77777777" w:rsidTr="00A47B9B">
        <w:trPr>
          <w:trHeight w:val="404"/>
        </w:trPr>
        <w:tc>
          <w:tcPr>
            <w:tcW w:w="1710" w:type="dxa"/>
          </w:tcPr>
          <w:p w14:paraId="0CAE68F8" w14:textId="77777777" w:rsidR="00BA785C" w:rsidRPr="00BC5D51" w:rsidRDefault="00BA785C" w:rsidP="00A577CF">
            <w:pPr>
              <w:spacing w:after="0" w:line="240" w:lineRule="auto"/>
              <w:jc w:val="left"/>
            </w:pPr>
            <w:r w:rsidRPr="00BC5D51">
              <w:t>Description</w:t>
            </w:r>
          </w:p>
        </w:tc>
        <w:tc>
          <w:tcPr>
            <w:tcW w:w="7380" w:type="dxa"/>
          </w:tcPr>
          <w:p w14:paraId="0CAE68F9" w14:textId="77777777" w:rsidR="00BA785C" w:rsidRPr="00BC5D51" w:rsidRDefault="00505E0A" w:rsidP="00A577CF">
            <w:pPr>
              <w:spacing w:after="0" w:line="240" w:lineRule="auto"/>
              <w:jc w:val="left"/>
            </w:pPr>
            <w:r>
              <w:t>The Dispatcher updates the</w:t>
            </w:r>
            <w:r w:rsidRPr="00BC5D51">
              <w:t xml:space="preserve"> </w:t>
            </w:r>
            <w:r w:rsidR="00BA785C" w:rsidRPr="00BC5D51">
              <w:t>end reason code. Valid codes are:</w:t>
            </w:r>
          </w:p>
          <w:p w14:paraId="0CAE68FA" w14:textId="6D0D0C08" w:rsidR="00BA785C" w:rsidRPr="00BC5D51" w:rsidRDefault="00BA785C" w:rsidP="00125064">
            <w:pPr>
              <w:numPr>
                <w:ilvl w:val="0"/>
                <w:numId w:val="36"/>
              </w:numPr>
              <w:spacing w:after="0" w:line="240" w:lineRule="auto"/>
              <w:jc w:val="left"/>
            </w:pPr>
            <w:r w:rsidRPr="00BC5D51">
              <w:rPr>
                <w:lang w:val="pt-BR"/>
              </w:rPr>
              <w:t xml:space="preserve">COM (done in </w:t>
            </w:r>
            <w:r w:rsidR="00D01A1B">
              <w:rPr>
                <w:lang w:val="pt-BR"/>
              </w:rPr>
              <w:t>SIEBEL</w:t>
            </w:r>
            <w:r w:rsidRPr="00BC5D51">
              <w:rPr>
                <w:lang w:val="pt-BR"/>
              </w:rPr>
              <w:t>) - Competitor manages the product</w:t>
            </w:r>
          </w:p>
          <w:p w14:paraId="0CAE68FB" w14:textId="28938F43" w:rsidR="00BA785C" w:rsidRPr="00BC5D51" w:rsidRDefault="00BA785C" w:rsidP="00125064">
            <w:pPr>
              <w:numPr>
                <w:ilvl w:val="0"/>
                <w:numId w:val="36"/>
              </w:numPr>
              <w:spacing w:after="0" w:line="240" w:lineRule="auto"/>
              <w:jc w:val="left"/>
            </w:pPr>
            <w:r w:rsidRPr="00BC5D51">
              <w:rPr>
                <w:lang w:val="pt-BR"/>
              </w:rPr>
              <w:t xml:space="preserve">CUS (done in </w:t>
            </w:r>
            <w:r w:rsidR="00D01A1B">
              <w:rPr>
                <w:lang w:val="pt-BR"/>
              </w:rPr>
              <w:t>SIEBEL</w:t>
            </w:r>
            <w:r w:rsidRPr="00BC5D51">
              <w:rPr>
                <w:lang w:val="pt-BR"/>
              </w:rPr>
              <w:t>)  - Customer fixes product themselves e.g Reboot etc.</w:t>
            </w:r>
          </w:p>
          <w:p w14:paraId="0CAE68FC" w14:textId="3FEBB6A9" w:rsidR="00BA785C" w:rsidRPr="00BC5D51" w:rsidRDefault="00BA785C" w:rsidP="00125064">
            <w:pPr>
              <w:numPr>
                <w:ilvl w:val="0"/>
                <w:numId w:val="36"/>
              </w:numPr>
              <w:spacing w:after="0" w:line="240" w:lineRule="auto"/>
              <w:jc w:val="left"/>
            </w:pPr>
            <w:r w:rsidRPr="00BC5D51">
              <w:rPr>
                <w:lang w:val="pt-BR"/>
              </w:rPr>
              <w:t xml:space="preserve">MIS (done in </w:t>
            </w:r>
            <w:r w:rsidR="00D01A1B">
              <w:rPr>
                <w:lang w:val="pt-BR"/>
              </w:rPr>
              <w:t>SIEBEL</w:t>
            </w:r>
            <w:r w:rsidRPr="00BC5D51">
              <w:rPr>
                <w:lang w:val="pt-BR"/>
              </w:rPr>
              <w:t>)   -  Mistake</w:t>
            </w:r>
          </w:p>
          <w:p w14:paraId="0CAE68FD" w14:textId="50CB4982" w:rsidR="00BA785C" w:rsidRPr="00BC5D51" w:rsidRDefault="00BA785C" w:rsidP="00125064">
            <w:pPr>
              <w:numPr>
                <w:ilvl w:val="0"/>
                <w:numId w:val="36"/>
              </w:numPr>
              <w:spacing w:after="0" w:line="240" w:lineRule="auto"/>
              <w:jc w:val="left"/>
            </w:pPr>
            <w:r w:rsidRPr="00BC5D51">
              <w:rPr>
                <w:lang w:val="pt-BR"/>
              </w:rPr>
              <w:t xml:space="preserve">DUP (done in </w:t>
            </w:r>
            <w:r w:rsidR="00D01A1B">
              <w:rPr>
                <w:lang w:val="pt-BR"/>
              </w:rPr>
              <w:t>SIEBEL</w:t>
            </w:r>
            <w:r w:rsidRPr="00BC5D51">
              <w:rPr>
                <w:lang w:val="pt-BR"/>
              </w:rPr>
              <w:t>)  -  Duplicate Job</w:t>
            </w:r>
          </w:p>
          <w:p w14:paraId="0CAE68FE" w14:textId="21CFF172" w:rsidR="00BA785C" w:rsidRPr="00BC5D51" w:rsidRDefault="00BA785C" w:rsidP="00125064">
            <w:pPr>
              <w:numPr>
                <w:ilvl w:val="0"/>
                <w:numId w:val="36"/>
              </w:numPr>
              <w:spacing w:after="0" w:line="240" w:lineRule="auto"/>
              <w:jc w:val="left"/>
            </w:pPr>
            <w:r w:rsidRPr="00BC5D51">
              <w:rPr>
                <w:lang w:val="pt-BR"/>
              </w:rPr>
              <w:t xml:space="preserve">TEL (done in FEMC or </w:t>
            </w:r>
            <w:r w:rsidR="00D01A1B">
              <w:rPr>
                <w:lang w:val="pt-BR"/>
              </w:rPr>
              <w:t>SIEBEL</w:t>
            </w:r>
            <w:r w:rsidRPr="00BC5D51">
              <w:rPr>
                <w:lang w:val="pt-BR"/>
              </w:rPr>
              <w:t>) – Fixed via Telephone</w:t>
            </w:r>
          </w:p>
          <w:p w14:paraId="0CAE68FF" w14:textId="416E6780" w:rsidR="00BA785C" w:rsidRPr="00BC5D51" w:rsidRDefault="00BA785C" w:rsidP="00125064">
            <w:pPr>
              <w:numPr>
                <w:ilvl w:val="0"/>
                <w:numId w:val="36"/>
              </w:numPr>
              <w:spacing w:after="0" w:line="240" w:lineRule="auto"/>
              <w:jc w:val="left"/>
            </w:pPr>
            <w:r w:rsidRPr="00BC5D51">
              <w:rPr>
                <w:lang w:val="pt-BR"/>
              </w:rPr>
              <w:t xml:space="preserve">QNA (done in </w:t>
            </w:r>
            <w:r w:rsidR="00D01A1B">
              <w:rPr>
                <w:lang w:val="pt-BR"/>
              </w:rPr>
              <w:t>SIEBEL</w:t>
            </w:r>
            <w:r w:rsidRPr="00BC5D51">
              <w:rPr>
                <w:lang w:val="pt-BR"/>
              </w:rPr>
              <w:t xml:space="preserve">) </w:t>
            </w:r>
            <w:r w:rsidRPr="00BC5D51">
              <w:rPr>
                <w:lang w:val="pt-BR"/>
              </w:rPr>
              <w:sym w:font="Wingdings" w:char="F0E0"/>
            </w:r>
            <w:r w:rsidRPr="00BC5D51">
              <w:rPr>
                <w:lang w:val="pt-BR"/>
              </w:rPr>
              <w:t xml:space="preserve"> no impact on appointment</w:t>
            </w:r>
          </w:p>
        </w:tc>
      </w:tr>
      <w:tr w:rsidR="00BA785C" w:rsidRPr="00BC5D51" w14:paraId="0CAE6903" w14:textId="77777777" w:rsidTr="00A47B9B">
        <w:tc>
          <w:tcPr>
            <w:tcW w:w="1710" w:type="dxa"/>
          </w:tcPr>
          <w:p w14:paraId="0CAE6901" w14:textId="77777777" w:rsidR="00BA785C" w:rsidRPr="00BC5D51" w:rsidRDefault="00BA785C" w:rsidP="00A577CF">
            <w:pPr>
              <w:spacing w:after="0" w:line="240" w:lineRule="auto"/>
              <w:jc w:val="left"/>
            </w:pPr>
            <w:r w:rsidRPr="00BC5D51">
              <w:t>Task Status</w:t>
            </w:r>
          </w:p>
        </w:tc>
        <w:tc>
          <w:tcPr>
            <w:tcW w:w="7380" w:type="dxa"/>
          </w:tcPr>
          <w:p w14:paraId="0CAE6902" w14:textId="77777777" w:rsidR="00BA785C" w:rsidRPr="00BC5D51" w:rsidRDefault="000524E6" w:rsidP="00A577CF">
            <w:pPr>
              <w:spacing w:after="0" w:line="240" w:lineRule="auto"/>
              <w:jc w:val="left"/>
            </w:pPr>
            <w:r>
              <w:t>N/A</w:t>
            </w:r>
          </w:p>
        </w:tc>
      </w:tr>
    </w:tbl>
    <w:p w14:paraId="0CAE6904" w14:textId="77777777" w:rsidR="00BA785C" w:rsidRPr="00BC5D51" w:rsidRDefault="00BA785C" w:rsidP="00A577CF">
      <w:pPr>
        <w:spacing w:after="0" w:line="240" w:lineRule="auto"/>
        <w:jc w:val="left"/>
      </w:pPr>
    </w:p>
    <w:p w14:paraId="0CAE6905" w14:textId="77777777" w:rsidR="00BA785C" w:rsidRPr="00BC5D51" w:rsidRDefault="00BA785C" w:rsidP="00A577CF">
      <w:pPr>
        <w:spacing w:after="0" w:line="240" w:lineRule="auto"/>
        <w:jc w:val="left"/>
      </w:pPr>
    </w:p>
    <w:p w14:paraId="0CAE6906" w14:textId="77777777" w:rsidR="00BA785C" w:rsidRPr="00BC5D51" w:rsidRDefault="00BA785C" w:rsidP="00BA4CFE">
      <w:pPr>
        <w:pStyle w:val="Heading5"/>
      </w:pPr>
      <w:r w:rsidRPr="00BC5D51">
        <w:t>Activity: Send Job Closure info to ClickSchedule</w:t>
      </w:r>
    </w:p>
    <w:p w14:paraId="0CAE6907"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90A" w14:textId="77777777" w:rsidTr="00A47B9B">
        <w:trPr>
          <w:tblHeader/>
        </w:trPr>
        <w:tc>
          <w:tcPr>
            <w:tcW w:w="1710" w:type="dxa"/>
            <w:shd w:val="clear" w:color="auto" w:fill="1F497D" w:themeFill="text2"/>
          </w:tcPr>
          <w:p w14:paraId="0CAE6908"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909"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Send Job Closure Info to ClickSchedule</w:t>
            </w:r>
          </w:p>
        </w:tc>
      </w:tr>
      <w:tr w:rsidR="00BA785C" w:rsidRPr="00BC5D51" w14:paraId="0CAE690D" w14:textId="77777777" w:rsidTr="00A47B9B">
        <w:tc>
          <w:tcPr>
            <w:tcW w:w="1710" w:type="dxa"/>
          </w:tcPr>
          <w:p w14:paraId="0CAE690B" w14:textId="77777777" w:rsidR="00BA785C" w:rsidRPr="00BC5D51" w:rsidRDefault="00BA785C" w:rsidP="00A577CF">
            <w:pPr>
              <w:spacing w:after="0" w:line="240" w:lineRule="auto"/>
              <w:jc w:val="left"/>
            </w:pPr>
            <w:r w:rsidRPr="00BC5D51">
              <w:lastRenderedPageBreak/>
              <w:t>Action taken by:</w:t>
            </w:r>
          </w:p>
        </w:tc>
        <w:tc>
          <w:tcPr>
            <w:tcW w:w="7380" w:type="dxa"/>
          </w:tcPr>
          <w:p w14:paraId="0CAE690C" w14:textId="6F2979B2" w:rsidR="00BA785C" w:rsidRPr="00BC5D51" w:rsidRDefault="00844D25" w:rsidP="00A577CF">
            <w:pPr>
              <w:spacing w:after="0" w:line="240" w:lineRule="auto"/>
              <w:jc w:val="left"/>
            </w:pPr>
            <w:r>
              <w:t>CSC Agent ( Dispatcher)</w:t>
            </w:r>
          </w:p>
        </w:tc>
      </w:tr>
      <w:tr w:rsidR="00BA785C" w:rsidRPr="00BC5D51" w14:paraId="0CAE6910" w14:textId="77777777" w:rsidTr="00A47B9B">
        <w:trPr>
          <w:trHeight w:val="404"/>
        </w:trPr>
        <w:tc>
          <w:tcPr>
            <w:tcW w:w="1710" w:type="dxa"/>
          </w:tcPr>
          <w:p w14:paraId="0CAE690E" w14:textId="77777777" w:rsidR="00BA785C" w:rsidRPr="00BC5D51" w:rsidRDefault="00BA785C" w:rsidP="00A577CF">
            <w:pPr>
              <w:spacing w:after="0" w:line="240" w:lineRule="auto"/>
              <w:jc w:val="left"/>
            </w:pPr>
            <w:r w:rsidRPr="00BC5D51">
              <w:t>Interacting with:</w:t>
            </w:r>
          </w:p>
        </w:tc>
        <w:tc>
          <w:tcPr>
            <w:tcW w:w="7380" w:type="dxa"/>
          </w:tcPr>
          <w:p w14:paraId="0CAE690F" w14:textId="5268A8B4" w:rsidR="00BA785C" w:rsidRPr="00BC5D51" w:rsidRDefault="00844D25" w:rsidP="00A577CF">
            <w:pPr>
              <w:spacing w:after="0" w:line="240" w:lineRule="auto"/>
              <w:jc w:val="left"/>
            </w:pPr>
            <w:r>
              <w:t>Siebel - ClickSoftware</w:t>
            </w:r>
          </w:p>
        </w:tc>
      </w:tr>
      <w:tr w:rsidR="00BA785C" w:rsidRPr="00BC5D51" w14:paraId="0CAE6913" w14:textId="77777777" w:rsidTr="00A47B9B">
        <w:trPr>
          <w:trHeight w:val="404"/>
        </w:trPr>
        <w:tc>
          <w:tcPr>
            <w:tcW w:w="1710" w:type="dxa"/>
          </w:tcPr>
          <w:p w14:paraId="0CAE6911" w14:textId="77777777" w:rsidR="00BA785C" w:rsidRPr="00BC5D51" w:rsidRDefault="00BA785C" w:rsidP="00A577CF">
            <w:pPr>
              <w:spacing w:after="0" w:line="240" w:lineRule="auto"/>
              <w:jc w:val="left"/>
            </w:pPr>
            <w:r w:rsidRPr="00BC5D51">
              <w:t>Description</w:t>
            </w:r>
          </w:p>
        </w:tc>
        <w:tc>
          <w:tcPr>
            <w:tcW w:w="7380" w:type="dxa"/>
          </w:tcPr>
          <w:p w14:paraId="0CAE6912" w14:textId="77777777" w:rsidR="00BA785C" w:rsidRPr="00BC5D51" w:rsidRDefault="00BA785C" w:rsidP="00505E0A">
            <w:pPr>
              <w:spacing w:after="0" w:line="240" w:lineRule="auto"/>
              <w:jc w:val="left"/>
            </w:pPr>
            <w:r w:rsidRPr="00BC5D51">
              <w:t xml:space="preserve">Send ClickSchedule information required to cancel all future appointments connected with </w:t>
            </w:r>
            <w:r w:rsidR="00505E0A">
              <w:t>the</w:t>
            </w:r>
            <w:r w:rsidR="00505E0A" w:rsidRPr="00BC5D51">
              <w:t xml:space="preserve"> </w:t>
            </w:r>
            <w:r w:rsidRPr="00BC5D51">
              <w:t>job.</w:t>
            </w:r>
          </w:p>
        </w:tc>
      </w:tr>
      <w:tr w:rsidR="00BA785C" w:rsidRPr="00BC5D51" w14:paraId="0CAE6916" w14:textId="77777777" w:rsidTr="00A47B9B">
        <w:tc>
          <w:tcPr>
            <w:tcW w:w="1710" w:type="dxa"/>
          </w:tcPr>
          <w:p w14:paraId="0CAE6914" w14:textId="77777777" w:rsidR="00BA785C" w:rsidRPr="00BC5D51" w:rsidRDefault="00BA785C" w:rsidP="00A577CF">
            <w:pPr>
              <w:spacing w:after="0" w:line="240" w:lineRule="auto"/>
              <w:jc w:val="left"/>
            </w:pPr>
            <w:r w:rsidRPr="00BC5D51">
              <w:t>Task Status</w:t>
            </w:r>
          </w:p>
        </w:tc>
        <w:tc>
          <w:tcPr>
            <w:tcW w:w="7380" w:type="dxa"/>
          </w:tcPr>
          <w:p w14:paraId="0CAE6915" w14:textId="43855F1C" w:rsidR="00BA785C" w:rsidRPr="00BC5D51" w:rsidRDefault="00FB6988" w:rsidP="00A577CF">
            <w:pPr>
              <w:spacing w:after="0" w:line="240" w:lineRule="auto"/>
              <w:jc w:val="left"/>
            </w:pPr>
            <w:r>
              <w:t>New, Tentative, Assigned, Acknowledged</w:t>
            </w:r>
            <w:r w:rsidR="00456521">
              <w:t xml:space="preserve"> (Those tasks related to the </w:t>
            </w:r>
            <w:r w:rsidR="00D01A1B">
              <w:t>SIEBEL</w:t>
            </w:r>
            <w:r w:rsidR="00456521">
              <w:t xml:space="preserve"> job that are cancelled end in the Cancelled status)</w:t>
            </w:r>
          </w:p>
        </w:tc>
      </w:tr>
    </w:tbl>
    <w:p w14:paraId="0CAE6917" w14:textId="77777777" w:rsidR="00BA785C" w:rsidRPr="00BC5D51" w:rsidRDefault="00BA785C" w:rsidP="00A577CF">
      <w:pPr>
        <w:spacing w:after="0" w:line="240" w:lineRule="auto"/>
        <w:jc w:val="left"/>
      </w:pPr>
    </w:p>
    <w:p w14:paraId="0CAE6918" w14:textId="77777777" w:rsidR="00BA785C" w:rsidRPr="00BC5D51" w:rsidRDefault="00BA785C" w:rsidP="00BA4CFE">
      <w:pPr>
        <w:pStyle w:val="Heading5"/>
      </w:pPr>
      <w:bookmarkStart w:id="3079" w:name="_Ref361916053"/>
      <w:r w:rsidRPr="00BC5D51">
        <w:t>Activity: Cancel All Appointments in the Future</w:t>
      </w:r>
      <w:bookmarkEnd w:id="3079"/>
    </w:p>
    <w:p w14:paraId="0CAE6919"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91C" w14:textId="77777777" w:rsidTr="00A47B9B">
        <w:trPr>
          <w:tblHeader/>
        </w:trPr>
        <w:tc>
          <w:tcPr>
            <w:tcW w:w="1710" w:type="dxa"/>
            <w:shd w:val="clear" w:color="auto" w:fill="1F497D" w:themeFill="text2"/>
          </w:tcPr>
          <w:p w14:paraId="0CAE691A"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91B"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Cancel All Appointments in the Future</w:t>
            </w:r>
          </w:p>
        </w:tc>
      </w:tr>
      <w:tr w:rsidR="00BA785C" w:rsidRPr="00BC5D51" w14:paraId="0CAE691F" w14:textId="77777777" w:rsidTr="00A47B9B">
        <w:tc>
          <w:tcPr>
            <w:tcW w:w="1710" w:type="dxa"/>
          </w:tcPr>
          <w:p w14:paraId="0CAE691D" w14:textId="77777777" w:rsidR="00BA785C" w:rsidRPr="00BC5D51" w:rsidRDefault="00BA785C" w:rsidP="00A577CF">
            <w:pPr>
              <w:spacing w:after="0" w:line="240" w:lineRule="auto"/>
              <w:jc w:val="left"/>
            </w:pPr>
            <w:r w:rsidRPr="00BC5D51">
              <w:t>Action taken by:</w:t>
            </w:r>
          </w:p>
        </w:tc>
        <w:tc>
          <w:tcPr>
            <w:tcW w:w="7380" w:type="dxa"/>
          </w:tcPr>
          <w:p w14:paraId="0CAE691E" w14:textId="77777777" w:rsidR="00BA785C" w:rsidRPr="00BC5D51" w:rsidRDefault="00BA785C" w:rsidP="00505E0A">
            <w:pPr>
              <w:spacing w:after="0" w:line="240" w:lineRule="auto"/>
              <w:jc w:val="left"/>
            </w:pPr>
            <w:r w:rsidRPr="00BC5D51">
              <w:t>Automated via integration</w:t>
            </w:r>
            <w:r w:rsidR="00505E0A">
              <w:t xml:space="preserve"> in the Manual </w:t>
            </w:r>
            <w:commentRangeStart w:id="3080"/>
            <w:r w:rsidR="00505E0A">
              <w:t>Macro</w:t>
            </w:r>
            <w:commentRangeEnd w:id="3080"/>
            <w:r w:rsidR="00291182">
              <w:rPr>
                <w:rStyle w:val="CommentReference"/>
              </w:rPr>
              <w:commentReference w:id="3080"/>
            </w:r>
          </w:p>
        </w:tc>
      </w:tr>
      <w:tr w:rsidR="00BA785C" w:rsidRPr="00BC5D51" w14:paraId="0CAE6922" w14:textId="77777777" w:rsidTr="00A47B9B">
        <w:trPr>
          <w:trHeight w:val="404"/>
        </w:trPr>
        <w:tc>
          <w:tcPr>
            <w:tcW w:w="1710" w:type="dxa"/>
          </w:tcPr>
          <w:p w14:paraId="0CAE6920" w14:textId="77777777" w:rsidR="00BA785C" w:rsidRPr="00BC5D51" w:rsidRDefault="00BA785C" w:rsidP="00A577CF">
            <w:pPr>
              <w:spacing w:after="0" w:line="240" w:lineRule="auto"/>
              <w:jc w:val="left"/>
            </w:pPr>
            <w:r w:rsidRPr="00BC5D51">
              <w:t>Interacting with:</w:t>
            </w:r>
          </w:p>
        </w:tc>
        <w:tc>
          <w:tcPr>
            <w:tcW w:w="7380" w:type="dxa"/>
          </w:tcPr>
          <w:p w14:paraId="0CAE6921" w14:textId="77777777" w:rsidR="00BA785C" w:rsidRPr="00BC5D51" w:rsidRDefault="00BA785C" w:rsidP="00A577CF">
            <w:pPr>
              <w:spacing w:after="0" w:line="240" w:lineRule="auto"/>
              <w:jc w:val="left"/>
            </w:pPr>
            <w:r w:rsidRPr="00BC5D51">
              <w:t>ClickSchedule</w:t>
            </w:r>
          </w:p>
        </w:tc>
      </w:tr>
      <w:tr w:rsidR="00BA785C" w:rsidRPr="00BC5D51" w14:paraId="0CAE6925" w14:textId="77777777" w:rsidTr="00A47B9B">
        <w:trPr>
          <w:trHeight w:val="404"/>
        </w:trPr>
        <w:tc>
          <w:tcPr>
            <w:tcW w:w="1710" w:type="dxa"/>
          </w:tcPr>
          <w:p w14:paraId="0CAE6923" w14:textId="77777777" w:rsidR="00BA785C" w:rsidRPr="00BC5D51" w:rsidRDefault="00BA785C" w:rsidP="00A577CF">
            <w:pPr>
              <w:spacing w:after="0" w:line="240" w:lineRule="auto"/>
              <w:jc w:val="left"/>
            </w:pPr>
            <w:r w:rsidRPr="00BC5D51">
              <w:t>Description</w:t>
            </w:r>
          </w:p>
        </w:tc>
        <w:tc>
          <w:tcPr>
            <w:tcW w:w="7380" w:type="dxa"/>
          </w:tcPr>
          <w:p w14:paraId="0CAE6924" w14:textId="252EA23E" w:rsidR="00BA785C" w:rsidRPr="00BC5D51" w:rsidRDefault="00BA785C" w:rsidP="00A577CF">
            <w:pPr>
              <w:spacing w:after="0" w:line="240" w:lineRule="auto"/>
              <w:jc w:val="left"/>
            </w:pPr>
            <w:r w:rsidRPr="00BC5D51">
              <w:t>Cancel all appointments in the future related to this job.</w:t>
            </w:r>
            <w:r w:rsidR="00FB6988">
              <w:t xml:space="preserve"> </w:t>
            </w:r>
            <w:r w:rsidR="00505E0A">
              <w:t xml:space="preserve"> This relies on receiving the </w:t>
            </w:r>
            <w:r w:rsidR="00D01A1B">
              <w:t>SIEBEL</w:t>
            </w:r>
            <w:r w:rsidR="00505E0A">
              <w:t xml:space="preserve"> job ID from the invoking manual macro.</w:t>
            </w:r>
          </w:p>
        </w:tc>
      </w:tr>
      <w:tr w:rsidR="00BA785C" w:rsidRPr="00BC5D51" w14:paraId="0CAE6928" w14:textId="77777777" w:rsidTr="00A47B9B">
        <w:tc>
          <w:tcPr>
            <w:tcW w:w="1710" w:type="dxa"/>
          </w:tcPr>
          <w:p w14:paraId="0CAE6926" w14:textId="77777777" w:rsidR="00BA785C" w:rsidRPr="00BC5D51" w:rsidRDefault="00BA785C" w:rsidP="00A577CF">
            <w:pPr>
              <w:spacing w:after="0" w:line="240" w:lineRule="auto"/>
              <w:jc w:val="left"/>
            </w:pPr>
            <w:r w:rsidRPr="00BC5D51">
              <w:t>Task Status</w:t>
            </w:r>
          </w:p>
        </w:tc>
        <w:tc>
          <w:tcPr>
            <w:tcW w:w="7380" w:type="dxa"/>
          </w:tcPr>
          <w:p w14:paraId="0CAE6927" w14:textId="0912F2AD" w:rsidR="00BA785C" w:rsidRPr="00BC5D51" w:rsidRDefault="00FB6988" w:rsidP="00A577CF">
            <w:pPr>
              <w:spacing w:after="0" w:line="240" w:lineRule="auto"/>
              <w:jc w:val="left"/>
            </w:pPr>
            <w:r>
              <w:t xml:space="preserve">New, Tentative, Assigned, Acknowledged </w:t>
            </w:r>
            <w:r w:rsidR="00456521">
              <w:t xml:space="preserve"> (Those tasks related to the </w:t>
            </w:r>
            <w:r w:rsidR="00D01A1B">
              <w:t>SIEBEL</w:t>
            </w:r>
            <w:r w:rsidR="00456521">
              <w:t xml:space="preserve"> job that are cancelled end in the Cancelled status)</w:t>
            </w:r>
          </w:p>
        </w:tc>
      </w:tr>
    </w:tbl>
    <w:p w14:paraId="0CAE6929" w14:textId="77777777" w:rsidR="00BA785C" w:rsidRPr="00BC5D51" w:rsidRDefault="00BA785C" w:rsidP="00A577CF">
      <w:pPr>
        <w:spacing w:after="0" w:line="240" w:lineRule="auto"/>
        <w:jc w:val="left"/>
      </w:pPr>
    </w:p>
    <w:p w14:paraId="0CAE692A" w14:textId="77777777" w:rsidR="00BA785C" w:rsidRPr="00BC5D51" w:rsidRDefault="00BA785C" w:rsidP="00BA4CFE">
      <w:pPr>
        <w:pStyle w:val="Heading5"/>
      </w:pPr>
      <w:bookmarkStart w:id="3081" w:name="_Ref361916097"/>
      <w:r w:rsidRPr="00BC5D51">
        <w:t>Activity: FSE Notified on the mobile</w:t>
      </w:r>
      <w:bookmarkEnd w:id="3081"/>
    </w:p>
    <w:p w14:paraId="0CAE692B"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92E" w14:textId="77777777" w:rsidTr="00A47B9B">
        <w:trPr>
          <w:tblHeader/>
        </w:trPr>
        <w:tc>
          <w:tcPr>
            <w:tcW w:w="1710" w:type="dxa"/>
            <w:shd w:val="clear" w:color="auto" w:fill="1F497D" w:themeFill="text2"/>
          </w:tcPr>
          <w:p w14:paraId="0CAE692C"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92D"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FSE Notified on the mobile</w:t>
            </w:r>
          </w:p>
        </w:tc>
      </w:tr>
      <w:tr w:rsidR="00BA785C" w:rsidRPr="00BC5D51" w14:paraId="0CAE6931" w14:textId="77777777" w:rsidTr="00A47B9B">
        <w:tc>
          <w:tcPr>
            <w:tcW w:w="1710" w:type="dxa"/>
          </w:tcPr>
          <w:p w14:paraId="0CAE692F" w14:textId="77777777" w:rsidR="00BA785C" w:rsidRPr="00BC5D51" w:rsidRDefault="00BA785C" w:rsidP="00A577CF">
            <w:pPr>
              <w:spacing w:after="0" w:line="240" w:lineRule="auto"/>
              <w:jc w:val="left"/>
            </w:pPr>
            <w:r w:rsidRPr="00BC5D51">
              <w:t>Action taken by:</w:t>
            </w:r>
          </w:p>
        </w:tc>
        <w:tc>
          <w:tcPr>
            <w:tcW w:w="7380" w:type="dxa"/>
          </w:tcPr>
          <w:p w14:paraId="0CAE6930" w14:textId="77777777" w:rsidR="00BA785C" w:rsidRPr="00BC5D51" w:rsidRDefault="00BA785C" w:rsidP="00A577CF">
            <w:pPr>
              <w:spacing w:after="0" w:line="240" w:lineRule="auto"/>
              <w:jc w:val="left"/>
            </w:pPr>
            <w:r w:rsidRPr="00BC5D51">
              <w:t>ClickSchedule</w:t>
            </w:r>
          </w:p>
        </w:tc>
      </w:tr>
      <w:tr w:rsidR="00BA785C" w:rsidRPr="00BC5D51" w14:paraId="0CAE6934" w14:textId="77777777" w:rsidTr="00A47B9B">
        <w:trPr>
          <w:trHeight w:val="404"/>
        </w:trPr>
        <w:tc>
          <w:tcPr>
            <w:tcW w:w="1710" w:type="dxa"/>
          </w:tcPr>
          <w:p w14:paraId="0CAE6932" w14:textId="77777777" w:rsidR="00BA785C" w:rsidRPr="00BC5D51" w:rsidRDefault="00BA785C" w:rsidP="00A577CF">
            <w:pPr>
              <w:spacing w:after="0" w:line="240" w:lineRule="auto"/>
              <w:jc w:val="left"/>
            </w:pPr>
            <w:r w:rsidRPr="00BC5D51">
              <w:t>Interacting with:</w:t>
            </w:r>
          </w:p>
        </w:tc>
        <w:tc>
          <w:tcPr>
            <w:tcW w:w="7380" w:type="dxa"/>
          </w:tcPr>
          <w:p w14:paraId="0CAE6933" w14:textId="77777777" w:rsidR="00BA785C" w:rsidRPr="00BC5D51" w:rsidRDefault="00BA785C" w:rsidP="00A577CF">
            <w:pPr>
              <w:spacing w:after="0" w:line="240" w:lineRule="auto"/>
              <w:jc w:val="left"/>
            </w:pPr>
            <w:r w:rsidRPr="00BC5D51">
              <w:t>ClickMobile</w:t>
            </w:r>
          </w:p>
        </w:tc>
      </w:tr>
      <w:tr w:rsidR="00BA785C" w:rsidRPr="00BC5D51" w14:paraId="0CAE6937" w14:textId="77777777" w:rsidTr="00A47B9B">
        <w:trPr>
          <w:trHeight w:val="404"/>
        </w:trPr>
        <w:tc>
          <w:tcPr>
            <w:tcW w:w="1710" w:type="dxa"/>
          </w:tcPr>
          <w:p w14:paraId="0CAE6935" w14:textId="77777777" w:rsidR="00BA785C" w:rsidRPr="00BC5D51" w:rsidRDefault="00BA785C" w:rsidP="00A577CF">
            <w:pPr>
              <w:spacing w:after="0" w:line="240" w:lineRule="auto"/>
              <w:jc w:val="left"/>
            </w:pPr>
            <w:r w:rsidRPr="00BC5D51">
              <w:t>Description</w:t>
            </w:r>
          </w:p>
        </w:tc>
        <w:tc>
          <w:tcPr>
            <w:tcW w:w="7380" w:type="dxa"/>
          </w:tcPr>
          <w:p w14:paraId="0CAE6936" w14:textId="36F49BA2" w:rsidR="00BA785C" w:rsidRPr="00BC5D51" w:rsidRDefault="00456521" w:rsidP="00A577CF">
            <w:pPr>
              <w:spacing w:after="0" w:line="240" w:lineRule="auto"/>
              <w:jc w:val="left"/>
            </w:pPr>
            <w:r>
              <w:t xml:space="preserve">If the </w:t>
            </w:r>
            <w:r w:rsidR="00BA785C" w:rsidRPr="00BC5D51">
              <w:t xml:space="preserve">FSE </w:t>
            </w:r>
            <w:r>
              <w:t xml:space="preserve">has any assigned or acknowledged tasks related to the </w:t>
            </w:r>
            <w:r w:rsidR="00D01A1B">
              <w:t>SIEBEL</w:t>
            </w:r>
            <w:r>
              <w:t xml:space="preserve"> job on their device they will receive a notification that these tasks have been removed.</w:t>
            </w:r>
          </w:p>
        </w:tc>
      </w:tr>
      <w:tr w:rsidR="00BA785C" w:rsidRPr="00BC5D51" w14:paraId="0CAE693A" w14:textId="77777777" w:rsidTr="00A47B9B">
        <w:tc>
          <w:tcPr>
            <w:tcW w:w="1710" w:type="dxa"/>
          </w:tcPr>
          <w:p w14:paraId="0CAE6938" w14:textId="77777777" w:rsidR="00BA785C" w:rsidRPr="00BC5D51" w:rsidRDefault="00BA785C" w:rsidP="00A577CF">
            <w:pPr>
              <w:spacing w:after="0" w:line="240" w:lineRule="auto"/>
              <w:jc w:val="left"/>
            </w:pPr>
            <w:r w:rsidRPr="00BC5D51">
              <w:t>Task Status</w:t>
            </w:r>
          </w:p>
        </w:tc>
        <w:tc>
          <w:tcPr>
            <w:tcW w:w="7380" w:type="dxa"/>
          </w:tcPr>
          <w:p w14:paraId="0CAE6939" w14:textId="77777777" w:rsidR="00BA785C" w:rsidRPr="00BC5D51" w:rsidRDefault="00FB6988" w:rsidP="00A577CF">
            <w:pPr>
              <w:spacing w:after="0" w:line="240" w:lineRule="auto"/>
              <w:jc w:val="left"/>
            </w:pPr>
            <w:r>
              <w:t>Assigned, Acknowledged</w:t>
            </w:r>
          </w:p>
        </w:tc>
      </w:tr>
    </w:tbl>
    <w:p w14:paraId="0CAE693B" w14:textId="77777777" w:rsidR="00BA785C" w:rsidRDefault="00BA785C" w:rsidP="00A577CF">
      <w:pPr>
        <w:spacing w:after="0" w:line="240" w:lineRule="auto"/>
        <w:jc w:val="left"/>
      </w:pPr>
    </w:p>
    <w:p w14:paraId="0CAE693C" w14:textId="77777777" w:rsidR="00BA785C" w:rsidRPr="00BA4CFE" w:rsidRDefault="00BA785C" w:rsidP="00BA4CFE">
      <w:pPr>
        <w:pStyle w:val="Heading4"/>
      </w:pPr>
      <w:commentRangeStart w:id="3082"/>
      <w:r w:rsidRPr="00BA4CFE">
        <w:t>Job Closure 2 Process</w:t>
      </w:r>
      <w:commentRangeEnd w:id="3082"/>
      <w:r w:rsidR="00794719">
        <w:rPr>
          <w:rStyle w:val="CommentReference"/>
          <w:rFonts w:asciiTheme="minorHAnsi" w:hAnsiTheme="minorHAnsi"/>
          <w:b w:val="0"/>
          <w:color w:val="404040" w:themeColor="text1" w:themeTint="BF"/>
        </w:rPr>
        <w:commentReference w:id="3082"/>
      </w:r>
    </w:p>
    <w:p w14:paraId="0CAE693D" w14:textId="77777777" w:rsidR="00BA785C" w:rsidRPr="00BC5D51" w:rsidRDefault="00BA785C" w:rsidP="00BA4CFE">
      <w:pPr>
        <w:pStyle w:val="Heading5"/>
      </w:pPr>
      <w:r w:rsidRPr="00BC5D51">
        <w:t>Activity: Debrief Job Complete (SnF)</w:t>
      </w:r>
    </w:p>
    <w:p w14:paraId="0CAE693E"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941" w14:textId="77777777" w:rsidTr="00A47B9B">
        <w:trPr>
          <w:tblHeader/>
        </w:trPr>
        <w:tc>
          <w:tcPr>
            <w:tcW w:w="1710" w:type="dxa"/>
            <w:shd w:val="clear" w:color="auto" w:fill="1F497D" w:themeFill="text2"/>
          </w:tcPr>
          <w:p w14:paraId="0CAE693F"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940"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Debrief Job Complete (SnF)</w:t>
            </w:r>
          </w:p>
        </w:tc>
      </w:tr>
      <w:tr w:rsidR="00BA785C" w:rsidRPr="00BC5D51" w14:paraId="0CAE6944" w14:textId="77777777" w:rsidTr="00A47B9B">
        <w:tc>
          <w:tcPr>
            <w:tcW w:w="1710" w:type="dxa"/>
          </w:tcPr>
          <w:p w14:paraId="0CAE6942" w14:textId="77777777" w:rsidR="00BA785C" w:rsidRPr="00BC5D51" w:rsidRDefault="00BA785C" w:rsidP="00A577CF">
            <w:pPr>
              <w:spacing w:after="0" w:line="240" w:lineRule="auto"/>
              <w:jc w:val="left"/>
            </w:pPr>
            <w:r w:rsidRPr="00BC5D51">
              <w:t>Action taken by:</w:t>
            </w:r>
          </w:p>
        </w:tc>
        <w:tc>
          <w:tcPr>
            <w:tcW w:w="7380" w:type="dxa"/>
          </w:tcPr>
          <w:p w14:paraId="0CAE6943" w14:textId="77777777" w:rsidR="00BA785C" w:rsidRPr="00BC5D51" w:rsidRDefault="00BA785C" w:rsidP="00A577CF">
            <w:pPr>
              <w:spacing w:after="0" w:line="240" w:lineRule="auto"/>
              <w:jc w:val="left"/>
            </w:pPr>
            <w:r w:rsidRPr="00BC5D51">
              <w:t>FSE</w:t>
            </w:r>
          </w:p>
        </w:tc>
      </w:tr>
      <w:tr w:rsidR="00BA785C" w:rsidRPr="00BC5D51" w14:paraId="0CAE6947" w14:textId="77777777" w:rsidTr="00A47B9B">
        <w:trPr>
          <w:trHeight w:val="404"/>
        </w:trPr>
        <w:tc>
          <w:tcPr>
            <w:tcW w:w="1710" w:type="dxa"/>
          </w:tcPr>
          <w:p w14:paraId="0CAE6945" w14:textId="77777777" w:rsidR="00BA785C" w:rsidRPr="00BC5D51" w:rsidRDefault="00BA785C" w:rsidP="00A577CF">
            <w:pPr>
              <w:spacing w:after="0" w:line="240" w:lineRule="auto"/>
              <w:jc w:val="left"/>
            </w:pPr>
            <w:r w:rsidRPr="00BC5D51">
              <w:t>Interacting with:</w:t>
            </w:r>
          </w:p>
        </w:tc>
        <w:tc>
          <w:tcPr>
            <w:tcW w:w="7380" w:type="dxa"/>
          </w:tcPr>
          <w:p w14:paraId="0CAE6946" w14:textId="77777777" w:rsidR="00BA785C" w:rsidRPr="00BC5D51" w:rsidRDefault="00BA785C" w:rsidP="00A577CF">
            <w:pPr>
              <w:spacing w:after="0" w:line="240" w:lineRule="auto"/>
              <w:jc w:val="left"/>
            </w:pPr>
            <w:r w:rsidRPr="00BC5D51">
              <w:t>GE Toolset on FSE Personal Computer (SnF)</w:t>
            </w:r>
          </w:p>
        </w:tc>
      </w:tr>
      <w:tr w:rsidR="00BA785C" w:rsidRPr="00BC5D51" w14:paraId="0CAE694A" w14:textId="77777777" w:rsidTr="00A47B9B">
        <w:trPr>
          <w:trHeight w:val="404"/>
        </w:trPr>
        <w:tc>
          <w:tcPr>
            <w:tcW w:w="1710" w:type="dxa"/>
          </w:tcPr>
          <w:p w14:paraId="0CAE6948" w14:textId="77777777" w:rsidR="00BA785C" w:rsidRPr="00BC5D51" w:rsidRDefault="00BA785C" w:rsidP="00A577CF">
            <w:pPr>
              <w:spacing w:after="0" w:line="240" w:lineRule="auto"/>
              <w:jc w:val="left"/>
            </w:pPr>
            <w:r w:rsidRPr="00BC5D51">
              <w:t>Description</w:t>
            </w:r>
          </w:p>
        </w:tc>
        <w:tc>
          <w:tcPr>
            <w:tcW w:w="7380" w:type="dxa"/>
          </w:tcPr>
          <w:p w14:paraId="0CAE6949" w14:textId="77777777" w:rsidR="00BA785C" w:rsidRPr="00BC5D51" w:rsidRDefault="00505E0A" w:rsidP="00505E0A">
            <w:pPr>
              <w:spacing w:after="0" w:line="240" w:lineRule="auto"/>
              <w:jc w:val="left"/>
            </w:pPr>
            <w:r>
              <w:t xml:space="preserve">The </w:t>
            </w:r>
            <w:r w:rsidR="00BA785C" w:rsidRPr="00BC5D51">
              <w:t>FSE debrief</w:t>
            </w:r>
            <w:r>
              <w:t>s</w:t>
            </w:r>
            <w:r w:rsidR="00BA785C" w:rsidRPr="00BC5D51">
              <w:t xml:space="preserve"> the completed job on his PC. </w:t>
            </w:r>
          </w:p>
        </w:tc>
      </w:tr>
      <w:tr w:rsidR="00BA785C" w:rsidRPr="00BC5D51" w14:paraId="0CAE694D" w14:textId="77777777" w:rsidTr="00A47B9B">
        <w:tc>
          <w:tcPr>
            <w:tcW w:w="1710" w:type="dxa"/>
          </w:tcPr>
          <w:p w14:paraId="0CAE694B" w14:textId="77777777" w:rsidR="00BA785C" w:rsidRPr="00BC5D51" w:rsidRDefault="00BA785C" w:rsidP="00A577CF">
            <w:pPr>
              <w:spacing w:after="0" w:line="240" w:lineRule="auto"/>
              <w:jc w:val="left"/>
            </w:pPr>
            <w:r w:rsidRPr="00BC5D51">
              <w:t>Task Status</w:t>
            </w:r>
          </w:p>
        </w:tc>
        <w:tc>
          <w:tcPr>
            <w:tcW w:w="7380" w:type="dxa"/>
          </w:tcPr>
          <w:p w14:paraId="0CAE694C" w14:textId="77777777" w:rsidR="00BA785C" w:rsidRPr="00BC5D51" w:rsidRDefault="00FB6988" w:rsidP="00A577CF">
            <w:pPr>
              <w:spacing w:after="0" w:line="240" w:lineRule="auto"/>
              <w:jc w:val="left"/>
            </w:pPr>
            <w:r>
              <w:t>Completed</w:t>
            </w:r>
          </w:p>
        </w:tc>
      </w:tr>
    </w:tbl>
    <w:p w14:paraId="0CAE694E" w14:textId="77777777" w:rsidR="00BA785C" w:rsidRPr="00BC5D51" w:rsidRDefault="00BA785C" w:rsidP="00A577CF">
      <w:pPr>
        <w:spacing w:after="0" w:line="240" w:lineRule="auto"/>
        <w:jc w:val="left"/>
      </w:pPr>
    </w:p>
    <w:p w14:paraId="0CAE694F" w14:textId="77777777" w:rsidR="00BA785C" w:rsidRPr="00BC5D51" w:rsidRDefault="00BA785C" w:rsidP="00A577CF">
      <w:pPr>
        <w:spacing w:after="0" w:line="240" w:lineRule="auto"/>
        <w:jc w:val="left"/>
      </w:pPr>
    </w:p>
    <w:p w14:paraId="0CAE6950" w14:textId="77777777" w:rsidR="00BA785C" w:rsidRPr="005D6E67" w:rsidRDefault="00BA785C" w:rsidP="00BA4CFE">
      <w:pPr>
        <w:pStyle w:val="Heading5"/>
        <w:rPr>
          <w:i/>
        </w:rPr>
      </w:pPr>
      <w:r w:rsidRPr="00BC5D51">
        <w:t>Activity: Once a Day send Job Closure Info to CS for all jobs put in JCO today</w:t>
      </w:r>
      <w:r w:rsidR="00EF0921">
        <w:t xml:space="preserve"> – </w:t>
      </w:r>
      <w:commentRangeStart w:id="3083"/>
      <w:r w:rsidR="00EF0921" w:rsidRPr="005D6E67">
        <w:rPr>
          <w:i/>
        </w:rPr>
        <w:t>ClickSoftware believe this activity is now redundant, as the job is already closed in ClickSchedule. If GE believes that additional information is required for completed activities, then GE need to provide the data content and time horizon of this information to the ClickSoftware team.</w:t>
      </w:r>
      <w:commentRangeEnd w:id="3083"/>
      <w:r w:rsidR="00794719">
        <w:rPr>
          <w:rStyle w:val="CommentReference"/>
        </w:rPr>
        <w:commentReference w:id="3083"/>
      </w:r>
    </w:p>
    <w:p w14:paraId="0CAE6951" w14:textId="77777777" w:rsidR="00BA785C" w:rsidRPr="005D6E67"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954" w14:textId="77777777" w:rsidTr="00A47B9B">
        <w:trPr>
          <w:tblHeader/>
        </w:trPr>
        <w:tc>
          <w:tcPr>
            <w:tcW w:w="1710" w:type="dxa"/>
            <w:shd w:val="clear" w:color="auto" w:fill="1F497D" w:themeFill="text2"/>
          </w:tcPr>
          <w:p w14:paraId="0CAE6952"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Activity Name:</w:t>
            </w:r>
          </w:p>
        </w:tc>
        <w:tc>
          <w:tcPr>
            <w:tcW w:w="7380" w:type="dxa"/>
            <w:shd w:val="clear" w:color="auto" w:fill="1F497D" w:themeFill="text2"/>
          </w:tcPr>
          <w:p w14:paraId="0CAE6953" w14:textId="77777777" w:rsidR="00BA785C" w:rsidRPr="00B46ECB" w:rsidRDefault="00BA785C" w:rsidP="00A577CF">
            <w:pPr>
              <w:spacing w:after="0" w:line="240" w:lineRule="auto"/>
              <w:jc w:val="left"/>
              <w:rPr>
                <w:b/>
                <w:color w:val="FFFFFF" w:themeColor="background1"/>
              </w:rPr>
            </w:pPr>
            <w:r w:rsidRPr="00B46ECB">
              <w:rPr>
                <w:b/>
                <w:color w:val="FFFFFF" w:themeColor="background1"/>
              </w:rPr>
              <w:t>Once a Day send Job Closure Info to CS for all Jobs put in JCO today</w:t>
            </w:r>
          </w:p>
        </w:tc>
      </w:tr>
      <w:tr w:rsidR="00BA785C" w:rsidRPr="00BC5D51" w14:paraId="0CAE6957" w14:textId="77777777" w:rsidTr="00A47B9B">
        <w:tc>
          <w:tcPr>
            <w:tcW w:w="1710" w:type="dxa"/>
          </w:tcPr>
          <w:p w14:paraId="0CAE6955" w14:textId="77777777" w:rsidR="00BA785C" w:rsidRPr="00BC5D51" w:rsidRDefault="00BA785C" w:rsidP="00A577CF">
            <w:pPr>
              <w:spacing w:after="0" w:line="240" w:lineRule="auto"/>
              <w:jc w:val="left"/>
            </w:pPr>
            <w:r w:rsidRPr="00BC5D51">
              <w:t>Action taken by:</w:t>
            </w:r>
          </w:p>
        </w:tc>
        <w:tc>
          <w:tcPr>
            <w:tcW w:w="7380" w:type="dxa"/>
          </w:tcPr>
          <w:p w14:paraId="0CAE6956" w14:textId="77777777" w:rsidR="00BA785C" w:rsidRPr="00BC5D51" w:rsidRDefault="00BA785C" w:rsidP="00A577CF">
            <w:pPr>
              <w:spacing w:after="0" w:line="240" w:lineRule="auto"/>
              <w:jc w:val="left"/>
            </w:pPr>
            <w:r w:rsidRPr="00BC5D51">
              <w:t>CSC</w:t>
            </w:r>
            <w:r w:rsidR="00F242E8">
              <w:t xml:space="preserve"> Agent</w:t>
            </w:r>
          </w:p>
        </w:tc>
      </w:tr>
      <w:tr w:rsidR="00BA785C" w:rsidRPr="00BC5D51" w14:paraId="0CAE695A" w14:textId="77777777" w:rsidTr="00A47B9B">
        <w:trPr>
          <w:trHeight w:val="404"/>
        </w:trPr>
        <w:tc>
          <w:tcPr>
            <w:tcW w:w="1710" w:type="dxa"/>
          </w:tcPr>
          <w:p w14:paraId="0CAE6958" w14:textId="77777777" w:rsidR="00BA785C" w:rsidRPr="00BC5D51" w:rsidRDefault="00BA785C" w:rsidP="00A577CF">
            <w:pPr>
              <w:spacing w:after="0" w:line="240" w:lineRule="auto"/>
              <w:jc w:val="left"/>
            </w:pPr>
            <w:r w:rsidRPr="00BC5D51">
              <w:lastRenderedPageBreak/>
              <w:t>Interacting with:</w:t>
            </w:r>
          </w:p>
        </w:tc>
        <w:tc>
          <w:tcPr>
            <w:tcW w:w="7380" w:type="dxa"/>
          </w:tcPr>
          <w:p w14:paraId="0CAE6959" w14:textId="77777777" w:rsidR="00BA785C" w:rsidRPr="00BC5D51" w:rsidRDefault="00BA785C" w:rsidP="00A577CF">
            <w:pPr>
              <w:spacing w:after="0" w:line="240" w:lineRule="auto"/>
              <w:jc w:val="left"/>
            </w:pPr>
            <w:r w:rsidRPr="00BC5D51">
              <w:t>Manual Macro</w:t>
            </w:r>
          </w:p>
        </w:tc>
      </w:tr>
      <w:tr w:rsidR="00BA785C" w:rsidRPr="00BC5D51" w14:paraId="0CAE695D" w14:textId="77777777" w:rsidTr="00A47B9B">
        <w:trPr>
          <w:trHeight w:val="404"/>
        </w:trPr>
        <w:tc>
          <w:tcPr>
            <w:tcW w:w="1710" w:type="dxa"/>
          </w:tcPr>
          <w:p w14:paraId="0CAE695B" w14:textId="77777777" w:rsidR="00BA785C" w:rsidRPr="00BC5D51" w:rsidRDefault="00BA785C" w:rsidP="00A577CF">
            <w:pPr>
              <w:spacing w:after="0" w:line="240" w:lineRule="auto"/>
              <w:jc w:val="left"/>
            </w:pPr>
            <w:r w:rsidRPr="00BC5D51">
              <w:t>Description</w:t>
            </w:r>
          </w:p>
        </w:tc>
        <w:tc>
          <w:tcPr>
            <w:tcW w:w="7380" w:type="dxa"/>
          </w:tcPr>
          <w:p w14:paraId="0CAE695C" w14:textId="77777777" w:rsidR="00BA785C" w:rsidRPr="00BC5D51" w:rsidRDefault="00BA785C" w:rsidP="00505E0A">
            <w:pPr>
              <w:spacing w:after="0" w:line="240" w:lineRule="auto"/>
              <w:jc w:val="left"/>
            </w:pPr>
            <w:r w:rsidRPr="00BC5D51">
              <w:t xml:space="preserve">Once a </w:t>
            </w:r>
            <w:r w:rsidR="00505E0A">
              <w:t>d</w:t>
            </w:r>
            <w:r w:rsidRPr="00BC5D51">
              <w:t xml:space="preserve">ay </w:t>
            </w:r>
            <w:r w:rsidR="00505E0A">
              <w:t xml:space="preserve">it is necessary to </w:t>
            </w:r>
            <w:r w:rsidRPr="00BC5D51">
              <w:t xml:space="preserve">send Job Closure Info to CS for all jobs put in JCO </w:t>
            </w:r>
            <w:r w:rsidR="00505E0A">
              <w:t xml:space="preserve">that </w:t>
            </w:r>
            <w:r w:rsidR="00505E0A" w:rsidRPr="00BC5D51">
              <w:t>day</w:t>
            </w:r>
            <w:r w:rsidRPr="00BC5D51">
              <w:t xml:space="preserve">. </w:t>
            </w:r>
          </w:p>
        </w:tc>
      </w:tr>
      <w:tr w:rsidR="00BA785C" w:rsidRPr="00BC5D51" w14:paraId="0CAE6960" w14:textId="77777777" w:rsidTr="00A47B9B">
        <w:tc>
          <w:tcPr>
            <w:tcW w:w="1710" w:type="dxa"/>
          </w:tcPr>
          <w:p w14:paraId="0CAE695E" w14:textId="77777777" w:rsidR="00BA785C" w:rsidRPr="00BC5D51" w:rsidRDefault="00BA785C" w:rsidP="00A577CF">
            <w:pPr>
              <w:spacing w:after="0" w:line="240" w:lineRule="auto"/>
              <w:jc w:val="left"/>
            </w:pPr>
            <w:r w:rsidRPr="00BC5D51">
              <w:t>Task Status</w:t>
            </w:r>
          </w:p>
        </w:tc>
        <w:tc>
          <w:tcPr>
            <w:tcW w:w="7380" w:type="dxa"/>
          </w:tcPr>
          <w:p w14:paraId="0CAE695F" w14:textId="77777777" w:rsidR="00BA785C" w:rsidRPr="00BC5D51" w:rsidRDefault="00456521" w:rsidP="00A577CF">
            <w:pPr>
              <w:spacing w:after="0" w:line="240" w:lineRule="auto"/>
              <w:jc w:val="left"/>
            </w:pPr>
            <w:r>
              <w:t>N/A</w:t>
            </w:r>
          </w:p>
        </w:tc>
      </w:tr>
    </w:tbl>
    <w:p w14:paraId="0CAE6961" w14:textId="77777777" w:rsidR="00BA785C" w:rsidRPr="00BC5D51" w:rsidRDefault="00BA785C" w:rsidP="00A577CF">
      <w:pPr>
        <w:spacing w:after="0" w:line="240" w:lineRule="auto"/>
        <w:jc w:val="left"/>
      </w:pPr>
    </w:p>
    <w:p w14:paraId="0CAE6962" w14:textId="77777777" w:rsidR="00BA4CFE" w:rsidRDefault="00BA785C" w:rsidP="00BA4CFE">
      <w:pPr>
        <w:pStyle w:val="Heading5"/>
      </w:pPr>
      <w:r w:rsidRPr="00BC5D51">
        <w:t>Activity: Cancel All Appointments in th</w:t>
      </w:r>
      <w:r>
        <w:t>e Future</w:t>
      </w:r>
    </w:p>
    <w:p w14:paraId="0CAE6963" w14:textId="77777777" w:rsidR="00BA785C" w:rsidRPr="00BC5D51" w:rsidRDefault="00BA785C" w:rsidP="00A577CF">
      <w:pPr>
        <w:spacing w:after="0" w:line="240" w:lineRule="auto"/>
        <w:jc w:val="left"/>
      </w:pPr>
      <w:r>
        <w:t xml:space="preserve"> </w:t>
      </w:r>
      <w:r w:rsidR="00BA4CFE">
        <w:t>S</w:t>
      </w:r>
      <w:r>
        <w:t xml:space="preserve">ee </w:t>
      </w:r>
      <w:r w:rsidR="00BA4CFE">
        <w:t xml:space="preserve">section </w:t>
      </w:r>
      <w:r>
        <w:fldChar w:fldCharType="begin"/>
      </w:r>
      <w:r>
        <w:instrText xml:space="preserve"> REF _Ref361916053 \r \h </w:instrText>
      </w:r>
      <w:r>
        <w:fldChar w:fldCharType="separate"/>
      </w:r>
      <w:r w:rsidR="00EA7CED">
        <w:t>4.3.4.1.3</w:t>
      </w:r>
      <w:r>
        <w:fldChar w:fldCharType="end"/>
      </w:r>
      <w:r w:rsidR="00BA4CFE">
        <w:t>.</w:t>
      </w:r>
    </w:p>
    <w:p w14:paraId="0CAE6964" w14:textId="77777777" w:rsidR="00BA785C" w:rsidRPr="00BC5D51" w:rsidRDefault="00BA785C" w:rsidP="00BA4CFE">
      <w:pPr>
        <w:pStyle w:val="Heading5"/>
      </w:pPr>
      <w:r w:rsidRPr="00BC5D51">
        <w:t>Activity: FSE Notified on th</w:t>
      </w:r>
      <w:r>
        <w:t>e mobile</w:t>
      </w:r>
    </w:p>
    <w:p w14:paraId="0CAE6965" w14:textId="77777777" w:rsidR="00BA785C" w:rsidRPr="00BC5D51" w:rsidRDefault="00BA4CFE" w:rsidP="00A577CF">
      <w:pPr>
        <w:spacing w:after="0" w:line="240" w:lineRule="auto"/>
        <w:jc w:val="left"/>
      </w:pPr>
      <w:r>
        <w:t xml:space="preserve">See section </w:t>
      </w:r>
      <w:r>
        <w:fldChar w:fldCharType="begin"/>
      </w:r>
      <w:r>
        <w:instrText xml:space="preserve"> REF _Ref361916097 \r \h </w:instrText>
      </w:r>
      <w:r>
        <w:fldChar w:fldCharType="separate"/>
      </w:r>
      <w:r w:rsidR="00EA7CED">
        <w:t>4.3.4.1.4</w:t>
      </w:r>
      <w:r>
        <w:fldChar w:fldCharType="end"/>
      </w:r>
      <w:r>
        <w:t>.</w:t>
      </w:r>
    </w:p>
    <w:p w14:paraId="0CAE6966" w14:textId="77777777" w:rsidR="00BA785C" w:rsidRPr="00BC5D51" w:rsidRDefault="00BA785C" w:rsidP="00BA4CFE">
      <w:pPr>
        <w:pStyle w:val="Heading3"/>
        <w:pageBreakBefore/>
        <w:ind w:left="1145"/>
      </w:pPr>
      <w:bookmarkStart w:id="3084" w:name="_Toc425500325"/>
      <w:r w:rsidRPr="00BC5D51">
        <w:lastRenderedPageBreak/>
        <w:t xml:space="preserve">Business Scenario 2.0 – Schedule a </w:t>
      </w:r>
      <w:r w:rsidR="003B3957">
        <w:t>Preventive</w:t>
      </w:r>
      <w:r w:rsidRPr="00BC5D51">
        <w:t xml:space="preserve"> Maintenance job</w:t>
      </w:r>
      <w:bookmarkEnd w:id="3084"/>
    </w:p>
    <w:p w14:paraId="0CAE6967" w14:textId="77777777" w:rsidR="00BA785C" w:rsidRPr="00BC5D51" w:rsidRDefault="00BA785C" w:rsidP="00A577CF">
      <w:pPr>
        <w:spacing w:after="0" w:line="240" w:lineRule="auto"/>
        <w:jc w:val="left"/>
      </w:pPr>
    </w:p>
    <w:p w14:paraId="0CAE6968" w14:textId="5D8862EE" w:rsidR="00BA785C" w:rsidRPr="00BC5D51" w:rsidRDefault="00844D25" w:rsidP="00A577CF">
      <w:pPr>
        <w:spacing w:after="0" w:line="240" w:lineRule="auto"/>
        <w:jc w:val="left"/>
      </w:pPr>
      <w:r>
        <w:rPr>
          <w:noProof/>
          <w:lang w:val="en-US"/>
        </w:rPr>
        <w:drawing>
          <wp:inline distT="0" distB="0" distL="0" distR="0" wp14:anchorId="3F05573C" wp14:editId="095DABE2">
            <wp:extent cx="6244590" cy="4683443"/>
            <wp:effectExtent l="0" t="0" r="3810" b="3175"/>
            <wp:docPr id="247" name="Picture 247" descr="D:\GE Health Care\Project\Preven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E Health Care\Project\Preventiv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0CAE6969" w14:textId="77777777" w:rsidR="00BA785C" w:rsidRDefault="00BA785C" w:rsidP="00A577CF">
      <w:pPr>
        <w:spacing w:after="0" w:line="240" w:lineRule="auto"/>
        <w:jc w:val="left"/>
        <w:rPr>
          <w:ins w:id="3085" w:author="Mahesh Venumbaka" w:date="2015-07-24T11:08:00Z"/>
        </w:rPr>
      </w:pPr>
    </w:p>
    <w:p w14:paraId="56DBBA85" w14:textId="77777777" w:rsidR="0088316F" w:rsidRPr="00BC5D51" w:rsidRDefault="0088316F" w:rsidP="0088316F">
      <w:pPr>
        <w:pStyle w:val="Heading4"/>
        <w:rPr>
          <w:ins w:id="3086" w:author="Mahesh Venumbaka" w:date="2015-07-24T11:08:00Z"/>
        </w:rPr>
      </w:pPr>
      <w:ins w:id="3087" w:author="Mahesh Venumbaka" w:date="2015-07-24T11:08:00Z">
        <w:r w:rsidRPr="00BC5D51">
          <w:t xml:space="preserve">Activity: </w:t>
        </w:r>
        <w:r w:rsidRPr="00F4247C">
          <w:t>Contract Creation Process</w:t>
        </w:r>
      </w:ins>
    </w:p>
    <w:p w14:paraId="468F6C37" w14:textId="77777777" w:rsidR="0088316F" w:rsidRPr="00BC5D51" w:rsidRDefault="0088316F" w:rsidP="0088316F">
      <w:pPr>
        <w:spacing w:after="0" w:line="240" w:lineRule="auto"/>
        <w:jc w:val="left"/>
        <w:rPr>
          <w:ins w:id="3088" w:author="Mahesh Venumbaka" w:date="2015-07-24T11:08: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88316F" w:rsidRPr="00BC5D51" w14:paraId="7F38BF3F" w14:textId="77777777" w:rsidTr="00EB1E52">
        <w:trPr>
          <w:tblHeader/>
          <w:ins w:id="3089" w:author="Mahesh Venumbaka" w:date="2015-07-24T11:08:00Z"/>
        </w:trPr>
        <w:tc>
          <w:tcPr>
            <w:tcW w:w="1710" w:type="dxa"/>
            <w:shd w:val="clear" w:color="auto" w:fill="1F497D" w:themeFill="text2"/>
          </w:tcPr>
          <w:p w14:paraId="0737430A" w14:textId="77777777" w:rsidR="0088316F" w:rsidRPr="00B46ECB" w:rsidRDefault="0088316F" w:rsidP="00EB1E52">
            <w:pPr>
              <w:spacing w:after="0" w:line="240" w:lineRule="auto"/>
              <w:jc w:val="left"/>
              <w:rPr>
                <w:ins w:id="3090" w:author="Mahesh Venumbaka" w:date="2015-07-24T11:08:00Z"/>
                <w:b/>
                <w:color w:val="FFFFFF" w:themeColor="background1"/>
              </w:rPr>
            </w:pPr>
            <w:ins w:id="3091" w:author="Mahesh Venumbaka" w:date="2015-07-24T11:08:00Z">
              <w:r w:rsidRPr="00B46ECB">
                <w:rPr>
                  <w:b/>
                  <w:color w:val="FFFFFF" w:themeColor="background1"/>
                </w:rPr>
                <w:t>Activity Name:</w:t>
              </w:r>
            </w:ins>
          </w:p>
        </w:tc>
        <w:tc>
          <w:tcPr>
            <w:tcW w:w="7380" w:type="dxa"/>
            <w:shd w:val="clear" w:color="auto" w:fill="1F497D" w:themeFill="text2"/>
          </w:tcPr>
          <w:p w14:paraId="6E138DED" w14:textId="77777777" w:rsidR="0088316F" w:rsidRPr="00B46ECB" w:rsidRDefault="0088316F" w:rsidP="00EB1E52">
            <w:pPr>
              <w:spacing w:after="0" w:line="240" w:lineRule="auto"/>
              <w:jc w:val="left"/>
              <w:rPr>
                <w:ins w:id="3092" w:author="Mahesh Venumbaka" w:date="2015-07-24T11:08:00Z"/>
                <w:b/>
                <w:color w:val="FFFFFF" w:themeColor="background1"/>
              </w:rPr>
            </w:pPr>
            <w:ins w:id="3093" w:author="Mahesh Venumbaka" w:date="2015-07-24T11:08:00Z">
              <w:r w:rsidRPr="00F4247C">
                <w:rPr>
                  <w:b/>
                  <w:color w:val="FFFFFF" w:themeColor="background1"/>
                </w:rPr>
                <w:t>Contract Creation Process</w:t>
              </w:r>
            </w:ins>
          </w:p>
        </w:tc>
      </w:tr>
      <w:tr w:rsidR="0088316F" w:rsidRPr="00BC5D51" w14:paraId="0CAD8524" w14:textId="77777777" w:rsidTr="00EB1E52">
        <w:trPr>
          <w:ins w:id="3094" w:author="Mahesh Venumbaka" w:date="2015-07-24T11:08:00Z"/>
        </w:trPr>
        <w:tc>
          <w:tcPr>
            <w:tcW w:w="1710" w:type="dxa"/>
          </w:tcPr>
          <w:p w14:paraId="3F0DC15B" w14:textId="77777777" w:rsidR="0088316F" w:rsidRPr="00BC5D51" w:rsidRDefault="0088316F" w:rsidP="00EB1E52">
            <w:pPr>
              <w:spacing w:after="0" w:line="240" w:lineRule="auto"/>
              <w:jc w:val="left"/>
              <w:rPr>
                <w:ins w:id="3095" w:author="Mahesh Venumbaka" w:date="2015-07-24T11:08:00Z"/>
              </w:rPr>
            </w:pPr>
            <w:ins w:id="3096" w:author="Mahesh Venumbaka" w:date="2015-07-24T11:08:00Z">
              <w:r w:rsidRPr="00BC5D51">
                <w:t>Action taken by:</w:t>
              </w:r>
            </w:ins>
          </w:p>
        </w:tc>
        <w:tc>
          <w:tcPr>
            <w:tcW w:w="7380" w:type="dxa"/>
          </w:tcPr>
          <w:p w14:paraId="0DBFA870" w14:textId="77777777" w:rsidR="0088316F" w:rsidRPr="00BC5D51" w:rsidRDefault="0088316F" w:rsidP="00EB1E52">
            <w:pPr>
              <w:spacing w:after="0" w:line="240" w:lineRule="auto"/>
              <w:jc w:val="left"/>
              <w:rPr>
                <w:ins w:id="3097" w:author="Mahesh Venumbaka" w:date="2015-07-24T11:08:00Z"/>
              </w:rPr>
            </w:pPr>
            <w:ins w:id="3098" w:author="Mahesh Venumbaka" w:date="2015-07-24T11:08:00Z">
              <w:r>
                <w:t>Contract Team</w:t>
              </w:r>
            </w:ins>
          </w:p>
        </w:tc>
      </w:tr>
      <w:tr w:rsidR="0088316F" w:rsidRPr="00BC5D51" w14:paraId="364FB335" w14:textId="77777777" w:rsidTr="00EB1E52">
        <w:trPr>
          <w:trHeight w:val="404"/>
          <w:ins w:id="3099" w:author="Mahesh Venumbaka" w:date="2015-07-24T11:08:00Z"/>
        </w:trPr>
        <w:tc>
          <w:tcPr>
            <w:tcW w:w="1710" w:type="dxa"/>
          </w:tcPr>
          <w:p w14:paraId="77D96F3F" w14:textId="77777777" w:rsidR="0088316F" w:rsidRPr="00BC5D51" w:rsidRDefault="0088316F" w:rsidP="00EB1E52">
            <w:pPr>
              <w:spacing w:after="0" w:line="240" w:lineRule="auto"/>
              <w:jc w:val="left"/>
              <w:rPr>
                <w:ins w:id="3100" w:author="Mahesh Venumbaka" w:date="2015-07-24T11:08:00Z"/>
              </w:rPr>
            </w:pPr>
            <w:ins w:id="3101" w:author="Mahesh Venumbaka" w:date="2015-07-24T11:08:00Z">
              <w:r w:rsidRPr="00BC5D51">
                <w:t>Interacting with:</w:t>
              </w:r>
            </w:ins>
          </w:p>
        </w:tc>
        <w:tc>
          <w:tcPr>
            <w:tcW w:w="7380" w:type="dxa"/>
          </w:tcPr>
          <w:p w14:paraId="6B8DB46D" w14:textId="77777777" w:rsidR="0088316F" w:rsidRPr="00BC5D51" w:rsidRDefault="0088316F" w:rsidP="00EB1E52">
            <w:pPr>
              <w:spacing w:after="0" w:line="240" w:lineRule="auto"/>
              <w:jc w:val="left"/>
              <w:rPr>
                <w:ins w:id="3102" w:author="Mahesh Venumbaka" w:date="2015-07-24T11:08:00Z"/>
              </w:rPr>
            </w:pPr>
            <w:ins w:id="3103" w:author="Mahesh Venumbaka" w:date="2015-07-24T11:08:00Z">
              <w:r>
                <w:t>Siebel</w:t>
              </w:r>
            </w:ins>
          </w:p>
        </w:tc>
      </w:tr>
      <w:tr w:rsidR="0088316F" w:rsidRPr="00BC5D51" w14:paraId="1F4EC1CB" w14:textId="77777777" w:rsidTr="00EB1E52">
        <w:trPr>
          <w:trHeight w:val="404"/>
          <w:ins w:id="3104" w:author="Mahesh Venumbaka" w:date="2015-07-24T11:08:00Z"/>
        </w:trPr>
        <w:tc>
          <w:tcPr>
            <w:tcW w:w="1710" w:type="dxa"/>
          </w:tcPr>
          <w:p w14:paraId="2A9ACA9A" w14:textId="77777777" w:rsidR="0088316F" w:rsidRPr="00BC5D51" w:rsidRDefault="0088316F" w:rsidP="00EB1E52">
            <w:pPr>
              <w:spacing w:after="0" w:line="240" w:lineRule="auto"/>
              <w:jc w:val="left"/>
              <w:rPr>
                <w:ins w:id="3105" w:author="Mahesh Venumbaka" w:date="2015-07-24T11:08:00Z"/>
              </w:rPr>
            </w:pPr>
            <w:ins w:id="3106" w:author="Mahesh Venumbaka" w:date="2015-07-24T11:08:00Z">
              <w:r w:rsidRPr="00BC5D51">
                <w:t>Description</w:t>
              </w:r>
            </w:ins>
          </w:p>
        </w:tc>
        <w:tc>
          <w:tcPr>
            <w:tcW w:w="7380" w:type="dxa"/>
          </w:tcPr>
          <w:p w14:paraId="0E09114D" w14:textId="16D91B2C" w:rsidR="0088316F" w:rsidRDefault="0088316F" w:rsidP="00334A7F">
            <w:pPr>
              <w:pStyle w:val="ListParagraph"/>
              <w:numPr>
                <w:ilvl w:val="0"/>
                <w:numId w:val="88"/>
              </w:numPr>
              <w:spacing w:after="0" w:line="240" w:lineRule="auto"/>
              <w:jc w:val="left"/>
              <w:rPr>
                <w:ins w:id="3107" w:author="Mahesh Venumbaka" w:date="2015-07-24T11:10:00Z"/>
              </w:rPr>
            </w:pPr>
            <w:ins w:id="3108" w:author="Mahesh Venumbaka" w:date="2015-07-24T11:09:00Z">
              <w:r>
                <w:t xml:space="preserve">Once the System is installed at Site, Siebel Contract </w:t>
              </w:r>
            </w:ins>
            <w:ins w:id="3109" w:author="Mahesh Venumbaka" w:date="2015-07-24T11:10:00Z">
              <w:r>
                <w:t>will generate the number of Maintenance tasks to be performed as per SLA.</w:t>
              </w:r>
            </w:ins>
          </w:p>
          <w:p w14:paraId="3AE5DCA7" w14:textId="2B24EFA6" w:rsidR="0088316F" w:rsidRPr="00BC5D51" w:rsidRDefault="0088316F" w:rsidP="00334A7F">
            <w:pPr>
              <w:pStyle w:val="ListParagraph"/>
              <w:numPr>
                <w:ilvl w:val="0"/>
                <w:numId w:val="88"/>
              </w:numPr>
              <w:spacing w:after="0" w:line="240" w:lineRule="auto"/>
              <w:jc w:val="left"/>
              <w:rPr>
                <w:ins w:id="3110" w:author="Mahesh Venumbaka" w:date="2015-07-24T11:08:00Z"/>
              </w:rPr>
            </w:pPr>
            <w:ins w:id="3111" w:author="Mahesh Venumbaka" w:date="2015-07-24T11:11:00Z">
              <w:r w:rsidRPr="0088316F">
                <w:t>PM Scheduling/PM Plan in Siebel</w:t>
              </w:r>
              <w:r>
                <w:t xml:space="preserve"> will be created based on the inputs received from Siebel Contract.</w:t>
              </w:r>
            </w:ins>
          </w:p>
        </w:tc>
      </w:tr>
      <w:tr w:rsidR="0088316F" w:rsidRPr="00BC5D51" w14:paraId="5201FD25" w14:textId="77777777" w:rsidTr="00EB1E52">
        <w:trPr>
          <w:ins w:id="3112" w:author="Mahesh Venumbaka" w:date="2015-07-24T11:08:00Z"/>
        </w:trPr>
        <w:tc>
          <w:tcPr>
            <w:tcW w:w="1710" w:type="dxa"/>
          </w:tcPr>
          <w:p w14:paraId="2B6D5B65" w14:textId="77777777" w:rsidR="0088316F" w:rsidRPr="00BC5D51" w:rsidRDefault="0088316F" w:rsidP="00EB1E52">
            <w:pPr>
              <w:spacing w:after="0" w:line="240" w:lineRule="auto"/>
              <w:jc w:val="left"/>
              <w:rPr>
                <w:ins w:id="3113" w:author="Mahesh Venumbaka" w:date="2015-07-24T11:08:00Z"/>
              </w:rPr>
            </w:pPr>
            <w:ins w:id="3114" w:author="Mahesh Venumbaka" w:date="2015-07-24T11:08:00Z">
              <w:r w:rsidRPr="00BC5D51">
                <w:t>Task Status</w:t>
              </w:r>
            </w:ins>
          </w:p>
        </w:tc>
        <w:tc>
          <w:tcPr>
            <w:tcW w:w="7380" w:type="dxa"/>
          </w:tcPr>
          <w:p w14:paraId="1D57F295" w14:textId="77777777" w:rsidR="0088316F" w:rsidRPr="00BC5D51" w:rsidRDefault="0088316F" w:rsidP="00EB1E52">
            <w:pPr>
              <w:spacing w:after="0" w:line="240" w:lineRule="auto"/>
              <w:jc w:val="left"/>
              <w:rPr>
                <w:ins w:id="3115" w:author="Mahesh Venumbaka" w:date="2015-07-24T11:08:00Z"/>
              </w:rPr>
            </w:pPr>
            <w:ins w:id="3116" w:author="Mahesh Venumbaka" w:date="2015-07-24T11:08:00Z">
              <w:r w:rsidRPr="00BC5D51">
                <w:t>N</w:t>
              </w:r>
              <w:r>
                <w:t>/</w:t>
              </w:r>
              <w:r w:rsidRPr="00BC5D51">
                <w:t>A</w:t>
              </w:r>
            </w:ins>
          </w:p>
        </w:tc>
      </w:tr>
    </w:tbl>
    <w:p w14:paraId="4B38A340" w14:textId="77777777" w:rsidR="0088316F" w:rsidRDefault="0088316F" w:rsidP="00A577CF">
      <w:pPr>
        <w:spacing w:after="0" w:line="240" w:lineRule="auto"/>
        <w:jc w:val="left"/>
        <w:rPr>
          <w:ins w:id="3117" w:author="Mahesh Venumbaka" w:date="2015-07-24T11:08:00Z"/>
        </w:rPr>
      </w:pPr>
    </w:p>
    <w:p w14:paraId="5A9FA994" w14:textId="77777777" w:rsidR="0088316F" w:rsidRDefault="0088316F" w:rsidP="00A577CF">
      <w:pPr>
        <w:spacing w:after="0" w:line="240" w:lineRule="auto"/>
        <w:jc w:val="left"/>
        <w:rPr>
          <w:ins w:id="3118" w:author="Mahesh Venumbaka" w:date="2015-07-24T11:08:00Z"/>
        </w:rPr>
      </w:pPr>
    </w:p>
    <w:p w14:paraId="3A3981E3" w14:textId="77777777" w:rsidR="0088316F" w:rsidRDefault="0088316F" w:rsidP="00A577CF">
      <w:pPr>
        <w:spacing w:after="0" w:line="240" w:lineRule="auto"/>
        <w:jc w:val="left"/>
        <w:rPr>
          <w:ins w:id="3119" w:author="Mahesh Venumbaka" w:date="2015-07-23T17:27:00Z"/>
        </w:rPr>
      </w:pPr>
    </w:p>
    <w:p w14:paraId="6F2D0757" w14:textId="77777777" w:rsidR="009A47AD" w:rsidRDefault="009A47AD" w:rsidP="00A577CF">
      <w:pPr>
        <w:spacing w:after="0" w:line="240" w:lineRule="auto"/>
        <w:jc w:val="left"/>
        <w:rPr>
          <w:ins w:id="3120" w:author="Mahesh Venumbaka" w:date="2015-07-24T11:12:00Z"/>
        </w:rPr>
      </w:pPr>
    </w:p>
    <w:p w14:paraId="747CFDD5" w14:textId="77777777" w:rsidR="0088316F" w:rsidRDefault="0088316F" w:rsidP="00A577CF">
      <w:pPr>
        <w:spacing w:after="0" w:line="240" w:lineRule="auto"/>
        <w:jc w:val="left"/>
        <w:rPr>
          <w:ins w:id="3121" w:author="Mahesh Venumbaka" w:date="2015-07-23T17:52:00Z"/>
        </w:rPr>
      </w:pPr>
    </w:p>
    <w:p w14:paraId="2D7F7963" w14:textId="77777777" w:rsidR="009A47AD" w:rsidRDefault="009A47AD" w:rsidP="00A577CF">
      <w:pPr>
        <w:spacing w:after="0" w:line="240" w:lineRule="auto"/>
        <w:jc w:val="left"/>
        <w:rPr>
          <w:ins w:id="3122" w:author="Mahesh Venumbaka" w:date="2015-07-23T17:27:00Z"/>
        </w:rPr>
      </w:pPr>
    </w:p>
    <w:p w14:paraId="08BBDC68" w14:textId="77777777" w:rsidR="00F4247C" w:rsidRDefault="00F4247C" w:rsidP="00A577CF">
      <w:pPr>
        <w:spacing w:after="0" w:line="240" w:lineRule="auto"/>
        <w:jc w:val="left"/>
        <w:rPr>
          <w:ins w:id="3123" w:author="Mahesh Venumbaka" w:date="2015-07-23T17:27:00Z"/>
        </w:rPr>
      </w:pPr>
    </w:p>
    <w:p w14:paraId="2A032EBD" w14:textId="77777777" w:rsidR="00F4247C" w:rsidRDefault="00F4247C" w:rsidP="00A577CF">
      <w:pPr>
        <w:spacing w:after="0" w:line="240" w:lineRule="auto"/>
        <w:jc w:val="left"/>
        <w:rPr>
          <w:ins w:id="3124" w:author="Mahesh Venumbaka" w:date="2015-07-23T17:27:00Z"/>
        </w:rPr>
      </w:pPr>
    </w:p>
    <w:p w14:paraId="12B4F50F" w14:textId="16881488" w:rsidR="009A47AD" w:rsidRPr="00BC5D51" w:rsidRDefault="009A47AD" w:rsidP="009A47AD">
      <w:pPr>
        <w:pStyle w:val="Heading4"/>
        <w:rPr>
          <w:ins w:id="3125" w:author="Mahesh Venumbaka" w:date="2015-07-23T17:52:00Z"/>
        </w:rPr>
      </w:pPr>
      <w:ins w:id="3126" w:author="Mahesh Venumbaka" w:date="2015-07-23T17:52:00Z">
        <w:r w:rsidRPr="00BC5D51">
          <w:lastRenderedPageBreak/>
          <w:t xml:space="preserve">Activity: </w:t>
        </w:r>
        <w:r w:rsidRPr="009A47AD">
          <w:t>Bulk PM Creation Process</w:t>
        </w:r>
      </w:ins>
    </w:p>
    <w:p w14:paraId="432A0083" w14:textId="77777777" w:rsidR="009A47AD" w:rsidRPr="00BC5D51" w:rsidRDefault="009A47AD" w:rsidP="009A47AD">
      <w:pPr>
        <w:spacing w:after="0" w:line="240" w:lineRule="auto"/>
        <w:jc w:val="left"/>
        <w:rPr>
          <w:ins w:id="3127" w:author="Mahesh Venumbaka" w:date="2015-07-23T17:52: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9A47AD" w:rsidRPr="00BC5D51" w14:paraId="3EFBC94B" w14:textId="77777777" w:rsidTr="00E86878">
        <w:trPr>
          <w:tblHeader/>
          <w:ins w:id="3128" w:author="Mahesh Venumbaka" w:date="2015-07-23T17:52:00Z"/>
        </w:trPr>
        <w:tc>
          <w:tcPr>
            <w:tcW w:w="1710" w:type="dxa"/>
            <w:shd w:val="clear" w:color="auto" w:fill="1F497D" w:themeFill="text2"/>
          </w:tcPr>
          <w:p w14:paraId="3D62870B" w14:textId="77777777" w:rsidR="009A47AD" w:rsidRPr="00B46ECB" w:rsidRDefault="009A47AD" w:rsidP="00E86878">
            <w:pPr>
              <w:spacing w:after="0" w:line="240" w:lineRule="auto"/>
              <w:jc w:val="left"/>
              <w:rPr>
                <w:ins w:id="3129" w:author="Mahesh Venumbaka" w:date="2015-07-23T17:52:00Z"/>
                <w:b/>
                <w:color w:val="FFFFFF" w:themeColor="background1"/>
              </w:rPr>
            </w:pPr>
            <w:ins w:id="3130" w:author="Mahesh Venumbaka" w:date="2015-07-23T17:52:00Z">
              <w:r w:rsidRPr="00B46ECB">
                <w:rPr>
                  <w:b/>
                  <w:color w:val="FFFFFF" w:themeColor="background1"/>
                </w:rPr>
                <w:t>Activity Name:</w:t>
              </w:r>
            </w:ins>
          </w:p>
        </w:tc>
        <w:tc>
          <w:tcPr>
            <w:tcW w:w="7380" w:type="dxa"/>
            <w:shd w:val="clear" w:color="auto" w:fill="1F497D" w:themeFill="text2"/>
          </w:tcPr>
          <w:p w14:paraId="07E38897" w14:textId="0FE7FAB1" w:rsidR="009A47AD" w:rsidRPr="00B46ECB" w:rsidRDefault="009A47AD" w:rsidP="009A47AD">
            <w:pPr>
              <w:spacing w:after="0" w:line="240" w:lineRule="auto"/>
              <w:jc w:val="left"/>
              <w:rPr>
                <w:ins w:id="3131" w:author="Mahesh Venumbaka" w:date="2015-07-23T17:52:00Z"/>
                <w:b/>
                <w:color w:val="FFFFFF" w:themeColor="background1"/>
              </w:rPr>
            </w:pPr>
            <w:ins w:id="3132" w:author="Mahesh Venumbaka" w:date="2015-07-23T17:52:00Z">
              <w:r w:rsidRPr="009A47AD">
                <w:rPr>
                  <w:b/>
                  <w:color w:val="FFFFFF" w:themeColor="background1"/>
                </w:rPr>
                <w:t>Bulk PM Creation</w:t>
              </w:r>
            </w:ins>
          </w:p>
        </w:tc>
      </w:tr>
      <w:tr w:rsidR="009A47AD" w:rsidRPr="00BC5D51" w14:paraId="2CDB8457" w14:textId="77777777" w:rsidTr="00E86878">
        <w:trPr>
          <w:ins w:id="3133" w:author="Mahesh Venumbaka" w:date="2015-07-23T17:52:00Z"/>
        </w:trPr>
        <w:tc>
          <w:tcPr>
            <w:tcW w:w="1710" w:type="dxa"/>
          </w:tcPr>
          <w:p w14:paraId="5C66242D" w14:textId="77777777" w:rsidR="009A47AD" w:rsidRPr="00BC5D51" w:rsidRDefault="009A47AD" w:rsidP="00E86878">
            <w:pPr>
              <w:spacing w:after="0" w:line="240" w:lineRule="auto"/>
              <w:jc w:val="left"/>
              <w:rPr>
                <w:ins w:id="3134" w:author="Mahesh Venumbaka" w:date="2015-07-23T17:52:00Z"/>
              </w:rPr>
            </w:pPr>
            <w:ins w:id="3135" w:author="Mahesh Venumbaka" w:date="2015-07-23T17:52:00Z">
              <w:r w:rsidRPr="00BC5D51">
                <w:t>Action taken by:</w:t>
              </w:r>
            </w:ins>
          </w:p>
        </w:tc>
        <w:tc>
          <w:tcPr>
            <w:tcW w:w="7380" w:type="dxa"/>
          </w:tcPr>
          <w:p w14:paraId="5586BBB2" w14:textId="3478FE16" w:rsidR="009A47AD" w:rsidRPr="00BC5D51" w:rsidRDefault="009A47AD" w:rsidP="00C921A4">
            <w:pPr>
              <w:spacing w:after="0" w:line="240" w:lineRule="auto"/>
              <w:jc w:val="left"/>
              <w:rPr>
                <w:ins w:id="3136" w:author="Mahesh Venumbaka" w:date="2015-07-23T17:52:00Z"/>
              </w:rPr>
            </w:pPr>
            <w:ins w:id="3137" w:author="Mahesh Venumbaka" w:date="2015-07-23T17:52:00Z">
              <w:r>
                <w:t>Automatic</w:t>
              </w:r>
            </w:ins>
            <w:ins w:id="3138" w:author="Mahesh Venumbaka" w:date="2015-07-23T17:53:00Z">
              <w:r>
                <w:t>, CSC</w:t>
              </w:r>
            </w:ins>
            <w:ins w:id="3139" w:author="Mahesh Venumbaka" w:date="2015-07-23T17:54:00Z">
              <w:r>
                <w:t xml:space="preserve"> </w:t>
              </w:r>
            </w:ins>
          </w:p>
        </w:tc>
      </w:tr>
      <w:tr w:rsidR="009A47AD" w:rsidRPr="00BC5D51" w14:paraId="1C9C5758" w14:textId="77777777" w:rsidTr="00E86878">
        <w:trPr>
          <w:trHeight w:val="404"/>
          <w:ins w:id="3140" w:author="Mahesh Venumbaka" w:date="2015-07-23T17:52:00Z"/>
        </w:trPr>
        <w:tc>
          <w:tcPr>
            <w:tcW w:w="1710" w:type="dxa"/>
          </w:tcPr>
          <w:p w14:paraId="7C70CDED" w14:textId="77777777" w:rsidR="009A47AD" w:rsidRPr="00BC5D51" w:rsidRDefault="009A47AD" w:rsidP="00E86878">
            <w:pPr>
              <w:spacing w:after="0" w:line="240" w:lineRule="auto"/>
              <w:jc w:val="left"/>
              <w:rPr>
                <w:ins w:id="3141" w:author="Mahesh Venumbaka" w:date="2015-07-23T17:52:00Z"/>
              </w:rPr>
            </w:pPr>
            <w:ins w:id="3142" w:author="Mahesh Venumbaka" w:date="2015-07-23T17:52:00Z">
              <w:r w:rsidRPr="00BC5D51">
                <w:t>Interacting with:</w:t>
              </w:r>
            </w:ins>
          </w:p>
        </w:tc>
        <w:tc>
          <w:tcPr>
            <w:tcW w:w="7380" w:type="dxa"/>
          </w:tcPr>
          <w:p w14:paraId="0E98F283" w14:textId="53A322C0" w:rsidR="009A47AD" w:rsidRPr="00BC5D51" w:rsidRDefault="009A47AD" w:rsidP="00E86878">
            <w:pPr>
              <w:spacing w:after="0" w:line="240" w:lineRule="auto"/>
              <w:jc w:val="left"/>
              <w:rPr>
                <w:ins w:id="3143" w:author="Mahesh Venumbaka" w:date="2015-07-23T17:52:00Z"/>
              </w:rPr>
            </w:pPr>
            <w:ins w:id="3144" w:author="Mahesh Venumbaka" w:date="2015-07-23T17:52:00Z">
              <w:r>
                <w:t>Siebel</w:t>
              </w:r>
            </w:ins>
            <w:ins w:id="3145" w:author="Mahesh Venumbaka" w:date="2015-07-23T17:53:00Z">
              <w:r>
                <w:t>, SDT Booking Tool</w:t>
              </w:r>
            </w:ins>
            <w:ins w:id="3146" w:author="Mahesh Venumbaka" w:date="2015-07-23T17:56:00Z">
              <w:r w:rsidR="00C921A4">
                <w:t>, Click Software</w:t>
              </w:r>
            </w:ins>
          </w:p>
        </w:tc>
      </w:tr>
      <w:tr w:rsidR="009A47AD" w:rsidRPr="00BC5D51" w14:paraId="3F743622" w14:textId="77777777" w:rsidTr="00E86878">
        <w:trPr>
          <w:trHeight w:val="404"/>
          <w:ins w:id="3147" w:author="Mahesh Venumbaka" w:date="2015-07-23T17:52:00Z"/>
        </w:trPr>
        <w:tc>
          <w:tcPr>
            <w:tcW w:w="1710" w:type="dxa"/>
          </w:tcPr>
          <w:p w14:paraId="34CF96F2" w14:textId="77777777" w:rsidR="009A47AD" w:rsidRPr="00BC5D51" w:rsidRDefault="009A47AD" w:rsidP="00E86878">
            <w:pPr>
              <w:spacing w:after="0" w:line="240" w:lineRule="auto"/>
              <w:jc w:val="left"/>
              <w:rPr>
                <w:ins w:id="3148" w:author="Mahesh Venumbaka" w:date="2015-07-23T17:52:00Z"/>
              </w:rPr>
            </w:pPr>
            <w:ins w:id="3149" w:author="Mahesh Venumbaka" w:date="2015-07-23T17:52:00Z">
              <w:r w:rsidRPr="00BC5D51">
                <w:t>Description</w:t>
              </w:r>
            </w:ins>
          </w:p>
        </w:tc>
        <w:tc>
          <w:tcPr>
            <w:tcW w:w="7380" w:type="dxa"/>
          </w:tcPr>
          <w:p w14:paraId="01C3ED0B" w14:textId="3B25EB2A" w:rsidR="009A47AD" w:rsidRDefault="009A47AD" w:rsidP="00334A7F">
            <w:pPr>
              <w:pStyle w:val="ListParagraph"/>
              <w:numPr>
                <w:ilvl w:val="0"/>
                <w:numId w:val="87"/>
              </w:numPr>
              <w:spacing w:after="0" w:line="240" w:lineRule="auto"/>
              <w:jc w:val="left"/>
              <w:rPr>
                <w:ins w:id="3150" w:author="Mahesh Venumbaka" w:date="2015-07-23T17:53:00Z"/>
              </w:rPr>
            </w:pPr>
            <w:ins w:id="3151" w:author="Mahesh Venumbaka" w:date="2015-07-23T17:53:00Z">
              <w:r w:rsidRPr="009A47AD">
                <w:t>Siebel opens the PM SR Jobs 90 days in advance</w:t>
              </w:r>
            </w:ins>
          </w:p>
          <w:p w14:paraId="41A3F50E" w14:textId="4972EB12" w:rsidR="009A47AD" w:rsidRDefault="009A47AD" w:rsidP="00334A7F">
            <w:pPr>
              <w:pStyle w:val="ListParagraph"/>
              <w:numPr>
                <w:ilvl w:val="0"/>
                <w:numId w:val="87"/>
              </w:numPr>
              <w:spacing w:after="0" w:line="240" w:lineRule="auto"/>
              <w:jc w:val="left"/>
              <w:rPr>
                <w:ins w:id="3152" w:author="Mahesh Venumbaka" w:date="2015-07-23T17:53:00Z"/>
              </w:rPr>
            </w:pPr>
            <w:ins w:id="3153" w:author="Mahesh Venumbaka" w:date="2015-07-23T17:53:00Z">
              <w:r>
                <w:t xml:space="preserve">CSC Agent does the </w:t>
              </w:r>
              <w:r w:rsidRPr="009A47AD">
                <w:t>Reconciliation of PM Plan - Check that for PM's which are due In next 90 days, all the associated information is correct (Field Engineer Skill level, and Duration and Schedule Date is appropriate)</w:t>
              </w:r>
              <w:r>
                <w:t xml:space="preserve"> manually</w:t>
              </w:r>
            </w:ins>
            <w:ins w:id="3154" w:author="Mahesh Venumbaka" w:date="2015-07-24T17:26:00Z">
              <w:r w:rsidR="00981077">
                <w:t>.</w:t>
              </w:r>
            </w:ins>
          </w:p>
          <w:p w14:paraId="4184BB9C" w14:textId="77777777" w:rsidR="003D7E9D" w:rsidRDefault="009A47AD" w:rsidP="00334A7F">
            <w:pPr>
              <w:pStyle w:val="ListParagraph"/>
              <w:numPr>
                <w:ilvl w:val="0"/>
                <w:numId w:val="87"/>
              </w:numPr>
              <w:spacing w:after="0" w:line="240" w:lineRule="auto"/>
              <w:jc w:val="left"/>
              <w:rPr>
                <w:ins w:id="3155" w:author="Mahesh Venumbaka" w:date="2015-07-23T17:54:00Z"/>
              </w:rPr>
            </w:pPr>
            <w:ins w:id="3156" w:author="Mahesh Venumbaka" w:date="2015-07-23T17:53:00Z">
              <w:r>
                <w:t xml:space="preserve">Scheduled Windows service </w:t>
              </w:r>
            </w:ins>
            <w:ins w:id="3157" w:author="Mahesh Venumbaka" w:date="2015-07-23T17:54:00Z">
              <w:r w:rsidR="003D7E9D">
                <w:t xml:space="preserve">in SDT Booking Tool </w:t>
              </w:r>
            </w:ins>
            <w:ins w:id="3158" w:author="Mahesh Venumbaka" w:date="2015-07-23T17:53:00Z">
              <w:r>
                <w:t xml:space="preserve">would pull the Activity Information from Siebel based on </w:t>
              </w:r>
            </w:ins>
          </w:p>
          <w:p w14:paraId="03DADE25" w14:textId="17E12D51" w:rsidR="009A47AD" w:rsidRDefault="009A47AD" w:rsidP="00334A7F">
            <w:pPr>
              <w:pStyle w:val="ListParagraph"/>
              <w:numPr>
                <w:ilvl w:val="1"/>
                <w:numId w:val="87"/>
              </w:numPr>
              <w:spacing w:after="0" w:line="240" w:lineRule="auto"/>
              <w:jc w:val="left"/>
              <w:rPr>
                <w:ins w:id="3159" w:author="Mahesh Venumbaka" w:date="2015-07-23T17:53:00Z"/>
              </w:rPr>
            </w:pPr>
            <w:ins w:id="3160" w:author="Mahesh Venumbaka" w:date="2015-07-23T17:53:00Z">
              <w:r>
                <w:t>Scheduled date</w:t>
              </w:r>
            </w:ins>
          </w:p>
          <w:p w14:paraId="7E88F0C1" w14:textId="4DDCF39D" w:rsidR="009A47AD" w:rsidRDefault="009A47AD" w:rsidP="00334A7F">
            <w:pPr>
              <w:pStyle w:val="ListParagraph"/>
              <w:numPr>
                <w:ilvl w:val="1"/>
                <w:numId w:val="87"/>
              </w:numPr>
              <w:spacing w:after="0" w:line="240" w:lineRule="auto"/>
              <w:jc w:val="left"/>
              <w:rPr>
                <w:ins w:id="3161" w:author="Mahesh Venumbaka" w:date="2015-07-23T17:53:00Z"/>
              </w:rPr>
            </w:pPr>
            <w:ins w:id="3162" w:author="Mahesh Venumbaka" w:date="2015-07-23T17:54:00Z">
              <w:r>
                <w:t>Activity</w:t>
              </w:r>
            </w:ins>
            <w:ins w:id="3163" w:author="Mahesh Venumbaka" w:date="2015-07-23T17:53:00Z">
              <w:r>
                <w:t xml:space="preserve"> Type = PM</w:t>
              </w:r>
            </w:ins>
          </w:p>
          <w:p w14:paraId="6689089B" w14:textId="7AFAE036" w:rsidR="009A47AD" w:rsidRDefault="009A47AD" w:rsidP="00334A7F">
            <w:pPr>
              <w:pStyle w:val="ListParagraph"/>
              <w:numPr>
                <w:ilvl w:val="1"/>
                <w:numId w:val="87"/>
              </w:numPr>
              <w:spacing w:after="0" w:line="240" w:lineRule="auto"/>
              <w:jc w:val="left"/>
              <w:rPr>
                <w:ins w:id="3164" w:author="Mahesh Venumbaka" w:date="2015-07-23T17:53:00Z"/>
              </w:rPr>
            </w:pPr>
            <w:ins w:id="3165" w:author="Mahesh Venumbaka" w:date="2015-07-23T17:53:00Z">
              <w:r>
                <w:t>Activity Status = Open</w:t>
              </w:r>
            </w:ins>
          </w:p>
          <w:p w14:paraId="321C231D" w14:textId="1AE04A30" w:rsidR="009A47AD" w:rsidRDefault="009A47AD" w:rsidP="00334A7F">
            <w:pPr>
              <w:pStyle w:val="ListParagraph"/>
              <w:numPr>
                <w:ilvl w:val="1"/>
                <w:numId w:val="87"/>
              </w:numPr>
              <w:spacing w:after="0" w:line="240" w:lineRule="auto"/>
              <w:jc w:val="left"/>
              <w:rPr>
                <w:ins w:id="3166" w:author="Mahesh Venumbaka" w:date="2015-07-23T17:53:00Z"/>
              </w:rPr>
            </w:pPr>
            <w:ins w:id="3167" w:author="Mahesh Venumbaka" w:date="2015-07-23T17:53:00Z">
              <w:r>
                <w:t>Last update date</w:t>
              </w:r>
            </w:ins>
          </w:p>
          <w:p w14:paraId="7C7BCC39" w14:textId="1BC8AAB9" w:rsidR="009A47AD" w:rsidRDefault="009A47AD" w:rsidP="00334A7F">
            <w:pPr>
              <w:pStyle w:val="ListParagraph"/>
              <w:numPr>
                <w:ilvl w:val="1"/>
                <w:numId w:val="87"/>
              </w:numPr>
              <w:spacing w:after="0" w:line="240" w:lineRule="auto"/>
              <w:jc w:val="left"/>
              <w:rPr>
                <w:ins w:id="3168" w:author="Mahesh Venumbaka" w:date="2015-07-23T17:53:00Z"/>
              </w:rPr>
            </w:pPr>
            <w:ins w:id="3169" w:author="Mahesh Venumbaka" w:date="2015-07-23T17:53:00Z">
              <w:r>
                <w:t>Modality</w:t>
              </w:r>
            </w:ins>
          </w:p>
          <w:p w14:paraId="30BFA935" w14:textId="619A1D47" w:rsidR="009A47AD" w:rsidRDefault="009A47AD" w:rsidP="00334A7F">
            <w:pPr>
              <w:pStyle w:val="ListParagraph"/>
              <w:numPr>
                <w:ilvl w:val="1"/>
                <w:numId w:val="87"/>
              </w:numPr>
              <w:spacing w:after="0" w:line="240" w:lineRule="auto"/>
              <w:jc w:val="left"/>
              <w:rPr>
                <w:ins w:id="3170" w:author="Mahesh Venumbaka" w:date="2015-07-23T17:54:00Z"/>
              </w:rPr>
            </w:pPr>
            <w:ins w:id="3171" w:author="Mahesh Venumbaka" w:date="2015-07-23T17:53:00Z">
              <w:r>
                <w:t>Operating Unit</w:t>
              </w:r>
            </w:ins>
          </w:p>
          <w:p w14:paraId="6A1840A0" w14:textId="62B85B29" w:rsidR="009A47AD" w:rsidRPr="00BC5D51" w:rsidRDefault="003D7E9D" w:rsidP="00334A7F">
            <w:pPr>
              <w:pStyle w:val="ListParagraph"/>
              <w:numPr>
                <w:ilvl w:val="0"/>
                <w:numId w:val="87"/>
              </w:numPr>
              <w:spacing w:after="0" w:line="240" w:lineRule="auto"/>
              <w:jc w:val="left"/>
              <w:rPr>
                <w:ins w:id="3172" w:author="Mahesh Venumbaka" w:date="2015-07-23T17:52:00Z"/>
              </w:rPr>
            </w:pPr>
            <w:ins w:id="3173" w:author="Mahesh Venumbaka" w:date="2015-07-23T17:54:00Z">
              <w:r>
                <w:t xml:space="preserve">Jobs created in Click without appointment details (These activities wouldn’t be shown on Gantt and no BGO should be run on these </w:t>
              </w:r>
            </w:ins>
            <w:ins w:id="3174" w:author="Mahesh Venumbaka" w:date="2015-07-23T17:55:00Z">
              <w:r>
                <w:t xml:space="preserve">until Appointment Details are mentioned </w:t>
              </w:r>
            </w:ins>
            <w:ins w:id="3175" w:author="Mahesh Venumbaka" w:date="2015-07-23T17:54:00Z">
              <w:r>
                <w:t>and</w:t>
              </w:r>
            </w:ins>
            <w:ins w:id="3176" w:author="Mahesh Venumbaka" w:date="2015-07-23T17:55:00Z">
              <w:r>
                <w:t xml:space="preserve"> thus</w:t>
              </w:r>
            </w:ins>
            <w:ins w:id="3177" w:author="Mahesh Venumbaka" w:date="2015-07-23T17:54:00Z">
              <w:r>
                <w:t xml:space="preserve"> shown in a different Tab</w:t>
              </w:r>
            </w:ins>
            <w:ins w:id="3178" w:author="Mahesh Venumbaka" w:date="2015-07-23T17:55:00Z">
              <w:r>
                <w:t xml:space="preserve"> in Click Schedule</w:t>
              </w:r>
            </w:ins>
            <w:ins w:id="3179" w:author="Mahesh Venumbaka" w:date="2015-07-23T17:54:00Z">
              <w:r>
                <w:t>)</w:t>
              </w:r>
            </w:ins>
          </w:p>
        </w:tc>
      </w:tr>
      <w:tr w:rsidR="009A47AD" w:rsidRPr="00BC5D51" w14:paraId="2B8E73E3" w14:textId="77777777" w:rsidTr="00E86878">
        <w:trPr>
          <w:ins w:id="3180" w:author="Mahesh Venumbaka" w:date="2015-07-23T17:52:00Z"/>
        </w:trPr>
        <w:tc>
          <w:tcPr>
            <w:tcW w:w="1710" w:type="dxa"/>
          </w:tcPr>
          <w:p w14:paraId="684D816D" w14:textId="49FCF520" w:rsidR="009A47AD" w:rsidRPr="00BC5D51" w:rsidRDefault="009A47AD" w:rsidP="00E86878">
            <w:pPr>
              <w:spacing w:after="0" w:line="240" w:lineRule="auto"/>
              <w:jc w:val="left"/>
              <w:rPr>
                <w:ins w:id="3181" w:author="Mahesh Venumbaka" w:date="2015-07-23T17:52:00Z"/>
              </w:rPr>
            </w:pPr>
            <w:ins w:id="3182" w:author="Mahesh Venumbaka" w:date="2015-07-23T17:52:00Z">
              <w:r w:rsidRPr="00BC5D51">
                <w:t>Task Status</w:t>
              </w:r>
            </w:ins>
          </w:p>
        </w:tc>
        <w:tc>
          <w:tcPr>
            <w:tcW w:w="7380" w:type="dxa"/>
          </w:tcPr>
          <w:p w14:paraId="006B32F4" w14:textId="77777777" w:rsidR="009A47AD" w:rsidRPr="00BC5D51" w:rsidRDefault="009A47AD" w:rsidP="00E86878">
            <w:pPr>
              <w:spacing w:after="0" w:line="240" w:lineRule="auto"/>
              <w:jc w:val="left"/>
              <w:rPr>
                <w:ins w:id="3183" w:author="Mahesh Venumbaka" w:date="2015-07-23T17:52:00Z"/>
              </w:rPr>
            </w:pPr>
            <w:ins w:id="3184" w:author="Mahesh Venumbaka" w:date="2015-07-23T17:52:00Z">
              <w:r w:rsidRPr="00BC5D51">
                <w:t>N</w:t>
              </w:r>
              <w:r>
                <w:t>/</w:t>
              </w:r>
              <w:r w:rsidRPr="00BC5D51">
                <w:t>A</w:t>
              </w:r>
            </w:ins>
          </w:p>
        </w:tc>
      </w:tr>
    </w:tbl>
    <w:p w14:paraId="5724E1E6" w14:textId="77777777" w:rsidR="00F4247C" w:rsidRDefault="00F4247C" w:rsidP="00A577CF">
      <w:pPr>
        <w:spacing w:after="0" w:line="240" w:lineRule="auto"/>
        <w:jc w:val="left"/>
        <w:rPr>
          <w:ins w:id="3185" w:author="Mahesh Venumbaka" w:date="2015-07-23T17:55:00Z"/>
        </w:rPr>
      </w:pPr>
    </w:p>
    <w:p w14:paraId="18261919" w14:textId="3269796D" w:rsidR="00C921A4" w:rsidRPr="00BC5D51" w:rsidRDefault="00C921A4" w:rsidP="00334A7F">
      <w:pPr>
        <w:pStyle w:val="Heading4"/>
        <w:numPr>
          <w:ilvl w:val="3"/>
          <w:numId w:val="85"/>
        </w:numPr>
        <w:rPr>
          <w:ins w:id="3186" w:author="Mahesh Venumbaka" w:date="2015-07-23T17:55:00Z"/>
        </w:rPr>
      </w:pPr>
      <w:ins w:id="3187" w:author="Mahesh Venumbaka" w:date="2015-07-23T17:55:00Z">
        <w:r w:rsidRPr="00BC5D51">
          <w:t xml:space="preserve">Activity: </w:t>
        </w:r>
      </w:ins>
      <w:ins w:id="3188" w:author="Mahesh Venumbaka" w:date="2015-07-23T17:56:00Z">
        <w:r w:rsidRPr="00C921A4">
          <w:t>Individual PM Appointment Process</w:t>
        </w:r>
      </w:ins>
    </w:p>
    <w:p w14:paraId="089D9C04" w14:textId="77777777" w:rsidR="00C921A4" w:rsidRPr="00BC5D51" w:rsidRDefault="00C921A4" w:rsidP="00C921A4">
      <w:pPr>
        <w:spacing w:after="0" w:line="240" w:lineRule="auto"/>
        <w:jc w:val="left"/>
        <w:rPr>
          <w:ins w:id="3189" w:author="Mahesh Venumbaka" w:date="2015-07-23T17:5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C921A4" w:rsidRPr="00BC5D51" w14:paraId="066720C1" w14:textId="77777777" w:rsidTr="00E86878">
        <w:trPr>
          <w:tblHeader/>
          <w:ins w:id="3190" w:author="Mahesh Venumbaka" w:date="2015-07-23T17:55:00Z"/>
        </w:trPr>
        <w:tc>
          <w:tcPr>
            <w:tcW w:w="1710" w:type="dxa"/>
            <w:shd w:val="clear" w:color="auto" w:fill="1F497D" w:themeFill="text2"/>
          </w:tcPr>
          <w:p w14:paraId="21770751" w14:textId="77777777" w:rsidR="00C921A4" w:rsidRPr="00B46ECB" w:rsidRDefault="00C921A4" w:rsidP="00E86878">
            <w:pPr>
              <w:spacing w:after="0" w:line="240" w:lineRule="auto"/>
              <w:jc w:val="left"/>
              <w:rPr>
                <w:ins w:id="3191" w:author="Mahesh Venumbaka" w:date="2015-07-23T17:55:00Z"/>
                <w:b/>
                <w:color w:val="FFFFFF" w:themeColor="background1"/>
              </w:rPr>
            </w:pPr>
            <w:ins w:id="3192" w:author="Mahesh Venumbaka" w:date="2015-07-23T17:55:00Z">
              <w:r w:rsidRPr="00B46ECB">
                <w:rPr>
                  <w:b/>
                  <w:color w:val="FFFFFF" w:themeColor="background1"/>
                </w:rPr>
                <w:t>Activity Name:</w:t>
              </w:r>
            </w:ins>
          </w:p>
        </w:tc>
        <w:tc>
          <w:tcPr>
            <w:tcW w:w="7380" w:type="dxa"/>
            <w:shd w:val="clear" w:color="auto" w:fill="1F497D" w:themeFill="text2"/>
          </w:tcPr>
          <w:p w14:paraId="6E607B4D" w14:textId="66DA35DC" w:rsidR="00C921A4" w:rsidRPr="00B46ECB" w:rsidRDefault="00C921A4" w:rsidP="00C921A4">
            <w:pPr>
              <w:spacing w:after="0" w:line="240" w:lineRule="auto"/>
              <w:jc w:val="left"/>
              <w:rPr>
                <w:ins w:id="3193" w:author="Mahesh Venumbaka" w:date="2015-07-23T17:55:00Z"/>
                <w:b/>
                <w:color w:val="FFFFFF" w:themeColor="background1"/>
              </w:rPr>
            </w:pPr>
            <w:ins w:id="3194" w:author="Mahesh Venumbaka" w:date="2015-07-23T17:56:00Z">
              <w:r w:rsidRPr="00C921A4">
                <w:rPr>
                  <w:b/>
                  <w:color w:val="FFFFFF" w:themeColor="background1"/>
                </w:rPr>
                <w:t>Individual PM Appointment</w:t>
              </w:r>
            </w:ins>
          </w:p>
        </w:tc>
      </w:tr>
      <w:tr w:rsidR="00C921A4" w:rsidRPr="00BC5D51" w14:paraId="120BC945" w14:textId="77777777" w:rsidTr="00E86878">
        <w:trPr>
          <w:ins w:id="3195" w:author="Mahesh Venumbaka" w:date="2015-07-23T17:55:00Z"/>
        </w:trPr>
        <w:tc>
          <w:tcPr>
            <w:tcW w:w="1710" w:type="dxa"/>
          </w:tcPr>
          <w:p w14:paraId="3D602F41" w14:textId="77777777" w:rsidR="00C921A4" w:rsidRPr="00BC5D51" w:rsidRDefault="00C921A4" w:rsidP="00E86878">
            <w:pPr>
              <w:spacing w:after="0" w:line="240" w:lineRule="auto"/>
              <w:jc w:val="left"/>
              <w:rPr>
                <w:ins w:id="3196" w:author="Mahesh Venumbaka" w:date="2015-07-23T17:55:00Z"/>
              </w:rPr>
            </w:pPr>
            <w:ins w:id="3197" w:author="Mahesh Venumbaka" w:date="2015-07-23T17:55:00Z">
              <w:r w:rsidRPr="00BC5D51">
                <w:t>Action taken by:</w:t>
              </w:r>
            </w:ins>
          </w:p>
        </w:tc>
        <w:tc>
          <w:tcPr>
            <w:tcW w:w="7380" w:type="dxa"/>
          </w:tcPr>
          <w:p w14:paraId="2E01B1B9" w14:textId="1E18D9D7" w:rsidR="00C921A4" w:rsidRPr="00BC5D51" w:rsidRDefault="00C921A4" w:rsidP="00C921A4">
            <w:pPr>
              <w:spacing w:after="0" w:line="240" w:lineRule="auto"/>
              <w:jc w:val="left"/>
              <w:rPr>
                <w:ins w:id="3198" w:author="Mahesh Venumbaka" w:date="2015-07-23T17:55:00Z"/>
              </w:rPr>
            </w:pPr>
            <w:ins w:id="3199" w:author="Mahesh Venumbaka" w:date="2015-07-23T17:55:00Z">
              <w:r>
                <w:t>Automatic, CSC</w:t>
              </w:r>
            </w:ins>
          </w:p>
        </w:tc>
      </w:tr>
      <w:tr w:rsidR="00C921A4" w:rsidRPr="00BC5D51" w14:paraId="46B6BE32" w14:textId="77777777" w:rsidTr="00E86878">
        <w:trPr>
          <w:trHeight w:val="404"/>
          <w:ins w:id="3200" w:author="Mahesh Venumbaka" w:date="2015-07-23T17:55:00Z"/>
        </w:trPr>
        <w:tc>
          <w:tcPr>
            <w:tcW w:w="1710" w:type="dxa"/>
          </w:tcPr>
          <w:p w14:paraId="69352558" w14:textId="77777777" w:rsidR="00C921A4" w:rsidRPr="00BC5D51" w:rsidRDefault="00C921A4" w:rsidP="00E86878">
            <w:pPr>
              <w:spacing w:after="0" w:line="240" w:lineRule="auto"/>
              <w:jc w:val="left"/>
              <w:rPr>
                <w:ins w:id="3201" w:author="Mahesh Venumbaka" w:date="2015-07-23T17:55:00Z"/>
              </w:rPr>
            </w:pPr>
            <w:ins w:id="3202" w:author="Mahesh Venumbaka" w:date="2015-07-23T17:55:00Z">
              <w:r w:rsidRPr="00BC5D51">
                <w:t>Interacting with:</w:t>
              </w:r>
            </w:ins>
          </w:p>
        </w:tc>
        <w:tc>
          <w:tcPr>
            <w:tcW w:w="7380" w:type="dxa"/>
          </w:tcPr>
          <w:p w14:paraId="36E69389" w14:textId="57964E1D" w:rsidR="00C921A4" w:rsidRPr="00BC5D51" w:rsidRDefault="00C921A4" w:rsidP="00E86878">
            <w:pPr>
              <w:spacing w:after="0" w:line="240" w:lineRule="auto"/>
              <w:jc w:val="left"/>
              <w:rPr>
                <w:ins w:id="3203" w:author="Mahesh Venumbaka" w:date="2015-07-23T17:55:00Z"/>
              </w:rPr>
            </w:pPr>
            <w:ins w:id="3204" w:author="Mahesh Venumbaka" w:date="2015-07-23T17:55:00Z">
              <w:r>
                <w:t>Siebel, SDT Booking Tool</w:t>
              </w:r>
            </w:ins>
            <w:ins w:id="3205" w:author="Mahesh Venumbaka" w:date="2015-07-23T17:56:00Z">
              <w:r>
                <w:t>, Click Software</w:t>
              </w:r>
            </w:ins>
          </w:p>
        </w:tc>
      </w:tr>
      <w:tr w:rsidR="00C921A4" w:rsidRPr="00BC5D51" w14:paraId="1518D4A1" w14:textId="77777777" w:rsidTr="00E86878">
        <w:trPr>
          <w:trHeight w:val="404"/>
          <w:ins w:id="3206" w:author="Mahesh Venumbaka" w:date="2015-07-23T17:55:00Z"/>
        </w:trPr>
        <w:tc>
          <w:tcPr>
            <w:tcW w:w="1710" w:type="dxa"/>
          </w:tcPr>
          <w:p w14:paraId="6BAB4C51" w14:textId="77777777" w:rsidR="00C921A4" w:rsidRPr="00BC5D51" w:rsidRDefault="00C921A4" w:rsidP="00E86878">
            <w:pPr>
              <w:spacing w:after="0" w:line="240" w:lineRule="auto"/>
              <w:jc w:val="left"/>
              <w:rPr>
                <w:ins w:id="3207" w:author="Mahesh Venumbaka" w:date="2015-07-23T17:55:00Z"/>
              </w:rPr>
            </w:pPr>
            <w:ins w:id="3208" w:author="Mahesh Venumbaka" w:date="2015-07-23T17:55:00Z">
              <w:r w:rsidRPr="00BC5D51">
                <w:t>Description</w:t>
              </w:r>
            </w:ins>
          </w:p>
        </w:tc>
        <w:tc>
          <w:tcPr>
            <w:tcW w:w="7380" w:type="dxa"/>
          </w:tcPr>
          <w:p w14:paraId="4795B839" w14:textId="79F49E27" w:rsidR="00C921A4" w:rsidRDefault="00C921A4" w:rsidP="00334A7F">
            <w:pPr>
              <w:pStyle w:val="ListParagraph"/>
              <w:numPr>
                <w:ilvl w:val="0"/>
                <w:numId w:val="89"/>
              </w:numPr>
              <w:spacing w:after="0" w:line="240" w:lineRule="auto"/>
              <w:jc w:val="left"/>
              <w:rPr>
                <w:ins w:id="3209" w:author="Mahesh Venumbaka" w:date="2015-07-23T17:57:00Z"/>
              </w:rPr>
            </w:pPr>
            <w:ins w:id="3210" w:author="Mahesh Venumbaka" w:date="2015-07-23T17:57:00Z">
              <w:r>
                <w:t>CSC Agent g</w:t>
              </w:r>
            </w:ins>
            <w:ins w:id="3211" w:author="Mahesh Venumbaka" w:date="2015-07-23T17:56:00Z">
              <w:r w:rsidRPr="00C921A4">
                <w:t>et</w:t>
              </w:r>
            </w:ins>
            <w:ins w:id="3212" w:author="Mahesh Venumbaka" w:date="2015-07-23T17:57:00Z">
              <w:r>
                <w:t>s</w:t>
              </w:r>
            </w:ins>
            <w:ins w:id="3213" w:author="Mahesh Venumbaka" w:date="2015-07-23T17:56:00Z">
              <w:r w:rsidRPr="00C921A4">
                <w:t xml:space="preserve"> a list of tasks within Click which are unscheduled (either through a report or a task list)</w:t>
              </w:r>
            </w:ins>
            <w:ins w:id="3214" w:author="Mahesh Venumbaka" w:date="2015-07-24T17:28:00Z">
              <w:r w:rsidR="00981077">
                <w:t>.</w:t>
              </w:r>
            </w:ins>
          </w:p>
          <w:p w14:paraId="15A5EBC7" w14:textId="79354E3A" w:rsidR="00C921A4" w:rsidRDefault="00C921A4" w:rsidP="00334A7F">
            <w:pPr>
              <w:pStyle w:val="ListParagraph"/>
              <w:numPr>
                <w:ilvl w:val="0"/>
                <w:numId w:val="89"/>
              </w:numPr>
              <w:spacing w:after="0" w:line="240" w:lineRule="auto"/>
              <w:jc w:val="left"/>
              <w:rPr>
                <w:ins w:id="3215" w:author="Mahesh Venumbaka" w:date="2015-07-23T17:57:00Z"/>
              </w:rPr>
            </w:pPr>
            <w:ins w:id="3216" w:author="Mahesh Venumbaka" w:date="2015-07-23T17:57:00Z">
              <w:r>
                <w:t>CSC s</w:t>
              </w:r>
              <w:r w:rsidRPr="00C921A4">
                <w:t>elect</w:t>
              </w:r>
              <w:r>
                <w:t>s</w:t>
              </w:r>
              <w:r w:rsidRPr="00C921A4">
                <w:t xml:space="preserve"> the SR and Activity</w:t>
              </w:r>
            </w:ins>
            <w:ins w:id="3217" w:author="Mahesh Venumbaka" w:date="2015-07-24T17:28:00Z">
              <w:r w:rsidR="00981077">
                <w:t xml:space="preserve"> for the Task</w:t>
              </w:r>
            </w:ins>
            <w:ins w:id="3218" w:author="Mahesh Venumbaka" w:date="2015-07-23T17:57:00Z">
              <w:r w:rsidRPr="00C921A4">
                <w:t xml:space="preserve"> which is un</w:t>
              </w:r>
              <w:r>
                <w:t>scheduled in Click</w:t>
              </w:r>
            </w:ins>
            <w:ins w:id="3219" w:author="Mahesh Venumbaka" w:date="2015-07-24T17:27:00Z">
              <w:r w:rsidR="00981077">
                <w:t xml:space="preserve"> based on the list</w:t>
              </w:r>
            </w:ins>
            <w:ins w:id="3220" w:author="Mahesh Venumbaka" w:date="2015-07-23T17:57:00Z">
              <w:r>
                <w:t xml:space="preserve"> (</w:t>
              </w:r>
              <w:r w:rsidRPr="00C921A4">
                <w:t>Manual step</w:t>
              </w:r>
              <w:r>
                <w:t>)</w:t>
              </w:r>
            </w:ins>
            <w:ins w:id="3221" w:author="Mahesh Venumbaka" w:date="2015-07-24T17:28:00Z">
              <w:r w:rsidR="00981077">
                <w:t>.</w:t>
              </w:r>
            </w:ins>
          </w:p>
          <w:p w14:paraId="71B800C6" w14:textId="181FE472" w:rsidR="00C921A4" w:rsidRDefault="00C921A4" w:rsidP="00334A7F">
            <w:pPr>
              <w:pStyle w:val="ListParagraph"/>
              <w:numPr>
                <w:ilvl w:val="0"/>
                <w:numId w:val="89"/>
              </w:numPr>
              <w:spacing w:after="0" w:line="240" w:lineRule="auto"/>
              <w:jc w:val="left"/>
              <w:rPr>
                <w:ins w:id="3222" w:author="Mahesh Venumbaka" w:date="2015-07-23T17:58:00Z"/>
              </w:rPr>
            </w:pPr>
            <w:ins w:id="3223" w:author="Mahesh Venumbaka" w:date="2015-07-23T17:57:00Z">
              <w:r>
                <w:t xml:space="preserve">CSC </w:t>
              </w:r>
            </w:ins>
            <w:ins w:id="3224" w:author="Mahesh Venumbaka" w:date="2015-07-23T17:58:00Z">
              <w:r>
                <w:t>c</w:t>
              </w:r>
            </w:ins>
            <w:ins w:id="3225" w:author="Mahesh Venumbaka" w:date="2015-07-23T17:57:00Z">
              <w:r>
                <w:t>heck</w:t>
              </w:r>
            </w:ins>
            <w:ins w:id="3226" w:author="Mahesh Venumbaka" w:date="2015-07-23T17:58:00Z">
              <w:r>
                <w:t>s</w:t>
              </w:r>
            </w:ins>
            <w:ins w:id="3227" w:author="Mahesh Venumbaka" w:date="2015-07-23T17:57:00Z">
              <w:r>
                <w:t xml:space="preserve"> if there are any parts required for fulfilling this PM activity</w:t>
              </w:r>
            </w:ins>
            <w:ins w:id="3228" w:author="Mahesh Venumbaka" w:date="2015-07-23T17:58:00Z">
              <w:r>
                <w:t xml:space="preserve"> or </w:t>
              </w:r>
            </w:ins>
            <w:ins w:id="3229" w:author="Mahesh Venumbaka" w:date="2015-07-23T17:57:00Z">
              <w:r>
                <w:t>if any OJT required</w:t>
              </w:r>
            </w:ins>
            <w:ins w:id="3230" w:author="Mahesh Venumbaka" w:date="2015-07-23T17:58:00Z">
              <w:r>
                <w:t xml:space="preserve"> manually</w:t>
              </w:r>
            </w:ins>
            <w:ins w:id="3231" w:author="Mahesh Venumbaka" w:date="2015-07-24T17:28:00Z">
              <w:r w:rsidR="00981077">
                <w:t>.</w:t>
              </w:r>
            </w:ins>
          </w:p>
          <w:p w14:paraId="00C60774" w14:textId="0D06F67E" w:rsidR="00C921A4" w:rsidRDefault="00C921A4" w:rsidP="00334A7F">
            <w:pPr>
              <w:pStyle w:val="ListParagraph"/>
              <w:numPr>
                <w:ilvl w:val="0"/>
                <w:numId w:val="89"/>
              </w:numPr>
              <w:spacing w:after="0" w:line="240" w:lineRule="auto"/>
              <w:jc w:val="left"/>
              <w:rPr>
                <w:ins w:id="3232" w:author="Mahesh Venumbaka" w:date="2015-07-23T17:58:00Z"/>
              </w:rPr>
            </w:pPr>
            <w:ins w:id="3233" w:author="Mahesh Venumbaka" w:date="2015-07-23T17:58:00Z">
              <w:r w:rsidRPr="00C921A4">
                <w:t>CSC Agent clicks on the SDT booking button from the Activity Schedule Tab</w:t>
              </w:r>
            </w:ins>
            <w:ins w:id="3234" w:author="Mahesh Venumbaka" w:date="2015-07-24T17:29:00Z">
              <w:r w:rsidR="00981077">
                <w:t xml:space="preserve"> in Siebel.</w:t>
              </w:r>
            </w:ins>
          </w:p>
          <w:p w14:paraId="6C54AD17" w14:textId="0E582933" w:rsidR="00C921A4" w:rsidRDefault="00C921A4" w:rsidP="00334A7F">
            <w:pPr>
              <w:pStyle w:val="ListParagraph"/>
              <w:numPr>
                <w:ilvl w:val="0"/>
                <w:numId w:val="89"/>
              </w:numPr>
              <w:spacing w:after="0" w:line="240" w:lineRule="auto"/>
              <w:jc w:val="left"/>
              <w:rPr>
                <w:ins w:id="3235" w:author="Mahesh Venumbaka" w:date="2015-07-23T17:58:00Z"/>
              </w:rPr>
            </w:pPr>
            <w:ins w:id="3236" w:author="Mahesh Venumbaka" w:date="2015-07-23T17:58:00Z">
              <w:r w:rsidRPr="00C921A4">
                <w:t xml:space="preserve">Siebel launches the application passing the 1) SR 2) Activity </w:t>
              </w:r>
              <w:r>
                <w:t>N</w:t>
              </w:r>
              <w:r w:rsidRPr="00C921A4">
                <w:t xml:space="preserve">o 3) Row ID 4) Site ID to the SDT </w:t>
              </w:r>
            </w:ins>
            <w:ins w:id="3237" w:author="Mahesh Venumbaka" w:date="2015-07-24T17:29:00Z">
              <w:r w:rsidR="00981077">
                <w:t xml:space="preserve">Booking </w:t>
              </w:r>
            </w:ins>
            <w:ins w:id="3238" w:author="Mahesh Venumbaka" w:date="2015-07-23T17:58:00Z">
              <w:r w:rsidRPr="00C921A4">
                <w:t>application</w:t>
              </w:r>
            </w:ins>
          </w:p>
          <w:p w14:paraId="19201B35" w14:textId="77777777" w:rsidR="00C921A4" w:rsidRDefault="00C921A4" w:rsidP="00334A7F">
            <w:pPr>
              <w:pStyle w:val="ListParagraph"/>
              <w:numPr>
                <w:ilvl w:val="0"/>
                <w:numId w:val="89"/>
              </w:numPr>
              <w:spacing w:after="0" w:line="240" w:lineRule="auto"/>
              <w:jc w:val="left"/>
              <w:rPr>
                <w:ins w:id="3239" w:author="Mahesh Venumbaka" w:date="2015-07-23T17:59:00Z"/>
              </w:rPr>
            </w:pPr>
            <w:ins w:id="3240" w:author="Mahesh Venumbaka" w:date="2015-07-23T17:58:00Z">
              <w:r>
                <w:t xml:space="preserve">If parts are required please follow the steps mentioned in </w:t>
              </w:r>
            </w:ins>
            <w:ins w:id="3241" w:author="Mahesh Venumbaka" w:date="2015-07-23T17:59:00Z">
              <w:r>
                <w:t>4.3.11</w:t>
              </w:r>
            </w:ins>
          </w:p>
          <w:p w14:paraId="226148AC" w14:textId="7AEF6522" w:rsidR="00C921A4" w:rsidRDefault="00C921A4" w:rsidP="00334A7F">
            <w:pPr>
              <w:pStyle w:val="ListParagraph"/>
              <w:numPr>
                <w:ilvl w:val="0"/>
                <w:numId w:val="89"/>
              </w:numPr>
              <w:spacing w:after="0" w:line="240" w:lineRule="auto"/>
              <w:jc w:val="left"/>
              <w:rPr>
                <w:ins w:id="3242" w:author="Mahesh Venumbaka" w:date="2015-07-23T17:59:00Z"/>
              </w:rPr>
            </w:pPr>
            <w:ins w:id="3243" w:author="Mahesh Venumbaka" w:date="2015-07-23T17:59:00Z">
              <w:r w:rsidRPr="00C921A4">
                <w:t xml:space="preserve">SDT </w:t>
              </w:r>
            </w:ins>
            <w:ins w:id="3244" w:author="Mahesh Venumbaka" w:date="2015-07-24T17:29:00Z">
              <w:r w:rsidR="00981077">
                <w:t xml:space="preserve">Booking </w:t>
              </w:r>
            </w:ins>
            <w:ins w:id="3245" w:author="Mahesh Venumbaka" w:date="2015-07-23T17:59:00Z">
              <w:r w:rsidRPr="00C921A4">
                <w:t>application fetches all the related information stored at Activity level and SR Level through the Rest API's from Siebel</w:t>
              </w:r>
            </w:ins>
          </w:p>
          <w:p w14:paraId="7F810E91" w14:textId="1396C212" w:rsidR="00C921A4" w:rsidRPr="00BC5D51" w:rsidRDefault="00C921A4" w:rsidP="00334A7F">
            <w:pPr>
              <w:pStyle w:val="ListParagraph"/>
              <w:numPr>
                <w:ilvl w:val="0"/>
                <w:numId w:val="89"/>
              </w:numPr>
              <w:spacing w:after="0" w:line="240" w:lineRule="auto"/>
              <w:jc w:val="left"/>
              <w:rPr>
                <w:ins w:id="3246" w:author="Mahesh Venumbaka" w:date="2015-07-23T17:55:00Z"/>
              </w:rPr>
            </w:pPr>
            <w:ins w:id="3247" w:author="Mahesh Venumbaka" w:date="2015-07-23T17:59:00Z">
              <w:r w:rsidRPr="00C921A4">
                <w:t>From Here on it's the same flow as corrective repair</w:t>
              </w:r>
            </w:ins>
            <w:ins w:id="3248" w:author="Mahesh Venumbaka" w:date="2015-07-23T18:00:00Z">
              <w:r>
                <w:t xml:space="preserve"> mentioned in 4.3.1</w:t>
              </w:r>
            </w:ins>
          </w:p>
        </w:tc>
      </w:tr>
      <w:tr w:rsidR="00C921A4" w:rsidRPr="00BC5D51" w14:paraId="6B7A2C05" w14:textId="77777777" w:rsidTr="00E86878">
        <w:trPr>
          <w:ins w:id="3249" w:author="Mahesh Venumbaka" w:date="2015-07-23T17:55:00Z"/>
        </w:trPr>
        <w:tc>
          <w:tcPr>
            <w:tcW w:w="1710" w:type="dxa"/>
          </w:tcPr>
          <w:p w14:paraId="74A1D304" w14:textId="7FC07945" w:rsidR="00C921A4" w:rsidRPr="00BC5D51" w:rsidRDefault="00C921A4" w:rsidP="00E86878">
            <w:pPr>
              <w:spacing w:after="0" w:line="240" w:lineRule="auto"/>
              <w:jc w:val="left"/>
              <w:rPr>
                <w:ins w:id="3250" w:author="Mahesh Venumbaka" w:date="2015-07-23T17:55:00Z"/>
              </w:rPr>
            </w:pPr>
            <w:ins w:id="3251" w:author="Mahesh Venumbaka" w:date="2015-07-23T17:55:00Z">
              <w:r w:rsidRPr="00BC5D51">
                <w:t>Task Status</w:t>
              </w:r>
            </w:ins>
          </w:p>
        </w:tc>
        <w:tc>
          <w:tcPr>
            <w:tcW w:w="7380" w:type="dxa"/>
          </w:tcPr>
          <w:p w14:paraId="7F2938EF" w14:textId="77777777" w:rsidR="00C921A4" w:rsidRPr="00BC5D51" w:rsidRDefault="00C921A4" w:rsidP="00E86878">
            <w:pPr>
              <w:spacing w:after="0" w:line="240" w:lineRule="auto"/>
              <w:jc w:val="left"/>
              <w:rPr>
                <w:ins w:id="3252" w:author="Mahesh Venumbaka" w:date="2015-07-23T17:55:00Z"/>
              </w:rPr>
            </w:pPr>
            <w:ins w:id="3253" w:author="Mahesh Venumbaka" w:date="2015-07-23T17:55:00Z">
              <w:r w:rsidRPr="00BC5D51">
                <w:t>N</w:t>
              </w:r>
              <w:r>
                <w:t>/</w:t>
              </w:r>
              <w:r w:rsidRPr="00BC5D51">
                <w:t>A</w:t>
              </w:r>
            </w:ins>
          </w:p>
        </w:tc>
      </w:tr>
    </w:tbl>
    <w:p w14:paraId="10498023" w14:textId="77777777" w:rsidR="00C921A4" w:rsidRDefault="00C921A4" w:rsidP="00A577CF">
      <w:pPr>
        <w:spacing w:after="0" w:line="240" w:lineRule="auto"/>
        <w:jc w:val="left"/>
        <w:rPr>
          <w:ins w:id="3254" w:author="Mahesh Venumbaka" w:date="2015-07-23T17:55:00Z"/>
        </w:rPr>
      </w:pPr>
    </w:p>
    <w:p w14:paraId="6EC57735" w14:textId="77777777" w:rsidR="00C921A4" w:rsidRDefault="00C921A4" w:rsidP="00A577CF">
      <w:pPr>
        <w:spacing w:after="0" w:line="240" w:lineRule="auto"/>
        <w:jc w:val="left"/>
        <w:rPr>
          <w:ins w:id="3255" w:author="Mahesh Venumbaka" w:date="2015-07-23T17:55:00Z"/>
        </w:rPr>
      </w:pPr>
    </w:p>
    <w:p w14:paraId="03DE785B" w14:textId="199FFA2B" w:rsidR="00F4247C" w:rsidRPr="00BC5D51" w:rsidDel="00C921A4" w:rsidRDefault="00F4247C" w:rsidP="00A577CF">
      <w:pPr>
        <w:spacing w:after="0" w:line="240" w:lineRule="auto"/>
        <w:jc w:val="left"/>
        <w:rPr>
          <w:del w:id="3256" w:author="Mahesh Venumbaka" w:date="2015-07-23T18:00:00Z"/>
        </w:rPr>
      </w:pPr>
    </w:p>
    <w:p w14:paraId="0CAE696A" w14:textId="294CFDFE" w:rsidR="00BA785C" w:rsidRPr="00BC5D51" w:rsidDel="00C921A4" w:rsidRDefault="00BA785C" w:rsidP="00A577CF">
      <w:pPr>
        <w:pStyle w:val="Heading4"/>
        <w:rPr>
          <w:del w:id="3257" w:author="Mahesh Venumbaka" w:date="2015-07-23T18:00:00Z"/>
        </w:rPr>
      </w:pPr>
      <w:del w:id="3258" w:author="Mahesh Venumbaka" w:date="2015-07-23T18:00:00Z">
        <w:r w:rsidRPr="00BC5D51" w:rsidDel="00C921A4">
          <w:delText>Activity: Level, # of Hours, # of FSE, Date &amp; Time</w:delText>
        </w:r>
      </w:del>
    </w:p>
    <w:p w14:paraId="0CAE696B" w14:textId="09B8BFDC" w:rsidR="00BA785C" w:rsidRPr="00BC5D51" w:rsidDel="00C921A4" w:rsidRDefault="00BA785C" w:rsidP="00A577CF">
      <w:pPr>
        <w:spacing w:after="0" w:line="240" w:lineRule="auto"/>
        <w:jc w:val="left"/>
        <w:rPr>
          <w:del w:id="3259"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6E" w14:textId="79027F0D" w:rsidTr="00A47B9B">
        <w:trPr>
          <w:tblHeader/>
          <w:del w:id="3260" w:author="Mahesh Venumbaka" w:date="2015-07-23T18:00:00Z"/>
        </w:trPr>
        <w:tc>
          <w:tcPr>
            <w:tcW w:w="1710" w:type="dxa"/>
            <w:shd w:val="clear" w:color="auto" w:fill="1F497D" w:themeFill="text2"/>
          </w:tcPr>
          <w:p w14:paraId="0CAE696C" w14:textId="0FA51272" w:rsidR="00BA785C" w:rsidRPr="00B46ECB" w:rsidDel="00C921A4" w:rsidRDefault="00BA785C" w:rsidP="00A577CF">
            <w:pPr>
              <w:spacing w:after="0" w:line="240" w:lineRule="auto"/>
              <w:jc w:val="left"/>
              <w:rPr>
                <w:del w:id="3261" w:author="Mahesh Venumbaka" w:date="2015-07-23T18:00:00Z"/>
                <w:b/>
                <w:color w:val="FFFFFF" w:themeColor="background1"/>
              </w:rPr>
            </w:pPr>
            <w:del w:id="3262" w:author="Mahesh Venumbaka" w:date="2015-07-23T18:00:00Z">
              <w:r w:rsidRPr="00B46ECB" w:rsidDel="00C921A4">
                <w:rPr>
                  <w:b/>
                  <w:color w:val="FFFFFF" w:themeColor="background1"/>
                </w:rPr>
                <w:delText>Activity Name:</w:delText>
              </w:r>
            </w:del>
          </w:p>
        </w:tc>
        <w:tc>
          <w:tcPr>
            <w:tcW w:w="7380" w:type="dxa"/>
            <w:shd w:val="clear" w:color="auto" w:fill="1F497D" w:themeFill="text2"/>
          </w:tcPr>
          <w:p w14:paraId="0CAE696D" w14:textId="4AC169BE" w:rsidR="00BA785C" w:rsidRPr="00B46ECB" w:rsidDel="00C921A4" w:rsidRDefault="00BA785C" w:rsidP="00A577CF">
            <w:pPr>
              <w:spacing w:after="0" w:line="240" w:lineRule="auto"/>
              <w:jc w:val="left"/>
              <w:rPr>
                <w:del w:id="3263" w:author="Mahesh Venumbaka" w:date="2015-07-23T18:00:00Z"/>
                <w:b/>
                <w:color w:val="FFFFFF" w:themeColor="background1"/>
              </w:rPr>
            </w:pPr>
            <w:del w:id="3264" w:author="Mahesh Venumbaka" w:date="2015-07-23T18:00:00Z">
              <w:r w:rsidRPr="00B46ECB" w:rsidDel="00C921A4">
                <w:rPr>
                  <w:b/>
                  <w:color w:val="FFFFFF" w:themeColor="background1"/>
                </w:rPr>
                <w:delText>Level, # of Hours, # of FSE, Date &amp; Time</w:delText>
              </w:r>
            </w:del>
          </w:p>
        </w:tc>
      </w:tr>
      <w:tr w:rsidR="00BA785C" w:rsidRPr="00BC5D51" w:rsidDel="00C921A4" w14:paraId="0CAE6971" w14:textId="651959EA" w:rsidTr="00A47B9B">
        <w:trPr>
          <w:del w:id="3265" w:author="Mahesh Venumbaka" w:date="2015-07-23T18:00:00Z"/>
        </w:trPr>
        <w:tc>
          <w:tcPr>
            <w:tcW w:w="1710" w:type="dxa"/>
          </w:tcPr>
          <w:p w14:paraId="0CAE696F" w14:textId="6FD11E8A" w:rsidR="00BA785C" w:rsidRPr="00BC5D51" w:rsidDel="00C921A4" w:rsidRDefault="00BA785C" w:rsidP="00A577CF">
            <w:pPr>
              <w:spacing w:after="0" w:line="240" w:lineRule="auto"/>
              <w:jc w:val="left"/>
              <w:rPr>
                <w:del w:id="3266" w:author="Mahesh Venumbaka" w:date="2015-07-23T18:00:00Z"/>
              </w:rPr>
            </w:pPr>
            <w:del w:id="3267" w:author="Mahesh Venumbaka" w:date="2015-07-23T18:00:00Z">
              <w:r w:rsidRPr="00BC5D51" w:rsidDel="00C921A4">
                <w:delText>Action taken by:</w:delText>
              </w:r>
            </w:del>
          </w:p>
        </w:tc>
        <w:tc>
          <w:tcPr>
            <w:tcW w:w="7380" w:type="dxa"/>
          </w:tcPr>
          <w:p w14:paraId="0CAE6970" w14:textId="64928C33" w:rsidR="00BA785C" w:rsidRPr="00BC5D51" w:rsidDel="00C921A4" w:rsidRDefault="00CB63E6" w:rsidP="00A577CF">
            <w:pPr>
              <w:spacing w:after="0" w:line="240" w:lineRule="auto"/>
              <w:jc w:val="left"/>
              <w:rPr>
                <w:del w:id="3268" w:author="Mahesh Venumbaka" w:date="2015-07-23T18:00:00Z"/>
              </w:rPr>
            </w:pPr>
            <w:commentRangeStart w:id="3269"/>
            <w:del w:id="3270" w:author="Mahesh Venumbaka" w:date="2015-07-23T18:00:00Z">
              <w:r w:rsidDel="00C921A4">
                <w:delText>WPC</w:delText>
              </w:r>
              <w:commentRangeEnd w:id="3269"/>
              <w:r w:rsidR="00794719" w:rsidDel="00C921A4">
                <w:rPr>
                  <w:rStyle w:val="CommentReference"/>
                </w:rPr>
                <w:commentReference w:id="3269"/>
              </w:r>
            </w:del>
          </w:p>
        </w:tc>
      </w:tr>
      <w:tr w:rsidR="00BA785C" w:rsidRPr="00BC5D51" w:rsidDel="00C921A4" w14:paraId="0CAE6975" w14:textId="60D003DA" w:rsidTr="00A47B9B">
        <w:trPr>
          <w:trHeight w:val="404"/>
          <w:del w:id="3271" w:author="Mahesh Venumbaka" w:date="2015-07-23T18:00:00Z"/>
        </w:trPr>
        <w:tc>
          <w:tcPr>
            <w:tcW w:w="1710" w:type="dxa"/>
          </w:tcPr>
          <w:p w14:paraId="0CAE6972" w14:textId="189B5A99" w:rsidR="00BA785C" w:rsidRPr="00BC5D51" w:rsidDel="00C921A4" w:rsidRDefault="00BA785C" w:rsidP="00A577CF">
            <w:pPr>
              <w:spacing w:after="0" w:line="240" w:lineRule="auto"/>
              <w:jc w:val="left"/>
              <w:rPr>
                <w:del w:id="3272" w:author="Mahesh Venumbaka" w:date="2015-07-23T18:00:00Z"/>
              </w:rPr>
            </w:pPr>
            <w:del w:id="3273" w:author="Mahesh Venumbaka" w:date="2015-07-23T18:00:00Z">
              <w:r w:rsidRPr="00BC5D51" w:rsidDel="00C921A4">
                <w:lastRenderedPageBreak/>
                <w:delText>Interacting with:</w:delText>
              </w:r>
            </w:del>
          </w:p>
        </w:tc>
        <w:tc>
          <w:tcPr>
            <w:tcW w:w="7380" w:type="dxa"/>
          </w:tcPr>
          <w:p w14:paraId="0CAE6973" w14:textId="005DDB3B" w:rsidR="00BA785C" w:rsidDel="00C921A4" w:rsidRDefault="00BA785C" w:rsidP="00A577CF">
            <w:pPr>
              <w:spacing w:after="0" w:line="240" w:lineRule="auto"/>
              <w:jc w:val="left"/>
              <w:rPr>
                <w:del w:id="3274" w:author="Mahesh Venumbaka" w:date="2015-07-23T18:00:00Z"/>
              </w:rPr>
            </w:pPr>
            <w:del w:id="3275" w:author="Mahesh Venumbaka" w:date="2015-07-23T18:00:00Z">
              <w:r w:rsidRPr="00BC5D51" w:rsidDel="00C921A4">
                <w:delText>GE tools</w:delText>
              </w:r>
            </w:del>
          </w:p>
          <w:p w14:paraId="0CAE6974" w14:textId="1D159A60" w:rsidR="00CB63E6" w:rsidRPr="00BC5D51" w:rsidDel="00C921A4" w:rsidRDefault="00D01A1B" w:rsidP="00A577CF">
            <w:pPr>
              <w:spacing w:after="0" w:line="240" w:lineRule="auto"/>
              <w:jc w:val="left"/>
              <w:rPr>
                <w:del w:id="3276" w:author="Mahesh Venumbaka" w:date="2015-07-23T18:00:00Z"/>
              </w:rPr>
            </w:pPr>
            <w:del w:id="3277" w:author="Mahesh Venumbaka" w:date="2015-07-23T18:00:00Z">
              <w:r w:rsidDel="00C921A4">
                <w:delText>SIEBEL</w:delText>
              </w:r>
            </w:del>
          </w:p>
        </w:tc>
      </w:tr>
      <w:tr w:rsidR="00BA785C" w:rsidRPr="00BC5D51" w:rsidDel="00C921A4" w14:paraId="0CAE6979" w14:textId="0F942FE6" w:rsidTr="00A47B9B">
        <w:trPr>
          <w:trHeight w:val="404"/>
          <w:del w:id="3278" w:author="Mahesh Venumbaka" w:date="2015-07-23T18:00:00Z"/>
        </w:trPr>
        <w:tc>
          <w:tcPr>
            <w:tcW w:w="1710" w:type="dxa"/>
          </w:tcPr>
          <w:p w14:paraId="0CAE6976" w14:textId="2730BE21" w:rsidR="00BA785C" w:rsidRPr="00BC5D51" w:rsidDel="00C921A4" w:rsidRDefault="00BA785C" w:rsidP="00A577CF">
            <w:pPr>
              <w:spacing w:after="0" w:line="240" w:lineRule="auto"/>
              <w:jc w:val="left"/>
              <w:rPr>
                <w:del w:id="3279" w:author="Mahesh Venumbaka" w:date="2015-07-23T18:00:00Z"/>
              </w:rPr>
            </w:pPr>
            <w:del w:id="3280" w:author="Mahesh Venumbaka" w:date="2015-07-23T18:00:00Z">
              <w:r w:rsidRPr="00BC5D51" w:rsidDel="00C921A4">
                <w:delText>Description</w:delText>
              </w:r>
            </w:del>
          </w:p>
        </w:tc>
        <w:tc>
          <w:tcPr>
            <w:tcW w:w="7380" w:type="dxa"/>
          </w:tcPr>
          <w:p w14:paraId="0CAE6977" w14:textId="1026FD01" w:rsidR="00BA785C" w:rsidRPr="00BC5D51" w:rsidDel="00C921A4" w:rsidRDefault="00BA785C" w:rsidP="00A577CF">
            <w:pPr>
              <w:spacing w:after="0" w:line="240" w:lineRule="auto"/>
              <w:jc w:val="left"/>
              <w:rPr>
                <w:del w:id="3281" w:author="Mahesh Venumbaka" w:date="2015-07-23T18:00:00Z"/>
              </w:rPr>
            </w:pPr>
            <w:del w:id="3282" w:author="Mahesh Venumbaka" w:date="2015-07-23T18:00:00Z">
              <w:r w:rsidRPr="00BC5D51" w:rsidDel="00C921A4">
                <w:delText xml:space="preserve">On a weekly basis, </w:delText>
              </w:r>
              <w:r w:rsidR="00CB63E6" w:rsidDel="00C921A4">
                <w:delText>WPC</w:delText>
              </w:r>
              <w:r w:rsidR="00CB63E6" w:rsidRPr="00BC5D51" w:rsidDel="00C921A4">
                <w:delText xml:space="preserve"> </w:delText>
              </w:r>
              <w:r w:rsidRPr="00BC5D51" w:rsidDel="00C921A4">
                <w:delText>creates PM jobs</w:delText>
              </w:r>
              <w:r w:rsidR="00CB63E6" w:rsidDel="00C921A4">
                <w:delText xml:space="preserve"> in </w:delText>
              </w:r>
              <w:r w:rsidR="00D01A1B" w:rsidDel="00C921A4">
                <w:delText>SIEBEL</w:delText>
              </w:r>
              <w:r w:rsidRPr="00BC5D51" w:rsidDel="00C921A4">
                <w:delText xml:space="preserve">, using the output from a GE PM planning process. The PM Planning process provides a calendar for when PM jobs are due for particular client equipment types based on contract specifications. For a given PM job, the </w:delText>
              </w:r>
              <w:r w:rsidR="00CB63E6" w:rsidDel="00C921A4">
                <w:delText xml:space="preserve">WPC </w:delText>
              </w:r>
              <w:r w:rsidRPr="00BC5D51" w:rsidDel="00C921A4">
                <w:delText>determines the Skill Level, Number of Hours to conduct the PM job</w:delText>
              </w:r>
              <w:r w:rsidR="00456521" w:rsidDel="00C921A4">
                <w:delText xml:space="preserve"> and the</w:delText>
              </w:r>
              <w:r w:rsidRPr="00BC5D51" w:rsidDel="00C921A4">
                <w:delText xml:space="preserve"> Number of FSE</w:delText>
              </w:r>
              <w:r w:rsidR="00456521" w:rsidDel="00C921A4">
                <w:delText>s</w:delText>
              </w:r>
              <w:r w:rsidRPr="00BC5D51" w:rsidDel="00C921A4">
                <w:delText xml:space="preserve"> required to do the PM job.</w:delText>
              </w:r>
            </w:del>
          </w:p>
          <w:p w14:paraId="0CAE6978" w14:textId="47908D94" w:rsidR="00BA785C" w:rsidRPr="00BC5D51" w:rsidDel="00C921A4" w:rsidRDefault="00505E0A" w:rsidP="00505E0A">
            <w:pPr>
              <w:spacing w:after="0" w:line="240" w:lineRule="auto"/>
              <w:jc w:val="left"/>
              <w:rPr>
                <w:del w:id="3283" w:author="Mahesh Venumbaka" w:date="2015-07-23T18:00:00Z"/>
              </w:rPr>
            </w:pPr>
            <w:del w:id="3284" w:author="Mahesh Venumbaka" w:date="2015-07-23T18:00:00Z">
              <w:r w:rsidDel="00C921A4">
                <w:delText>T</w:delText>
              </w:r>
              <w:r w:rsidR="00BA785C" w:rsidRPr="00BC5D51" w:rsidDel="00C921A4">
                <w:delText xml:space="preserve">his information and the date and time of the PM Job </w:delText>
              </w:r>
              <w:r w:rsidDel="00C921A4">
                <w:delText xml:space="preserve">are </w:delText>
              </w:r>
              <w:r w:rsidR="00BA785C" w:rsidRPr="00BC5D51" w:rsidDel="00C921A4">
                <w:delText xml:space="preserve">sent to </w:delText>
              </w:r>
              <w:r w:rsidR="00D01A1B" w:rsidDel="00C921A4">
                <w:delText>SIEBEL</w:delText>
              </w:r>
              <w:r w:rsidR="00BA785C" w:rsidRPr="00BC5D51" w:rsidDel="00C921A4">
                <w:delText>.</w:delText>
              </w:r>
            </w:del>
          </w:p>
        </w:tc>
      </w:tr>
      <w:tr w:rsidR="00BA785C" w:rsidRPr="00BC5D51" w:rsidDel="00C921A4" w14:paraId="0CAE697C" w14:textId="5C53505D" w:rsidTr="00A47B9B">
        <w:trPr>
          <w:del w:id="3285" w:author="Mahesh Venumbaka" w:date="2015-07-23T18:00:00Z"/>
        </w:trPr>
        <w:tc>
          <w:tcPr>
            <w:tcW w:w="1710" w:type="dxa"/>
          </w:tcPr>
          <w:p w14:paraId="0CAE697A" w14:textId="42FE48D2" w:rsidR="00BA785C" w:rsidRPr="00BC5D51" w:rsidDel="00C921A4" w:rsidRDefault="00BA785C" w:rsidP="00A577CF">
            <w:pPr>
              <w:spacing w:after="0" w:line="240" w:lineRule="auto"/>
              <w:jc w:val="left"/>
              <w:rPr>
                <w:del w:id="3286" w:author="Mahesh Venumbaka" w:date="2015-07-23T18:00:00Z"/>
              </w:rPr>
            </w:pPr>
            <w:del w:id="3287" w:author="Mahesh Venumbaka" w:date="2015-07-23T18:00:00Z">
              <w:r w:rsidRPr="00BC5D51" w:rsidDel="00C921A4">
                <w:delText>Task Status</w:delText>
              </w:r>
            </w:del>
          </w:p>
        </w:tc>
        <w:tc>
          <w:tcPr>
            <w:tcW w:w="7380" w:type="dxa"/>
          </w:tcPr>
          <w:p w14:paraId="0CAE697B" w14:textId="211FCEF5" w:rsidR="00BA785C" w:rsidRPr="00BC5D51" w:rsidDel="00C921A4" w:rsidRDefault="00BA785C" w:rsidP="00A577CF">
            <w:pPr>
              <w:spacing w:after="0" w:line="240" w:lineRule="auto"/>
              <w:jc w:val="left"/>
              <w:rPr>
                <w:del w:id="3288" w:author="Mahesh Venumbaka" w:date="2015-07-23T18:00:00Z"/>
              </w:rPr>
            </w:pPr>
            <w:del w:id="3289" w:author="Mahesh Venumbaka" w:date="2015-07-23T18:00:00Z">
              <w:r w:rsidRPr="00BC5D51" w:rsidDel="00C921A4">
                <w:delText>N</w:delText>
              </w:r>
              <w:r w:rsidR="00456521" w:rsidDel="00C921A4">
                <w:delText>/</w:delText>
              </w:r>
              <w:r w:rsidRPr="00BC5D51" w:rsidDel="00C921A4">
                <w:delText>A</w:delText>
              </w:r>
            </w:del>
          </w:p>
        </w:tc>
      </w:tr>
    </w:tbl>
    <w:p w14:paraId="0CAE697D" w14:textId="033EE4F1" w:rsidR="00BA785C" w:rsidRPr="00BC5D51" w:rsidDel="00C921A4" w:rsidRDefault="00BA785C" w:rsidP="00A577CF">
      <w:pPr>
        <w:spacing w:after="0" w:line="240" w:lineRule="auto"/>
        <w:jc w:val="left"/>
        <w:rPr>
          <w:del w:id="3290" w:author="Mahesh Venumbaka" w:date="2015-07-23T18:00:00Z"/>
        </w:rPr>
      </w:pPr>
    </w:p>
    <w:p w14:paraId="0CAE697E" w14:textId="1EE1AD45" w:rsidR="00BA785C" w:rsidRPr="00BC5D51" w:rsidDel="00C921A4" w:rsidRDefault="00BA785C" w:rsidP="00A577CF">
      <w:pPr>
        <w:spacing w:after="0" w:line="240" w:lineRule="auto"/>
        <w:jc w:val="left"/>
        <w:rPr>
          <w:del w:id="3291" w:author="Mahesh Venumbaka" w:date="2015-07-23T18:00:00Z"/>
        </w:rPr>
      </w:pPr>
      <w:del w:id="3292" w:author="Mahesh Venumbaka" w:date="2015-07-23T18:00:00Z">
        <w:r w:rsidRPr="00BC5D51" w:rsidDel="00C921A4">
          <w:br w:type="page"/>
        </w:r>
      </w:del>
    </w:p>
    <w:p w14:paraId="0CAE697F" w14:textId="03DF6171" w:rsidR="00BA785C" w:rsidRPr="00BC5D51" w:rsidDel="00C921A4" w:rsidRDefault="00BA785C" w:rsidP="00A577CF">
      <w:pPr>
        <w:pStyle w:val="Heading4"/>
        <w:rPr>
          <w:del w:id="3293" w:author="Mahesh Venumbaka" w:date="2015-07-23T18:00:00Z"/>
        </w:rPr>
      </w:pPr>
      <w:del w:id="3294" w:author="Mahesh Venumbaka" w:date="2015-07-23T18:00:00Z">
        <w:r w:rsidRPr="00BC5D51" w:rsidDel="00C921A4">
          <w:lastRenderedPageBreak/>
          <w:delText xml:space="preserve">Activity: PM Job opened in </w:delText>
        </w:r>
        <w:r w:rsidR="00D01A1B" w:rsidDel="00C921A4">
          <w:delText>SIEBEL</w:delText>
        </w:r>
      </w:del>
    </w:p>
    <w:p w14:paraId="0CAE6980" w14:textId="2BA9CE72" w:rsidR="00BA785C" w:rsidRPr="00BC5D51" w:rsidDel="00C921A4" w:rsidRDefault="00BA785C" w:rsidP="00A577CF">
      <w:pPr>
        <w:spacing w:after="0" w:line="240" w:lineRule="auto"/>
        <w:jc w:val="left"/>
        <w:rPr>
          <w:del w:id="3295"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83" w14:textId="5818C5D7" w:rsidTr="00A47B9B">
        <w:trPr>
          <w:tblHeader/>
          <w:del w:id="3296" w:author="Mahesh Venumbaka" w:date="2015-07-23T18:00:00Z"/>
        </w:trPr>
        <w:tc>
          <w:tcPr>
            <w:tcW w:w="1710" w:type="dxa"/>
            <w:shd w:val="clear" w:color="auto" w:fill="1F497D" w:themeFill="text2"/>
          </w:tcPr>
          <w:p w14:paraId="0CAE6981" w14:textId="2C61B8B3" w:rsidR="00BA785C" w:rsidRPr="00B46ECB" w:rsidDel="00C921A4" w:rsidRDefault="00BA785C" w:rsidP="00A577CF">
            <w:pPr>
              <w:spacing w:after="0" w:line="240" w:lineRule="auto"/>
              <w:jc w:val="left"/>
              <w:rPr>
                <w:del w:id="3297" w:author="Mahesh Venumbaka" w:date="2015-07-23T18:00:00Z"/>
                <w:b/>
                <w:color w:val="FFFFFF" w:themeColor="background1"/>
              </w:rPr>
            </w:pPr>
            <w:del w:id="3298" w:author="Mahesh Venumbaka" w:date="2015-07-23T18:00:00Z">
              <w:r w:rsidRPr="00B46ECB" w:rsidDel="00C921A4">
                <w:rPr>
                  <w:b/>
                  <w:color w:val="FFFFFF" w:themeColor="background1"/>
                </w:rPr>
                <w:delText>Activity Name:</w:delText>
              </w:r>
            </w:del>
          </w:p>
        </w:tc>
        <w:tc>
          <w:tcPr>
            <w:tcW w:w="7380" w:type="dxa"/>
            <w:shd w:val="clear" w:color="auto" w:fill="1F497D" w:themeFill="text2"/>
          </w:tcPr>
          <w:p w14:paraId="0CAE6982" w14:textId="53DCC906" w:rsidR="00BA785C" w:rsidRPr="00B46ECB" w:rsidDel="00C921A4" w:rsidRDefault="00BA785C" w:rsidP="00A577CF">
            <w:pPr>
              <w:spacing w:after="0" w:line="240" w:lineRule="auto"/>
              <w:jc w:val="left"/>
              <w:rPr>
                <w:del w:id="3299" w:author="Mahesh Venumbaka" w:date="2015-07-23T18:00:00Z"/>
                <w:b/>
                <w:color w:val="FFFFFF" w:themeColor="background1"/>
              </w:rPr>
            </w:pPr>
            <w:del w:id="3300" w:author="Mahesh Venumbaka" w:date="2015-07-23T18:00:00Z">
              <w:r w:rsidRPr="00B46ECB" w:rsidDel="00C921A4">
                <w:rPr>
                  <w:b/>
                  <w:color w:val="FFFFFF" w:themeColor="background1"/>
                </w:rPr>
                <w:delText>PM Job opened in MUST</w:delText>
              </w:r>
            </w:del>
            <w:ins w:id="3301" w:author="Joy Chakraborty" w:date="2015-06-17T11:01:00Z">
              <w:del w:id="3302" w:author="Mahesh Venumbaka" w:date="2015-07-23T18:00:00Z">
                <w:r w:rsidR="00D01A1B" w:rsidDel="00C921A4">
                  <w:rPr>
                    <w:b/>
                    <w:color w:val="FFFFFF" w:themeColor="background1"/>
                  </w:rPr>
                  <w:delText>SIEBEL</w:delText>
                </w:r>
              </w:del>
            </w:ins>
          </w:p>
        </w:tc>
      </w:tr>
      <w:tr w:rsidR="00BA785C" w:rsidRPr="00BC5D51" w:rsidDel="00C921A4" w14:paraId="0CAE6986" w14:textId="67C4E69A" w:rsidTr="00A47B9B">
        <w:trPr>
          <w:del w:id="3303" w:author="Mahesh Venumbaka" w:date="2015-07-23T18:00:00Z"/>
        </w:trPr>
        <w:tc>
          <w:tcPr>
            <w:tcW w:w="1710" w:type="dxa"/>
          </w:tcPr>
          <w:p w14:paraId="0CAE6984" w14:textId="496AC111" w:rsidR="00BA785C" w:rsidRPr="00BC5D51" w:rsidDel="00C921A4" w:rsidRDefault="00BA785C" w:rsidP="00A577CF">
            <w:pPr>
              <w:spacing w:after="0" w:line="240" w:lineRule="auto"/>
              <w:jc w:val="left"/>
              <w:rPr>
                <w:del w:id="3304" w:author="Mahesh Venumbaka" w:date="2015-07-23T18:00:00Z"/>
              </w:rPr>
            </w:pPr>
            <w:del w:id="3305" w:author="Mahesh Venumbaka" w:date="2015-07-23T18:00:00Z">
              <w:r w:rsidRPr="00BC5D51" w:rsidDel="00C921A4">
                <w:delText>Action taken by:</w:delText>
              </w:r>
            </w:del>
          </w:p>
        </w:tc>
        <w:tc>
          <w:tcPr>
            <w:tcW w:w="7380" w:type="dxa"/>
          </w:tcPr>
          <w:p w14:paraId="0CAE6985" w14:textId="67DB6BD6" w:rsidR="00BA785C" w:rsidRPr="00BC5D51" w:rsidDel="00C921A4" w:rsidRDefault="00BA785C" w:rsidP="00A577CF">
            <w:pPr>
              <w:spacing w:after="0" w:line="240" w:lineRule="auto"/>
              <w:jc w:val="left"/>
              <w:rPr>
                <w:del w:id="3306" w:author="Mahesh Venumbaka" w:date="2015-07-23T18:00:00Z"/>
              </w:rPr>
            </w:pPr>
            <w:del w:id="3307" w:author="Mahesh Venumbaka" w:date="2015-07-23T18:00:00Z">
              <w:r w:rsidRPr="00BC5D51" w:rsidDel="00C921A4">
                <w:delText>CSC</w:delText>
              </w:r>
              <w:r w:rsidR="00505E0A" w:rsidDel="00C921A4">
                <w:delText xml:space="preserve"> Agent</w:delText>
              </w:r>
            </w:del>
          </w:p>
        </w:tc>
      </w:tr>
      <w:tr w:rsidR="00BA785C" w:rsidRPr="00BC5D51" w:rsidDel="00C921A4" w14:paraId="0CAE6989" w14:textId="499A4959" w:rsidTr="00A47B9B">
        <w:trPr>
          <w:trHeight w:val="404"/>
          <w:del w:id="3308" w:author="Mahesh Venumbaka" w:date="2015-07-23T18:00:00Z"/>
        </w:trPr>
        <w:tc>
          <w:tcPr>
            <w:tcW w:w="1710" w:type="dxa"/>
          </w:tcPr>
          <w:p w14:paraId="0CAE6987" w14:textId="07CF9770" w:rsidR="00BA785C" w:rsidRPr="00BC5D51" w:rsidDel="00C921A4" w:rsidRDefault="00BA785C" w:rsidP="00A577CF">
            <w:pPr>
              <w:spacing w:after="0" w:line="240" w:lineRule="auto"/>
              <w:jc w:val="left"/>
              <w:rPr>
                <w:del w:id="3309" w:author="Mahesh Venumbaka" w:date="2015-07-23T18:00:00Z"/>
              </w:rPr>
            </w:pPr>
            <w:del w:id="3310" w:author="Mahesh Venumbaka" w:date="2015-07-23T18:00:00Z">
              <w:r w:rsidRPr="00BC5D51" w:rsidDel="00C921A4">
                <w:delText>Interacting with:</w:delText>
              </w:r>
            </w:del>
          </w:p>
        </w:tc>
        <w:tc>
          <w:tcPr>
            <w:tcW w:w="7380" w:type="dxa"/>
          </w:tcPr>
          <w:p w14:paraId="0CAE6988" w14:textId="6195C458" w:rsidR="00BA785C" w:rsidRPr="00BC5D51" w:rsidDel="00C921A4" w:rsidRDefault="00D01A1B" w:rsidP="00A577CF">
            <w:pPr>
              <w:spacing w:after="0" w:line="240" w:lineRule="auto"/>
              <w:jc w:val="left"/>
              <w:rPr>
                <w:del w:id="3311" w:author="Mahesh Venumbaka" w:date="2015-07-23T18:00:00Z"/>
              </w:rPr>
            </w:pPr>
            <w:del w:id="3312" w:author="Mahesh Venumbaka" w:date="2015-07-23T18:00:00Z">
              <w:r w:rsidDel="00C921A4">
                <w:delText>SIEBEL</w:delText>
              </w:r>
            </w:del>
          </w:p>
        </w:tc>
      </w:tr>
      <w:tr w:rsidR="00BA785C" w:rsidRPr="00BC5D51" w:rsidDel="00C921A4" w14:paraId="0CAE698C" w14:textId="1F4D3737" w:rsidTr="00A47B9B">
        <w:trPr>
          <w:trHeight w:val="404"/>
          <w:del w:id="3313" w:author="Mahesh Venumbaka" w:date="2015-07-23T18:00:00Z"/>
        </w:trPr>
        <w:tc>
          <w:tcPr>
            <w:tcW w:w="1710" w:type="dxa"/>
          </w:tcPr>
          <w:p w14:paraId="0CAE698A" w14:textId="3EFCABF5" w:rsidR="00BA785C" w:rsidRPr="00BC5D51" w:rsidDel="00C921A4" w:rsidRDefault="00BA785C" w:rsidP="00A577CF">
            <w:pPr>
              <w:spacing w:after="0" w:line="240" w:lineRule="auto"/>
              <w:jc w:val="left"/>
              <w:rPr>
                <w:del w:id="3314" w:author="Mahesh Venumbaka" w:date="2015-07-23T18:00:00Z"/>
              </w:rPr>
            </w:pPr>
            <w:del w:id="3315" w:author="Mahesh Venumbaka" w:date="2015-07-23T18:00:00Z">
              <w:r w:rsidRPr="00BC5D51" w:rsidDel="00C921A4">
                <w:delText>Description</w:delText>
              </w:r>
            </w:del>
          </w:p>
        </w:tc>
        <w:tc>
          <w:tcPr>
            <w:tcW w:w="7380" w:type="dxa"/>
          </w:tcPr>
          <w:p w14:paraId="0CAE698B" w14:textId="3930C6F3" w:rsidR="00BA785C" w:rsidRPr="00BC5D51" w:rsidDel="00C921A4" w:rsidRDefault="00505E0A" w:rsidP="00A577CF">
            <w:pPr>
              <w:spacing w:after="0" w:line="240" w:lineRule="auto"/>
              <w:jc w:val="left"/>
              <w:rPr>
                <w:del w:id="3316" w:author="Mahesh Venumbaka" w:date="2015-07-23T18:00:00Z"/>
              </w:rPr>
            </w:pPr>
            <w:del w:id="3317" w:author="Mahesh Venumbaka" w:date="2015-07-23T18:00:00Z">
              <w:r w:rsidDel="00C921A4">
                <w:delText xml:space="preserve">The </w:delText>
              </w:r>
              <w:r w:rsidR="00BA785C" w:rsidRPr="00BC5D51" w:rsidDel="00C921A4">
                <w:delText xml:space="preserve">CSC </w:delText>
              </w:r>
              <w:r w:rsidDel="00C921A4">
                <w:delText xml:space="preserve">Agent </w:delText>
              </w:r>
              <w:r w:rsidR="00BA785C" w:rsidRPr="00BC5D51" w:rsidDel="00C921A4">
                <w:delText xml:space="preserve">opens a PM job in </w:delText>
              </w:r>
              <w:r w:rsidR="00D01A1B" w:rsidDel="00C921A4">
                <w:delText>SIEBEL</w:delText>
              </w:r>
              <w:r w:rsidR="00BA785C" w:rsidRPr="00BC5D51" w:rsidDel="00C921A4">
                <w:delText>.</w:delText>
              </w:r>
            </w:del>
          </w:p>
        </w:tc>
      </w:tr>
      <w:tr w:rsidR="00BA785C" w:rsidRPr="00BC5D51" w:rsidDel="00C921A4" w14:paraId="0CAE698F" w14:textId="6075924E" w:rsidTr="00A47B9B">
        <w:trPr>
          <w:del w:id="3318" w:author="Mahesh Venumbaka" w:date="2015-07-23T18:00:00Z"/>
        </w:trPr>
        <w:tc>
          <w:tcPr>
            <w:tcW w:w="1710" w:type="dxa"/>
          </w:tcPr>
          <w:p w14:paraId="0CAE698D" w14:textId="704BF1C6" w:rsidR="00BA785C" w:rsidRPr="00BC5D51" w:rsidDel="00C921A4" w:rsidRDefault="00BA785C" w:rsidP="00A577CF">
            <w:pPr>
              <w:spacing w:after="0" w:line="240" w:lineRule="auto"/>
              <w:jc w:val="left"/>
              <w:rPr>
                <w:del w:id="3319" w:author="Mahesh Venumbaka" w:date="2015-07-23T18:00:00Z"/>
              </w:rPr>
            </w:pPr>
            <w:del w:id="3320" w:author="Mahesh Venumbaka" w:date="2015-07-23T18:00:00Z">
              <w:r w:rsidRPr="00BC5D51" w:rsidDel="00C921A4">
                <w:delText>Task Status</w:delText>
              </w:r>
            </w:del>
          </w:p>
        </w:tc>
        <w:tc>
          <w:tcPr>
            <w:tcW w:w="7380" w:type="dxa"/>
          </w:tcPr>
          <w:p w14:paraId="0CAE698E" w14:textId="23006028" w:rsidR="00BA785C" w:rsidRPr="00BC5D51" w:rsidDel="00C921A4" w:rsidRDefault="00BA785C" w:rsidP="00A577CF">
            <w:pPr>
              <w:spacing w:after="0" w:line="240" w:lineRule="auto"/>
              <w:jc w:val="left"/>
              <w:rPr>
                <w:del w:id="3321" w:author="Mahesh Venumbaka" w:date="2015-07-23T18:00:00Z"/>
              </w:rPr>
            </w:pPr>
            <w:del w:id="3322" w:author="Mahesh Venumbaka" w:date="2015-07-23T18:00:00Z">
              <w:r w:rsidRPr="00BC5D51" w:rsidDel="00C921A4">
                <w:delText>N</w:delText>
              </w:r>
              <w:r w:rsidR="00505E0A" w:rsidDel="00C921A4">
                <w:delText>/</w:delText>
              </w:r>
              <w:r w:rsidRPr="00BC5D51" w:rsidDel="00C921A4">
                <w:delText>A</w:delText>
              </w:r>
            </w:del>
          </w:p>
        </w:tc>
      </w:tr>
    </w:tbl>
    <w:p w14:paraId="0CAE6990" w14:textId="197AA7E2" w:rsidR="00BA785C" w:rsidRPr="00BC5D51" w:rsidDel="00C921A4" w:rsidRDefault="00BA785C" w:rsidP="00A577CF">
      <w:pPr>
        <w:spacing w:after="0" w:line="240" w:lineRule="auto"/>
        <w:jc w:val="left"/>
        <w:rPr>
          <w:del w:id="3323" w:author="Mahesh Venumbaka" w:date="2015-07-23T18:00:00Z"/>
        </w:rPr>
      </w:pPr>
    </w:p>
    <w:p w14:paraId="0CAE6991" w14:textId="11875203" w:rsidR="00BA785C" w:rsidRPr="00BC5D51" w:rsidDel="00C921A4" w:rsidRDefault="00BA785C" w:rsidP="00A577CF">
      <w:pPr>
        <w:pStyle w:val="Heading4"/>
        <w:rPr>
          <w:del w:id="3324" w:author="Mahesh Venumbaka" w:date="2015-07-23T18:00:00Z"/>
        </w:rPr>
      </w:pPr>
      <w:del w:id="3325" w:author="Mahesh Venumbaka" w:date="2015-07-23T18:00:00Z">
        <w:r w:rsidRPr="00BC5D51" w:rsidDel="00C921A4">
          <w:delText>Activity: Inform Customer about the Date/Time of Visit</w:delText>
        </w:r>
      </w:del>
    </w:p>
    <w:p w14:paraId="0CAE6992" w14:textId="0F61E674" w:rsidR="00BA785C" w:rsidRPr="00BC5D51" w:rsidDel="00C921A4" w:rsidRDefault="00BA785C" w:rsidP="00A577CF">
      <w:pPr>
        <w:spacing w:after="0" w:line="240" w:lineRule="auto"/>
        <w:jc w:val="left"/>
        <w:rPr>
          <w:del w:id="3326"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95" w14:textId="0AE27944" w:rsidTr="00A47B9B">
        <w:trPr>
          <w:tblHeader/>
          <w:del w:id="3327" w:author="Mahesh Venumbaka" w:date="2015-07-23T18:00:00Z"/>
        </w:trPr>
        <w:tc>
          <w:tcPr>
            <w:tcW w:w="1710" w:type="dxa"/>
            <w:shd w:val="clear" w:color="auto" w:fill="1F497D" w:themeFill="text2"/>
          </w:tcPr>
          <w:p w14:paraId="0CAE6993" w14:textId="6262A47B" w:rsidR="00BA785C" w:rsidRPr="00B46ECB" w:rsidDel="00C921A4" w:rsidRDefault="00BA785C" w:rsidP="00A577CF">
            <w:pPr>
              <w:spacing w:after="0" w:line="240" w:lineRule="auto"/>
              <w:jc w:val="left"/>
              <w:rPr>
                <w:del w:id="3328" w:author="Mahesh Venumbaka" w:date="2015-07-23T18:00:00Z"/>
                <w:b/>
                <w:color w:val="FFFFFF" w:themeColor="background1"/>
              </w:rPr>
            </w:pPr>
            <w:del w:id="3329" w:author="Mahesh Venumbaka" w:date="2015-07-23T18:00:00Z">
              <w:r w:rsidRPr="00B46ECB" w:rsidDel="00C921A4">
                <w:rPr>
                  <w:b/>
                  <w:color w:val="FFFFFF" w:themeColor="background1"/>
                </w:rPr>
                <w:delText>Activity Name:</w:delText>
              </w:r>
            </w:del>
          </w:p>
        </w:tc>
        <w:tc>
          <w:tcPr>
            <w:tcW w:w="7380" w:type="dxa"/>
            <w:shd w:val="clear" w:color="auto" w:fill="1F497D" w:themeFill="text2"/>
          </w:tcPr>
          <w:p w14:paraId="0CAE6994" w14:textId="7D4CEB0E" w:rsidR="00BA785C" w:rsidRPr="00B46ECB" w:rsidDel="00C921A4" w:rsidRDefault="00BA785C" w:rsidP="00A577CF">
            <w:pPr>
              <w:spacing w:after="0" w:line="240" w:lineRule="auto"/>
              <w:jc w:val="left"/>
              <w:rPr>
                <w:del w:id="3330" w:author="Mahesh Venumbaka" w:date="2015-07-23T18:00:00Z"/>
                <w:b/>
                <w:color w:val="FFFFFF" w:themeColor="background1"/>
              </w:rPr>
            </w:pPr>
            <w:del w:id="3331" w:author="Mahesh Venumbaka" w:date="2015-07-23T18:00:00Z">
              <w:r w:rsidRPr="00B46ECB" w:rsidDel="00C921A4">
                <w:rPr>
                  <w:b/>
                  <w:color w:val="FFFFFF" w:themeColor="background1"/>
                </w:rPr>
                <w:delText>Inform Customer about the Date/Time of Visit</w:delText>
              </w:r>
            </w:del>
          </w:p>
        </w:tc>
      </w:tr>
      <w:tr w:rsidR="00BA785C" w:rsidRPr="00BC5D51" w:rsidDel="00C921A4" w14:paraId="0CAE6998" w14:textId="7AD90F4B" w:rsidTr="00A47B9B">
        <w:trPr>
          <w:del w:id="3332" w:author="Mahesh Venumbaka" w:date="2015-07-23T18:00:00Z"/>
        </w:trPr>
        <w:tc>
          <w:tcPr>
            <w:tcW w:w="1710" w:type="dxa"/>
          </w:tcPr>
          <w:p w14:paraId="0CAE6996" w14:textId="2D52DEE0" w:rsidR="00BA785C" w:rsidRPr="00BC5D51" w:rsidDel="00C921A4" w:rsidRDefault="00BA785C" w:rsidP="00A577CF">
            <w:pPr>
              <w:spacing w:after="0" w:line="240" w:lineRule="auto"/>
              <w:jc w:val="left"/>
              <w:rPr>
                <w:del w:id="3333" w:author="Mahesh Venumbaka" w:date="2015-07-23T18:00:00Z"/>
              </w:rPr>
            </w:pPr>
            <w:del w:id="3334" w:author="Mahesh Venumbaka" w:date="2015-07-23T18:00:00Z">
              <w:r w:rsidRPr="00BC5D51" w:rsidDel="00C921A4">
                <w:delText>Action taken by:</w:delText>
              </w:r>
            </w:del>
          </w:p>
        </w:tc>
        <w:tc>
          <w:tcPr>
            <w:tcW w:w="7380" w:type="dxa"/>
          </w:tcPr>
          <w:p w14:paraId="0CAE6997" w14:textId="160938E9" w:rsidR="00BA785C" w:rsidRPr="00BC5D51" w:rsidDel="00C921A4" w:rsidRDefault="00BA785C" w:rsidP="00A577CF">
            <w:pPr>
              <w:spacing w:after="0" w:line="240" w:lineRule="auto"/>
              <w:jc w:val="left"/>
              <w:rPr>
                <w:del w:id="3335" w:author="Mahesh Venumbaka" w:date="2015-07-23T18:00:00Z"/>
              </w:rPr>
            </w:pPr>
            <w:del w:id="3336" w:author="Mahesh Venumbaka" w:date="2015-07-23T18:00:00Z">
              <w:r w:rsidRPr="00BC5D51" w:rsidDel="00C921A4">
                <w:delText>CSC</w:delText>
              </w:r>
              <w:r w:rsidR="00505E0A" w:rsidDel="00C921A4">
                <w:delText xml:space="preserve"> Agent</w:delText>
              </w:r>
            </w:del>
          </w:p>
        </w:tc>
      </w:tr>
      <w:tr w:rsidR="00BA785C" w:rsidRPr="00BC5D51" w:rsidDel="00C921A4" w14:paraId="0CAE699B" w14:textId="606E4626" w:rsidTr="00A47B9B">
        <w:trPr>
          <w:trHeight w:val="404"/>
          <w:del w:id="3337" w:author="Mahesh Venumbaka" w:date="2015-07-23T18:00:00Z"/>
        </w:trPr>
        <w:tc>
          <w:tcPr>
            <w:tcW w:w="1710" w:type="dxa"/>
          </w:tcPr>
          <w:p w14:paraId="0CAE6999" w14:textId="742CA97A" w:rsidR="00BA785C" w:rsidRPr="00BC5D51" w:rsidDel="00C921A4" w:rsidRDefault="00BA785C" w:rsidP="00A577CF">
            <w:pPr>
              <w:spacing w:after="0" w:line="240" w:lineRule="auto"/>
              <w:jc w:val="left"/>
              <w:rPr>
                <w:del w:id="3338" w:author="Mahesh Venumbaka" w:date="2015-07-23T18:00:00Z"/>
              </w:rPr>
            </w:pPr>
            <w:del w:id="3339" w:author="Mahesh Venumbaka" w:date="2015-07-23T18:00:00Z">
              <w:r w:rsidRPr="00BC5D51" w:rsidDel="00C921A4">
                <w:delText>Interacting with:</w:delText>
              </w:r>
            </w:del>
          </w:p>
        </w:tc>
        <w:tc>
          <w:tcPr>
            <w:tcW w:w="7380" w:type="dxa"/>
          </w:tcPr>
          <w:p w14:paraId="0CAE699A" w14:textId="706EA9A0" w:rsidR="00BA785C" w:rsidRPr="00BC5D51" w:rsidDel="00C921A4" w:rsidRDefault="00BA785C" w:rsidP="00A577CF">
            <w:pPr>
              <w:spacing w:after="0" w:line="240" w:lineRule="auto"/>
              <w:jc w:val="left"/>
              <w:rPr>
                <w:del w:id="3340" w:author="Mahesh Venumbaka" w:date="2015-07-23T18:00:00Z"/>
              </w:rPr>
            </w:pPr>
            <w:del w:id="3341" w:author="Mahesh Venumbaka" w:date="2015-07-23T18:00:00Z">
              <w:r w:rsidRPr="00BC5D51" w:rsidDel="00C921A4">
                <w:delText>Customer</w:delText>
              </w:r>
            </w:del>
          </w:p>
        </w:tc>
      </w:tr>
      <w:tr w:rsidR="00BA785C" w:rsidRPr="00BC5D51" w:rsidDel="00C921A4" w14:paraId="0CAE699E" w14:textId="3687CF78" w:rsidTr="00A47B9B">
        <w:trPr>
          <w:trHeight w:val="404"/>
          <w:del w:id="3342" w:author="Mahesh Venumbaka" w:date="2015-07-23T18:00:00Z"/>
        </w:trPr>
        <w:tc>
          <w:tcPr>
            <w:tcW w:w="1710" w:type="dxa"/>
          </w:tcPr>
          <w:p w14:paraId="0CAE699C" w14:textId="018616B8" w:rsidR="00BA785C" w:rsidRPr="00BC5D51" w:rsidDel="00C921A4" w:rsidRDefault="00BA785C" w:rsidP="00A577CF">
            <w:pPr>
              <w:spacing w:after="0" w:line="240" w:lineRule="auto"/>
              <w:jc w:val="left"/>
              <w:rPr>
                <w:del w:id="3343" w:author="Mahesh Venumbaka" w:date="2015-07-23T18:00:00Z"/>
              </w:rPr>
            </w:pPr>
            <w:del w:id="3344" w:author="Mahesh Venumbaka" w:date="2015-07-23T18:00:00Z">
              <w:r w:rsidRPr="00BC5D51" w:rsidDel="00C921A4">
                <w:delText>Description</w:delText>
              </w:r>
            </w:del>
          </w:p>
        </w:tc>
        <w:tc>
          <w:tcPr>
            <w:tcW w:w="7380" w:type="dxa"/>
          </w:tcPr>
          <w:p w14:paraId="0CAE699D" w14:textId="17C68923" w:rsidR="00BA785C" w:rsidRPr="00BC5D51" w:rsidDel="00C921A4" w:rsidRDefault="00505E0A" w:rsidP="00505E0A">
            <w:pPr>
              <w:spacing w:after="0" w:line="240" w:lineRule="auto"/>
              <w:jc w:val="left"/>
              <w:rPr>
                <w:del w:id="3345" w:author="Mahesh Venumbaka" w:date="2015-07-23T18:00:00Z"/>
              </w:rPr>
            </w:pPr>
            <w:del w:id="3346" w:author="Mahesh Venumbaka" w:date="2015-07-23T18:00:00Z">
              <w:r w:rsidDel="00C921A4">
                <w:delText xml:space="preserve">A </w:delText>
              </w:r>
              <w:r w:rsidR="00BA785C" w:rsidRPr="00BC5D51" w:rsidDel="00C921A4">
                <w:delText xml:space="preserve">CSC </w:delText>
              </w:r>
              <w:r w:rsidDel="00C921A4">
                <w:delText xml:space="preserve">Agent </w:delText>
              </w:r>
              <w:r w:rsidR="00BA785C" w:rsidRPr="00BC5D51" w:rsidDel="00C921A4">
                <w:delText xml:space="preserve">contacts the customer to inform them of a PM visit date and time. If </w:delText>
              </w:r>
              <w:r w:rsidDel="00C921A4">
                <w:delText xml:space="preserve">the customer requires </w:delText>
              </w:r>
              <w:r w:rsidR="00BA785C" w:rsidRPr="00BC5D51" w:rsidDel="00C921A4">
                <w:delText xml:space="preserve">a change </w:delText>
              </w:r>
              <w:r w:rsidDel="00C921A4">
                <w:delText>to the visit’s</w:delText>
              </w:r>
              <w:r w:rsidRPr="00BC5D51" w:rsidDel="00C921A4">
                <w:delText xml:space="preserve"> </w:delText>
              </w:r>
              <w:r w:rsidR="00BA785C" w:rsidRPr="00BC5D51" w:rsidDel="00C921A4">
                <w:delText>date or time</w:delText>
              </w:r>
              <w:r w:rsidR="00006D35" w:rsidDel="00C921A4">
                <w:delText>, th</w:delText>
              </w:r>
              <w:r w:rsidDel="00C921A4">
                <w:delText>e</w:delText>
              </w:r>
              <w:r w:rsidR="00006D35" w:rsidDel="00C921A4">
                <w:delText xml:space="preserve"> negotiation</w:delText>
              </w:r>
              <w:r w:rsidR="00BA785C" w:rsidRPr="00BC5D51" w:rsidDel="00C921A4">
                <w:delText xml:space="preserve"> </w:delText>
              </w:r>
              <w:r w:rsidDel="00C921A4">
                <w:delText xml:space="preserve">of a new date/time </w:delText>
              </w:r>
              <w:r w:rsidR="00BA785C" w:rsidRPr="00BC5D51" w:rsidDel="00C921A4">
                <w:delText xml:space="preserve">will be managed by </w:delText>
              </w:r>
              <w:r w:rsidDel="00C921A4">
                <w:delText xml:space="preserve">the </w:delText>
              </w:r>
              <w:r w:rsidR="00BA785C" w:rsidRPr="00BC5D51" w:rsidDel="00C921A4">
                <w:delText xml:space="preserve">CSC </w:delText>
              </w:r>
              <w:r w:rsidDel="00C921A4">
                <w:delText xml:space="preserve">Agent </w:delText>
              </w:r>
              <w:r w:rsidR="00BA785C" w:rsidRPr="00BC5D51" w:rsidDel="00C921A4">
                <w:delText xml:space="preserve">and any updates will be sent to </w:delText>
              </w:r>
              <w:r w:rsidR="00D01A1B" w:rsidDel="00C921A4">
                <w:delText>SIEBEL</w:delText>
              </w:r>
              <w:r w:rsidR="00BA785C" w:rsidRPr="00BC5D51" w:rsidDel="00C921A4">
                <w:delText>.</w:delText>
              </w:r>
            </w:del>
          </w:p>
        </w:tc>
      </w:tr>
      <w:tr w:rsidR="00BA785C" w:rsidRPr="00BC5D51" w:rsidDel="00C921A4" w14:paraId="0CAE69A1" w14:textId="1943370F" w:rsidTr="00A47B9B">
        <w:trPr>
          <w:del w:id="3347" w:author="Mahesh Venumbaka" w:date="2015-07-23T18:00:00Z"/>
        </w:trPr>
        <w:tc>
          <w:tcPr>
            <w:tcW w:w="1710" w:type="dxa"/>
          </w:tcPr>
          <w:p w14:paraId="0CAE699F" w14:textId="132EFA93" w:rsidR="00BA785C" w:rsidRPr="00BC5D51" w:rsidDel="00C921A4" w:rsidRDefault="00BA785C" w:rsidP="00A577CF">
            <w:pPr>
              <w:spacing w:after="0" w:line="240" w:lineRule="auto"/>
              <w:jc w:val="left"/>
              <w:rPr>
                <w:del w:id="3348" w:author="Mahesh Venumbaka" w:date="2015-07-23T18:00:00Z"/>
              </w:rPr>
            </w:pPr>
            <w:del w:id="3349" w:author="Mahesh Venumbaka" w:date="2015-07-23T18:00:00Z">
              <w:r w:rsidRPr="00BC5D51" w:rsidDel="00C921A4">
                <w:delText>Task Status</w:delText>
              </w:r>
            </w:del>
          </w:p>
        </w:tc>
        <w:tc>
          <w:tcPr>
            <w:tcW w:w="7380" w:type="dxa"/>
          </w:tcPr>
          <w:p w14:paraId="0CAE69A0" w14:textId="3A062842" w:rsidR="00BA785C" w:rsidRPr="00BC5D51" w:rsidDel="00C921A4" w:rsidRDefault="00BA785C" w:rsidP="00A577CF">
            <w:pPr>
              <w:spacing w:after="0" w:line="240" w:lineRule="auto"/>
              <w:jc w:val="left"/>
              <w:rPr>
                <w:del w:id="3350" w:author="Mahesh Venumbaka" w:date="2015-07-23T18:00:00Z"/>
              </w:rPr>
            </w:pPr>
            <w:del w:id="3351" w:author="Mahesh Venumbaka" w:date="2015-07-23T18:00:00Z">
              <w:r w:rsidRPr="00BC5D51" w:rsidDel="00C921A4">
                <w:delText>N</w:delText>
              </w:r>
              <w:r w:rsidR="0067293F" w:rsidDel="00C921A4">
                <w:delText>/</w:delText>
              </w:r>
              <w:r w:rsidRPr="00BC5D51" w:rsidDel="00C921A4">
                <w:delText>A</w:delText>
              </w:r>
            </w:del>
          </w:p>
        </w:tc>
      </w:tr>
    </w:tbl>
    <w:p w14:paraId="0CAE69A2" w14:textId="42A3EE13" w:rsidR="00BA785C" w:rsidRPr="00BC5D51" w:rsidDel="00C921A4" w:rsidRDefault="00BA785C" w:rsidP="00A577CF">
      <w:pPr>
        <w:spacing w:after="0" w:line="240" w:lineRule="auto"/>
        <w:jc w:val="left"/>
        <w:rPr>
          <w:del w:id="3352" w:author="Mahesh Venumbaka" w:date="2015-07-23T18:00:00Z"/>
        </w:rPr>
      </w:pPr>
    </w:p>
    <w:p w14:paraId="0CAE69A3" w14:textId="25F12E83" w:rsidR="00BA785C" w:rsidRPr="00BC5D51" w:rsidDel="00C921A4" w:rsidRDefault="00BA785C" w:rsidP="00A577CF">
      <w:pPr>
        <w:spacing w:after="0" w:line="240" w:lineRule="auto"/>
        <w:jc w:val="left"/>
        <w:rPr>
          <w:del w:id="3353" w:author="Mahesh Venumbaka" w:date="2015-07-23T18:00:00Z"/>
        </w:rPr>
      </w:pPr>
    </w:p>
    <w:p w14:paraId="0CAE69A4" w14:textId="764596EC" w:rsidR="00BA785C" w:rsidRPr="00BC5D51" w:rsidDel="00C921A4" w:rsidRDefault="00BA785C" w:rsidP="00A577CF">
      <w:pPr>
        <w:pStyle w:val="Heading4"/>
        <w:rPr>
          <w:del w:id="3354" w:author="Mahesh Venumbaka" w:date="2015-07-23T18:00:00Z"/>
        </w:rPr>
      </w:pPr>
      <w:commentRangeStart w:id="3355"/>
      <w:del w:id="3356" w:author="Mahesh Venumbaka" w:date="2015-07-23T18:00:00Z">
        <w:r w:rsidRPr="00BC5D51" w:rsidDel="00C921A4">
          <w:delText>Activity: Weekly Load All PM jobs (APP status) into ClickSchedule</w:delText>
        </w:r>
        <w:commentRangeEnd w:id="3355"/>
        <w:r w:rsidR="00794719" w:rsidDel="00C921A4">
          <w:rPr>
            <w:rStyle w:val="CommentReference"/>
            <w:rFonts w:asciiTheme="minorHAnsi" w:hAnsiTheme="minorHAnsi"/>
            <w:b w:val="0"/>
            <w:color w:val="404040" w:themeColor="text1" w:themeTint="BF"/>
          </w:rPr>
          <w:commentReference w:id="3355"/>
        </w:r>
      </w:del>
    </w:p>
    <w:p w14:paraId="0CAE69A5" w14:textId="66BBCB4D" w:rsidR="00BA785C" w:rsidRPr="00BC5D51" w:rsidDel="00C921A4" w:rsidRDefault="00BA785C" w:rsidP="00A577CF">
      <w:pPr>
        <w:spacing w:after="0" w:line="240" w:lineRule="auto"/>
        <w:jc w:val="left"/>
        <w:rPr>
          <w:del w:id="3357"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A8" w14:textId="4F01F9EC" w:rsidTr="00A47B9B">
        <w:trPr>
          <w:tblHeader/>
          <w:del w:id="3358" w:author="Mahesh Venumbaka" w:date="2015-07-23T18:00:00Z"/>
        </w:trPr>
        <w:tc>
          <w:tcPr>
            <w:tcW w:w="1710" w:type="dxa"/>
            <w:shd w:val="clear" w:color="auto" w:fill="1F497D" w:themeFill="text2"/>
          </w:tcPr>
          <w:p w14:paraId="0CAE69A6" w14:textId="4D7334A5" w:rsidR="00BA785C" w:rsidRPr="00006D35" w:rsidDel="00C921A4" w:rsidRDefault="00BA785C" w:rsidP="00A577CF">
            <w:pPr>
              <w:spacing w:after="0" w:line="240" w:lineRule="auto"/>
              <w:jc w:val="left"/>
              <w:rPr>
                <w:del w:id="3359" w:author="Mahesh Venumbaka" w:date="2015-07-23T18:00:00Z"/>
                <w:b/>
                <w:color w:val="FFFFFF" w:themeColor="background1"/>
              </w:rPr>
            </w:pPr>
            <w:del w:id="3360" w:author="Mahesh Venumbaka" w:date="2015-07-23T18:00:00Z">
              <w:r w:rsidRPr="00006D35" w:rsidDel="00C921A4">
                <w:rPr>
                  <w:b/>
                  <w:color w:val="FFFFFF" w:themeColor="background1"/>
                </w:rPr>
                <w:delText>Activity Name:</w:delText>
              </w:r>
            </w:del>
          </w:p>
        </w:tc>
        <w:tc>
          <w:tcPr>
            <w:tcW w:w="7380" w:type="dxa"/>
            <w:shd w:val="clear" w:color="auto" w:fill="1F497D" w:themeFill="text2"/>
          </w:tcPr>
          <w:p w14:paraId="0CAE69A7" w14:textId="3494E42A" w:rsidR="00BA785C" w:rsidRPr="00006D35" w:rsidDel="00C921A4" w:rsidRDefault="00BA785C" w:rsidP="00A577CF">
            <w:pPr>
              <w:spacing w:after="0" w:line="240" w:lineRule="auto"/>
              <w:jc w:val="left"/>
              <w:rPr>
                <w:del w:id="3361" w:author="Mahesh Venumbaka" w:date="2015-07-23T18:00:00Z"/>
                <w:b/>
                <w:color w:val="FFFFFF" w:themeColor="background1"/>
              </w:rPr>
            </w:pPr>
            <w:del w:id="3362" w:author="Mahesh Venumbaka" w:date="2015-07-23T18:00:00Z">
              <w:r w:rsidRPr="00006D35" w:rsidDel="00C921A4">
                <w:rPr>
                  <w:b/>
                  <w:color w:val="FFFFFF" w:themeColor="background1"/>
                </w:rPr>
                <w:delText>Weekly Load All PM jobs (APP status) into ClickSchedule</w:delText>
              </w:r>
            </w:del>
          </w:p>
        </w:tc>
      </w:tr>
      <w:tr w:rsidR="00BA785C" w:rsidRPr="00BC5D51" w:rsidDel="00C921A4" w14:paraId="0CAE69AB" w14:textId="3CB2FC2B" w:rsidTr="00A47B9B">
        <w:trPr>
          <w:del w:id="3363" w:author="Mahesh Venumbaka" w:date="2015-07-23T18:00:00Z"/>
        </w:trPr>
        <w:tc>
          <w:tcPr>
            <w:tcW w:w="1710" w:type="dxa"/>
          </w:tcPr>
          <w:p w14:paraId="0CAE69A9" w14:textId="19DDA455" w:rsidR="00BA785C" w:rsidRPr="00BC5D51" w:rsidDel="00C921A4" w:rsidRDefault="00BA785C" w:rsidP="00A577CF">
            <w:pPr>
              <w:spacing w:after="0" w:line="240" w:lineRule="auto"/>
              <w:jc w:val="left"/>
              <w:rPr>
                <w:del w:id="3364" w:author="Mahesh Venumbaka" w:date="2015-07-23T18:00:00Z"/>
              </w:rPr>
            </w:pPr>
            <w:del w:id="3365" w:author="Mahesh Venumbaka" w:date="2015-07-23T18:00:00Z">
              <w:r w:rsidRPr="00BC5D51" w:rsidDel="00C921A4">
                <w:delText>Action taken by:</w:delText>
              </w:r>
            </w:del>
          </w:p>
        </w:tc>
        <w:tc>
          <w:tcPr>
            <w:tcW w:w="7380" w:type="dxa"/>
          </w:tcPr>
          <w:p w14:paraId="0CAE69AA" w14:textId="0BB51353" w:rsidR="00BA785C" w:rsidRPr="00BC5D51" w:rsidDel="00C921A4" w:rsidRDefault="0067293F" w:rsidP="00A577CF">
            <w:pPr>
              <w:spacing w:after="0" w:line="240" w:lineRule="auto"/>
              <w:jc w:val="left"/>
              <w:rPr>
                <w:del w:id="3366" w:author="Mahesh Venumbaka" w:date="2015-07-23T18:00:00Z"/>
              </w:rPr>
            </w:pPr>
            <w:del w:id="3367" w:author="Mahesh Venumbaka" w:date="2015-07-23T18:00:00Z">
              <w:r w:rsidDel="00C921A4">
                <w:delText>Central Field Supply Team</w:delText>
              </w:r>
            </w:del>
          </w:p>
        </w:tc>
      </w:tr>
      <w:tr w:rsidR="00BA785C" w:rsidRPr="00BC5D51" w:rsidDel="00C921A4" w14:paraId="0CAE69AE" w14:textId="3824C19D" w:rsidTr="00A47B9B">
        <w:trPr>
          <w:trHeight w:val="404"/>
          <w:del w:id="3368" w:author="Mahesh Venumbaka" w:date="2015-07-23T18:00:00Z"/>
        </w:trPr>
        <w:tc>
          <w:tcPr>
            <w:tcW w:w="1710" w:type="dxa"/>
          </w:tcPr>
          <w:p w14:paraId="0CAE69AC" w14:textId="3980CD1F" w:rsidR="00BA785C" w:rsidRPr="00BC5D51" w:rsidDel="00C921A4" w:rsidRDefault="00BA785C" w:rsidP="00A577CF">
            <w:pPr>
              <w:spacing w:after="0" w:line="240" w:lineRule="auto"/>
              <w:jc w:val="left"/>
              <w:rPr>
                <w:del w:id="3369" w:author="Mahesh Venumbaka" w:date="2015-07-23T18:00:00Z"/>
              </w:rPr>
            </w:pPr>
            <w:del w:id="3370" w:author="Mahesh Venumbaka" w:date="2015-07-23T18:00:00Z">
              <w:r w:rsidRPr="00BC5D51" w:rsidDel="00C921A4">
                <w:delText>Interacting with:</w:delText>
              </w:r>
            </w:del>
          </w:p>
        </w:tc>
        <w:tc>
          <w:tcPr>
            <w:tcW w:w="7380" w:type="dxa"/>
          </w:tcPr>
          <w:p w14:paraId="0CAE69AD" w14:textId="1D49ED63" w:rsidR="00BA785C" w:rsidRPr="00BC5D51" w:rsidDel="00C921A4" w:rsidRDefault="00BA785C" w:rsidP="00A577CF">
            <w:pPr>
              <w:spacing w:after="0" w:line="240" w:lineRule="auto"/>
              <w:jc w:val="left"/>
              <w:rPr>
                <w:del w:id="3371" w:author="Mahesh Venumbaka" w:date="2015-07-23T18:00:00Z"/>
              </w:rPr>
            </w:pPr>
            <w:del w:id="3372" w:author="Mahesh Venumbaka" w:date="2015-07-23T18:00:00Z">
              <w:r w:rsidRPr="00BC5D51" w:rsidDel="00C921A4">
                <w:delText>Automated Macro</w:delText>
              </w:r>
            </w:del>
          </w:p>
        </w:tc>
      </w:tr>
      <w:tr w:rsidR="00BA785C" w:rsidRPr="00BC5D51" w:rsidDel="00C921A4" w14:paraId="0CAE69B1" w14:textId="25460AE9" w:rsidTr="00A47B9B">
        <w:trPr>
          <w:trHeight w:val="404"/>
          <w:del w:id="3373" w:author="Mahesh Venumbaka" w:date="2015-07-23T18:00:00Z"/>
        </w:trPr>
        <w:tc>
          <w:tcPr>
            <w:tcW w:w="1710" w:type="dxa"/>
          </w:tcPr>
          <w:p w14:paraId="0CAE69AF" w14:textId="752464EC" w:rsidR="00BA785C" w:rsidRPr="00BC5D51" w:rsidDel="00C921A4" w:rsidRDefault="00BA785C" w:rsidP="00A577CF">
            <w:pPr>
              <w:spacing w:after="0" w:line="240" w:lineRule="auto"/>
              <w:jc w:val="left"/>
              <w:rPr>
                <w:del w:id="3374" w:author="Mahesh Venumbaka" w:date="2015-07-23T18:00:00Z"/>
              </w:rPr>
            </w:pPr>
            <w:del w:id="3375" w:author="Mahesh Venumbaka" w:date="2015-07-23T18:00:00Z">
              <w:r w:rsidRPr="00BC5D51" w:rsidDel="00C921A4">
                <w:delText>Description</w:delText>
              </w:r>
            </w:del>
          </w:p>
        </w:tc>
        <w:tc>
          <w:tcPr>
            <w:tcW w:w="7380" w:type="dxa"/>
          </w:tcPr>
          <w:p w14:paraId="0CAE69B0" w14:textId="51E6FB5D" w:rsidR="00BA785C" w:rsidRPr="00BC5D51" w:rsidDel="00C921A4" w:rsidRDefault="0067293F" w:rsidP="00A577CF">
            <w:pPr>
              <w:spacing w:after="0" w:line="240" w:lineRule="auto"/>
              <w:jc w:val="left"/>
              <w:rPr>
                <w:del w:id="3376" w:author="Mahesh Venumbaka" w:date="2015-07-23T18:00:00Z"/>
              </w:rPr>
            </w:pPr>
            <w:del w:id="3377" w:author="Mahesh Venumbaka" w:date="2015-07-23T18:00:00Z">
              <w:r w:rsidDel="00C921A4">
                <w:delText>O</w:delText>
              </w:r>
              <w:r w:rsidR="00BA785C" w:rsidRPr="00BC5D51" w:rsidDel="00C921A4">
                <w:delText xml:space="preserve">n a weekly basis </w:delText>
              </w:r>
              <w:r w:rsidDel="00C921A4">
                <w:delText xml:space="preserve">a central field supply team </w:delText>
              </w:r>
              <w:r w:rsidR="00BA785C" w:rsidRPr="00BC5D51" w:rsidDel="00C921A4">
                <w:delText xml:space="preserve">loads all PM jobs to be performed </w:delText>
              </w:r>
              <w:r w:rsidR="00CB63E6" w:rsidDel="00C921A4">
                <w:delText>in the week</w:delText>
              </w:r>
              <w:r w:rsidR="00EF0921" w:rsidDel="00C921A4">
                <w:delText>,</w:delText>
              </w:r>
              <w:r w:rsidR="00CB63E6" w:rsidDel="00C921A4">
                <w:delText xml:space="preserve"> six months hence</w:delText>
              </w:r>
              <w:r w:rsidR="00BA785C" w:rsidRPr="00BC5D51" w:rsidDel="00C921A4">
                <w:delText xml:space="preserve"> </w:delText>
              </w:r>
              <w:r w:rsidDel="00C921A4">
                <w:delText xml:space="preserve">into </w:delText>
              </w:r>
              <w:r w:rsidR="00D01A1B" w:rsidDel="00C921A4">
                <w:delText>SIEBEL</w:delText>
              </w:r>
              <w:r w:rsidDel="00C921A4">
                <w:delText xml:space="preserve">. These are then picked up, via integration, and are passed </w:delText>
              </w:r>
              <w:r w:rsidR="00BA785C" w:rsidRPr="00BC5D51" w:rsidDel="00C921A4">
                <w:delText>into ClickSchedule.</w:delText>
              </w:r>
            </w:del>
          </w:p>
        </w:tc>
      </w:tr>
      <w:tr w:rsidR="00BA785C" w:rsidRPr="00BC5D51" w:rsidDel="00C921A4" w14:paraId="0CAE69B4" w14:textId="5FF0664D" w:rsidTr="00A47B9B">
        <w:trPr>
          <w:del w:id="3378" w:author="Mahesh Venumbaka" w:date="2015-07-23T18:00:00Z"/>
        </w:trPr>
        <w:tc>
          <w:tcPr>
            <w:tcW w:w="1710" w:type="dxa"/>
          </w:tcPr>
          <w:p w14:paraId="0CAE69B2" w14:textId="0B1D443F" w:rsidR="00BA785C" w:rsidRPr="00BC5D51" w:rsidDel="00C921A4" w:rsidRDefault="00BA785C" w:rsidP="00A577CF">
            <w:pPr>
              <w:spacing w:after="0" w:line="240" w:lineRule="auto"/>
              <w:jc w:val="left"/>
              <w:rPr>
                <w:del w:id="3379" w:author="Mahesh Venumbaka" w:date="2015-07-23T18:00:00Z"/>
              </w:rPr>
            </w:pPr>
            <w:del w:id="3380" w:author="Mahesh Venumbaka" w:date="2015-07-23T18:00:00Z">
              <w:r w:rsidRPr="00BC5D51" w:rsidDel="00C921A4">
                <w:delText>Task Status</w:delText>
              </w:r>
            </w:del>
          </w:p>
        </w:tc>
        <w:tc>
          <w:tcPr>
            <w:tcW w:w="7380" w:type="dxa"/>
          </w:tcPr>
          <w:p w14:paraId="0CAE69B3" w14:textId="6AC9EF5B" w:rsidR="00BA785C" w:rsidRPr="00BC5D51" w:rsidDel="00C921A4" w:rsidRDefault="00BA785C" w:rsidP="00A577CF">
            <w:pPr>
              <w:spacing w:after="0" w:line="240" w:lineRule="auto"/>
              <w:jc w:val="left"/>
              <w:rPr>
                <w:del w:id="3381" w:author="Mahesh Venumbaka" w:date="2015-07-23T18:00:00Z"/>
              </w:rPr>
            </w:pPr>
            <w:del w:id="3382" w:author="Mahesh Venumbaka" w:date="2015-07-23T18:00:00Z">
              <w:r w:rsidRPr="00BC5D51" w:rsidDel="00C921A4">
                <w:delText>N</w:delText>
              </w:r>
              <w:r w:rsidR="0067293F" w:rsidDel="00C921A4">
                <w:delText>/</w:delText>
              </w:r>
              <w:r w:rsidRPr="00BC5D51" w:rsidDel="00C921A4">
                <w:delText>A</w:delText>
              </w:r>
            </w:del>
          </w:p>
        </w:tc>
      </w:tr>
    </w:tbl>
    <w:p w14:paraId="0CAE69B5" w14:textId="249175B6" w:rsidR="00BA785C" w:rsidRPr="00BC5D51" w:rsidDel="00C921A4" w:rsidRDefault="00BA785C" w:rsidP="00A577CF">
      <w:pPr>
        <w:spacing w:after="0" w:line="240" w:lineRule="auto"/>
        <w:jc w:val="left"/>
        <w:rPr>
          <w:del w:id="3383" w:author="Mahesh Venumbaka" w:date="2015-07-23T18:00:00Z"/>
        </w:rPr>
      </w:pPr>
    </w:p>
    <w:p w14:paraId="0CAE69B6" w14:textId="7B5D8382" w:rsidR="00BA785C" w:rsidRPr="00BC5D51" w:rsidDel="00C921A4" w:rsidRDefault="00BA785C" w:rsidP="00A577CF">
      <w:pPr>
        <w:pStyle w:val="Heading4"/>
        <w:rPr>
          <w:del w:id="3384" w:author="Mahesh Venumbaka" w:date="2015-07-23T18:00:00Z"/>
        </w:rPr>
      </w:pPr>
      <w:del w:id="3385" w:author="Mahesh Venumbaka" w:date="2015-07-23T18:00:00Z">
        <w:r w:rsidRPr="00BC5D51" w:rsidDel="00C921A4">
          <w:delText>Activity: Create &amp; Schedule Task</w:delText>
        </w:r>
      </w:del>
    </w:p>
    <w:p w14:paraId="0CAE69B7" w14:textId="4D8AFB80" w:rsidR="00BA785C" w:rsidRPr="00BC5D51" w:rsidDel="00C921A4" w:rsidRDefault="00BA785C" w:rsidP="00A577CF">
      <w:pPr>
        <w:spacing w:after="0" w:line="240" w:lineRule="auto"/>
        <w:jc w:val="left"/>
        <w:rPr>
          <w:del w:id="3386"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BA" w14:textId="56031397" w:rsidTr="00A47B9B">
        <w:trPr>
          <w:tblHeader/>
          <w:del w:id="3387" w:author="Mahesh Venumbaka" w:date="2015-07-23T18:00:00Z"/>
        </w:trPr>
        <w:tc>
          <w:tcPr>
            <w:tcW w:w="1710" w:type="dxa"/>
            <w:shd w:val="clear" w:color="auto" w:fill="1F497D" w:themeFill="text2"/>
          </w:tcPr>
          <w:p w14:paraId="0CAE69B8" w14:textId="67DF3F48" w:rsidR="00BA785C" w:rsidRPr="00006D35" w:rsidDel="00C921A4" w:rsidRDefault="00BA785C" w:rsidP="00A577CF">
            <w:pPr>
              <w:spacing w:after="0" w:line="240" w:lineRule="auto"/>
              <w:jc w:val="left"/>
              <w:rPr>
                <w:del w:id="3388" w:author="Mahesh Venumbaka" w:date="2015-07-23T18:00:00Z"/>
                <w:b/>
                <w:color w:val="FFFFFF" w:themeColor="background1"/>
              </w:rPr>
            </w:pPr>
            <w:del w:id="3389" w:author="Mahesh Venumbaka" w:date="2015-07-23T18:00:00Z">
              <w:r w:rsidRPr="00006D35" w:rsidDel="00C921A4">
                <w:rPr>
                  <w:b/>
                  <w:color w:val="FFFFFF" w:themeColor="background1"/>
                </w:rPr>
                <w:delText>Activity Name:</w:delText>
              </w:r>
            </w:del>
          </w:p>
        </w:tc>
        <w:tc>
          <w:tcPr>
            <w:tcW w:w="7380" w:type="dxa"/>
            <w:shd w:val="clear" w:color="auto" w:fill="1F497D" w:themeFill="text2"/>
          </w:tcPr>
          <w:p w14:paraId="0CAE69B9" w14:textId="7A8B8891" w:rsidR="00BA785C" w:rsidRPr="00006D35" w:rsidDel="00C921A4" w:rsidRDefault="00BA785C" w:rsidP="00A577CF">
            <w:pPr>
              <w:spacing w:after="0" w:line="240" w:lineRule="auto"/>
              <w:jc w:val="left"/>
              <w:rPr>
                <w:del w:id="3390" w:author="Mahesh Venumbaka" w:date="2015-07-23T18:00:00Z"/>
                <w:b/>
                <w:color w:val="FFFFFF" w:themeColor="background1"/>
              </w:rPr>
            </w:pPr>
            <w:del w:id="3391" w:author="Mahesh Venumbaka" w:date="2015-07-23T18:00:00Z">
              <w:r w:rsidRPr="00006D35" w:rsidDel="00C921A4">
                <w:rPr>
                  <w:b/>
                  <w:color w:val="FFFFFF" w:themeColor="background1"/>
                </w:rPr>
                <w:delText>Create &amp; Schedule Task</w:delText>
              </w:r>
            </w:del>
          </w:p>
        </w:tc>
      </w:tr>
      <w:tr w:rsidR="00BA785C" w:rsidRPr="00BC5D51" w:rsidDel="00C921A4" w14:paraId="0CAE69BD" w14:textId="10663286" w:rsidTr="00A47B9B">
        <w:trPr>
          <w:del w:id="3392" w:author="Mahesh Venumbaka" w:date="2015-07-23T18:00:00Z"/>
        </w:trPr>
        <w:tc>
          <w:tcPr>
            <w:tcW w:w="1710" w:type="dxa"/>
          </w:tcPr>
          <w:p w14:paraId="0CAE69BB" w14:textId="4F137DDE" w:rsidR="00BA785C" w:rsidRPr="00BC5D51" w:rsidDel="00C921A4" w:rsidRDefault="00BA785C" w:rsidP="00A577CF">
            <w:pPr>
              <w:spacing w:after="0" w:line="240" w:lineRule="auto"/>
              <w:jc w:val="left"/>
              <w:rPr>
                <w:del w:id="3393" w:author="Mahesh Venumbaka" w:date="2015-07-23T18:00:00Z"/>
              </w:rPr>
            </w:pPr>
            <w:del w:id="3394" w:author="Mahesh Venumbaka" w:date="2015-07-23T18:00:00Z">
              <w:r w:rsidRPr="00BC5D51" w:rsidDel="00C921A4">
                <w:delText>Action taken by:</w:delText>
              </w:r>
            </w:del>
          </w:p>
        </w:tc>
        <w:tc>
          <w:tcPr>
            <w:tcW w:w="7380" w:type="dxa"/>
          </w:tcPr>
          <w:p w14:paraId="0CAE69BC" w14:textId="39D08AB6" w:rsidR="00BA785C" w:rsidRPr="00BC5D51" w:rsidDel="00C921A4" w:rsidRDefault="00BA785C" w:rsidP="00A577CF">
            <w:pPr>
              <w:spacing w:after="0" w:line="240" w:lineRule="auto"/>
              <w:jc w:val="left"/>
              <w:rPr>
                <w:del w:id="3395" w:author="Mahesh Venumbaka" w:date="2015-07-23T18:00:00Z"/>
              </w:rPr>
            </w:pPr>
            <w:del w:id="3396" w:author="Mahesh Venumbaka" w:date="2015-07-23T18:00:00Z">
              <w:r w:rsidRPr="00BC5D51" w:rsidDel="00C921A4">
                <w:delText>Automatic</w:delText>
              </w:r>
            </w:del>
          </w:p>
        </w:tc>
      </w:tr>
      <w:tr w:rsidR="00BA785C" w:rsidRPr="00BC5D51" w:rsidDel="00C921A4" w14:paraId="0CAE69C0" w14:textId="3D3A639E" w:rsidTr="00A47B9B">
        <w:trPr>
          <w:trHeight w:val="404"/>
          <w:del w:id="3397" w:author="Mahesh Venumbaka" w:date="2015-07-23T18:00:00Z"/>
        </w:trPr>
        <w:tc>
          <w:tcPr>
            <w:tcW w:w="1710" w:type="dxa"/>
          </w:tcPr>
          <w:p w14:paraId="0CAE69BE" w14:textId="3BAD0051" w:rsidR="00BA785C" w:rsidRPr="00BC5D51" w:rsidDel="00C921A4" w:rsidRDefault="00BA785C" w:rsidP="00A577CF">
            <w:pPr>
              <w:spacing w:after="0" w:line="240" w:lineRule="auto"/>
              <w:jc w:val="left"/>
              <w:rPr>
                <w:del w:id="3398" w:author="Mahesh Venumbaka" w:date="2015-07-23T18:00:00Z"/>
              </w:rPr>
            </w:pPr>
            <w:del w:id="3399" w:author="Mahesh Venumbaka" w:date="2015-07-23T18:00:00Z">
              <w:r w:rsidRPr="00BC5D51" w:rsidDel="00C921A4">
                <w:delText>Interacting with:</w:delText>
              </w:r>
            </w:del>
          </w:p>
        </w:tc>
        <w:tc>
          <w:tcPr>
            <w:tcW w:w="7380" w:type="dxa"/>
          </w:tcPr>
          <w:p w14:paraId="0CAE69BF" w14:textId="76F201C2" w:rsidR="00BA785C" w:rsidRPr="00BC5D51" w:rsidDel="00C921A4" w:rsidRDefault="00BA785C" w:rsidP="00A577CF">
            <w:pPr>
              <w:spacing w:after="0" w:line="240" w:lineRule="auto"/>
              <w:jc w:val="left"/>
              <w:rPr>
                <w:del w:id="3400" w:author="Mahesh Venumbaka" w:date="2015-07-23T18:00:00Z"/>
              </w:rPr>
            </w:pPr>
            <w:del w:id="3401" w:author="Mahesh Venumbaka" w:date="2015-07-23T18:00:00Z">
              <w:r w:rsidRPr="00BC5D51" w:rsidDel="00C921A4">
                <w:delText>ClickSchedule</w:delText>
              </w:r>
            </w:del>
          </w:p>
        </w:tc>
      </w:tr>
      <w:tr w:rsidR="00BA785C" w:rsidRPr="00BC5D51" w:rsidDel="00C921A4" w14:paraId="0CAE69C3" w14:textId="7ED4A298" w:rsidTr="00A47B9B">
        <w:trPr>
          <w:trHeight w:val="404"/>
          <w:del w:id="3402" w:author="Mahesh Venumbaka" w:date="2015-07-23T18:00:00Z"/>
        </w:trPr>
        <w:tc>
          <w:tcPr>
            <w:tcW w:w="1710" w:type="dxa"/>
          </w:tcPr>
          <w:p w14:paraId="0CAE69C1" w14:textId="040C6CDC" w:rsidR="00BA785C" w:rsidRPr="00BC5D51" w:rsidDel="00C921A4" w:rsidRDefault="00BA785C" w:rsidP="00A577CF">
            <w:pPr>
              <w:spacing w:after="0" w:line="240" w:lineRule="auto"/>
              <w:jc w:val="left"/>
              <w:rPr>
                <w:del w:id="3403" w:author="Mahesh Venumbaka" w:date="2015-07-23T18:00:00Z"/>
              </w:rPr>
            </w:pPr>
            <w:del w:id="3404" w:author="Mahesh Venumbaka" w:date="2015-07-23T18:00:00Z">
              <w:r w:rsidRPr="00BC5D51" w:rsidDel="00C921A4">
                <w:delText>Description</w:delText>
              </w:r>
            </w:del>
          </w:p>
        </w:tc>
        <w:tc>
          <w:tcPr>
            <w:tcW w:w="7380" w:type="dxa"/>
          </w:tcPr>
          <w:p w14:paraId="0CAE69C2" w14:textId="6DD77C9E" w:rsidR="00BA785C" w:rsidRPr="00BC5D51" w:rsidDel="00C921A4" w:rsidRDefault="00BA785C" w:rsidP="00A577CF">
            <w:pPr>
              <w:spacing w:after="0" w:line="240" w:lineRule="auto"/>
              <w:jc w:val="left"/>
              <w:rPr>
                <w:del w:id="3405" w:author="Mahesh Venumbaka" w:date="2015-07-23T18:00:00Z"/>
              </w:rPr>
            </w:pPr>
            <w:del w:id="3406" w:author="Mahesh Venumbaka" w:date="2015-07-23T18:00:00Z">
              <w:r w:rsidRPr="00BC5D51" w:rsidDel="00C921A4">
                <w:delText xml:space="preserve">PM jobs are created </w:delText>
              </w:r>
              <w:r w:rsidR="0067293F" w:rsidDel="00C921A4">
                <w:delText xml:space="preserve">in ClickSchedule. These will subsequently be tentatively </w:delText>
              </w:r>
              <w:r w:rsidR="0067293F" w:rsidRPr="00BC5D51" w:rsidDel="00C921A4">
                <w:delText>scheduled</w:delText>
              </w:r>
              <w:r w:rsidR="0067293F" w:rsidDel="00C921A4">
                <w:delText xml:space="preserve"> by the optimizer</w:delText>
              </w:r>
              <w:r w:rsidR="0067293F" w:rsidRPr="00BC5D51" w:rsidDel="00C921A4">
                <w:delText>.</w:delText>
              </w:r>
            </w:del>
          </w:p>
        </w:tc>
      </w:tr>
      <w:tr w:rsidR="00BA785C" w:rsidRPr="00BC5D51" w:rsidDel="00C921A4" w14:paraId="0CAE69C6" w14:textId="2E50EF09" w:rsidTr="00A47B9B">
        <w:trPr>
          <w:del w:id="3407" w:author="Mahesh Venumbaka" w:date="2015-07-23T18:00:00Z"/>
        </w:trPr>
        <w:tc>
          <w:tcPr>
            <w:tcW w:w="1710" w:type="dxa"/>
          </w:tcPr>
          <w:p w14:paraId="0CAE69C4" w14:textId="3E6EA252" w:rsidR="00BA785C" w:rsidRPr="00BC5D51" w:rsidDel="00C921A4" w:rsidRDefault="00BA785C" w:rsidP="00A577CF">
            <w:pPr>
              <w:spacing w:after="0" w:line="240" w:lineRule="auto"/>
              <w:jc w:val="left"/>
              <w:rPr>
                <w:del w:id="3408" w:author="Mahesh Venumbaka" w:date="2015-07-23T18:00:00Z"/>
              </w:rPr>
            </w:pPr>
            <w:del w:id="3409" w:author="Mahesh Venumbaka" w:date="2015-07-23T18:00:00Z">
              <w:r w:rsidRPr="00BC5D51" w:rsidDel="00C921A4">
                <w:delText>Task Status</w:delText>
              </w:r>
            </w:del>
          </w:p>
        </w:tc>
        <w:tc>
          <w:tcPr>
            <w:tcW w:w="7380" w:type="dxa"/>
          </w:tcPr>
          <w:p w14:paraId="0CAE69C5" w14:textId="3EC1DD3B" w:rsidR="00BA785C" w:rsidRPr="00BC5D51" w:rsidDel="00C921A4" w:rsidRDefault="00505E0A" w:rsidP="00A577CF">
            <w:pPr>
              <w:spacing w:after="0" w:line="240" w:lineRule="auto"/>
              <w:jc w:val="left"/>
              <w:rPr>
                <w:del w:id="3410" w:author="Mahesh Venumbaka" w:date="2015-07-23T18:00:00Z"/>
              </w:rPr>
            </w:pPr>
            <w:del w:id="3411" w:author="Mahesh Venumbaka" w:date="2015-07-23T18:00:00Z">
              <w:r w:rsidDel="00C921A4">
                <w:delText>New, Tentative</w:delText>
              </w:r>
            </w:del>
          </w:p>
        </w:tc>
      </w:tr>
    </w:tbl>
    <w:p w14:paraId="0CAE69C7" w14:textId="71EEF47F" w:rsidR="00BA785C" w:rsidRPr="00BC5D51" w:rsidDel="00C921A4" w:rsidRDefault="00BA785C" w:rsidP="00A577CF">
      <w:pPr>
        <w:spacing w:after="0" w:line="240" w:lineRule="auto"/>
        <w:jc w:val="left"/>
        <w:rPr>
          <w:del w:id="3412" w:author="Mahesh Venumbaka" w:date="2015-07-23T18:00:00Z"/>
        </w:rPr>
      </w:pPr>
    </w:p>
    <w:p w14:paraId="0CAE69C8" w14:textId="0B8E2442" w:rsidR="00BA785C" w:rsidRPr="00BC5D51" w:rsidDel="00C921A4" w:rsidRDefault="00BA785C" w:rsidP="00A577CF">
      <w:pPr>
        <w:pStyle w:val="Heading4"/>
        <w:rPr>
          <w:del w:id="3413" w:author="Mahesh Venumbaka" w:date="2015-07-23T18:00:00Z"/>
        </w:rPr>
      </w:pPr>
      <w:del w:id="3414" w:author="Mahesh Venumbaka" w:date="2015-07-23T18:00:00Z">
        <w:r w:rsidRPr="00BC5D51" w:rsidDel="00C921A4">
          <w:delText>Activity: Update MUST</w:delText>
        </w:r>
      </w:del>
      <w:ins w:id="3415" w:author="Joy Chakraborty" w:date="2015-06-17T11:01:00Z">
        <w:del w:id="3416" w:author="Mahesh Venumbaka" w:date="2015-07-23T18:00:00Z">
          <w:r w:rsidR="00D01A1B" w:rsidDel="00C921A4">
            <w:delText>SIEBEL</w:delText>
          </w:r>
        </w:del>
      </w:ins>
      <w:del w:id="3417" w:author="Mahesh Venumbaka" w:date="2015-07-23T18:00:00Z">
        <w:r w:rsidRPr="00BC5D51" w:rsidDel="00C921A4">
          <w:delText xml:space="preserve"> with a Dummy FSE assignment </w:delText>
        </w:r>
        <w:commentRangeStart w:id="3418"/>
        <w:r w:rsidRPr="00BC5D51" w:rsidDel="00C921A4">
          <w:delText>for</w:delText>
        </w:r>
        <w:commentRangeEnd w:id="3418"/>
        <w:r w:rsidR="00157777" w:rsidDel="00C921A4">
          <w:rPr>
            <w:rStyle w:val="CommentReference"/>
            <w:rFonts w:asciiTheme="minorHAnsi" w:hAnsiTheme="minorHAnsi"/>
            <w:b w:val="0"/>
            <w:color w:val="404040" w:themeColor="text1" w:themeTint="BF"/>
          </w:rPr>
          <w:commentReference w:id="3418"/>
        </w:r>
        <w:r w:rsidRPr="00BC5D51" w:rsidDel="00C921A4">
          <w:delText xml:space="preserve"> 1 min</w:delText>
        </w:r>
      </w:del>
    </w:p>
    <w:p w14:paraId="0CAE69C9" w14:textId="6711AF0C" w:rsidR="00BA785C" w:rsidRPr="00BC5D51" w:rsidDel="00C921A4" w:rsidRDefault="00BA785C" w:rsidP="00A577CF">
      <w:pPr>
        <w:spacing w:after="0" w:line="240" w:lineRule="auto"/>
        <w:jc w:val="left"/>
        <w:rPr>
          <w:del w:id="3419"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CC" w14:textId="2F030DFD" w:rsidTr="00A47B9B">
        <w:trPr>
          <w:tblHeader/>
          <w:del w:id="3420" w:author="Mahesh Venumbaka" w:date="2015-07-23T18:00:00Z"/>
        </w:trPr>
        <w:tc>
          <w:tcPr>
            <w:tcW w:w="1710" w:type="dxa"/>
            <w:shd w:val="clear" w:color="auto" w:fill="1F497D" w:themeFill="text2"/>
          </w:tcPr>
          <w:p w14:paraId="0CAE69CA" w14:textId="2C754C9B" w:rsidR="00BA785C" w:rsidRPr="00006D35" w:rsidDel="00C921A4" w:rsidRDefault="00BA785C" w:rsidP="00A577CF">
            <w:pPr>
              <w:spacing w:after="0" w:line="240" w:lineRule="auto"/>
              <w:jc w:val="left"/>
              <w:rPr>
                <w:del w:id="3421" w:author="Mahesh Venumbaka" w:date="2015-07-23T18:00:00Z"/>
                <w:b/>
                <w:color w:val="FFFFFF" w:themeColor="background1"/>
              </w:rPr>
            </w:pPr>
            <w:del w:id="3422" w:author="Mahesh Venumbaka" w:date="2015-07-23T18:00:00Z">
              <w:r w:rsidRPr="00006D35" w:rsidDel="00C921A4">
                <w:rPr>
                  <w:b/>
                  <w:color w:val="FFFFFF" w:themeColor="background1"/>
                </w:rPr>
                <w:delText>Activity Name:</w:delText>
              </w:r>
            </w:del>
          </w:p>
        </w:tc>
        <w:tc>
          <w:tcPr>
            <w:tcW w:w="7380" w:type="dxa"/>
            <w:shd w:val="clear" w:color="auto" w:fill="1F497D" w:themeFill="text2"/>
          </w:tcPr>
          <w:p w14:paraId="0CAE69CB" w14:textId="52A56AE7" w:rsidR="00BA785C" w:rsidRPr="00006D35" w:rsidDel="00C921A4" w:rsidRDefault="00BA785C" w:rsidP="00A577CF">
            <w:pPr>
              <w:spacing w:after="0" w:line="240" w:lineRule="auto"/>
              <w:jc w:val="left"/>
              <w:rPr>
                <w:del w:id="3423" w:author="Mahesh Venumbaka" w:date="2015-07-23T18:00:00Z"/>
                <w:b/>
                <w:color w:val="FFFFFF" w:themeColor="background1"/>
              </w:rPr>
            </w:pPr>
            <w:del w:id="3424" w:author="Mahesh Venumbaka" w:date="2015-07-23T18:00:00Z">
              <w:r w:rsidRPr="00006D35" w:rsidDel="00C921A4">
                <w:rPr>
                  <w:b/>
                  <w:color w:val="FFFFFF" w:themeColor="background1"/>
                </w:rPr>
                <w:delText>Update MUST</w:delText>
              </w:r>
            </w:del>
            <w:ins w:id="3425" w:author="Joy Chakraborty" w:date="2015-06-17T11:01:00Z">
              <w:del w:id="3426" w:author="Mahesh Venumbaka" w:date="2015-07-23T18:00:00Z">
                <w:r w:rsidR="00D01A1B" w:rsidDel="00C921A4">
                  <w:rPr>
                    <w:b/>
                    <w:color w:val="FFFFFF" w:themeColor="background1"/>
                  </w:rPr>
                  <w:delText>SIEBEL</w:delText>
                </w:r>
              </w:del>
            </w:ins>
            <w:del w:id="3427" w:author="Mahesh Venumbaka" w:date="2015-07-23T18:00:00Z">
              <w:r w:rsidRPr="00006D35" w:rsidDel="00C921A4">
                <w:rPr>
                  <w:b/>
                  <w:color w:val="FFFFFF" w:themeColor="background1"/>
                </w:rPr>
                <w:delText xml:space="preserve"> with a Dummy FSE assignment for 1 min</w:delText>
              </w:r>
            </w:del>
          </w:p>
        </w:tc>
      </w:tr>
      <w:tr w:rsidR="00BA785C" w:rsidRPr="00BC5D51" w:rsidDel="00C921A4" w14:paraId="0CAE69CF" w14:textId="106B4784" w:rsidTr="00A47B9B">
        <w:trPr>
          <w:del w:id="3428" w:author="Mahesh Venumbaka" w:date="2015-07-23T18:00:00Z"/>
        </w:trPr>
        <w:tc>
          <w:tcPr>
            <w:tcW w:w="1710" w:type="dxa"/>
          </w:tcPr>
          <w:p w14:paraId="0CAE69CD" w14:textId="61908EAC" w:rsidR="00BA785C" w:rsidRPr="00BC5D51" w:rsidDel="00C921A4" w:rsidRDefault="00BA785C" w:rsidP="00A577CF">
            <w:pPr>
              <w:spacing w:after="0" w:line="240" w:lineRule="auto"/>
              <w:jc w:val="left"/>
              <w:rPr>
                <w:del w:id="3429" w:author="Mahesh Venumbaka" w:date="2015-07-23T18:00:00Z"/>
              </w:rPr>
            </w:pPr>
            <w:del w:id="3430" w:author="Mahesh Venumbaka" w:date="2015-07-23T18:00:00Z">
              <w:r w:rsidRPr="00BC5D51" w:rsidDel="00C921A4">
                <w:delText>Action taken by:</w:delText>
              </w:r>
            </w:del>
          </w:p>
        </w:tc>
        <w:tc>
          <w:tcPr>
            <w:tcW w:w="7380" w:type="dxa"/>
          </w:tcPr>
          <w:p w14:paraId="0CAE69CE" w14:textId="5E80DB55" w:rsidR="00BA785C" w:rsidRPr="00BC5D51" w:rsidDel="00C921A4" w:rsidRDefault="00ED5795" w:rsidP="00A577CF">
            <w:pPr>
              <w:spacing w:after="0" w:line="240" w:lineRule="auto"/>
              <w:jc w:val="left"/>
              <w:rPr>
                <w:del w:id="3431" w:author="Mahesh Venumbaka" w:date="2015-07-23T18:00:00Z"/>
              </w:rPr>
            </w:pPr>
            <w:del w:id="3432" w:author="Mahesh Venumbaka" w:date="2015-07-23T18:00:00Z">
              <w:r w:rsidDel="00C921A4">
                <w:delText>Automatic (ClickSchedule</w:delText>
              </w:r>
              <w:r w:rsidR="0067293F" w:rsidDel="00C921A4">
                <w:delText xml:space="preserve"> </w:delText>
              </w:r>
              <w:r w:rsidDel="00C921A4">
                <w:delText>creates an entry</w:delText>
              </w:r>
              <w:r w:rsidR="0067293F" w:rsidDel="00C921A4">
                <w:delText>,</w:delText>
              </w:r>
              <w:r w:rsidDel="00C921A4">
                <w:delText xml:space="preserve"> in a flat file</w:delText>
              </w:r>
              <w:r w:rsidR="0067293F" w:rsidDel="00C921A4">
                <w:delText xml:space="preserve"> for bulk transfer into MUST</w:delText>
              </w:r>
            </w:del>
            <w:ins w:id="3433" w:author="Joy Chakraborty" w:date="2015-06-17T11:01:00Z">
              <w:del w:id="3434" w:author="Mahesh Venumbaka" w:date="2015-07-23T18:00:00Z">
                <w:r w:rsidR="00D01A1B" w:rsidDel="00C921A4">
                  <w:delText>SIEBEL</w:delText>
                </w:r>
              </w:del>
            </w:ins>
            <w:del w:id="3435" w:author="Mahesh Venumbaka" w:date="2015-07-23T18:00:00Z">
              <w:r w:rsidDel="00C921A4">
                <w:delText xml:space="preserve">, for the task with the assigned FSE </w:delText>
              </w:r>
              <w:r w:rsidR="0067293F" w:rsidDel="00C921A4">
                <w:delText xml:space="preserve">when the </w:delText>
              </w:r>
              <w:r w:rsidDel="00C921A4">
                <w:delText xml:space="preserve">task </w:delText>
              </w:r>
              <w:r w:rsidR="0094055A" w:rsidDel="00C921A4">
                <w:delText>is tentatively scheduled</w:delText>
              </w:r>
              <w:r w:rsidDel="00C921A4">
                <w:delText>)</w:delText>
              </w:r>
            </w:del>
          </w:p>
        </w:tc>
      </w:tr>
      <w:tr w:rsidR="00BA785C" w:rsidRPr="00BC5D51" w:rsidDel="00C921A4" w14:paraId="0CAE69D2" w14:textId="6315BCDF" w:rsidTr="00A47B9B">
        <w:trPr>
          <w:trHeight w:val="404"/>
          <w:del w:id="3436" w:author="Mahesh Venumbaka" w:date="2015-07-23T18:00:00Z"/>
        </w:trPr>
        <w:tc>
          <w:tcPr>
            <w:tcW w:w="1710" w:type="dxa"/>
          </w:tcPr>
          <w:p w14:paraId="0CAE69D0" w14:textId="7EA33B30" w:rsidR="00BA785C" w:rsidRPr="00BC5D51" w:rsidDel="00C921A4" w:rsidRDefault="00BA785C" w:rsidP="00A577CF">
            <w:pPr>
              <w:spacing w:after="0" w:line="240" w:lineRule="auto"/>
              <w:jc w:val="left"/>
              <w:rPr>
                <w:del w:id="3437" w:author="Mahesh Venumbaka" w:date="2015-07-23T18:00:00Z"/>
              </w:rPr>
            </w:pPr>
            <w:del w:id="3438" w:author="Mahesh Venumbaka" w:date="2015-07-23T18:00:00Z">
              <w:r w:rsidRPr="00BC5D51" w:rsidDel="00C921A4">
                <w:delText>Interacting with:</w:delText>
              </w:r>
            </w:del>
          </w:p>
        </w:tc>
        <w:tc>
          <w:tcPr>
            <w:tcW w:w="7380" w:type="dxa"/>
          </w:tcPr>
          <w:p w14:paraId="0CAE69D1" w14:textId="2778DF28" w:rsidR="00BA785C" w:rsidRPr="00BC5D51" w:rsidDel="00C921A4" w:rsidRDefault="002A7B68" w:rsidP="00A577CF">
            <w:pPr>
              <w:spacing w:after="0" w:line="240" w:lineRule="auto"/>
              <w:jc w:val="left"/>
              <w:rPr>
                <w:del w:id="3439" w:author="Mahesh Venumbaka" w:date="2015-07-23T18:00:00Z"/>
              </w:rPr>
            </w:pPr>
            <w:del w:id="3440" w:author="Mahesh Venumbaka" w:date="2015-07-23T18:00:00Z">
              <w:r w:rsidDel="00C921A4">
                <w:delText>MUST</w:delText>
              </w:r>
            </w:del>
            <w:ins w:id="3441" w:author="Joy Chakraborty" w:date="2015-06-17T11:01:00Z">
              <w:del w:id="3442" w:author="Mahesh Venumbaka" w:date="2015-07-23T18:00:00Z">
                <w:r w:rsidR="00D01A1B" w:rsidDel="00C921A4">
                  <w:delText>SIEBEL</w:delText>
                </w:r>
              </w:del>
            </w:ins>
            <w:del w:id="3443" w:author="Mahesh Venumbaka" w:date="2015-07-23T18:00:00Z">
              <w:r w:rsidDel="00C921A4">
                <w:delText xml:space="preserve"> v</w:delText>
              </w:r>
              <w:r w:rsidR="00BA785C" w:rsidRPr="00BC5D51" w:rsidDel="00C921A4">
                <w:delText>ia Integration</w:delText>
              </w:r>
            </w:del>
          </w:p>
        </w:tc>
      </w:tr>
      <w:tr w:rsidR="00BA785C" w:rsidRPr="00BC5D51" w:rsidDel="00C921A4" w14:paraId="0CAE69D5" w14:textId="4D4DE1B3" w:rsidTr="00A47B9B">
        <w:trPr>
          <w:trHeight w:val="404"/>
          <w:del w:id="3444" w:author="Mahesh Venumbaka" w:date="2015-07-23T18:00:00Z"/>
        </w:trPr>
        <w:tc>
          <w:tcPr>
            <w:tcW w:w="1710" w:type="dxa"/>
          </w:tcPr>
          <w:p w14:paraId="0CAE69D3" w14:textId="53FBB1D1" w:rsidR="00BA785C" w:rsidRPr="00BC5D51" w:rsidDel="00C921A4" w:rsidRDefault="00BA785C" w:rsidP="00A577CF">
            <w:pPr>
              <w:spacing w:after="0" w:line="240" w:lineRule="auto"/>
              <w:jc w:val="left"/>
              <w:rPr>
                <w:del w:id="3445" w:author="Mahesh Venumbaka" w:date="2015-07-23T18:00:00Z"/>
              </w:rPr>
            </w:pPr>
            <w:del w:id="3446" w:author="Mahesh Venumbaka" w:date="2015-07-23T18:00:00Z">
              <w:r w:rsidRPr="00BC5D51" w:rsidDel="00C921A4">
                <w:lastRenderedPageBreak/>
                <w:delText>Description</w:delText>
              </w:r>
            </w:del>
          </w:p>
        </w:tc>
        <w:tc>
          <w:tcPr>
            <w:tcW w:w="7380" w:type="dxa"/>
          </w:tcPr>
          <w:p w14:paraId="0CAE69D4" w14:textId="07D68F8E" w:rsidR="00BA785C" w:rsidRPr="00BC5D51" w:rsidDel="00C921A4" w:rsidRDefault="00BA785C" w:rsidP="00A577CF">
            <w:pPr>
              <w:spacing w:after="0" w:line="240" w:lineRule="auto"/>
              <w:jc w:val="left"/>
              <w:rPr>
                <w:del w:id="3447" w:author="Mahesh Venumbaka" w:date="2015-07-23T18:00:00Z"/>
              </w:rPr>
            </w:pPr>
            <w:del w:id="3448" w:author="Mahesh Venumbaka" w:date="2015-07-23T18:00:00Z">
              <w:r w:rsidRPr="00BC5D51" w:rsidDel="00C921A4">
                <w:delText>A one minute assignment is created in MUST</w:delText>
              </w:r>
            </w:del>
            <w:ins w:id="3449" w:author="Joy Chakraborty" w:date="2015-06-17T11:01:00Z">
              <w:del w:id="3450" w:author="Mahesh Venumbaka" w:date="2015-07-23T18:00:00Z">
                <w:r w:rsidR="00D01A1B" w:rsidDel="00C921A4">
                  <w:delText>SIEBEL</w:delText>
                </w:r>
              </w:del>
            </w:ins>
            <w:del w:id="3451" w:author="Mahesh Venumbaka" w:date="2015-07-23T18:00:00Z">
              <w:r w:rsidRPr="00BC5D51" w:rsidDel="00C921A4">
                <w:delText xml:space="preserve"> to avoid overlapping jobs.</w:delText>
              </w:r>
            </w:del>
          </w:p>
        </w:tc>
      </w:tr>
      <w:tr w:rsidR="00BA785C" w:rsidRPr="00BC5D51" w:rsidDel="00C921A4" w14:paraId="0CAE69D8" w14:textId="5E4EDA20" w:rsidTr="00A47B9B">
        <w:trPr>
          <w:del w:id="3452" w:author="Mahesh Venumbaka" w:date="2015-07-23T18:00:00Z"/>
        </w:trPr>
        <w:tc>
          <w:tcPr>
            <w:tcW w:w="1710" w:type="dxa"/>
          </w:tcPr>
          <w:p w14:paraId="0CAE69D6" w14:textId="3FD862D3" w:rsidR="00BA785C" w:rsidRPr="00BC5D51" w:rsidDel="00C921A4" w:rsidRDefault="00BA785C" w:rsidP="00A577CF">
            <w:pPr>
              <w:spacing w:after="0" w:line="240" w:lineRule="auto"/>
              <w:jc w:val="left"/>
              <w:rPr>
                <w:del w:id="3453" w:author="Mahesh Venumbaka" w:date="2015-07-23T18:00:00Z"/>
              </w:rPr>
            </w:pPr>
            <w:del w:id="3454" w:author="Mahesh Venumbaka" w:date="2015-07-23T18:00:00Z">
              <w:r w:rsidRPr="00BC5D51" w:rsidDel="00C921A4">
                <w:delText>Task Status</w:delText>
              </w:r>
            </w:del>
          </w:p>
        </w:tc>
        <w:tc>
          <w:tcPr>
            <w:tcW w:w="7380" w:type="dxa"/>
          </w:tcPr>
          <w:p w14:paraId="0CAE69D7" w14:textId="1C1149F4" w:rsidR="00BA785C" w:rsidRPr="00BC5D51" w:rsidDel="00C921A4" w:rsidRDefault="002A7B68" w:rsidP="00A577CF">
            <w:pPr>
              <w:spacing w:after="0" w:line="240" w:lineRule="auto"/>
              <w:jc w:val="left"/>
              <w:rPr>
                <w:del w:id="3455" w:author="Mahesh Venumbaka" w:date="2015-07-23T18:00:00Z"/>
              </w:rPr>
            </w:pPr>
            <w:del w:id="3456" w:author="Mahesh Venumbaka" w:date="2015-07-23T18:00:00Z">
              <w:r w:rsidDel="00C921A4">
                <w:delText>T</w:delText>
              </w:r>
              <w:r w:rsidR="00EF0921" w:rsidDel="00C921A4">
                <w:delText>entative</w:delText>
              </w:r>
            </w:del>
          </w:p>
        </w:tc>
      </w:tr>
    </w:tbl>
    <w:p w14:paraId="0CAE69D9" w14:textId="1212D837" w:rsidR="00BA785C" w:rsidRPr="00BC5D51" w:rsidDel="00C921A4" w:rsidRDefault="00BA785C" w:rsidP="00A577CF">
      <w:pPr>
        <w:spacing w:after="0" w:line="240" w:lineRule="auto"/>
        <w:jc w:val="left"/>
        <w:rPr>
          <w:del w:id="3457" w:author="Mahesh Venumbaka" w:date="2015-07-23T18:00:00Z"/>
        </w:rPr>
      </w:pPr>
    </w:p>
    <w:p w14:paraId="0CAE69DA" w14:textId="34F08B07" w:rsidR="00BA785C" w:rsidRPr="00BC5D51" w:rsidDel="00C921A4" w:rsidRDefault="00BA785C" w:rsidP="00A577CF">
      <w:pPr>
        <w:pStyle w:val="Heading4"/>
        <w:rPr>
          <w:del w:id="3458" w:author="Mahesh Venumbaka" w:date="2015-07-23T18:00:00Z"/>
        </w:rPr>
      </w:pPr>
      <w:del w:id="3459" w:author="Mahesh Venumbaka" w:date="2015-07-23T18:00:00Z">
        <w:r w:rsidRPr="00BC5D51" w:rsidDel="00C921A4">
          <w:delText>Activity: Re-optimi</w:delText>
        </w:r>
        <w:r w:rsidR="002013EC" w:rsidDel="00C921A4">
          <w:delText>z</w:delText>
        </w:r>
        <w:r w:rsidRPr="00BC5D51" w:rsidDel="00C921A4">
          <w:delText>e Schedule (only FSE)</w:delText>
        </w:r>
      </w:del>
    </w:p>
    <w:p w14:paraId="0CAE69DB" w14:textId="0B12616A" w:rsidR="00BA785C" w:rsidRPr="00BC5D51" w:rsidDel="00C921A4" w:rsidRDefault="00BA785C" w:rsidP="00A577CF">
      <w:pPr>
        <w:spacing w:after="0" w:line="240" w:lineRule="auto"/>
        <w:jc w:val="left"/>
        <w:rPr>
          <w:del w:id="3460"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DE" w14:textId="6D47EEB0" w:rsidTr="00A47B9B">
        <w:trPr>
          <w:tblHeader/>
          <w:del w:id="3461" w:author="Mahesh Venumbaka" w:date="2015-07-23T18:00:00Z"/>
        </w:trPr>
        <w:tc>
          <w:tcPr>
            <w:tcW w:w="1710" w:type="dxa"/>
            <w:shd w:val="clear" w:color="auto" w:fill="1F497D" w:themeFill="text2"/>
          </w:tcPr>
          <w:p w14:paraId="0CAE69DC" w14:textId="5B2FD920" w:rsidR="00BA785C" w:rsidRPr="00006D35" w:rsidDel="00C921A4" w:rsidRDefault="00BA785C" w:rsidP="00A577CF">
            <w:pPr>
              <w:spacing w:after="0" w:line="240" w:lineRule="auto"/>
              <w:jc w:val="left"/>
              <w:rPr>
                <w:del w:id="3462" w:author="Mahesh Venumbaka" w:date="2015-07-23T18:00:00Z"/>
                <w:b/>
                <w:color w:val="FFFFFF" w:themeColor="background1"/>
              </w:rPr>
            </w:pPr>
            <w:del w:id="3463" w:author="Mahesh Venumbaka" w:date="2015-07-23T18:00:00Z">
              <w:r w:rsidRPr="00006D35" w:rsidDel="00C921A4">
                <w:rPr>
                  <w:b/>
                  <w:color w:val="FFFFFF" w:themeColor="background1"/>
                </w:rPr>
                <w:delText>Activity Name:</w:delText>
              </w:r>
            </w:del>
          </w:p>
        </w:tc>
        <w:tc>
          <w:tcPr>
            <w:tcW w:w="7380" w:type="dxa"/>
            <w:shd w:val="clear" w:color="auto" w:fill="1F497D" w:themeFill="text2"/>
          </w:tcPr>
          <w:p w14:paraId="0CAE69DD" w14:textId="3F16EB26" w:rsidR="00BA785C" w:rsidRPr="00006D35" w:rsidDel="00C921A4" w:rsidRDefault="00BA785C" w:rsidP="00A577CF">
            <w:pPr>
              <w:spacing w:after="0" w:line="240" w:lineRule="auto"/>
              <w:jc w:val="left"/>
              <w:rPr>
                <w:del w:id="3464" w:author="Mahesh Venumbaka" w:date="2015-07-23T18:00:00Z"/>
                <w:b/>
                <w:color w:val="FFFFFF" w:themeColor="background1"/>
              </w:rPr>
            </w:pPr>
            <w:del w:id="3465" w:author="Mahesh Venumbaka" w:date="2015-07-23T18:00:00Z">
              <w:r w:rsidRPr="00006D35" w:rsidDel="00C921A4">
                <w:rPr>
                  <w:b/>
                  <w:color w:val="FFFFFF" w:themeColor="background1"/>
                </w:rPr>
                <w:delText>Re-optimi</w:delText>
              </w:r>
              <w:r w:rsidR="002013EC" w:rsidDel="00C921A4">
                <w:rPr>
                  <w:b/>
                  <w:color w:val="FFFFFF" w:themeColor="background1"/>
                </w:rPr>
                <w:delText>z</w:delText>
              </w:r>
              <w:r w:rsidRPr="00006D35" w:rsidDel="00C921A4">
                <w:rPr>
                  <w:b/>
                  <w:color w:val="FFFFFF" w:themeColor="background1"/>
                </w:rPr>
                <w:delText>e Schedule (only FSE)</w:delText>
              </w:r>
            </w:del>
          </w:p>
        </w:tc>
      </w:tr>
      <w:tr w:rsidR="00BA785C" w:rsidRPr="00BC5D51" w:rsidDel="00C921A4" w14:paraId="0CAE69E1" w14:textId="7BFDA3D8" w:rsidTr="00A47B9B">
        <w:trPr>
          <w:del w:id="3466" w:author="Mahesh Venumbaka" w:date="2015-07-23T18:00:00Z"/>
        </w:trPr>
        <w:tc>
          <w:tcPr>
            <w:tcW w:w="1710" w:type="dxa"/>
          </w:tcPr>
          <w:p w14:paraId="0CAE69DF" w14:textId="7B9CC6A0" w:rsidR="00BA785C" w:rsidRPr="00BC5D51" w:rsidDel="00C921A4" w:rsidRDefault="00BA785C" w:rsidP="00A577CF">
            <w:pPr>
              <w:spacing w:after="0" w:line="240" w:lineRule="auto"/>
              <w:jc w:val="left"/>
              <w:rPr>
                <w:del w:id="3467" w:author="Mahesh Venumbaka" w:date="2015-07-23T18:00:00Z"/>
              </w:rPr>
            </w:pPr>
            <w:del w:id="3468" w:author="Mahesh Venumbaka" w:date="2015-07-23T18:00:00Z">
              <w:r w:rsidRPr="00BC5D51" w:rsidDel="00C921A4">
                <w:delText>Action taken by:</w:delText>
              </w:r>
            </w:del>
          </w:p>
        </w:tc>
        <w:tc>
          <w:tcPr>
            <w:tcW w:w="7380" w:type="dxa"/>
          </w:tcPr>
          <w:p w14:paraId="0CAE69E0" w14:textId="487CEF85" w:rsidR="00BA785C" w:rsidRPr="00BC5D51" w:rsidDel="00C921A4" w:rsidRDefault="00BA785C" w:rsidP="00A577CF">
            <w:pPr>
              <w:spacing w:after="0" w:line="240" w:lineRule="auto"/>
              <w:jc w:val="left"/>
              <w:rPr>
                <w:del w:id="3469" w:author="Mahesh Venumbaka" w:date="2015-07-23T18:00:00Z"/>
              </w:rPr>
            </w:pPr>
            <w:del w:id="3470" w:author="Mahesh Venumbaka" w:date="2015-07-23T18:00:00Z">
              <w:r w:rsidRPr="00BC5D51" w:rsidDel="00C921A4">
                <w:delText>Automatic</w:delText>
              </w:r>
            </w:del>
          </w:p>
        </w:tc>
      </w:tr>
      <w:tr w:rsidR="00BA785C" w:rsidRPr="00BC5D51" w:rsidDel="00C921A4" w14:paraId="0CAE69E4" w14:textId="00A543BE" w:rsidTr="00A47B9B">
        <w:trPr>
          <w:trHeight w:val="404"/>
          <w:del w:id="3471" w:author="Mahesh Venumbaka" w:date="2015-07-23T18:00:00Z"/>
        </w:trPr>
        <w:tc>
          <w:tcPr>
            <w:tcW w:w="1710" w:type="dxa"/>
          </w:tcPr>
          <w:p w14:paraId="0CAE69E2" w14:textId="4C839033" w:rsidR="00BA785C" w:rsidRPr="00BC5D51" w:rsidDel="00C921A4" w:rsidRDefault="00BA785C" w:rsidP="00A577CF">
            <w:pPr>
              <w:spacing w:after="0" w:line="240" w:lineRule="auto"/>
              <w:jc w:val="left"/>
              <w:rPr>
                <w:del w:id="3472" w:author="Mahesh Venumbaka" w:date="2015-07-23T18:00:00Z"/>
              </w:rPr>
            </w:pPr>
            <w:del w:id="3473" w:author="Mahesh Venumbaka" w:date="2015-07-23T18:00:00Z">
              <w:r w:rsidRPr="00BC5D51" w:rsidDel="00C921A4">
                <w:delText>Interacting with:</w:delText>
              </w:r>
            </w:del>
          </w:p>
        </w:tc>
        <w:tc>
          <w:tcPr>
            <w:tcW w:w="7380" w:type="dxa"/>
          </w:tcPr>
          <w:p w14:paraId="3A430891" w14:textId="23EA9AA5" w:rsidR="00BA785C" w:rsidDel="00C921A4" w:rsidRDefault="00BA785C" w:rsidP="00A577CF">
            <w:pPr>
              <w:spacing w:after="0" w:line="240" w:lineRule="auto"/>
              <w:jc w:val="left"/>
              <w:rPr>
                <w:ins w:id="3474" w:author="Phil" w:date="2015-06-02T18:24:00Z"/>
                <w:del w:id="3475" w:author="Mahesh Venumbaka" w:date="2015-07-23T18:00:00Z"/>
              </w:rPr>
            </w:pPr>
            <w:del w:id="3476" w:author="Mahesh Venumbaka" w:date="2015-07-23T18:00:00Z">
              <w:r w:rsidRPr="00BC5D51" w:rsidDel="00C921A4">
                <w:delText>ClickSchedule</w:delText>
              </w:r>
            </w:del>
          </w:p>
          <w:p w14:paraId="0CAE69E3" w14:textId="573AAA54" w:rsidR="00B579AD" w:rsidRPr="00BC5D51" w:rsidDel="00C921A4" w:rsidRDefault="00B579AD" w:rsidP="00A577CF">
            <w:pPr>
              <w:spacing w:after="0" w:line="240" w:lineRule="auto"/>
              <w:jc w:val="left"/>
              <w:rPr>
                <w:del w:id="3477" w:author="Mahesh Venumbaka" w:date="2015-07-23T18:00:00Z"/>
              </w:rPr>
            </w:pPr>
            <w:ins w:id="3478" w:author="Phil" w:date="2015-06-02T18:24:00Z">
              <w:del w:id="3479" w:author="Mahesh Venumbaka" w:date="2015-07-23T18:00:00Z">
                <w:r w:rsidDel="00C921A4">
                  <w:delText>ClickMobile</w:delText>
                </w:r>
              </w:del>
            </w:ins>
          </w:p>
        </w:tc>
      </w:tr>
      <w:tr w:rsidR="00BA785C" w:rsidRPr="00BC5D51" w:rsidDel="00C921A4" w14:paraId="0CAE69E7" w14:textId="258FF5FE" w:rsidTr="00A47B9B">
        <w:trPr>
          <w:trHeight w:val="404"/>
          <w:del w:id="3480" w:author="Mahesh Venumbaka" w:date="2015-07-23T18:00:00Z"/>
        </w:trPr>
        <w:tc>
          <w:tcPr>
            <w:tcW w:w="1710" w:type="dxa"/>
          </w:tcPr>
          <w:p w14:paraId="0CAE69E5" w14:textId="5F2480BA" w:rsidR="00BA785C" w:rsidRPr="00BC5D51" w:rsidDel="00C921A4" w:rsidRDefault="00BA785C" w:rsidP="00A577CF">
            <w:pPr>
              <w:spacing w:after="0" w:line="240" w:lineRule="auto"/>
              <w:jc w:val="left"/>
              <w:rPr>
                <w:del w:id="3481" w:author="Mahesh Venumbaka" w:date="2015-07-23T18:00:00Z"/>
              </w:rPr>
            </w:pPr>
            <w:del w:id="3482" w:author="Mahesh Venumbaka" w:date="2015-07-23T18:00:00Z">
              <w:r w:rsidRPr="00BC5D51" w:rsidDel="00C921A4">
                <w:delText>Description</w:delText>
              </w:r>
            </w:del>
          </w:p>
        </w:tc>
        <w:tc>
          <w:tcPr>
            <w:tcW w:w="7380" w:type="dxa"/>
          </w:tcPr>
          <w:p w14:paraId="0CAE69E6" w14:textId="20E252D2" w:rsidR="00BA785C" w:rsidRPr="00BC5D51" w:rsidDel="00C921A4" w:rsidRDefault="00BA785C" w:rsidP="00A577CF">
            <w:pPr>
              <w:spacing w:after="0" w:line="240" w:lineRule="auto"/>
              <w:jc w:val="left"/>
              <w:rPr>
                <w:del w:id="3483" w:author="Mahesh Venumbaka" w:date="2015-07-23T18:00:00Z"/>
              </w:rPr>
            </w:pPr>
            <w:del w:id="3484" w:author="Mahesh Venumbaka" w:date="2015-07-23T18:00:00Z">
              <w:r w:rsidRPr="00BC5D51" w:rsidDel="00C921A4">
                <w:delText xml:space="preserve">The schedule is optimized continuously by ClickSchedule. </w:delText>
              </w:r>
            </w:del>
            <w:ins w:id="3485" w:author="Phil" w:date="2015-06-02T18:24:00Z">
              <w:del w:id="3486" w:author="Mahesh Venumbaka" w:date="2015-07-23T18:00:00Z">
                <w:r w:rsidR="00B579AD" w:rsidDel="00C921A4">
                  <w:delText>Depending on the regional configuration this may include sending the tentative assignment changes to the FSE’s mobile device.</w:delText>
                </w:r>
              </w:del>
            </w:ins>
          </w:p>
        </w:tc>
      </w:tr>
      <w:tr w:rsidR="00BA785C" w:rsidRPr="00BC5D51" w:rsidDel="00C921A4" w14:paraId="0CAE69EA" w14:textId="0489342E" w:rsidTr="00A47B9B">
        <w:trPr>
          <w:del w:id="3487" w:author="Mahesh Venumbaka" w:date="2015-07-23T18:00:00Z"/>
        </w:trPr>
        <w:tc>
          <w:tcPr>
            <w:tcW w:w="1710" w:type="dxa"/>
          </w:tcPr>
          <w:p w14:paraId="0CAE69E8" w14:textId="1EDCD17D" w:rsidR="00BA785C" w:rsidRPr="00BC5D51" w:rsidDel="00C921A4" w:rsidRDefault="00BA785C" w:rsidP="00A577CF">
            <w:pPr>
              <w:spacing w:after="0" w:line="240" w:lineRule="auto"/>
              <w:jc w:val="left"/>
              <w:rPr>
                <w:del w:id="3488" w:author="Mahesh Venumbaka" w:date="2015-07-23T18:00:00Z"/>
              </w:rPr>
            </w:pPr>
            <w:del w:id="3489" w:author="Mahesh Venumbaka" w:date="2015-07-23T18:00:00Z">
              <w:r w:rsidRPr="00BC5D51" w:rsidDel="00C921A4">
                <w:delText>Task Status</w:delText>
              </w:r>
            </w:del>
          </w:p>
        </w:tc>
        <w:tc>
          <w:tcPr>
            <w:tcW w:w="7380" w:type="dxa"/>
          </w:tcPr>
          <w:p w14:paraId="0CAE69E9" w14:textId="452055D2" w:rsidR="00BA785C" w:rsidRPr="00BC5D51" w:rsidDel="00C921A4" w:rsidRDefault="00BA785C" w:rsidP="00A577CF">
            <w:pPr>
              <w:spacing w:after="0" w:line="240" w:lineRule="auto"/>
              <w:jc w:val="left"/>
              <w:rPr>
                <w:del w:id="3490" w:author="Mahesh Venumbaka" w:date="2015-07-23T18:00:00Z"/>
              </w:rPr>
            </w:pPr>
            <w:del w:id="3491" w:author="Mahesh Venumbaka" w:date="2015-07-23T18:00:00Z">
              <w:r w:rsidRPr="00BC5D51" w:rsidDel="00C921A4">
                <w:delText>T</w:delText>
              </w:r>
              <w:r w:rsidR="00EF0921" w:rsidDel="00C921A4">
                <w:delText>entative</w:delText>
              </w:r>
            </w:del>
          </w:p>
        </w:tc>
      </w:tr>
    </w:tbl>
    <w:p w14:paraId="0CAE69EB" w14:textId="1EA388DA" w:rsidR="00BA785C" w:rsidRPr="00BC5D51" w:rsidDel="00C921A4" w:rsidRDefault="00BA785C" w:rsidP="00A577CF">
      <w:pPr>
        <w:spacing w:after="0" w:line="240" w:lineRule="auto"/>
        <w:jc w:val="left"/>
        <w:rPr>
          <w:del w:id="3492" w:author="Mahesh Venumbaka" w:date="2015-07-23T18:00:00Z"/>
        </w:rPr>
      </w:pPr>
    </w:p>
    <w:p w14:paraId="0CAE69EC" w14:textId="02C5D942" w:rsidR="00BA785C" w:rsidRPr="00BC5D51" w:rsidDel="00C921A4" w:rsidRDefault="00BA785C" w:rsidP="00A577CF">
      <w:pPr>
        <w:pStyle w:val="Heading4"/>
        <w:rPr>
          <w:del w:id="3493" w:author="Mahesh Venumbaka" w:date="2015-07-23T18:00:00Z"/>
        </w:rPr>
      </w:pPr>
      <w:del w:id="3494" w:author="Mahesh Venumbaka" w:date="2015-07-23T18:00:00Z">
        <w:r w:rsidRPr="00BC5D51" w:rsidDel="00C921A4">
          <w:delText>Activity: Lock Assignments &amp; Dispatch work</w:delText>
        </w:r>
      </w:del>
    </w:p>
    <w:p w14:paraId="0CAE69ED" w14:textId="7B2C6615" w:rsidR="00BA785C" w:rsidRPr="00BC5D51" w:rsidDel="00C921A4" w:rsidRDefault="00BA785C" w:rsidP="00A577CF">
      <w:pPr>
        <w:spacing w:after="0" w:line="240" w:lineRule="auto"/>
        <w:jc w:val="left"/>
        <w:rPr>
          <w:del w:id="3495" w:author="Mahesh Venumbaka" w:date="2015-07-23T18:00: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921A4" w14:paraId="0CAE69F0" w14:textId="42C7DF57" w:rsidTr="00A47B9B">
        <w:trPr>
          <w:tblHeader/>
          <w:del w:id="3496" w:author="Mahesh Venumbaka" w:date="2015-07-23T18:00:00Z"/>
        </w:trPr>
        <w:tc>
          <w:tcPr>
            <w:tcW w:w="1710" w:type="dxa"/>
            <w:shd w:val="clear" w:color="auto" w:fill="1F497D" w:themeFill="text2"/>
          </w:tcPr>
          <w:p w14:paraId="0CAE69EE" w14:textId="68F2463F" w:rsidR="00BA785C" w:rsidRPr="00006D35" w:rsidDel="00C921A4" w:rsidRDefault="00BA785C" w:rsidP="00A577CF">
            <w:pPr>
              <w:spacing w:after="0" w:line="240" w:lineRule="auto"/>
              <w:jc w:val="left"/>
              <w:rPr>
                <w:del w:id="3497" w:author="Mahesh Venumbaka" w:date="2015-07-23T18:00:00Z"/>
                <w:b/>
                <w:color w:val="FFFFFF" w:themeColor="background1"/>
              </w:rPr>
            </w:pPr>
            <w:del w:id="3498" w:author="Mahesh Venumbaka" w:date="2015-07-23T18:00:00Z">
              <w:r w:rsidRPr="00006D35" w:rsidDel="00C921A4">
                <w:rPr>
                  <w:b/>
                  <w:color w:val="FFFFFF" w:themeColor="background1"/>
                </w:rPr>
                <w:delText>Activity Name:</w:delText>
              </w:r>
            </w:del>
          </w:p>
        </w:tc>
        <w:tc>
          <w:tcPr>
            <w:tcW w:w="7380" w:type="dxa"/>
            <w:shd w:val="clear" w:color="auto" w:fill="1F497D" w:themeFill="text2"/>
          </w:tcPr>
          <w:p w14:paraId="0CAE69EF" w14:textId="317DD101" w:rsidR="00BA785C" w:rsidRPr="00006D35" w:rsidDel="00C921A4" w:rsidRDefault="00BA785C" w:rsidP="00A577CF">
            <w:pPr>
              <w:spacing w:after="0" w:line="240" w:lineRule="auto"/>
              <w:jc w:val="left"/>
              <w:rPr>
                <w:del w:id="3499" w:author="Mahesh Venumbaka" w:date="2015-07-23T18:00:00Z"/>
                <w:b/>
                <w:color w:val="FFFFFF" w:themeColor="background1"/>
              </w:rPr>
            </w:pPr>
            <w:del w:id="3500" w:author="Mahesh Venumbaka" w:date="2015-07-23T18:00:00Z">
              <w:r w:rsidRPr="00006D35" w:rsidDel="00C921A4">
                <w:rPr>
                  <w:b/>
                  <w:color w:val="FFFFFF" w:themeColor="background1"/>
                </w:rPr>
                <w:delText>Lock Assignments &amp; Dispatch work</w:delText>
              </w:r>
            </w:del>
          </w:p>
        </w:tc>
      </w:tr>
      <w:tr w:rsidR="00BA785C" w:rsidRPr="00BC5D51" w:rsidDel="00C921A4" w14:paraId="0CAE69F3" w14:textId="651B881A" w:rsidTr="00A47B9B">
        <w:trPr>
          <w:del w:id="3501" w:author="Mahesh Venumbaka" w:date="2015-07-23T18:00:00Z"/>
        </w:trPr>
        <w:tc>
          <w:tcPr>
            <w:tcW w:w="1710" w:type="dxa"/>
          </w:tcPr>
          <w:p w14:paraId="0CAE69F1" w14:textId="08CFED7E" w:rsidR="00BA785C" w:rsidRPr="00BC5D51" w:rsidDel="00C921A4" w:rsidRDefault="00BA785C" w:rsidP="00A577CF">
            <w:pPr>
              <w:spacing w:after="0" w:line="240" w:lineRule="auto"/>
              <w:jc w:val="left"/>
              <w:rPr>
                <w:del w:id="3502" w:author="Mahesh Venumbaka" w:date="2015-07-23T18:00:00Z"/>
              </w:rPr>
            </w:pPr>
            <w:del w:id="3503" w:author="Mahesh Venumbaka" w:date="2015-07-23T18:00:00Z">
              <w:r w:rsidRPr="00BC5D51" w:rsidDel="00C921A4">
                <w:delText>Action taken by:</w:delText>
              </w:r>
            </w:del>
          </w:p>
        </w:tc>
        <w:tc>
          <w:tcPr>
            <w:tcW w:w="7380" w:type="dxa"/>
          </w:tcPr>
          <w:p w14:paraId="0CAE69F2" w14:textId="2BD6A8EE" w:rsidR="00BA785C" w:rsidRPr="00BC5D51" w:rsidDel="00C921A4" w:rsidRDefault="00BA785C" w:rsidP="00A577CF">
            <w:pPr>
              <w:spacing w:after="0" w:line="240" w:lineRule="auto"/>
              <w:jc w:val="left"/>
              <w:rPr>
                <w:del w:id="3504" w:author="Mahesh Venumbaka" w:date="2015-07-23T18:00:00Z"/>
              </w:rPr>
            </w:pPr>
            <w:del w:id="3505" w:author="Mahesh Venumbaka" w:date="2015-07-23T18:00:00Z">
              <w:r w:rsidRPr="00BC5D51" w:rsidDel="00C921A4">
                <w:delText>Automatic</w:delText>
              </w:r>
            </w:del>
          </w:p>
        </w:tc>
      </w:tr>
      <w:tr w:rsidR="00BA785C" w:rsidRPr="00BC5D51" w:rsidDel="00C921A4" w14:paraId="0CAE69F6" w14:textId="5C1895D3" w:rsidTr="00A47B9B">
        <w:trPr>
          <w:trHeight w:val="404"/>
          <w:del w:id="3506" w:author="Mahesh Venumbaka" w:date="2015-07-23T18:00:00Z"/>
        </w:trPr>
        <w:tc>
          <w:tcPr>
            <w:tcW w:w="1710" w:type="dxa"/>
          </w:tcPr>
          <w:p w14:paraId="0CAE69F4" w14:textId="6C413EE2" w:rsidR="00BA785C" w:rsidRPr="00BC5D51" w:rsidDel="00C921A4" w:rsidRDefault="00BA785C" w:rsidP="00A577CF">
            <w:pPr>
              <w:spacing w:after="0" w:line="240" w:lineRule="auto"/>
              <w:jc w:val="left"/>
              <w:rPr>
                <w:del w:id="3507" w:author="Mahesh Venumbaka" w:date="2015-07-23T18:00:00Z"/>
              </w:rPr>
            </w:pPr>
            <w:del w:id="3508" w:author="Mahesh Venumbaka" w:date="2015-07-23T18:00:00Z">
              <w:r w:rsidRPr="00BC5D51" w:rsidDel="00C921A4">
                <w:delText>Interacting with:</w:delText>
              </w:r>
            </w:del>
          </w:p>
        </w:tc>
        <w:tc>
          <w:tcPr>
            <w:tcW w:w="7380" w:type="dxa"/>
          </w:tcPr>
          <w:p w14:paraId="0CAE69F5" w14:textId="1E166475" w:rsidR="00BA785C" w:rsidRPr="00BC5D51" w:rsidDel="00C921A4" w:rsidRDefault="00BA785C" w:rsidP="00A577CF">
            <w:pPr>
              <w:spacing w:after="0" w:line="240" w:lineRule="auto"/>
              <w:jc w:val="left"/>
              <w:rPr>
                <w:del w:id="3509" w:author="Mahesh Venumbaka" w:date="2015-07-23T18:00:00Z"/>
              </w:rPr>
            </w:pPr>
            <w:del w:id="3510" w:author="Mahesh Venumbaka" w:date="2015-07-23T18:00:00Z">
              <w:r w:rsidRPr="00BC5D51" w:rsidDel="00C921A4">
                <w:delText>ClickSchedule</w:delText>
              </w:r>
            </w:del>
          </w:p>
        </w:tc>
      </w:tr>
      <w:tr w:rsidR="00BA785C" w:rsidRPr="00BC5D51" w:rsidDel="00C921A4" w14:paraId="0CAE69F9" w14:textId="728A1DA8" w:rsidTr="00A47B9B">
        <w:trPr>
          <w:trHeight w:val="404"/>
          <w:del w:id="3511" w:author="Mahesh Venumbaka" w:date="2015-07-23T18:00:00Z"/>
        </w:trPr>
        <w:tc>
          <w:tcPr>
            <w:tcW w:w="1710" w:type="dxa"/>
          </w:tcPr>
          <w:p w14:paraId="0CAE69F7" w14:textId="363897C5" w:rsidR="00BA785C" w:rsidRPr="00BC5D51" w:rsidDel="00C921A4" w:rsidRDefault="00BA785C" w:rsidP="00A577CF">
            <w:pPr>
              <w:spacing w:after="0" w:line="240" w:lineRule="auto"/>
              <w:jc w:val="left"/>
              <w:rPr>
                <w:del w:id="3512" w:author="Mahesh Venumbaka" w:date="2015-07-23T18:00:00Z"/>
              </w:rPr>
            </w:pPr>
            <w:del w:id="3513" w:author="Mahesh Venumbaka" w:date="2015-07-23T18:00:00Z">
              <w:r w:rsidRPr="00BC5D51" w:rsidDel="00C921A4">
                <w:delText>Description</w:delText>
              </w:r>
            </w:del>
          </w:p>
        </w:tc>
        <w:tc>
          <w:tcPr>
            <w:tcW w:w="7380" w:type="dxa"/>
          </w:tcPr>
          <w:p w14:paraId="0CAE69F8" w14:textId="0BA92200" w:rsidR="00BA785C" w:rsidRPr="00BC5D51" w:rsidDel="00C921A4" w:rsidRDefault="00BA785C" w:rsidP="00A577CF">
            <w:pPr>
              <w:spacing w:after="0" w:line="240" w:lineRule="auto"/>
              <w:jc w:val="left"/>
              <w:rPr>
                <w:del w:id="3514" w:author="Mahesh Venumbaka" w:date="2015-07-23T18:00:00Z"/>
              </w:rPr>
            </w:pPr>
            <w:del w:id="3515" w:author="Mahesh Venumbaka" w:date="2015-07-23T18:00:00Z">
              <w:r w:rsidRPr="00BC5D51" w:rsidDel="00C921A4">
                <w:delText>The GEHC dispatch policy for PM jobs will be used to dispatch the PM jobs.</w:delText>
              </w:r>
              <w:r w:rsidR="00F242E8" w:rsidDel="00C921A4">
                <w:delText xml:space="preserve"> </w:delText>
              </w:r>
            </w:del>
            <w:ins w:id="3516" w:author="Phil" w:date="2015-06-02T18:32:00Z">
              <w:del w:id="3517" w:author="Mahesh Venumbaka" w:date="2015-07-23T18:00:00Z">
                <w:r w:rsidR="00BD14D9" w:rsidDel="00C921A4">
                  <w:delText>Note that this leverages a “next working day” facility to ensure that policies that dispatch jobs on subsequent days allow for weekends, bank holidays and other non-working days as defined in the individual FSEs’ calendars.</w:delText>
                </w:r>
              </w:del>
            </w:ins>
          </w:p>
        </w:tc>
      </w:tr>
      <w:tr w:rsidR="00BA785C" w:rsidRPr="00BC5D51" w:rsidDel="00C921A4" w14:paraId="0CAE69FC" w14:textId="08DD1B26" w:rsidTr="00A47B9B">
        <w:trPr>
          <w:del w:id="3518" w:author="Mahesh Venumbaka" w:date="2015-07-23T18:00:00Z"/>
        </w:trPr>
        <w:tc>
          <w:tcPr>
            <w:tcW w:w="1710" w:type="dxa"/>
          </w:tcPr>
          <w:p w14:paraId="0CAE69FA" w14:textId="37A0B70F" w:rsidR="00BA785C" w:rsidRPr="00BC5D51" w:rsidDel="00C921A4" w:rsidRDefault="00BA785C" w:rsidP="00A577CF">
            <w:pPr>
              <w:spacing w:after="0" w:line="240" w:lineRule="auto"/>
              <w:jc w:val="left"/>
              <w:rPr>
                <w:del w:id="3519" w:author="Mahesh Venumbaka" w:date="2015-07-23T18:00:00Z"/>
              </w:rPr>
            </w:pPr>
            <w:del w:id="3520" w:author="Mahesh Venumbaka" w:date="2015-07-23T18:00:00Z">
              <w:r w:rsidRPr="00BC5D51" w:rsidDel="00C921A4">
                <w:delText>Task Status</w:delText>
              </w:r>
            </w:del>
          </w:p>
        </w:tc>
        <w:tc>
          <w:tcPr>
            <w:tcW w:w="7380" w:type="dxa"/>
          </w:tcPr>
          <w:p w14:paraId="0CAE69FB" w14:textId="7EF7F0C8" w:rsidR="00BA785C" w:rsidRPr="00BC5D51" w:rsidDel="00C921A4" w:rsidRDefault="00BA785C" w:rsidP="00A577CF">
            <w:pPr>
              <w:spacing w:after="0" w:line="240" w:lineRule="auto"/>
              <w:jc w:val="left"/>
              <w:rPr>
                <w:del w:id="3521" w:author="Mahesh Venumbaka" w:date="2015-07-23T18:00:00Z"/>
              </w:rPr>
            </w:pPr>
            <w:del w:id="3522" w:author="Mahesh Venumbaka" w:date="2015-07-23T18:00:00Z">
              <w:r w:rsidRPr="00BC5D51" w:rsidDel="00C921A4">
                <w:delText>A</w:delText>
              </w:r>
              <w:r w:rsidR="00EF0921" w:rsidDel="00C921A4">
                <w:delText>ssigned</w:delText>
              </w:r>
            </w:del>
          </w:p>
        </w:tc>
      </w:tr>
    </w:tbl>
    <w:p w14:paraId="0CAE69FD" w14:textId="25674943" w:rsidR="00BA785C" w:rsidRPr="00BC5D51" w:rsidDel="00C921A4" w:rsidRDefault="00BA785C" w:rsidP="00A577CF">
      <w:pPr>
        <w:spacing w:after="0" w:line="240" w:lineRule="auto"/>
        <w:jc w:val="left"/>
        <w:rPr>
          <w:del w:id="3523" w:author="Mahesh Venumbaka" w:date="2015-07-23T18:00:00Z"/>
        </w:rPr>
      </w:pPr>
    </w:p>
    <w:p w14:paraId="0CAE69FE" w14:textId="0D816E17" w:rsidR="00BA785C" w:rsidRPr="00BC5D51" w:rsidDel="00C921A4" w:rsidRDefault="00BA785C" w:rsidP="00A577CF">
      <w:pPr>
        <w:pStyle w:val="Heading4"/>
        <w:rPr>
          <w:del w:id="3524" w:author="Mahesh Venumbaka" w:date="2015-07-23T18:00:00Z"/>
        </w:rPr>
      </w:pPr>
      <w:del w:id="3525" w:author="Mahesh Venumbaka" w:date="2015-07-23T18:00:00Z">
        <w:r w:rsidRPr="00BC5D51" w:rsidDel="00C921A4">
          <w:delText xml:space="preserve">Activity: The PM Job follows the Dispatch Work process    </w:delText>
        </w:r>
        <w:r w:rsidRPr="001E0D06" w:rsidDel="00C921A4">
          <w:rPr>
            <w:b w:val="0"/>
            <w:noProof/>
            <w:lang w:val="en-US"/>
          </w:rPr>
          <w:drawing>
            <wp:inline distT="0" distB="0" distL="0" distR="0" wp14:anchorId="0CAE76A7" wp14:editId="0CAE76A8">
              <wp:extent cx="752475" cy="4857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4952" cy="487374"/>
                      </a:xfrm>
                      <a:prstGeom prst="rect">
                        <a:avLst/>
                      </a:prstGeom>
                      <a:noFill/>
                    </pic:spPr>
                  </pic:pic>
                </a:graphicData>
              </a:graphic>
            </wp:inline>
          </w:drawing>
        </w:r>
        <w:r w:rsidDel="00C921A4">
          <w:delText>to completion</w:delText>
        </w:r>
      </w:del>
    </w:p>
    <w:p w14:paraId="0CAE69FF" w14:textId="0887B95B" w:rsidR="00BA785C" w:rsidDel="001A384A" w:rsidRDefault="00A01D30" w:rsidP="001679FF">
      <w:pPr>
        <w:spacing w:after="0" w:line="240" w:lineRule="auto"/>
        <w:ind w:firstLine="1701"/>
        <w:jc w:val="left"/>
        <w:rPr>
          <w:del w:id="3526" w:author="Mahesh Venumbaka" w:date="2015-07-23T18:00:00Z"/>
        </w:rPr>
      </w:pPr>
      <w:del w:id="3527" w:author="Mahesh Venumbaka" w:date="2015-07-23T18:00:00Z">
        <w:r w:rsidDel="00C921A4">
          <w:delText xml:space="preserve">See section </w:delText>
        </w:r>
        <w:r w:rsidDel="00C921A4">
          <w:fldChar w:fldCharType="begin"/>
        </w:r>
        <w:r w:rsidDel="00C921A4">
          <w:delInstrText xml:space="preserve"> REF _Ref361916244 \r \h </w:delInstrText>
        </w:r>
        <w:r w:rsidDel="00C921A4">
          <w:fldChar w:fldCharType="separate"/>
        </w:r>
        <w:r w:rsidR="00EA7CED" w:rsidDel="00C921A4">
          <w:delText>4.3.3</w:delText>
        </w:r>
        <w:r w:rsidDel="00C921A4">
          <w:fldChar w:fldCharType="end"/>
        </w:r>
        <w:r w:rsidRPr="00BC5D51" w:rsidDel="00C921A4">
          <w:delText>.</w:delText>
        </w:r>
      </w:del>
    </w:p>
    <w:p w14:paraId="248AC21F" w14:textId="77777777" w:rsidR="001A384A" w:rsidRDefault="001A384A" w:rsidP="001679FF">
      <w:pPr>
        <w:spacing w:after="0" w:line="240" w:lineRule="auto"/>
        <w:ind w:firstLine="1701"/>
        <w:jc w:val="left"/>
        <w:rPr>
          <w:ins w:id="3528" w:author="Mahesh Venumbaka" w:date="2015-07-24T11:12:00Z"/>
        </w:rPr>
      </w:pPr>
    </w:p>
    <w:p w14:paraId="7A45ECCF" w14:textId="77777777" w:rsidR="001A384A" w:rsidRDefault="001A384A" w:rsidP="001679FF">
      <w:pPr>
        <w:spacing w:after="0" w:line="240" w:lineRule="auto"/>
        <w:ind w:firstLine="1701"/>
        <w:jc w:val="left"/>
        <w:rPr>
          <w:ins w:id="3529" w:author="Mahesh Venumbaka" w:date="2015-07-24T11:12:00Z"/>
        </w:rPr>
      </w:pPr>
    </w:p>
    <w:p w14:paraId="679AC153" w14:textId="77777777" w:rsidR="001A384A" w:rsidRDefault="001A384A" w:rsidP="001679FF">
      <w:pPr>
        <w:spacing w:after="0" w:line="240" w:lineRule="auto"/>
        <w:ind w:firstLine="1701"/>
        <w:jc w:val="left"/>
        <w:rPr>
          <w:ins w:id="3530" w:author="Mahesh Venumbaka" w:date="2015-07-24T11:12:00Z"/>
        </w:rPr>
      </w:pPr>
    </w:p>
    <w:p w14:paraId="36F77E5F" w14:textId="77777777" w:rsidR="001A384A" w:rsidRDefault="001A384A" w:rsidP="001679FF">
      <w:pPr>
        <w:spacing w:after="0" w:line="240" w:lineRule="auto"/>
        <w:ind w:firstLine="1701"/>
        <w:jc w:val="left"/>
        <w:rPr>
          <w:ins w:id="3531" w:author="Mahesh Venumbaka" w:date="2015-07-24T11:12:00Z"/>
        </w:rPr>
      </w:pPr>
    </w:p>
    <w:p w14:paraId="4FB7C798" w14:textId="77777777" w:rsidR="001A384A" w:rsidRDefault="001A384A" w:rsidP="001679FF">
      <w:pPr>
        <w:spacing w:after="0" w:line="240" w:lineRule="auto"/>
        <w:ind w:firstLine="1701"/>
        <w:jc w:val="left"/>
        <w:rPr>
          <w:ins w:id="3532" w:author="Mahesh Venumbaka" w:date="2015-07-24T11:12:00Z"/>
        </w:rPr>
      </w:pPr>
    </w:p>
    <w:p w14:paraId="5870FE30" w14:textId="77777777" w:rsidR="001A384A" w:rsidRDefault="001A384A" w:rsidP="001679FF">
      <w:pPr>
        <w:spacing w:after="0" w:line="240" w:lineRule="auto"/>
        <w:ind w:firstLine="1701"/>
        <w:jc w:val="left"/>
        <w:rPr>
          <w:ins w:id="3533" w:author="Mahesh Venumbaka" w:date="2015-07-24T11:12:00Z"/>
        </w:rPr>
      </w:pPr>
    </w:p>
    <w:p w14:paraId="01D46DD4" w14:textId="77777777" w:rsidR="001A384A" w:rsidRDefault="001A384A" w:rsidP="001679FF">
      <w:pPr>
        <w:spacing w:after="0" w:line="240" w:lineRule="auto"/>
        <w:ind w:firstLine="1701"/>
        <w:jc w:val="left"/>
        <w:rPr>
          <w:ins w:id="3534" w:author="Mahesh Venumbaka" w:date="2015-07-24T11:12:00Z"/>
        </w:rPr>
      </w:pPr>
    </w:p>
    <w:p w14:paraId="4D861131" w14:textId="77777777" w:rsidR="001A384A" w:rsidRDefault="001A384A" w:rsidP="001679FF">
      <w:pPr>
        <w:spacing w:after="0" w:line="240" w:lineRule="auto"/>
        <w:ind w:firstLine="1701"/>
        <w:jc w:val="left"/>
        <w:rPr>
          <w:ins w:id="3535" w:author="Mahesh Venumbaka" w:date="2015-07-24T11:12:00Z"/>
        </w:rPr>
      </w:pPr>
    </w:p>
    <w:p w14:paraId="2B4E60F7" w14:textId="77777777" w:rsidR="001A384A" w:rsidRDefault="001A384A" w:rsidP="001679FF">
      <w:pPr>
        <w:spacing w:after="0" w:line="240" w:lineRule="auto"/>
        <w:ind w:firstLine="1701"/>
        <w:jc w:val="left"/>
        <w:rPr>
          <w:ins w:id="3536" w:author="Mahesh Venumbaka" w:date="2015-07-24T11:12:00Z"/>
        </w:rPr>
      </w:pPr>
    </w:p>
    <w:p w14:paraId="78EABE3E" w14:textId="77777777" w:rsidR="001A384A" w:rsidRDefault="001A384A" w:rsidP="001679FF">
      <w:pPr>
        <w:spacing w:after="0" w:line="240" w:lineRule="auto"/>
        <w:ind w:firstLine="1701"/>
        <w:jc w:val="left"/>
        <w:rPr>
          <w:ins w:id="3537" w:author="Mahesh Venumbaka" w:date="2015-07-24T11:12:00Z"/>
        </w:rPr>
      </w:pPr>
    </w:p>
    <w:p w14:paraId="60913A8C" w14:textId="77777777" w:rsidR="001A384A" w:rsidRDefault="001A384A" w:rsidP="001679FF">
      <w:pPr>
        <w:spacing w:after="0" w:line="240" w:lineRule="auto"/>
        <w:ind w:firstLine="1701"/>
        <w:jc w:val="left"/>
        <w:rPr>
          <w:ins w:id="3538" w:author="Mahesh Venumbaka" w:date="2015-07-24T11:12:00Z"/>
        </w:rPr>
      </w:pPr>
    </w:p>
    <w:p w14:paraId="3E7FE799" w14:textId="77777777" w:rsidR="001A384A" w:rsidRDefault="001A384A" w:rsidP="001679FF">
      <w:pPr>
        <w:spacing w:after="0" w:line="240" w:lineRule="auto"/>
        <w:ind w:firstLine="1701"/>
        <w:jc w:val="left"/>
        <w:rPr>
          <w:ins w:id="3539" w:author="Mahesh Venumbaka" w:date="2015-07-24T11:12:00Z"/>
        </w:rPr>
      </w:pPr>
    </w:p>
    <w:p w14:paraId="4BE4B126" w14:textId="77777777" w:rsidR="001A384A" w:rsidRDefault="001A384A" w:rsidP="001679FF">
      <w:pPr>
        <w:spacing w:after="0" w:line="240" w:lineRule="auto"/>
        <w:ind w:firstLine="1701"/>
        <w:jc w:val="left"/>
        <w:rPr>
          <w:ins w:id="3540" w:author="Mahesh Venumbaka" w:date="2015-07-24T11:12:00Z"/>
        </w:rPr>
      </w:pPr>
    </w:p>
    <w:p w14:paraId="1F6CCD1B" w14:textId="77777777" w:rsidR="001A384A" w:rsidRDefault="001A384A" w:rsidP="001679FF">
      <w:pPr>
        <w:spacing w:after="0" w:line="240" w:lineRule="auto"/>
        <w:ind w:firstLine="1701"/>
        <w:jc w:val="left"/>
        <w:rPr>
          <w:ins w:id="3541" w:author="Mahesh Venumbaka" w:date="2015-07-24T11:12:00Z"/>
        </w:rPr>
      </w:pPr>
    </w:p>
    <w:p w14:paraId="2C055788" w14:textId="77777777" w:rsidR="001A384A" w:rsidRDefault="001A384A" w:rsidP="001679FF">
      <w:pPr>
        <w:spacing w:after="0" w:line="240" w:lineRule="auto"/>
        <w:ind w:firstLine="1701"/>
        <w:jc w:val="left"/>
        <w:rPr>
          <w:ins w:id="3542" w:author="Mahesh Venumbaka" w:date="2015-07-24T11:12:00Z"/>
        </w:rPr>
      </w:pPr>
    </w:p>
    <w:p w14:paraId="63FBC443" w14:textId="77777777" w:rsidR="001A384A" w:rsidRDefault="001A384A" w:rsidP="001679FF">
      <w:pPr>
        <w:spacing w:after="0" w:line="240" w:lineRule="auto"/>
        <w:ind w:firstLine="1701"/>
        <w:jc w:val="left"/>
        <w:rPr>
          <w:ins w:id="3543" w:author="Mahesh Venumbaka" w:date="2015-07-24T11:12:00Z"/>
        </w:rPr>
      </w:pPr>
    </w:p>
    <w:p w14:paraId="4CA51F99" w14:textId="77777777" w:rsidR="001A384A" w:rsidRDefault="001A384A" w:rsidP="001679FF">
      <w:pPr>
        <w:spacing w:after="0" w:line="240" w:lineRule="auto"/>
        <w:ind w:firstLine="1701"/>
        <w:jc w:val="left"/>
        <w:rPr>
          <w:ins w:id="3544" w:author="Mahesh Venumbaka" w:date="2015-07-24T11:12:00Z"/>
        </w:rPr>
      </w:pPr>
    </w:p>
    <w:p w14:paraId="75BA0194" w14:textId="77777777" w:rsidR="001A384A" w:rsidRPr="00BC5D51" w:rsidRDefault="001A384A" w:rsidP="001679FF">
      <w:pPr>
        <w:spacing w:after="0" w:line="240" w:lineRule="auto"/>
        <w:ind w:firstLine="1701"/>
        <w:jc w:val="left"/>
        <w:rPr>
          <w:ins w:id="3545" w:author="Mahesh Venumbaka" w:date="2015-07-24T11:12:00Z"/>
          <w:b/>
        </w:rPr>
      </w:pPr>
    </w:p>
    <w:p w14:paraId="0CAE6A00" w14:textId="6B9AEB9D" w:rsidR="00BA785C" w:rsidRPr="00BC5D51" w:rsidRDefault="00BA785C" w:rsidP="00A577CF">
      <w:pPr>
        <w:pStyle w:val="Heading3"/>
      </w:pPr>
      <w:bookmarkStart w:id="3546" w:name="_Toc425500326"/>
      <w:r w:rsidRPr="00BC5D51">
        <w:lastRenderedPageBreak/>
        <w:t xml:space="preserve">Business Scenario 3.0 – </w:t>
      </w:r>
      <w:commentRangeStart w:id="3547"/>
      <w:r w:rsidRPr="00BC5D51">
        <w:t xml:space="preserve">Schedule </w:t>
      </w:r>
      <w:r w:rsidR="00102E48">
        <w:t>an FMI</w:t>
      </w:r>
      <w:r w:rsidRPr="00BC5D51">
        <w:t xml:space="preserve"> job</w:t>
      </w:r>
      <w:commentRangeEnd w:id="3547"/>
      <w:r w:rsidR="00E60FBB">
        <w:rPr>
          <w:rStyle w:val="CommentReference"/>
          <w:rFonts w:asciiTheme="minorHAnsi" w:hAnsiTheme="minorHAnsi"/>
          <w:b w:val="0"/>
        </w:rPr>
        <w:commentReference w:id="3547"/>
      </w:r>
      <w:bookmarkEnd w:id="3546"/>
    </w:p>
    <w:p w14:paraId="0CAE6A01" w14:textId="28DF8334" w:rsidR="00BA785C" w:rsidRPr="00BC5D51" w:rsidRDefault="00BA785C" w:rsidP="00A577CF">
      <w:pPr>
        <w:spacing w:after="0" w:line="240" w:lineRule="auto"/>
        <w:jc w:val="left"/>
        <w:rPr>
          <w:b/>
        </w:rPr>
      </w:pPr>
    </w:p>
    <w:p w14:paraId="0CAE6A02" w14:textId="7BDB722A" w:rsidR="00BA785C" w:rsidDel="001A384A" w:rsidRDefault="00BA785C" w:rsidP="00A577CF">
      <w:pPr>
        <w:spacing w:after="0" w:line="240" w:lineRule="auto"/>
        <w:jc w:val="left"/>
        <w:rPr>
          <w:del w:id="3548" w:author="Mahesh Venumbaka" w:date="2015-07-24T11:12:00Z"/>
          <w:b/>
        </w:rPr>
      </w:pPr>
    </w:p>
    <w:p w14:paraId="0384C3D4" w14:textId="2CB7A893" w:rsidR="001D562D" w:rsidDel="001A384A" w:rsidRDefault="001D562D" w:rsidP="00A577CF">
      <w:pPr>
        <w:spacing w:after="0" w:line="240" w:lineRule="auto"/>
        <w:jc w:val="left"/>
        <w:rPr>
          <w:del w:id="3549" w:author="Mahesh Venumbaka" w:date="2015-07-24T11:12:00Z"/>
          <w:b/>
        </w:rPr>
      </w:pPr>
    </w:p>
    <w:p w14:paraId="17594B73" w14:textId="1CCAD7DC" w:rsidR="001D562D" w:rsidDel="001A384A" w:rsidRDefault="001D562D" w:rsidP="00A577CF">
      <w:pPr>
        <w:spacing w:after="0" w:line="240" w:lineRule="auto"/>
        <w:jc w:val="left"/>
        <w:rPr>
          <w:del w:id="3550" w:author="Mahesh Venumbaka" w:date="2015-07-24T11:12:00Z"/>
          <w:b/>
        </w:rPr>
      </w:pPr>
    </w:p>
    <w:p w14:paraId="57B02D6E" w14:textId="2CC7DF33" w:rsidR="001D562D" w:rsidRDefault="001D562D" w:rsidP="00A577CF">
      <w:pPr>
        <w:spacing w:after="0" w:line="240" w:lineRule="auto"/>
        <w:jc w:val="left"/>
        <w:rPr>
          <w:b/>
        </w:rPr>
      </w:pPr>
    </w:p>
    <w:p w14:paraId="1CCBA6B6" w14:textId="17DCF5D3" w:rsidR="001D562D" w:rsidRDefault="001D562D" w:rsidP="00A577CF">
      <w:pPr>
        <w:spacing w:after="0" w:line="240" w:lineRule="auto"/>
        <w:jc w:val="left"/>
        <w:rPr>
          <w:b/>
        </w:rPr>
      </w:pPr>
      <w:r>
        <w:rPr>
          <w:b/>
          <w:noProof/>
          <w:lang w:val="en-US"/>
        </w:rPr>
        <w:drawing>
          <wp:inline distT="0" distB="0" distL="0" distR="0" wp14:anchorId="6B7D1AE4" wp14:editId="47AE1A83">
            <wp:extent cx="6244166" cy="4473575"/>
            <wp:effectExtent l="0" t="0" r="4445" b="3175"/>
            <wp:docPr id="37" name="Picture 37" descr="D:\GE Health Care\Project\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E Health Care\Project\FMI.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4474"/>
                    <a:stretch/>
                  </pic:blipFill>
                  <pic:spPr bwMode="auto">
                    <a:xfrm>
                      <a:off x="0" y="0"/>
                      <a:ext cx="6244590" cy="4473879"/>
                    </a:xfrm>
                    <a:prstGeom prst="rect">
                      <a:avLst/>
                    </a:prstGeom>
                    <a:noFill/>
                    <a:ln>
                      <a:noFill/>
                    </a:ln>
                    <a:extLst>
                      <a:ext uri="{53640926-AAD7-44D8-BBD7-CCE9431645EC}">
                        <a14:shadowObscured xmlns:a14="http://schemas.microsoft.com/office/drawing/2010/main"/>
                      </a:ext>
                    </a:extLst>
                  </pic:spPr>
                </pic:pic>
              </a:graphicData>
            </a:graphic>
          </wp:inline>
        </w:drawing>
      </w:r>
    </w:p>
    <w:p w14:paraId="4BC74E1C" w14:textId="77777777" w:rsidR="001D562D" w:rsidRDefault="001D562D" w:rsidP="00A577CF">
      <w:pPr>
        <w:spacing w:after="0" w:line="240" w:lineRule="auto"/>
        <w:jc w:val="left"/>
        <w:rPr>
          <w:ins w:id="3551" w:author="Mahesh Venumbaka" w:date="2015-07-23T15:28:00Z"/>
          <w:b/>
        </w:rPr>
      </w:pPr>
    </w:p>
    <w:p w14:paraId="5B6E3460" w14:textId="571F4BBB" w:rsidR="00636C0C" w:rsidRPr="00BC5D51" w:rsidRDefault="00636C0C" w:rsidP="00636C0C">
      <w:pPr>
        <w:pStyle w:val="Heading4"/>
        <w:rPr>
          <w:ins w:id="3552" w:author="Mahesh Venumbaka" w:date="2015-07-23T15:28:00Z"/>
        </w:rPr>
      </w:pPr>
      <w:ins w:id="3553" w:author="Mahesh Venumbaka" w:date="2015-07-23T15:28:00Z">
        <w:r w:rsidRPr="00BC5D51">
          <w:t xml:space="preserve">Activity: </w:t>
        </w:r>
      </w:ins>
      <w:ins w:id="3554" w:author="Mahesh Venumbaka" w:date="2015-07-23T15:29:00Z">
        <w:r w:rsidRPr="00636C0C">
          <w:t>Bulk FMI Creation Process</w:t>
        </w:r>
      </w:ins>
    </w:p>
    <w:p w14:paraId="2F91E3E6" w14:textId="77777777" w:rsidR="00636C0C" w:rsidRDefault="00636C0C" w:rsidP="00A577CF">
      <w:pPr>
        <w:spacing w:after="0" w:line="240" w:lineRule="auto"/>
        <w:jc w:val="left"/>
        <w:rPr>
          <w:ins w:id="3555" w:author="Mahesh Venumbaka" w:date="2015-07-23T15:28: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636C0C" w:rsidRPr="00BC5D51" w14:paraId="39653DB9" w14:textId="77777777" w:rsidTr="00E86878">
        <w:trPr>
          <w:tblHeader/>
          <w:ins w:id="3556" w:author="Mahesh Venumbaka" w:date="2015-07-23T15:29:00Z"/>
        </w:trPr>
        <w:tc>
          <w:tcPr>
            <w:tcW w:w="1710" w:type="dxa"/>
            <w:shd w:val="clear" w:color="auto" w:fill="1F497D" w:themeFill="text2"/>
          </w:tcPr>
          <w:p w14:paraId="473D1D4B" w14:textId="77777777" w:rsidR="00636C0C" w:rsidRPr="002A4E19" w:rsidRDefault="00636C0C" w:rsidP="00E86878">
            <w:pPr>
              <w:spacing w:after="0" w:line="240" w:lineRule="auto"/>
              <w:jc w:val="left"/>
              <w:rPr>
                <w:ins w:id="3557" w:author="Mahesh Venumbaka" w:date="2015-07-23T15:29:00Z"/>
                <w:b/>
                <w:color w:val="FFFFFF" w:themeColor="background1"/>
              </w:rPr>
            </w:pPr>
            <w:ins w:id="3558" w:author="Mahesh Venumbaka" w:date="2015-07-23T15:29:00Z">
              <w:r w:rsidRPr="002A4E19">
                <w:rPr>
                  <w:b/>
                  <w:color w:val="FFFFFF" w:themeColor="background1"/>
                </w:rPr>
                <w:t>Activity Name:</w:t>
              </w:r>
            </w:ins>
          </w:p>
        </w:tc>
        <w:tc>
          <w:tcPr>
            <w:tcW w:w="7380" w:type="dxa"/>
            <w:shd w:val="clear" w:color="auto" w:fill="1F497D" w:themeFill="text2"/>
          </w:tcPr>
          <w:p w14:paraId="0E99B299" w14:textId="2E353A6D" w:rsidR="00636C0C" w:rsidRPr="002A4E19" w:rsidRDefault="00636C0C" w:rsidP="00E86878">
            <w:pPr>
              <w:spacing w:after="0" w:line="240" w:lineRule="auto"/>
              <w:jc w:val="left"/>
              <w:rPr>
                <w:ins w:id="3559" w:author="Mahesh Venumbaka" w:date="2015-07-23T15:29:00Z"/>
                <w:b/>
                <w:color w:val="FFFFFF" w:themeColor="background1"/>
              </w:rPr>
            </w:pPr>
            <w:ins w:id="3560" w:author="Mahesh Venumbaka" w:date="2015-07-23T15:29:00Z">
              <w:r w:rsidRPr="00636C0C">
                <w:rPr>
                  <w:b/>
                  <w:color w:val="FFFFFF" w:themeColor="background1"/>
                </w:rPr>
                <w:t>Bulk FMI  Creation Process</w:t>
              </w:r>
            </w:ins>
          </w:p>
        </w:tc>
      </w:tr>
      <w:tr w:rsidR="00636C0C" w:rsidRPr="00BC5D51" w14:paraId="5E18A6E0" w14:textId="77777777" w:rsidTr="00E86878">
        <w:trPr>
          <w:ins w:id="3561" w:author="Mahesh Venumbaka" w:date="2015-07-23T15:29:00Z"/>
        </w:trPr>
        <w:tc>
          <w:tcPr>
            <w:tcW w:w="1710" w:type="dxa"/>
          </w:tcPr>
          <w:p w14:paraId="7BFDA723" w14:textId="77777777" w:rsidR="00636C0C" w:rsidRPr="00BC5D51" w:rsidRDefault="00636C0C" w:rsidP="00E86878">
            <w:pPr>
              <w:spacing w:after="0" w:line="240" w:lineRule="auto"/>
              <w:jc w:val="left"/>
              <w:rPr>
                <w:ins w:id="3562" w:author="Mahesh Venumbaka" w:date="2015-07-23T15:29:00Z"/>
              </w:rPr>
            </w:pPr>
            <w:ins w:id="3563" w:author="Mahesh Venumbaka" w:date="2015-07-23T15:29:00Z">
              <w:r w:rsidRPr="00BC5D51">
                <w:t>Action taken by:</w:t>
              </w:r>
            </w:ins>
          </w:p>
        </w:tc>
        <w:tc>
          <w:tcPr>
            <w:tcW w:w="7380" w:type="dxa"/>
          </w:tcPr>
          <w:p w14:paraId="4D01EE1D" w14:textId="69A5A465" w:rsidR="00636C0C" w:rsidRPr="00BC5D51" w:rsidRDefault="006207F5" w:rsidP="00E86878">
            <w:pPr>
              <w:spacing w:after="0" w:line="240" w:lineRule="auto"/>
              <w:jc w:val="left"/>
              <w:rPr>
                <w:ins w:id="3564" w:author="Mahesh Venumbaka" w:date="2015-07-23T15:29:00Z"/>
              </w:rPr>
            </w:pPr>
            <w:ins w:id="3565" w:author="Mahesh Venumbaka" w:date="2015-07-24T17:30:00Z">
              <w:r>
                <w:t>Automatic</w:t>
              </w:r>
            </w:ins>
          </w:p>
        </w:tc>
      </w:tr>
      <w:tr w:rsidR="00636C0C" w:rsidRPr="00BC5D51" w14:paraId="755D417E" w14:textId="77777777" w:rsidTr="00E86878">
        <w:trPr>
          <w:trHeight w:val="404"/>
          <w:ins w:id="3566" w:author="Mahesh Venumbaka" w:date="2015-07-23T15:29:00Z"/>
        </w:trPr>
        <w:tc>
          <w:tcPr>
            <w:tcW w:w="1710" w:type="dxa"/>
          </w:tcPr>
          <w:p w14:paraId="72C6BF21" w14:textId="77777777" w:rsidR="00636C0C" w:rsidRPr="00BC5D51" w:rsidRDefault="00636C0C" w:rsidP="00E86878">
            <w:pPr>
              <w:spacing w:after="0" w:line="240" w:lineRule="auto"/>
              <w:jc w:val="left"/>
              <w:rPr>
                <w:ins w:id="3567" w:author="Mahesh Venumbaka" w:date="2015-07-23T15:29:00Z"/>
              </w:rPr>
            </w:pPr>
            <w:ins w:id="3568" w:author="Mahesh Venumbaka" w:date="2015-07-23T15:29:00Z">
              <w:r w:rsidRPr="00BC5D51">
                <w:t>Interacting with:</w:t>
              </w:r>
            </w:ins>
          </w:p>
        </w:tc>
        <w:tc>
          <w:tcPr>
            <w:tcW w:w="7380" w:type="dxa"/>
          </w:tcPr>
          <w:p w14:paraId="4D9F5A6F" w14:textId="0537532E" w:rsidR="00636C0C" w:rsidRPr="00BC5D51" w:rsidRDefault="00636C0C" w:rsidP="00E86878">
            <w:pPr>
              <w:spacing w:after="0" w:line="240" w:lineRule="auto"/>
              <w:jc w:val="left"/>
              <w:rPr>
                <w:ins w:id="3569" w:author="Mahesh Venumbaka" w:date="2015-07-23T15:29:00Z"/>
              </w:rPr>
            </w:pPr>
            <w:ins w:id="3570" w:author="Mahesh Venumbaka" w:date="2015-07-23T15:29:00Z">
              <w:r>
                <w:t>SDT booking Tool, Siebel</w:t>
              </w:r>
            </w:ins>
            <w:ins w:id="3571" w:author="Mahesh Venumbaka" w:date="2015-07-23T15:30:00Z">
              <w:r>
                <w:t>, Click Software</w:t>
              </w:r>
            </w:ins>
          </w:p>
        </w:tc>
      </w:tr>
      <w:tr w:rsidR="00636C0C" w:rsidRPr="00BC5D51" w14:paraId="6752F230" w14:textId="77777777" w:rsidTr="00E86878">
        <w:trPr>
          <w:trHeight w:val="404"/>
          <w:ins w:id="3572" w:author="Mahesh Venumbaka" w:date="2015-07-23T15:29:00Z"/>
        </w:trPr>
        <w:tc>
          <w:tcPr>
            <w:tcW w:w="1710" w:type="dxa"/>
          </w:tcPr>
          <w:p w14:paraId="15A67191" w14:textId="77777777" w:rsidR="00636C0C" w:rsidRPr="00BC5D51" w:rsidRDefault="00636C0C" w:rsidP="00E86878">
            <w:pPr>
              <w:spacing w:after="0" w:line="240" w:lineRule="auto"/>
              <w:jc w:val="left"/>
              <w:rPr>
                <w:ins w:id="3573" w:author="Mahesh Venumbaka" w:date="2015-07-23T15:29:00Z"/>
              </w:rPr>
            </w:pPr>
            <w:ins w:id="3574" w:author="Mahesh Venumbaka" w:date="2015-07-23T15:29:00Z">
              <w:r w:rsidRPr="00BC5D51">
                <w:t>Description</w:t>
              </w:r>
            </w:ins>
          </w:p>
        </w:tc>
        <w:tc>
          <w:tcPr>
            <w:tcW w:w="7380" w:type="dxa"/>
          </w:tcPr>
          <w:p w14:paraId="3DAA5174" w14:textId="237F3E5E" w:rsidR="00636C0C" w:rsidRDefault="00636C0C" w:rsidP="00334A7F">
            <w:pPr>
              <w:pStyle w:val="ListParagraph"/>
              <w:numPr>
                <w:ilvl w:val="0"/>
                <w:numId w:val="91"/>
              </w:numPr>
              <w:spacing w:after="0" w:line="240" w:lineRule="auto"/>
              <w:jc w:val="left"/>
              <w:rPr>
                <w:ins w:id="3575" w:author="Mahesh Venumbaka" w:date="2015-07-23T15:30:00Z"/>
              </w:rPr>
            </w:pPr>
            <w:ins w:id="3576" w:author="Mahesh Venumbaka" w:date="2015-07-23T15:29:00Z">
              <w:r>
                <w:t xml:space="preserve">Scheduled Windows service would pull the Activity Information </w:t>
              </w:r>
            </w:ins>
            <w:ins w:id="3577" w:author="Mahesh Venumbaka" w:date="2015-07-24T17:35:00Z">
              <w:r w:rsidR="001C1864">
                <w:t xml:space="preserve">for next 90 days </w:t>
              </w:r>
            </w:ins>
            <w:ins w:id="3578" w:author="Mahesh Venumbaka" w:date="2015-07-23T15:29:00Z">
              <w:r w:rsidR="001C1864">
                <w:t>from Siebel based on</w:t>
              </w:r>
            </w:ins>
          </w:p>
          <w:p w14:paraId="76A2D8B1" w14:textId="485263EC" w:rsidR="00636C0C" w:rsidRDefault="00636C0C" w:rsidP="001A384A">
            <w:pPr>
              <w:pStyle w:val="ListParagraph"/>
              <w:numPr>
                <w:ilvl w:val="1"/>
                <w:numId w:val="32"/>
              </w:numPr>
              <w:spacing w:after="0" w:line="240" w:lineRule="auto"/>
              <w:jc w:val="left"/>
              <w:rPr>
                <w:ins w:id="3579" w:author="Mahesh Venumbaka" w:date="2015-07-23T15:29:00Z"/>
              </w:rPr>
            </w:pPr>
            <w:ins w:id="3580" w:author="Mahesh Venumbaka" w:date="2015-07-23T15:29:00Z">
              <w:r>
                <w:t xml:space="preserve">Activity = Open </w:t>
              </w:r>
            </w:ins>
          </w:p>
          <w:p w14:paraId="606001CC" w14:textId="0FCDE6F3" w:rsidR="00636C0C" w:rsidRDefault="00636C0C" w:rsidP="001A384A">
            <w:pPr>
              <w:pStyle w:val="ListParagraph"/>
              <w:numPr>
                <w:ilvl w:val="1"/>
                <w:numId w:val="32"/>
              </w:numPr>
              <w:spacing w:after="0" w:line="240" w:lineRule="auto"/>
              <w:jc w:val="left"/>
              <w:rPr>
                <w:ins w:id="3581" w:author="Mahesh Venumbaka" w:date="2015-07-23T15:29:00Z"/>
              </w:rPr>
            </w:pPr>
            <w:ins w:id="3582" w:author="Mahesh Venumbaka" w:date="2015-07-23T15:29:00Z">
              <w:r>
                <w:t>Activity Open Date &gt; 1st Jul</w:t>
              </w:r>
            </w:ins>
          </w:p>
          <w:p w14:paraId="5E31E6EB" w14:textId="0F3FCC6F" w:rsidR="00636C0C" w:rsidRDefault="00636C0C" w:rsidP="001A384A">
            <w:pPr>
              <w:pStyle w:val="ListParagraph"/>
              <w:numPr>
                <w:ilvl w:val="1"/>
                <w:numId w:val="32"/>
              </w:numPr>
              <w:spacing w:after="0" w:line="240" w:lineRule="auto"/>
              <w:jc w:val="left"/>
              <w:rPr>
                <w:ins w:id="3583" w:author="Mahesh Venumbaka" w:date="2015-07-23T15:29:00Z"/>
              </w:rPr>
            </w:pPr>
            <w:ins w:id="3584" w:author="Mahesh Venumbaka" w:date="2015-07-23T15:29:00Z">
              <w:r>
                <w:t>Activity Type = FMI</w:t>
              </w:r>
            </w:ins>
          </w:p>
          <w:p w14:paraId="2CA055C3" w14:textId="379DBEAC" w:rsidR="00636C0C" w:rsidRDefault="00636C0C" w:rsidP="001A384A">
            <w:pPr>
              <w:pStyle w:val="ListParagraph"/>
              <w:numPr>
                <w:ilvl w:val="1"/>
                <w:numId w:val="32"/>
              </w:numPr>
              <w:spacing w:after="0" w:line="240" w:lineRule="auto"/>
              <w:jc w:val="left"/>
              <w:rPr>
                <w:ins w:id="3585" w:author="Mahesh Venumbaka" w:date="2015-07-23T15:30:00Z"/>
              </w:rPr>
            </w:pPr>
            <w:ins w:id="3586" w:author="Mahesh Venumbaka" w:date="2015-07-23T15:29:00Z">
              <w:r>
                <w:t>Last update date &gt; yesterday-1</w:t>
              </w:r>
            </w:ins>
          </w:p>
          <w:p w14:paraId="63886A39" w14:textId="77777777" w:rsidR="00636C0C" w:rsidRDefault="00636C0C" w:rsidP="00334A7F">
            <w:pPr>
              <w:pStyle w:val="ListParagraph"/>
              <w:numPr>
                <w:ilvl w:val="0"/>
                <w:numId w:val="90"/>
              </w:numPr>
              <w:spacing w:after="0" w:line="240" w:lineRule="auto"/>
              <w:jc w:val="left"/>
              <w:rPr>
                <w:ins w:id="3587" w:author="Mahesh Venumbaka" w:date="2015-07-24T17:38:00Z"/>
              </w:rPr>
            </w:pPr>
            <w:ins w:id="3588" w:author="Mahesh Venumbaka" w:date="2015-07-23T15:30:00Z">
              <w:r>
                <w:t>Jobs created in Click without appointment details</w:t>
              </w:r>
            </w:ins>
            <w:ins w:id="3589" w:author="Mahesh Venumbaka" w:date="2015-07-24T11:15:00Z">
              <w:r w:rsidR="001A384A">
                <w:t xml:space="preserve"> </w:t>
              </w:r>
            </w:ins>
            <w:ins w:id="3590" w:author="Mahesh Venumbaka" w:date="2015-07-23T15:30:00Z">
              <w:r>
                <w:t>(These activities wouldn’t be shown on Gantt and no BGO should be run on these)</w:t>
              </w:r>
            </w:ins>
          </w:p>
          <w:p w14:paraId="4496C6BC" w14:textId="79BF01B4" w:rsidR="001C1864" w:rsidRPr="00BC5D51" w:rsidRDefault="001C1864" w:rsidP="001C1864">
            <w:pPr>
              <w:pStyle w:val="ListParagraph"/>
              <w:numPr>
                <w:ilvl w:val="0"/>
                <w:numId w:val="90"/>
              </w:numPr>
              <w:spacing w:after="0" w:line="240" w:lineRule="auto"/>
              <w:jc w:val="left"/>
              <w:rPr>
                <w:ins w:id="3591" w:author="Mahesh Venumbaka" w:date="2015-07-23T15:29:00Z"/>
              </w:rPr>
            </w:pPr>
            <w:ins w:id="3592" w:author="Mahesh Venumbaka" w:date="2015-07-24T17:38:00Z">
              <w:r>
                <w:t>BGO further optimizes the task once the appointment details are available.</w:t>
              </w:r>
            </w:ins>
          </w:p>
        </w:tc>
      </w:tr>
      <w:tr w:rsidR="00636C0C" w:rsidRPr="00BC5D51" w14:paraId="30A03317" w14:textId="77777777" w:rsidTr="00E86878">
        <w:trPr>
          <w:ins w:id="3593" w:author="Mahesh Venumbaka" w:date="2015-07-23T15:29:00Z"/>
        </w:trPr>
        <w:tc>
          <w:tcPr>
            <w:tcW w:w="1710" w:type="dxa"/>
          </w:tcPr>
          <w:p w14:paraId="7421F7BF" w14:textId="77777777" w:rsidR="00636C0C" w:rsidRPr="00BC5D51" w:rsidRDefault="00636C0C" w:rsidP="00E86878">
            <w:pPr>
              <w:spacing w:after="0" w:line="240" w:lineRule="auto"/>
              <w:jc w:val="left"/>
              <w:rPr>
                <w:ins w:id="3594" w:author="Mahesh Venumbaka" w:date="2015-07-23T15:29:00Z"/>
              </w:rPr>
            </w:pPr>
            <w:ins w:id="3595" w:author="Mahesh Venumbaka" w:date="2015-07-23T15:29:00Z">
              <w:r w:rsidRPr="00BC5D51">
                <w:t>Task Status</w:t>
              </w:r>
            </w:ins>
          </w:p>
        </w:tc>
        <w:tc>
          <w:tcPr>
            <w:tcW w:w="7380" w:type="dxa"/>
          </w:tcPr>
          <w:p w14:paraId="562A5232" w14:textId="77777777" w:rsidR="00636C0C" w:rsidRPr="00BC5D51" w:rsidRDefault="00636C0C" w:rsidP="00E86878">
            <w:pPr>
              <w:spacing w:after="0" w:line="240" w:lineRule="auto"/>
              <w:jc w:val="left"/>
              <w:rPr>
                <w:ins w:id="3596" w:author="Mahesh Venumbaka" w:date="2015-07-23T15:29:00Z"/>
              </w:rPr>
            </w:pPr>
            <w:ins w:id="3597" w:author="Mahesh Venumbaka" w:date="2015-07-23T15:29:00Z">
              <w:r w:rsidRPr="00BC5D51">
                <w:t>N</w:t>
              </w:r>
              <w:r>
                <w:t>/</w:t>
              </w:r>
              <w:r w:rsidRPr="00BC5D51">
                <w:t>A</w:t>
              </w:r>
            </w:ins>
          </w:p>
        </w:tc>
      </w:tr>
    </w:tbl>
    <w:p w14:paraId="0AE0B823" w14:textId="77777777" w:rsidR="00636C0C" w:rsidRDefault="00636C0C" w:rsidP="00A577CF">
      <w:pPr>
        <w:spacing w:after="0" w:line="240" w:lineRule="auto"/>
        <w:jc w:val="left"/>
        <w:rPr>
          <w:ins w:id="3598" w:author="Mahesh Venumbaka" w:date="2015-07-23T15:28:00Z"/>
          <w:b/>
        </w:rPr>
      </w:pPr>
    </w:p>
    <w:p w14:paraId="6A04D86D" w14:textId="77777777" w:rsidR="00636C0C" w:rsidRDefault="00636C0C" w:rsidP="00A577CF">
      <w:pPr>
        <w:spacing w:after="0" w:line="240" w:lineRule="auto"/>
        <w:jc w:val="left"/>
        <w:rPr>
          <w:ins w:id="3599" w:author="Mahesh Venumbaka" w:date="2015-07-23T15:31:00Z"/>
          <w:b/>
        </w:rPr>
      </w:pPr>
    </w:p>
    <w:p w14:paraId="0FFD1944" w14:textId="77777777" w:rsidR="00636C0C" w:rsidRDefault="00636C0C" w:rsidP="00A577CF">
      <w:pPr>
        <w:spacing w:after="0" w:line="240" w:lineRule="auto"/>
        <w:jc w:val="left"/>
        <w:rPr>
          <w:ins w:id="3600" w:author="Mahesh Venumbaka" w:date="2015-07-23T15:31:00Z"/>
          <w:b/>
        </w:rPr>
      </w:pPr>
    </w:p>
    <w:p w14:paraId="2104B1B7" w14:textId="2996FBCB" w:rsidR="00636C0C" w:rsidRPr="00BC5D51" w:rsidRDefault="00636C0C" w:rsidP="00636C0C">
      <w:pPr>
        <w:pStyle w:val="Heading4"/>
        <w:rPr>
          <w:ins w:id="3601" w:author="Mahesh Venumbaka" w:date="2015-07-23T15:31:00Z"/>
        </w:rPr>
      </w:pPr>
      <w:ins w:id="3602" w:author="Mahesh Venumbaka" w:date="2015-07-23T15:31:00Z">
        <w:r w:rsidRPr="00BC5D51">
          <w:lastRenderedPageBreak/>
          <w:t xml:space="preserve">Activity: </w:t>
        </w:r>
        <w:r w:rsidRPr="00636C0C">
          <w:t xml:space="preserve">Individual </w:t>
        </w:r>
      </w:ins>
      <w:ins w:id="3603" w:author="Mahesh Venumbaka" w:date="2015-07-23T15:32:00Z">
        <w:r w:rsidRPr="00636C0C">
          <w:t>FMI Appointment</w:t>
        </w:r>
      </w:ins>
      <w:ins w:id="3604" w:author="Mahesh Venumbaka" w:date="2015-07-23T15:31:00Z">
        <w:r w:rsidRPr="00636C0C">
          <w:t xml:space="preserve"> Process</w:t>
        </w:r>
      </w:ins>
    </w:p>
    <w:p w14:paraId="4C2273D9" w14:textId="77777777" w:rsidR="00636C0C" w:rsidRDefault="00636C0C" w:rsidP="00636C0C">
      <w:pPr>
        <w:spacing w:after="0" w:line="240" w:lineRule="auto"/>
        <w:jc w:val="left"/>
        <w:rPr>
          <w:ins w:id="3605" w:author="Mahesh Venumbaka" w:date="2015-07-23T15:31: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636C0C" w:rsidRPr="00BC5D51" w14:paraId="3154970B" w14:textId="77777777" w:rsidTr="00E86878">
        <w:trPr>
          <w:tblHeader/>
          <w:ins w:id="3606" w:author="Mahesh Venumbaka" w:date="2015-07-23T15:31:00Z"/>
        </w:trPr>
        <w:tc>
          <w:tcPr>
            <w:tcW w:w="1710" w:type="dxa"/>
            <w:shd w:val="clear" w:color="auto" w:fill="1F497D" w:themeFill="text2"/>
          </w:tcPr>
          <w:p w14:paraId="60C338C7" w14:textId="77777777" w:rsidR="00636C0C" w:rsidRPr="002A4E19" w:rsidRDefault="00636C0C" w:rsidP="00E86878">
            <w:pPr>
              <w:spacing w:after="0" w:line="240" w:lineRule="auto"/>
              <w:jc w:val="left"/>
              <w:rPr>
                <w:ins w:id="3607" w:author="Mahesh Venumbaka" w:date="2015-07-23T15:31:00Z"/>
                <w:b/>
                <w:color w:val="FFFFFF" w:themeColor="background1"/>
              </w:rPr>
            </w:pPr>
            <w:ins w:id="3608" w:author="Mahesh Venumbaka" w:date="2015-07-23T15:31:00Z">
              <w:r w:rsidRPr="002A4E19">
                <w:rPr>
                  <w:b/>
                  <w:color w:val="FFFFFF" w:themeColor="background1"/>
                </w:rPr>
                <w:t>Activity Name:</w:t>
              </w:r>
            </w:ins>
          </w:p>
        </w:tc>
        <w:tc>
          <w:tcPr>
            <w:tcW w:w="7380" w:type="dxa"/>
            <w:shd w:val="clear" w:color="auto" w:fill="1F497D" w:themeFill="text2"/>
          </w:tcPr>
          <w:p w14:paraId="3C66082E" w14:textId="20466DFE" w:rsidR="00636C0C" w:rsidRPr="002A4E19" w:rsidRDefault="00636C0C" w:rsidP="00636C0C">
            <w:pPr>
              <w:spacing w:after="0" w:line="240" w:lineRule="auto"/>
              <w:jc w:val="left"/>
              <w:rPr>
                <w:ins w:id="3609" w:author="Mahesh Venumbaka" w:date="2015-07-23T15:31:00Z"/>
                <w:b/>
                <w:color w:val="FFFFFF" w:themeColor="background1"/>
              </w:rPr>
            </w:pPr>
            <w:ins w:id="3610" w:author="Mahesh Venumbaka" w:date="2015-07-23T15:31:00Z">
              <w:r w:rsidRPr="00636C0C">
                <w:rPr>
                  <w:b/>
                  <w:color w:val="FFFFFF" w:themeColor="background1"/>
                </w:rPr>
                <w:t>Individual FMI Appointment Process</w:t>
              </w:r>
            </w:ins>
          </w:p>
        </w:tc>
      </w:tr>
      <w:tr w:rsidR="00636C0C" w:rsidRPr="00BC5D51" w14:paraId="2674CA62" w14:textId="77777777" w:rsidTr="00E86878">
        <w:trPr>
          <w:ins w:id="3611" w:author="Mahesh Venumbaka" w:date="2015-07-23T15:31:00Z"/>
        </w:trPr>
        <w:tc>
          <w:tcPr>
            <w:tcW w:w="1710" w:type="dxa"/>
          </w:tcPr>
          <w:p w14:paraId="15333BAB" w14:textId="77777777" w:rsidR="00636C0C" w:rsidRPr="00BC5D51" w:rsidRDefault="00636C0C" w:rsidP="00E86878">
            <w:pPr>
              <w:spacing w:after="0" w:line="240" w:lineRule="auto"/>
              <w:jc w:val="left"/>
              <w:rPr>
                <w:ins w:id="3612" w:author="Mahesh Venumbaka" w:date="2015-07-23T15:31:00Z"/>
              </w:rPr>
            </w:pPr>
            <w:ins w:id="3613" w:author="Mahesh Venumbaka" w:date="2015-07-23T15:31:00Z">
              <w:r w:rsidRPr="00BC5D51">
                <w:t>Action taken by:</w:t>
              </w:r>
            </w:ins>
          </w:p>
        </w:tc>
        <w:tc>
          <w:tcPr>
            <w:tcW w:w="7380" w:type="dxa"/>
          </w:tcPr>
          <w:p w14:paraId="6984CB36" w14:textId="25C5C712" w:rsidR="00636C0C" w:rsidRPr="00BC5D51" w:rsidRDefault="00636C0C" w:rsidP="00E86878">
            <w:pPr>
              <w:spacing w:after="0" w:line="240" w:lineRule="auto"/>
              <w:jc w:val="left"/>
              <w:rPr>
                <w:ins w:id="3614" w:author="Mahesh Venumbaka" w:date="2015-07-23T15:31:00Z"/>
              </w:rPr>
            </w:pPr>
            <w:ins w:id="3615" w:author="Mahesh Venumbaka" w:date="2015-07-23T15:31:00Z">
              <w:r>
                <w:t>CSC</w:t>
              </w:r>
            </w:ins>
          </w:p>
        </w:tc>
      </w:tr>
      <w:tr w:rsidR="00636C0C" w:rsidRPr="00BC5D51" w14:paraId="21E37C0B" w14:textId="77777777" w:rsidTr="00E86878">
        <w:trPr>
          <w:trHeight w:val="404"/>
          <w:ins w:id="3616" w:author="Mahesh Venumbaka" w:date="2015-07-23T15:31:00Z"/>
        </w:trPr>
        <w:tc>
          <w:tcPr>
            <w:tcW w:w="1710" w:type="dxa"/>
          </w:tcPr>
          <w:p w14:paraId="6984DD6D" w14:textId="77777777" w:rsidR="00636C0C" w:rsidRPr="00BC5D51" w:rsidRDefault="00636C0C" w:rsidP="00E86878">
            <w:pPr>
              <w:spacing w:after="0" w:line="240" w:lineRule="auto"/>
              <w:jc w:val="left"/>
              <w:rPr>
                <w:ins w:id="3617" w:author="Mahesh Venumbaka" w:date="2015-07-23T15:31:00Z"/>
              </w:rPr>
            </w:pPr>
            <w:ins w:id="3618" w:author="Mahesh Venumbaka" w:date="2015-07-23T15:31:00Z">
              <w:r w:rsidRPr="00BC5D51">
                <w:t>Interacting with:</w:t>
              </w:r>
            </w:ins>
          </w:p>
        </w:tc>
        <w:tc>
          <w:tcPr>
            <w:tcW w:w="7380" w:type="dxa"/>
          </w:tcPr>
          <w:p w14:paraId="292F97E9" w14:textId="77777777" w:rsidR="00636C0C" w:rsidRPr="00BC5D51" w:rsidRDefault="00636C0C" w:rsidP="00E86878">
            <w:pPr>
              <w:spacing w:after="0" w:line="240" w:lineRule="auto"/>
              <w:jc w:val="left"/>
              <w:rPr>
                <w:ins w:id="3619" w:author="Mahesh Venumbaka" w:date="2015-07-23T15:31:00Z"/>
              </w:rPr>
            </w:pPr>
            <w:ins w:id="3620" w:author="Mahesh Venumbaka" w:date="2015-07-23T15:31:00Z">
              <w:r>
                <w:t>SDT booking Tool, Siebel, Click Software</w:t>
              </w:r>
            </w:ins>
          </w:p>
        </w:tc>
      </w:tr>
      <w:tr w:rsidR="00636C0C" w:rsidRPr="00BC5D51" w14:paraId="529051F9" w14:textId="77777777" w:rsidTr="00E86878">
        <w:trPr>
          <w:trHeight w:val="404"/>
          <w:ins w:id="3621" w:author="Mahesh Venumbaka" w:date="2015-07-23T15:31:00Z"/>
        </w:trPr>
        <w:tc>
          <w:tcPr>
            <w:tcW w:w="1710" w:type="dxa"/>
          </w:tcPr>
          <w:p w14:paraId="2F1A86E4" w14:textId="77777777" w:rsidR="00636C0C" w:rsidRPr="00BC5D51" w:rsidRDefault="00636C0C" w:rsidP="00E86878">
            <w:pPr>
              <w:spacing w:after="0" w:line="240" w:lineRule="auto"/>
              <w:jc w:val="left"/>
              <w:rPr>
                <w:ins w:id="3622" w:author="Mahesh Venumbaka" w:date="2015-07-23T15:31:00Z"/>
              </w:rPr>
            </w:pPr>
            <w:ins w:id="3623" w:author="Mahesh Venumbaka" w:date="2015-07-23T15:31:00Z">
              <w:r w:rsidRPr="00BC5D51">
                <w:t>Description</w:t>
              </w:r>
            </w:ins>
          </w:p>
        </w:tc>
        <w:tc>
          <w:tcPr>
            <w:tcW w:w="7380" w:type="dxa"/>
          </w:tcPr>
          <w:p w14:paraId="0F83FE0B" w14:textId="77777777" w:rsidR="00636C0C" w:rsidRDefault="00636C0C" w:rsidP="00334A7F">
            <w:pPr>
              <w:pStyle w:val="ListParagraph"/>
              <w:numPr>
                <w:ilvl w:val="0"/>
                <w:numId w:val="90"/>
              </w:numPr>
              <w:spacing w:after="0" w:line="240" w:lineRule="auto"/>
              <w:jc w:val="left"/>
              <w:rPr>
                <w:ins w:id="3624" w:author="Mahesh Venumbaka" w:date="2015-07-23T15:31:00Z"/>
              </w:rPr>
            </w:pPr>
            <w:ins w:id="3625" w:author="Mahesh Venumbaka" w:date="2015-07-23T15:31:00Z">
              <w:r w:rsidRPr="00636C0C">
                <w:t>Get a list of tasks within Click which are unscheduled (either through a report or a task list)</w:t>
              </w:r>
            </w:ins>
          </w:p>
          <w:p w14:paraId="20E2C149" w14:textId="77777777" w:rsidR="00636C0C" w:rsidRDefault="00636C0C" w:rsidP="00334A7F">
            <w:pPr>
              <w:pStyle w:val="ListParagraph"/>
              <w:numPr>
                <w:ilvl w:val="0"/>
                <w:numId w:val="90"/>
              </w:numPr>
              <w:spacing w:after="0" w:line="240" w:lineRule="auto"/>
              <w:jc w:val="left"/>
              <w:rPr>
                <w:ins w:id="3626" w:author="Mahesh Venumbaka" w:date="2015-07-23T15:34:00Z"/>
              </w:rPr>
            </w:pPr>
            <w:ins w:id="3627" w:author="Mahesh Venumbaka" w:date="2015-07-23T15:32:00Z">
              <w:r w:rsidRPr="00636C0C">
                <w:t xml:space="preserve">When the FMI Kit is ready </w:t>
              </w:r>
              <w:r>
                <w:t xml:space="preserve">in Siebel </w:t>
              </w:r>
              <w:r w:rsidRPr="00636C0C">
                <w:t xml:space="preserve">then select the SR and Activity </w:t>
              </w:r>
              <w:r>
                <w:t>(</w:t>
              </w:r>
              <w:r w:rsidRPr="00636C0C">
                <w:t>Manual step</w:t>
              </w:r>
              <w:r>
                <w:t>)</w:t>
              </w:r>
            </w:ins>
          </w:p>
          <w:p w14:paraId="783D8589" w14:textId="15D92EE1" w:rsidR="00636C0C" w:rsidRDefault="00636C0C" w:rsidP="00334A7F">
            <w:pPr>
              <w:pStyle w:val="ListParagraph"/>
              <w:numPr>
                <w:ilvl w:val="0"/>
                <w:numId w:val="90"/>
              </w:numPr>
              <w:spacing w:after="0" w:line="240" w:lineRule="auto"/>
              <w:jc w:val="left"/>
              <w:rPr>
                <w:ins w:id="3628" w:author="Mahesh Venumbaka" w:date="2015-07-23T15:34:00Z"/>
              </w:rPr>
            </w:pPr>
            <w:ins w:id="3629" w:author="Mahesh Venumbaka" w:date="2015-07-23T15:34:00Z">
              <w:r w:rsidRPr="00636C0C">
                <w:t>CSC Agent clicks on the SDT booking button from the Activity Schedule Tab</w:t>
              </w:r>
            </w:ins>
            <w:ins w:id="3630" w:author="Mahesh Venumbaka" w:date="2015-07-24T17:39:00Z">
              <w:r w:rsidR="00317D88">
                <w:t>.</w:t>
              </w:r>
            </w:ins>
          </w:p>
          <w:p w14:paraId="43BA064B" w14:textId="30BEFC1A" w:rsidR="00636C0C" w:rsidRPr="00BC5D51" w:rsidRDefault="00636C0C" w:rsidP="00317D88">
            <w:pPr>
              <w:pStyle w:val="ListParagraph"/>
              <w:numPr>
                <w:ilvl w:val="0"/>
                <w:numId w:val="90"/>
              </w:numPr>
              <w:spacing w:after="0" w:line="240" w:lineRule="auto"/>
              <w:jc w:val="left"/>
              <w:rPr>
                <w:ins w:id="3631" w:author="Mahesh Venumbaka" w:date="2015-07-23T15:31:00Z"/>
              </w:rPr>
            </w:pPr>
            <w:ins w:id="3632" w:author="Mahesh Venumbaka" w:date="2015-07-23T15:34:00Z">
              <w:r w:rsidRPr="00636C0C">
                <w:t xml:space="preserve">Siebel launches the application passing the 1) SR 2) Activity </w:t>
              </w:r>
              <w:r>
                <w:t>N</w:t>
              </w:r>
              <w:r w:rsidRPr="00636C0C">
                <w:t xml:space="preserve">o 3) Row ID 4) Site ID to the SDT </w:t>
              </w:r>
            </w:ins>
            <w:ins w:id="3633" w:author="Mahesh Venumbaka" w:date="2015-07-24T17:39:00Z">
              <w:r w:rsidR="00317D88">
                <w:t>Booking</w:t>
              </w:r>
            </w:ins>
            <w:ins w:id="3634" w:author="Mahesh Venumbaka" w:date="2015-07-23T15:34:00Z">
              <w:r w:rsidRPr="00636C0C">
                <w:t xml:space="preserve"> application</w:t>
              </w:r>
            </w:ins>
          </w:p>
        </w:tc>
      </w:tr>
      <w:tr w:rsidR="00636C0C" w:rsidRPr="00BC5D51" w14:paraId="595FA7E8" w14:textId="77777777" w:rsidTr="00E86878">
        <w:trPr>
          <w:ins w:id="3635" w:author="Mahesh Venumbaka" w:date="2015-07-23T15:31:00Z"/>
        </w:trPr>
        <w:tc>
          <w:tcPr>
            <w:tcW w:w="1710" w:type="dxa"/>
          </w:tcPr>
          <w:p w14:paraId="05A5986D" w14:textId="77777777" w:rsidR="00636C0C" w:rsidRPr="00BC5D51" w:rsidRDefault="00636C0C" w:rsidP="00E86878">
            <w:pPr>
              <w:spacing w:after="0" w:line="240" w:lineRule="auto"/>
              <w:jc w:val="left"/>
              <w:rPr>
                <w:ins w:id="3636" w:author="Mahesh Venumbaka" w:date="2015-07-23T15:31:00Z"/>
              </w:rPr>
            </w:pPr>
            <w:ins w:id="3637" w:author="Mahesh Venumbaka" w:date="2015-07-23T15:31:00Z">
              <w:r w:rsidRPr="00BC5D51">
                <w:t>Task Status</w:t>
              </w:r>
            </w:ins>
          </w:p>
        </w:tc>
        <w:tc>
          <w:tcPr>
            <w:tcW w:w="7380" w:type="dxa"/>
          </w:tcPr>
          <w:p w14:paraId="3CD52E58" w14:textId="75003CD4" w:rsidR="00636C0C" w:rsidRPr="00BC5D51" w:rsidRDefault="00636C0C" w:rsidP="00317D88">
            <w:pPr>
              <w:spacing w:after="0" w:line="240" w:lineRule="auto"/>
              <w:jc w:val="left"/>
              <w:rPr>
                <w:ins w:id="3638" w:author="Mahesh Venumbaka" w:date="2015-07-23T15:31:00Z"/>
              </w:rPr>
            </w:pPr>
            <w:ins w:id="3639" w:author="Mahesh Venumbaka" w:date="2015-07-23T15:31:00Z">
              <w:r w:rsidRPr="00BC5D51">
                <w:t>N</w:t>
              </w:r>
            </w:ins>
            <w:ins w:id="3640" w:author="Mahesh Venumbaka" w:date="2015-07-24T17:39:00Z">
              <w:r w:rsidR="00317D88">
                <w:t>ew</w:t>
              </w:r>
            </w:ins>
          </w:p>
        </w:tc>
      </w:tr>
    </w:tbl>
    <w:p w14:paraId="45B94320" w14:textId="77777777" w:rsidR="00636C0C" w:rsidRDefault="00636C0C" w:rsidP="00636C0C">
      <w:pPr>
        <w:spacing w:after="0" w:line="240" w:lineRule="auto"/>
        <w:jc w:val="left"/>
        <w:rPr>
          <w:ins w:id="3641" w:author="Mahesh Venumbaka" w:date="2015-07-23T15:31:00Z"/>
          <w:b/>
        </w:rPr>
      </w:pPr>
    </w:p>
    <w:p w14:paraId="56EFB2E6" w14:textId="77777777" w:rsidR="00636C0C" w:rsidRDefault="00636C0C" w:rsidP="00A577CF">
      <w:pPr>
        <w:spacing w:after="0" w:line="240" w:lineRule="auto"/>
        <w:jc w:val="left"/>
        <w:rPr>
          <w:ins w:id="3642" w:author="Mahesh Venumbaka" w:date="2015-07-23T15:28:00Z"/>
          <w:b/>
        </w:rPr>
      </w:pPr>
    </w:p>
    <w:p w14:paraId="510D7DAA" w14:textId="140B4CE8" w:rsidR="00636C0C" w:rsidRPr="00BC5D51" w:rsidRDefault="00636C0C" w:rsidP="00636C0C">
      <w:pPr>
        <w:pStyle w:val="Heading4"/>
        <w:rPr>
          <w:ins w:id="3643" w:author="Mahesh Venumbaka" w:date="2015-07-23T15:32:00Z"/>
        </w:rPr>
      </w:pPr>
      <w:ins w:id="3644" w:author="Mahesh Venumbaka" w:date="2015-07-23T15:32:00Z">
        <w:r w:rsidRPr="00BC5D51">
          <w:t xml:space="preserve">Activity: </w:t>
        </w:r>
        <w:r>
          <w:t>Manual</w:t>
        </w:r>
        <w:r w:rsidRPr="00636C0C">
          <w:t xml:space="preserve"> Process</w:t>
        </w:r>
      </w:ins>
    </w:p>
    <w:p w14:paraId="0D9ACE95" w14:textId="77777777" w:rsidR="00636C0C" w:rsidRDefault="00636C0C" w:rsidP="00636C0C">
      <w:pPr>
        <w:spacing w:after="0" w:line="240" w:lineRule="auto"/>
        <w:jc w:val="left"/>
        <w:rPr>
          <w:ins w:id="3645" w:author="Mahesh Venumbaka" w:date="2015-07-23T15:32: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636C0C" w:rsidRPr="00BC5D51" w14:paraId="3330A341" w14:textId="77777777" w:rsidTr="00E86878">
        <w:trPr>
          <w:tblHeader/>
          <w:ins w:id="3646" w:author="Mahesh Venumbaka" w:date="2015-07-23T15:32:00Z"/>
        </w:trPr>
        <w:tc>
          <w:tcPr>
            <w:tcW w:w="1710" w:type="dxa"/>
            <w:shd w:val="clear" w:color="auto" w:fill="1F497D" w:themeFill="text2"/>
          </w:tcPr>
          <w:p w14:paraId="06F3EC38" w14:textId="77777777" w:rsidR="00636C0C" w:rsidRPr="002A4E19" w:rsidRDefault="00636C0C" w:rsidP="00E86878">
            <w:pPr>
              <w:spacing w:after="0" w:line="240" w:lineRule="auto"/>
              <w:jc w:val="left"/>
              <w:rPr>
                <w:ins w:id="3647" w:author="Mahesh Venumbaka" w:date="2015-07-23T15:32:00Z"/>
                <w:b/>
                <w:color w:val="FFFFFF" w:themeColor="background1"/>
              </w:rPr>
            </w:pPr>
            <w:ins w:id="3648" w:author="Mahesh Venumbaka" w:date="2015-07-23T15:32:00Z">
              <w:r w:rsidRPr="002A4E19">
                <w:rPr>
                  <w:b/>
                  <w:color w:val="FFFFFF" w:themeColor="background1"/>
                </w:rPr>
                <w:t>Activity Name:</w:t>
              </w:r>
            </w:ins>
          </w:p>
        </w:tc>
        <w:tc>
          <w:tcPr>
            <w:tcW w:w="7380" w:type="dxa"/>
            <w:shd w:val="clear" w:color="auto" w:fill="1F497D" w:themeFill="text2"/>
          </w:tcPr>
          <w:p w14:paraId="56B9DBC3" w14:textId="2ACF5F1B" w:rsidR="00636C0C" w:rsidRPr="002A4E19" w:rsidRDefault="00636C0C" w:rsidP="00E86878">
            <w:pPr>
              <w:spacing w:after="0" w:line="240" w:lineRule="auto"/>
              <w:jc w:val="left"/>
              <w:rPr>
                <w:ins w:id="3649" w:author="Mahesh Venumbaka" w:date="2015-07-23T15:32:00Z"/>
                <w:b/>
                <w:color w:val="FFFFFF" w:themeColor="background1"/>
              </w:rPr>
            </w:pPr>
            <w:ins w:id="3650" w:author="Mahesh Venumbaka" w:date="2015-07-23T15:32:00Z">
              <w:r>
                <w:rPr>
                  <w:b/>
                  <w:color w:val="FFFFFF" w:themeColor="background1"/>
                </w:rPr>
                <w:t>Manual</w:t>
              </w:r>
              <w:r w:rsidRPr="00636C0C">
                <w:rPr>
                  <w:b/>
                  <w:color w:val="FFFFFF" w:themeColor="background1"/>
                </w:rPr>
                <w:t xml:space="preserve"> Process</w:t>
              </w:r>
            </w:ins>
          </w:p>
        </w:tc>
      </w:tr>
      <w:tr w:rsidR="00636C0C" w:rsidRPr="00BC5D51" w14:paraId="041CE869" w14:textId="77777777" w:rsidTr="00E86878">
        <w:trPr>
          <w:ins w:id="3651" w:author="Mahesh Venumbaka" w:date="2015-07-23T15:32:00Z"/>
        </w:trPr>
        <w:tc>
          <w:tcPr>
            <w:tcW w:w="1710" w:type="dxa"/>
          </w:tcPr>
          <w:p w14:paraId="6BF3BF2A" w14:textId="77777777" w:rsidR="00636C0C" w:rsidRPr="00BC5D51" w:rsidRDefault="00636C0C" w:rsidP="00E86878">
            <w:pPr>
              <w:spacing w:after="0" w:line="240" w:lineRule="auto"/>
              <w:jc w:val="left"/>
              <w:rPr>
                <w:ins w:id="3652" w:author="Mahesh Venumbaka" w:date="2015-07-23T15:32:00Z"/>
              </w:rPr>
            </w:pPr>
            <w:ins w:id="3653" w:author="Mahesh Venumbaka" w:date="2015-07-23T15:32:00Z">
              <w:r w:rsidRPr="00BC5D51">
                <w:t>Action taken by:</w:t>
              </w:r>
            </w:ins>
          </w:p>
        </w:tc>
        <w:tc>
          <w:tcPr>
            <w:tcW w:w="7380" w:type="dxa"/>
          </w:tcPr>
          <w:p w14:paraId="00F9A433" w14:textId="77777777" w:rsidR="00636C0C" w:rsidRPr="00BC5D51" w:rsidRDefault="00636C0C" w:rsidP="00E86878">
            <w:pPr>
              <w:spacing w:after="0" w:line="240" w:lineRule="auto"/>
              <w:jc w:val="left"/>
              <w:rPr>
                <w:ins w:id="3654" w:author="Mahesh Venumbaka" w:date="2015-07-23T15:32:00Z"/>
              </w:rPr>
            </w:pPr>
            <w:ins w:id="3655" w:author="Mahesh Venumbaka" w:date="2015-07-23T15:32:00Z">
              <w:r>
                <w:t>CSC</w:t>
              </w:r>
            </w:ins>
          </w:p>
        </w:tc>
      </w:tr>
      <w:tr w:rsidR="00636C0C" w:rsidRPr="00BC5D51" w14:paraId="775BA410" w14:textId="77777777" w:rsidTr="00E86878">
        <w:trPr>
          <w:trHeight w:val="404"/>
          <w:ins w:id="3656" w:author="Mahesh Venumbaka" w:date="2015-07-23T15:32:00Z"/>
        </w:trPr>
        <w:tc>
          <w:tcPr>
            <w:tcW w:w="1710" w:type="dxa"/>
          </w:tcPr>
          <w:p w14:paraId="640CBA3E" w14:textId="77777777" w:rsidR="00636C0C" w:rsidRPr="00BC5D51" w:rsidRDefault="00636C0C" w:rsidP="00E86878">
            <w:pPr>
              <w:spacing w:after="0" w:line="240" w:lineRule="auto"/>
              <w:jc w:val="left"/>
              <w:rPr>
                <w:ins w:id="3657" w:author="Mahesh Venumbaka" w:date="2015-07-23T15:32:00Z"/>
              </w:rPr>
            </w:pPr>
            <w:ins w:id="3658" w:author="Mahesh Venumbaka" w:date="2015-07-23T15:32:00Z">
              <w:r w:rsidRPr="00BC5D51">
                <w:t>Interacting with:</w:t>
              </w:r>
            </w:ins>
          </w:p>
        </w:tc>
        <w:tc>
          <w:tcPr>
            <w:tcW w:w="7380" w:type="dxa"/>
          </w:tcPr>
          <w:p w14:paraId="5751C767" w14:textId="1D6C0410" w:rsidR="00636C0C" w:rsidRPr="00BC5D51" w:rsidRDefault="00636C0C" w:rsidP="00E86878">
            <w:pPr>
              <w:spacing w:after="0" w:line="240" w:lineRule="auto"/>
              <w:jc w:val="left"/>
              <w:rPr>
                <w:ins w:id="3659" w:author="Mahesh Venumbaka" w:date="2015-07-23T15:32:00Z"/>
              </w:rPr>
            </w:pPr>
            <w:ins w:id="3660" w:author="Mahesh Venumbaka" w:date="2015-07-23T15:33:00Z">
              <w:r>
                <w:t>N/A</w:t>
              </w:r>
            </w:ins>
          </w:p>
        </w:tc>
      </w:tr>
      <w:tr w:rsidR="00636C0C" w:rsidRPr="00BC5D51" w14:paraId="28D6D355" w14:textId="77777777" w:rsidTr="00E86878">
        <w:trPr>
          <w:trHeight w:val="404"/>
          <w:ins w:id="3661" w:author="Mahesh Venumbaka" w:date="2015-07-23T15:32:00Z"/>
        </w:trPr>
        <w:tc>
          <w:tcPr>
            <w:tcW w:w="1710" w:type="dxa"/>
          </w:tcPr>
          <w:p w14:paraId="11B1FE5D" w14:textId="77777777" w:rsidR="00636C0C" w:rsidRPr="00BC5D51" w:rsidRDefault="00636C0C" w:rsidP="00E86878">
            <w:pPr>
              <w:spacing w:after="0" w:line="240" w:lineRule="auto"/>
              <w:jc w:val="left"/>
              <w:rPr>
                <w:ins w:id="3662" w:author="Mahesh Venumbaka" w:date="2015-07-23T15:32:00Z"/>
              </w:rPr>
            </w:pPr>
            <w:ins w:id="3663" w:author="Mahesh Venumbaka" w:date="2015-07-23T15:32:00Z">
              <w:r w:rsidRPr="00BC5D51">
                <w:t>Description</w:t>
              </w:r>
            </w:ins>
          </w:p>
        </w:tc>
        <w:tc>
          <w:tcPr>
            <w:tcW w:w="7380" w:type="dxa"/>
          </w:tcPr>
          <w:p w14:paraId="669879D1" w14:textId="3323BBC7" w:rsidR="00636C0C" w:rsidRDefault="00636C0C" w:rsidP="00334A7F">
            <w:pPr>
              <w:pStyle w:val="ListParagraph"/>
              <w:numPr>
                <w:ilvl w:val="0"/>
                <w:numId w:val="81"/>
              </w:numPr>
              <w:spacing w:after="0" w:line="240" w:lineRule="auto"/>
              <w:jc w:val="left"/>
              <w:rPr>
                <w:ins w:id="3664" w:author="Mahesh Venumbaka" w:date="2015-07-23T15:33:00Z"/>
              </w:rPr>
            </w:pPr>
            <w:ins w:id="3665" w:author="Mahesh Venumbaka" w:date="2015-07-23T15:33:00Z">
              <w:r>
                <w:t>Check if the FMI Kit is locally available for fulfilling this FMI activity</w:t>
              </w:r>
            </w:ins>
          </w:p>
          <w:p w14:paraId="3919AB8B" w14:textId="3FE5E0E0" w:rsidR="00636C0C" w:rsidRPr="00BC5D51" w:rsidRDefault="00636C0C" w:rsidP="00334A7F">
            <w:pPr>
              <w:pStyle w:val="ListParagraph"/>
              <w:numPr>
                <w:ilvl w:val="0"/>
                <w:numId w:val="81"/>
              </w:numPr>
              <w:spacing w:after="0" w:line="240" w:lineRule="auto"/>
              <w:jc w:val="left"/>
              <w:rPr>
                <w:ins w:id="3666" w:author="Mahesh Venumbaka" w:date="2015-07-23T15:32:00Z"/>
              </w:rPr>
            </w:pPr>
            <w:ins w:id="3667" w:author="Mahesh Venumbaka" w:date="2015-07-23T15:33:00Z">
              <w:r>
                <w:t>Check if any OJT required</w:t>
              </w:r>
            </w:ins>
          </w:p>
        </w:tc>
      </w:tr>
      <w:tr w:rsidR="00636C0C" w:rsidRPr="00BC5D51" w14:paraId="40857E80" w14:textId="77777777" w:rsidTr="00E86878">
        <w:trPr>
          <w:ins w:id="3668" w:author="Mahesh Venumbaka" w:date="2015-07-23T15:32:00Z"/>
        </w:trPr>
        <w:tc>
          <w:tcPr>
            <w:tcW w:w="1710" w:type="dxa"/>
          </w:tcPr>
          <w:p w14:paraId="54762391" w14:textId="77777777" w:rsidR="00636C0C" w:rsidRPr="00BC5D51" w:rsidRDefault="00636C0C" w:rsidP="00E86878">
            <w:pPr>
              <w:spacing w:after="0" w:line="240" w:lineRule="auto"/>
              <w:jc w:val="left"/>
              <w:rPr>
                <w:ins w:id="3669" w:author="Mahesh Venumbaka" w:date="2015-07-23T15:32:00Z"/>
              </w:rPr>
            </w:pPr>
            <w:ins w:id="3670" w:author="Mahesh Venumbaka" w:date="2015-07-23T15:32:00Z">
              <w:r w:rsidRPr="00BC5D51">
                <w:t>Task Status</w:t>
              </w:r>
            </w:ins>
          </w:p>
        </w:tc>
        <w:tc>
          <w:tcPr>
            <w:tcW w:w="7380" w:type="dxa"/>
          </w:tcPr>
          <w:p w14:paraId="533F5AA6" w14:textId="77777777" w:rsidR="00636C0C" w:rsidRPr="00BC5D51" w:rsidRDefault="00636C0C" w:rsidP="00E86878">
            <w:pPr>
              <w:spacing w:after="0" w:line="240" w:lineRule="auto"/>
              <w:jc w:val="left"/>
              <w:rPr>
                <w:ins w:id="3671" w:author="Mahesh Venumbaka" w:date="2015-07-23T15:32:00Z"/>
              </w:rPr>
            </w:pPr>
            <w:ins w:id="3672" w:author="Mahesh Venumbaka" w:date="2015-07-23T15:32:00Z">
              <w:r w:rsidRPr="00BC5D51">
                <w:t>N</w:t>
              </w:r>
              <w:r>
                <w:t>/</w:t>
              </w:r>
              <w:r w:rsidRPr="00BC5D51">
                <w:t>A</w:t>
              </w:r>
            </w:ins>
          </w:p>
        </w:tc>
      </w:tr>
    </w:tbl>
    <w:p w14:paraId="6BDD7818" w14:textId="77777777" w:rsidR="00636C0C" w:rsidRDefault="00636C0C" w:rsidP="00636C0C">
      <w:pPr>
        <w:spacing w:after="0" w:line="240" w:lineRule="auto"/>
        <w:jc w:val="left"/>
        <w:rPr>
          <w:ins w:id="3673" w:author="Mahesh Venumbaka" w:date="2015-07-23T15:36:00Z"/>
          <w:b/>
        </w:rPr>
      </w:pPr>
    </w:p>
    <w:p w14:paraId="0E463D55" w14:textId="77777777" w:rsidR="00636C0C" w:rsidRDefault="00636C0C" w:rsidP="00636C0C">
      <w:pPr>
        <w:spacing w:after="0" w:line="240" w:lineRule="auto"/>
        <w:jc w:val="left"/>
        <w:rPr>
          <w:ins w:id="3674" w:author="Mahesh Venumbaka" w:date="2015-07-23T15:36:00Z"/>
          <w:b/>
        </w:rPr>
      </w:pPr>
    </w:p>
    <w:p w14:paraId="2A551C2B" w14:textId="6189BD5D" w:rsidR="00636C0C" w:rsidRPr="00BC5D51" w:rsidRDefault="00636C0C" w:rsidP="00636C0C">
      <w:pPr>
        <w:pStyle w:val="Heading4"/>
        <w:rPr>
          <w:ins w:id="3675" w:author="Mahesh Venumbaka" w:date="2015-07-23T15:36:00Z"/>
        </w:rPr>
      </w:pPr>
      <w:ins w:id="3676" w:author="Mahesh Venumbaka" w:date="2015-07-23T15:36:00Z">
        <w:r w:rsidRPr="00BC5D51">
          <w:t xml:space="preserve">Activity: </w:t>
        </w:r>
        <w:r w:rsidRPr="00636C0C">
          <w:t>Part Pick Scenario</w:t>
        </w:r>
      </w:ins>
    </w:p>
    <w:p w14:paraId="1E266362" w14:textId="77777777" w:rsidR="00636C0C" w:rsidRDefault="00636C0C" w:rsidP="00636C0C">
      <w:pPr>
        <w:spacing w:after="0" w:line="240" w:lineRule="auto"/>
        <w:jc w:val="left"/>
        <w:rPr>
          <w:ins w:id="3677" w:author="Mahesh Venumbaka" w:date="2015-07-23T15:36: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636C0C" w:rsidRPr="00BC5D51" w14:paraId="049FCA91" w14:textId="77777777" w:rsidTr="00E86878">
        <w:trPr>
          <w:tblHeader/>
          <w:ins w:id="3678" w:author="Mahesh Venumbaka" w:date="2015-07-23T15:36:00Z"/>
        </w:trPr>
        <w:tc>
          <w:tcPr>
            <w:tcW w:w="1710" w:type="dxa"/>
            <w:shd w:val="clear" w:color="auto" w:fill="1F497D" w:themeFill="text2"/>
          </w:tcPr>
          <w:p w14:paraId="41BF5E33" w14:textId="77777777" w:rsidR="00636C0C" w:rsidRPr="002A4E19" w:rsidRDefault="00636C0C" w:rsidP="00E86878">
            <w:pPr>
              <w:spacing w:after="0" w:line="240" w:lineRule="auto"/>
              <w:jc w:val="left"/>
              <w:rPr>
                <w:ins w:id="3679" w:author="Mahesh Venumbaka" w:date="2015-07-23T15:36:00Z"/>
                <w:b/>
                <w:color w:val="FFFFFF" w:themeColor="background1"/>
              </w:rPr>
            </w:pPr>
            <w:ins w:id="3680" w:author="Mahesh Venumbaka" w:date="2015-07-23T15:36:00Z">
              <w:r w:rsidRPr="002A4E19">
                <w:rPr>
                  <w:b/>
                  <w:color w:val="FFFFFF" w:themeColor="background1"/>
                </w:rPr>
                <w:t>Activity Name:</w:t>
              </w:r>
            </w:ins>
          </w:p>
        </w:tc>
        <w:tc>
          <w:tcPr>
            <w:tcW w:w="7380" w:type="dxa"/>
            <w:shd w:val="clear" w:color="auto" w:fill="1F497D" w:themeFill="text2"/>
          </w:tcPr>
          <w:p w14:paraId="658D9BD3" w14:textId="355CF07C" w:rsidR="00636C0C" w:rsidRPr="002A4E19" w:rsidRDefault="00636C0C" w:rsidP="00E86878">
            <w:pPr>
              <w:spacing w:after="0" w:line="240" w:lineRule="auto"/>
              <w:jc w:val="left"/>
              <w:rPr>
                <w:ins w:id="3681" w:author="Mahesh Venumbaka" w:date="2015-07-23T15:36:00Z"/>
                <w:b/>
                <w:color w:val="FFFFFF" w:themeColor="background1"/>
              </w:rPr>
            </w:pPr>
            <w:ins w:id="3682" w:author="Mahesh Venumbaka" w:date="2015-07-23T15:36:00Z">
              <w:r w:rsidRPr="00636C0C">
                <w:rPr>
                  <w:b/>
                  <w:color w:val="FFFFFF" w:themeColor="background1"/>
                </w:rPr>
                <w:t>Part Pick Scenario</w:t>
              </w:r>
            </w:ins>
          </w:p>
        </w:tc>
      </w:tr>
      <w:tr w:rsidR="00636C0C" w:rsidRPr="00BC5D51" w14:paraId="1D396961" w14:textId="77777777" w:rsidTr="00E86878">
        <w:trPr>
          <w:ins w:id="3683" w:author="Mahesh Venumbaka" w:date="2015-07-23T15:36:00Z"/>
        </w:trPr>
        <w:tc>
          <w:tcPr>
            <w:tcW w:w="1710" w:type="dxa"/>
          </w:tcPr>
          <w:p w14:paraId="012AD926" w14:textId="77777777" w:rsidR="00636C0C" w:rsidRPr="00BC5D51" w:rsidRDefault="00636C0C" w:rsidP="00E86878">
            <w:pPr>
              <w:spacing w:after="0" w:line="240" w:lineRule="auto"/>
              <w:jc w:val="left"/>
              <w:rPr>
                <w:ins w:id="3684" w:author="Mahesh Venumbaka" w:date="2015-07-23T15:36:00Z"/>
              </w:rPr>
            </w:pPr>
            <w:ins w:id="3685" w:author="Mahesh Venumbaka" w:date="2015-07-23T15:36:00Z">
              <w:r w:rsidRPr="00BC5D51">
                <w:t>Action taken by:</w:t>
              </w:r>
            </w:ins>
          </w:p>
        </w:tc>
        <w:tc>
          <w:tcPr>
            <w:tcW w:w="7380" w:type="dxa"/>
          </w:tcPr>
          <w:p w14:paraId="63D92A52" w14:textId="313ED159" w:rsidR="00636C0C" w:rsidRPr="00BC5D51" w:rsidRDefault="00636C0C" w:rsidP="00E86878">
            <w:pPr>
              <w:spacing w:after="0" w:line="240" w:lineRule="auto"/>
              <w:jc w:val="left"/>
              <w:rPr>
                <w:ins w:id="3686" w:author="Mahesh Venumbaka" w:date="2015-07-23T15:36:00Z"/>
              </w:rPr>
            </w:pPr>
            <w:ins w:id="3687" w:author="Mahesh Venumbaka" w:date="2015-07-23T15:36:00Z">
              <w:r>
                <w:t>Engineer</w:t>
              </w:r>
            </w:ins>
          </w:p>
        </w:tc>
      </w:tr>
      <w:tr w:rsidR="00636C0C" w:rsidRPr="00BC5D51" w14:paraId="1C61F328" w14:textId="77777777" w:rsidTr="00E86878">
        <w:trPr>
          <w:trHeight w:val="404"/>
          <w:ins w:id="3688" w:author="Mahesh Venumbaka" w:date="2015-07-23T15:36:00Z"/>
        </w:trPr>
        <w:tc>
          <w:tcPr>
            <w:tcW w:w="1710" w:type="dxa"/>
          </w:tcPr>
          <w:p w14:paraId="3E8C6829" w14:textId="77777777" w:rsidR="00636C0C" w:rsidRPr="00BC5D51" w:rsidRDefault="00636C0C" w:rsidP="00E86878">
            <w:pPr>
              <w:spacing w:after="0" w:line="240" w:lineRule="auto"/>
              <w:jc w:val="left"/>
              <w:rPr>
                <w:ins w:id="3689" w:author="Mahesh Venumbaka" w:date="2015-07-23T15:36:00Z"/>
              </w:rPr>
            </w:pPr>
            <w:ins w:id="3690" w:author="Mahesh Venumbaka" w:date="2015-07-23T15:36:00Z">
              <w:r w:rsidRPr="00BC5D51">
                <w:t>Interacting with:</w:t>
              </w:r>
            </w:ins>
          </w:p>
        </w:tc>
        <w:tc>
          <w:tcPr>
            <w:tcW w:w="7380" w:type="dxa"/>
          </w:tcPr>
          <w:p w14:paraId="2B84B008" w14:textId="77777777" w:rsidR="00636C0C" w:rsidRPr="00BC5D51" w:rsidRDefault="00636C0C" w:rsidP="00E86878">
            <w:pPr>
              <w:spacing w:after="0" w:line="240" w:lineRule="auto"/>
              <w:jc w:val="left"/>
              <w:rPr>
                <w:ins w:id="3691" w:author="Mahesh Venumbaka" w:date="2015-07-23T15:36:00Z"/>
              </w:rPr>
            </w:pPr>
            <w:ins w:id="3692" w:author="Mahesh Venumbaka" w:date="2015-07-23T15:36:00Z">
              <w:r>
                <w:t>N/A</w:t>
              </w:r>
            </w:ins>
          </w:p>
        </w:tc>
      </w:tr>
      <w:tr w:rsidR="00636C0C" w:rsidRPr="00BC5D51" w14:paraId="47FBB045" w14:textId="77777777" w:rsidTr="00E86878">
        <w:trPr>
          <w:trHeight w:val="404"/>
          <w:ins w:id="3693" w:author="Mahesh Venumbaka" w:date="2015-07-23T15:36:00Z"/>
        </w:trPr>
        <w:tc>
          <w:tcPr>
            <w:tcW w:w="1710" w:type="dxa"/>
          </w:tcPr>
          <w:p w14:paraId="74BA0D9C" w14:textId="77777777" w:rsidR="00636C0C" w:rsidRPr="00BC5D51" w:rsidRDefault="00636C0C" w:rsidP="00E86878">
            <w:pPr>
              <w:spacing w:after="0" w:line="240" w:lineRule="auto"/>
              <w:jc w:val="left"/>
              <w:rPr>
                <w:ins w:id="3694" w:author="Mahesh Venumbaka" w:date="2015-07-23T15:36:00Z"/>
              </w:rPr>
            </w:pPr>
            <w:ins w:id="3695" w:author="Mahesh Venumbaka" w:date="2015-07-23T15:36:00Z">
              <w:r w:rsidRPr="00BC5D51">
                <w:t>Description</w:t>
              </w:r>
            </w:ins>
          </w:p>
        </w:tc>
        <w:tc>
          <w:tcPr>
            <w:tcW w:w="7380" w:type="dxa"/>
          </w:tcPr>
          <w:p w14:paraId="10D14974" w14:textId="3D868E73" w:rsidR="00636C0C" w:rsidRPr="00BC5D51" w:rsidRDefault="00636C0C" w:rsidP="00636C0C">
            <w:pPr>
              <w:spacing w:after="0" w:line="240" w:lineRule="auto"/>
              <w:jc w:val="left"/>
              <w:rPr>
                <w:ins w:id="3696" w:author="Mahesh Venumbaka" w:date="2015-07-23T15:36:00Z"/>
              </w:rPr>
            </w:pPr>
            <w:ins w:id="3697" w:author="Mahesh Venumbaka" w:date="2015-07-23T15:37:00Z">
              <w:r>
                <w:t>If parts are required please follow the process mentioned at Section 4.3.12.</w:t>
              </w:r>
            </w:ins>
          </w:p>
        </w:tc>
      </w:tr>
      <w:tr w:rsidR="00636C0C" w:rsidRPr="00BC5D51" w14:paraId="60433B49" w14:textId="77777777" w:rsidTr="00E86878">
        <w:trPr>
          <w:ins w:id="3698" w:author="Mahesh Venumbaka" w:date="2015-07-23T15:36:00Z"/>
        </w:trPr>
        <w:tc>
          <w:tcPr>
            <w:tcW w:w="1710" w:type="dxa"/>
          </w:tcPr>
          <w:p w14:paraId="1DA62BB3" w14:textId="77777777" w:rsidR="00636C0C" w:rsidRPr="00BC5D51" w:rsidRDefault="00636C0C" w:rsidP="00E86878">
            <w:pPr>
              <w:spacing w:after="0" w:line="240" w:lineRule="auto"/>
              <w:jc w:val="left"/>
              <w:rPr>
                <w:ins w:id="3699" w:author="Mahesh Venumbaka" w:date="2015-07-23T15:36:00Z"/>
              </w:rPr>
            </w:pPr>
            <w:ins w:id="3700" w:author="Mahesh Venumbaka" w:date="2015-07-23T15:36:00Z">
              <w:r w:rsidRPr="00BC5D51">
                <w:t>Task Status</w:t>
              </w:r>
            </w:ins>
          </w:p>
        </w:tc>
        <w:tc>
          <w:tcPr>
            <w:tcW w:w="7380" w:type="dxa"/>
          </w:tcPr>
          <w:p w14:paraId="0AE72355" w14:textId="77777777" w:rsidR="00636C0C" w:rsidRPr="00BC5D51" w:rsidRDefault="00636C0C" w:rsidP="00E86878">
            <w:pPr>
              <w:spacing w:after="0" w:line="240" w:lineRule="auto"/>
              <w:jc w:val="left"/>
              <w:rPr>
                <w:ins w:id="3701" w:author="Mahesh Venumbaka" w:date="2015-07-23T15:36:00Z"/>
              </w:rPr>
            </w:pPr>
            <w:ins w:id="3702" w:author="Mahesh Venumbaka" w:date="2015-07-23T15:36:00Z">
              <w:r w:rsidRPr="00BC5D51">
                <w:t>N</w:t>
              </w:r>
              <w:r>
                <w:t>/</w:t>
              </w:r>
              <w:r w:rsidRPr="00BC5D51">
                <w:t>A</w:t>
              </w:r>
            </w:ins>
          </w:p>
        </w:tc>
      </w:tr>
    </w:tbl>
    <w:p w14:paraId="5AC25255" w14:textId="77777777" w:rsidR="00636C0C" w:rsidRDefault="00636C0C" w:rsidP="00A577CF">
      <w:pPr>
        <w:spacing w:after="0" w:line="240" w:lineRule="auto"/>
        <w:jc w:val="left"/>
        <w:rPr>
          <w:ins w:id="3703" w:author="Mahesh Venumbaka" w:date="2015-07-23T15:28:00Z"/>
          <w:b/>
        </w:rPr>
      </w:pPr>
    </w:p>
    <w:p w14:paraId="0B41FD16" w14:textId="77777777" w:rsidR="00636C0C" w:rsidRDefault="00636C0C" w:rsidP="00A577CF">
      <w:pPr>
        <w:spacing w:after="0" w:line="240" w:lineRule="auto"/>
        <w:jc w:val="left"/>
        <w:rPr>
          <w:ins w:id="3704" w:author="Mahesh Venumbaka" w:date="2015-07-23T15:33:00Z"/>
          <w:b/>
        </w:rPr>
      </w:pPr>
    </w:p>
    <w:p w14:paraId="11A680F4" w14:textId="03BBD76A" w:rsidR="00636C0C" w:rsidRPr="00BC5D51" w:rsidRDefault="00636C0C" w:rsidP="003A1DD5">
      <w:pPr>
        <w:pStyle w:val="Heading4"/>
        <w:rPr>
          <w:ins w:id="3705" w:author="Mahesh Venumbaka" w:date="2015-07-23T15:39:00Z"/>
        </w:rPr>
      </w:pPr>
      <w:ins w:id="3706" w:author="Mahesh Venumbaka" w:date="2015-07-23T15:39:00Z">
        <w:r w:rsidRPr="00BC5D51">
          <w:t xml:space="preserve">Activity: </w:t>
        </w:r>
        <w:r w:rsidRPr="00636C0C">
          <w:t>On Job training</w:t>
        </w:r>
      </w:ins>
    </w:p>
    <w:p w14:paraId="3BADD187" w14:textId="77777777" w:rsidR="00636C0C" w:rsidRDefault="00636C0C" w:rsidP="00636C0C">
      <w:pPr>
        <w:spacing w:after="0" w:line="240" w:lineRule="auto"/>
        <w:jc w:val="left"/>
        <w:rPr>
          <w:ins w:id="3707" w:author="Mahesh Venumbaka" w:date="2015-07-23T15:39: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636C0C" w:rsidRPr="00BC5D51" w14:paraId="1CDF947C" w14:textId="77777777" w:rsidTr="00E86878">
        <w:trPr>
          <w:tblHeader/>
          <w:ins w:id="3708" w:author="Mahesh Venumbaka" w:date="2015-07-23T15:39:00Z"/>
        </w:trPr>
        <w:tc>
          <w:tcPr>
            <w:tcW w:w="1710" w:type="dxa"/>
            <w:shd w:val="clear" w:color="auto" w:fill="1F497D" w:themeFill="text2"/>
          </w:tcPr>
          <w:p w14:paraId="164C0D6C" w14:textId="77777777" w:rsidR="00636C0C" w:rsidRPr="002A4E19" w:rsidRDefault="00636C0C" w:rsidP="00E86878">
            <w:pPr>
              <w:spacing w:after="0" w:line="240" w:lineRule="auto"/>
              <w:jc w:val="left"/>
              <w:rPr>
                <w:ins w:id="3709" w:author="Mahesh Venumbaka" w:date="2015-07-23T15:39:00Z"/>
                <w:b/>
                <w:color w:val="FFFFFF" w:themeColor="background1"/>
              </w:rPr>
            </w:pPr>
            <w:ins w:id="3710" w:author="Mahesh Venumbaka" w:date="2015-07-23T15:39:00Z">
              <w:r w:rsidRPr="002A4E19">
                <w:rPr>
                  <w:b/>
                  <w:color w:val="FFFFFF" w:themeColor="background1"/>
                </w:rPr>
                <w:t>Activity Name:</w:t>
              </w:r>
            </w:ins>
          </w:p>
        </w:tc>
        <w:tc>
          <w:tcPr>
            <w:tcW w:w="7380" w:type="dxa"/>
            <w:shd w:val="clear" w:color="auto" w:fill="1F497D" w:themeFill="text2"/>
          </w:tcPr>
          <w:p w14:paraId="7EABB8DB" w14:textId="46FB4704" w:rsidR="00636C0C" w:rsidRPr="002A4E19" w:rsidRDefault="00636C0C" w:rsidP="00E86878">
            <w:pPr>
              <w:spacing w:after="0" w:line="240" w:lineRule="auto"/>
              <w:jc w:val="left"/>
              <w:rPr>
                <w:ins w:id="3711" w:author="Mahesh Venumbaka" w:date="2015-07-23T15:39:00Z"/>
                <w:b/>
                <w:color w:val="FFFFFF" w:themeColor="background1"/>
              </w:rPr>
            </w:pPr>
            <w:ins w:id="3712" w:author="Mahesh Venumbaka" w:date="2015-07-23T15:39:00Z">
              <w:r w:rsidRPr="00636C0C">
                <w:rPr>
                  <w:b/>
                  <w:color w:val="FFFFFF" w:themeColor="background1"/>
                </w:rPr>
                <w:t>On Job training</w:t>
              </w:r>
            </w:ins>
          </w:p>
        </w:tc>
      </w:tr>
      <w:tr w:rsidR="00636C0C" w:rsidRPr="00BC5D51" w14:paraId="788254B6" w14:textId="77777777" w:rsidTr="00E86878">
        <w:trPr>
          <w:ins w:id="3713" w:author="Mahesh Venumbaka" w:date="2015-07-23T15:39:00Z"/>
        </w:trPr>
        <w:tc>
          <w:tcPr>
            <w:tcW w:w="1710" w:type="dxa"/>
          </w:tcPr>
          <w:p w14:paraId="48501451" w14:textId="77777777" w:rsidR="00636C0C" w:rsidRPr="00BC5D51" w:rsidRDefault="00636C0C" w:rsidP="00E86878">
            <w:pPr>
              <w:spacing w:after="0" w:line="240" w:lineRule="auto"/>
              <w:jc w:val="left"/>
              <w:rPr>
                <w:ins w:id="3714" w:author="Mahesh Venumbaka" w:date="2015-07-23T15:39:00Z"/>
              </w:rPr>
            </w:pPr>
            <w:ins w:id="3715" w:author="Mahesh Venumbaka" w:date="2015-07-23T15:39:00Z">
              <w:r w:rsidRPr="00BC5D51">
                <w:t>Action taken by:</w:t>
              </w:r>
            </w:ins>
          </w:p>
        </w:tc>
        <w:tc>
          <w:tcPr>
            <w:tcW w:w="7380" w:type="dxa"/>
          </w:tcPr>
          <w:p w14:paraId="432834E7" w14:textId="77777777" w:rsidR="00636C0C" w:rsidRPr="00BC5D51" w:rsidRDefault="00636C0C" w:rsidP="00E86878">
            <w:pPr>
              <w:spacing w:after="0" w:line="240" w:lineRule="auto"/>
              <w:jc w:val="left"/>
              <w:rPr>
                <w:ins w:id="3716" w:author="Mahesh Venumbaka" w:date="2015-07-23T15:39:00Z"/>
              </w:rPr>
            </w:pPr>
            <w:ins w:id="3717" w:author="Mahesh Venumbaka" w:date="2015-07-23T15:39:00Z">
              <w:r>
                <w:t>Engineer</w:t>
              </w:r>
            </w:ins>
          </w:p>
        </w:tc>
      </w:tr>
      <w:tr w:rsidR="00636C0C" w:rsidRPr="00BC5D51" w14:paraId="0B492355" w14:textId="77777777" w:rsidTr="00E86878">
        <w:trPr>
          <w:trHeight w:val="404"/>
          <w:ins w:id="3718" w:author="Mahesh Venumbaka" w:date="2015-07-23T15:39:00Z"/>
        </w:trPr>
        <w:tc>
          <w:tcPr>
            <w:tcW w:w="1710" w:type="dxa"/>
          </w:tcPr>
          <w:p w14:paraId="3AF8BF4E" w14:textId="77777777" w:rsidR="00636C0C" w:rsidRPr="00BC5D51" w:rsidRDefault="00636C0C" w:rsidP="00E86878">
            <w:pPr>
              <w:spacing w:after="0" w:line="240" w:lineRule="auto"/>
              <w:jc w:val="left"/>
              <w:rPr>
                <w:ins w:id="3719" w:author="Mahesh Venumbaka" w:date="2015-07-23T15:39:00Z"/>
              </w:rPr>
            </w:pPr>
            <w:ins w:id="3720" w:author="Mahesh Venumbaka" w:date="2015-07-23T15:39:00Z">
              <w:r w:rsidRPr="00BC5D51">
                <w:t>Interacting with:</w:t>
              </w:r>
            </w:ins>
          </w:p>
        </w:tc>
        <w:tc>
          <w:tcPr>
            <w:tcW w:w="7380" w:type="dxa"/>
          </w:tcPr>
          <w:p w14:paraId="73CFF078" w14:textId="77777777" w:rsidR="00636C0C" w:rsidRPr="00BC5D51" w:rsidRDefault="00636C0C" w:rsidP="00E86878">
            <w:pPr>
              <w:spacing w:after="0" w:line="240" w:lineRule="auto"/>
              <w:jc w:val="left"/>
              <w:rPr>
                <w:ins w:id="3721" w:author="Mahesh Venumbaka" w:date="2015-07-23T15:39:00Z"/>
              </w:rPr>
            </w:pPr>
            <w:ins w:id="3722" w:author="Mahesh Venumbaka" w:date="2015-07-23T15:39:00Z">
              <w:r>
                <w:t>N/A</w:t>
              </w:r>
            </w:ins>
          </w:p>
        </w:tc>
      </w:tr>
      <w:tr w:rsidR="00636C0C" w:rsidRPr="00BC5D51" w14:paraId="49D3E374" w14:textId="77777777" w:rsidTr="00E86878">
        <w:trPr>
          <w:trHeight w:val="404"/>
          <w:ins w:id="3723" w:author="Mahesh Venumbaka" w:date="2015-07-23T15:39:00Z"/>
        </w:trPr>
        <w:tc>
          <w:tcPr>
            <w:tcW w:w="1710" w:type="dxa"/>
          </w:tcPr>
          <w:p w14:paraId="0FDD318C" w14:textId="77777777" w:rsidR="00636C0C" w:rsidRPr="00BC5D51" w:rsidRDefault="00636C0C" w:rsidP="00E86878">
            <w:pPr>
              <w:spacing w:after="0" w:line="240" w:lineRule="auto"/>
              <w:jc w:val="left"/>
              <w:rPr>
                <w:ins w:id="3724" w:author="Mahesh Venumbaka" w:date="2015-07-23T15:39:00Z"/>
              </w:rPr>
            </w:pPr>
            <w:ins w:id="3725" w:author="Mahesh Venumbaka" w:date="2015-07-23T15:39:00Z">
              <w:r w:rsidRPr="00BC5D51">
                <w:t>Description</w:t>
              </w:r>
            </w:ins>
          </w:p>
        </w:tc>
        <w:tc>
          <w:tcPr>
            <w:tcW w:w="7380" w:type="dxa"/>
          </w:tcPr>
          <w:p w14:paraId="33C28E25" w14:textId="2356DD4D" w:rsidR="00636C0C" w:rsidRPr="00BC5D51" w:rsidRDefault="00636C0C" w:rsidP="003A1DD5">
            <w:pPr>
              <w:spacing w:after="0" w:line="240" w:lineRule="auto"/>
              <w:jc w:val="left"/>
              <w:rPr>
                <w:ins w:id="3726" w:author="Mahesh Venumbaka" w:date="2015-07-23T15:39:00Z"/>
              </w:rPr>
            </w:pPr>
            <w:ins w:id="3727" w:author="Mahesh Venumbaka" w:date="2015-07-23T15:40:00Z">
              <w:r w:rsidRPr="00636C0C">
                <w:t xml:space="preserve">If OJT </w:t>
              </w:r>
              <w:r w:rsidR="003A1DD5">
                <w:t xml:space="preserve">is </w:t>
              </w:r>
            </w:ins>
            <w:ins w:id="3728" w:author="Mahesh Venumbaka" w:date="2015-07-24T11:16:00Z">
              <w:r w:rsidR="001A384A">
                <w:t>r</w:t>
              </w:r>
              <w:r w:rsidR="001A384A" w:rsidRPr="00636C0C">
                <w:t xml:space="preserve">equired </w:t>
              </w:r>
              <w:r w:rsidR="001A384A">
                <w:t>please</w:t>
              </w:r>
            </w:ins>
            <w:ins w:id="3729" w:author="Mahesh Venumbaka" w:date="2015-07-23T15:39:00Z">
              <w:r>
                <w:t xml:space="preserve"> follow the process mentioned at Section 4.3.</w:t>
              </w:r>
            </w:ins>
            <w:ins w:id="3730" w:author="Mahesh Venumbaka" w:date="2015-07-23T15:40:00Z">
              <w:r w:rsidR="003A1DD5">
                <w:t>8</w:t>
              </w:r>
            </w:ins>
            <w:ins w:id="3731" w:author="Mahesh Venumbaka" w:date="2015-07-23T15:39:00Z">
              <w:r>
                <w:t>.</w:t>
              </w:r>
            </w:ins>
          </w:p>
        </w:tc>
      </w:tr>
      <w:tr w:rsidR="00636C0C" w:rsidRPr="00BC5D51" w14:paraId="472DC387" w14:textId="77777777" w:rsidTr="00E86878">
        <w:trPr>
          <w:ins w:id="3732" w:author="Mahesh Venumbaka" w:date="2015-07-23T15:39:00Z"/>
        </w:trPr>
        <w:tc>
          <w:tcPr>
            <w:tcW w:w="1710" w:type="dxa"/>
          </w:tcPr>
          <w:p w14:paraId="60C9B3F4" w14:textId="77777777" w:rsidR="00636C0C" w:rsidRPr="00BC5D51" w:rsidRDefault="00636C0C" w:rsidP="00E86878">
            <w:pPr>
              <w:spacing w:after="0" w:line="240" w:lineRule="auto"/>
              <w:jc w:val="left"/>
              <w:rPr>
                <w:ins w:id="3733" w:author="Mahesh Venumbaka" w:date="2015-07-23T15:39:00Z"/>
              </w:rPr>
            </w:pPr>
            <w:ins w:id="3734" w:author="Mahesh Venumbaka" w:date="2015-07-23T15:39:00Z">
              <w:r w:rsidRPr="00BC5D51">
                <w:t>Task Status</w:t>
              </w:r>
            </w:ins>
          </w:p>
        </w:tc>
        <w:tc>
          <w:tcPr>
            <w:tcW w:w="7380" w:type="dxa"/>
          </w:tcPr>
          <w:p w14:paraId="3509772D" w14:textId="77777777" w:rsidR="00636C0C" w:rsidRPr="00BC5D51" w:rsidRDefault="00636C0C" w:rsidP="00E86878">
            <w:pPr>
              <w:spacing w:after="0" w:line="240" w:lineRule="auto"/>
              <w:jc w:val="left"/>
              <w:rPr>
                <w:ins w:id="3735" w:author="Mahesh Venumbaka" w:date="2015-07-23T15:39:00Z"/>
              </w:rPr>
            </w:pPr>
            <w:ins w:id="3736" w:author="Mahesh Venumbaka" w:date="2015-07-23T15:39:00Z">
              <w:r w:rsidRPr="00BC5D51">
                <w:t>N</w:t>
              </w:r>
              <w:r>
                <w:t>/</w:t>
              </w:r>
              <w:r w:rsidRPr="00BC5D51">
                <w:t>A</w:t>
              </w:r>
            </w:ins>
          </w:p>
        </w:tc>
      </w:tr>
    </w:tbl>
    <w:p w14:paraId="471EC97C" w14:textId="77777777" w:rsidR="00636C0C" w:rsidRDefault="00636C0C" w:rsidP="00A577CF">
      <w:pPr>
        <w:spacing w:after="0" w:line="240" w:lineRule="auto"/>
        <w:jc w:val="left"/>
        <w:rPr>
          <w:ins w:id="3737" w:author="Mahesh Venumbaka" w:date="2015-07-23T15:33:00Z"/>
          <w:b/>
        </w:rPr>
      </w:pPr>
    </w:p>
    <w:p w14:paraId="0C085CD3" w14:textId="77777777" w:rsidR="00636C0C" w:rsidRDefault="00636C0C" w:rsidP="00A577CF">
      <w:pPr>
        <w:spacing w:after="0" w:line="240" w:lineRule="auto"/>
        <w:jc w:val="left"/>
        <w:rPr>
          <w:ins w:id="3738" w:author="Mahesh Venumbaka" w:date="2015-07-23T15:41:00Z"/>
          <w:b/>
        </w:rPr>
      </w:pPr>
    </w:p>
    <w:p w14:paraId="43148B93" w14:textId="77777777" w:rsidR="003A1DD5" w:rsidRDefault="003A1DD5" w:rsidP="00A577CF">
      <w:pPr>
        <w:spacing w:after="0" w:line="240" w:lineRule="auto"/>
        <w:jc w:val="left"/>
        <w:rPr>
          <w:ins w:id="3739" w:author="Mahesh Venumbaka" w:date="2015-07-23T15:41:00Z"/>
          <w:b/>
        </w:rPr>
      </w:pPr>
    </w:p>
    <w:p w14:paraId="55A853C9" w14:textId="77777777" w:rsidR="003A1DD5" w:rsidRPr="00BC5D51" w:rsidRDefault="003A1DD5" w:rsidP="003A1DD5">
      <w:pPr>
        <w:pStyle w:val="Heading4"/>
        <w:rPr>
          <w:ins w:id="3740" w:author="Mahesh Venumbaka" w:date="2015-07-23T15:41:00Z"/>
        </w:rPr>
      </w:pPr>
      <w:ins w:id="3741" w:author="Mahesh Venumbaka" w:date="2015-07-23T15:41:00Z">
        <w:r w:rsidRPr="00BC5D51">
          <w:t xml:space="preserve">Activity: </w:t>
        </w:r>
        <w:r w:rsidRPr="00636C0C">
          <w:t>Individual FMI Appointment Process</w:t>
        </w:r>
      </w:ins>
    </w:p>
    <w:p w14:paraId="35A316F1" w14:textId="77777777" w:rsidR="003A1DD5" w:rsidRDefault="003A1DD5" w:rsidP="003A1DD5">
      <w:pPr>
        <w:spacing w:after="0" w:line="240" w:lineRule="auto"/>
        <w:jc w:val="left"/>
        <w:rPr>
          <w:ins w:id="3742" w:author="Mahesh Venumbaka" w:date="2015-07-23T15:41: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3A1DD5" w:rsidRPr="00BC5D51" w14:paraId="5D1B72C4" w14:textId="77777777" w:rsidTr="00E86878">
        <w:trPr>
          <w:tblHeader/>
          <w:ins w:id="3743" w:author="Mahesh Venumbaka" w:date="2015-07-23T15:41:00Z"/>
        </w:trPr>
        <w:tc>
          <w:tcPr>
            <w:tcW w:w="1710" w:type="dxa"/>
            <w:shd w:val="clear" w:color="auto" w:fill="1F497D" w:themeFill="text2"/>
          </w:tcPr>
          <w:p w14:paraId="4CB3FBFC" w14:textId="77777777" w:rsidR="003A1DD5" w:rsidRPr="002A4E19" w:rsidRDefault="003A1DD5" w:rsidP="00E86878">
            <w:pPr>
              <w:spacing w:after="0" w:line="240" w:lineRule="auto"/>
              <w:jc w:val="left"/>
              <w:rPr>
                <w:ins w:id="3744" w:author="Mahesh Venumbaka" w:date="2015-07-23T15:41:00Z"/>
                <w:b/>
                <w:color w:val="FFFFFF" w:themeColor="background1"/>
              </w:rPr>
            </w:pPr>
            <w:ins w:id="3745" w:author="Mahesh Venumbaka" w:date="2015-07-23T15:41:00Z">
              <w:r w:rsidRPr="002A4E19">
                <w:rPr>
                  <w:b/>
                  <w:color w:val="FFFFFF" w:themeColor="background1"/>
                </w:rPr>
                <w:lastRenderedPageBreak/>
                <w:t>Activity Name:</w:t>
              </w:r>
            </w:ins>
          </w:p>
        </w:tc>
        <w:tc>
          <w:tcPr>
            <w:tcW w:w="7380" w:type="dxa"/>
            <w:shd w:val="clear" w:color="auto" w:fill="1F497D" w:themeFill="text2"/>
          </w:tcPr>
          <w:p w14:paraId="2FD6C39F" w14:textId="77777777" w:rsidR="003A1DD5" w:rsidRPr="002A4E19" w:rsidRDefault="003A1DD5" w:rsidP="00E86878">
            <w:pPr>
              <w:spacing w:after="0" w:line="240" w:lineRule="auto"/>
              <w:jc w:val="left"/>
              <w:rPr>
                <w:ins w:id="3746" w:author="Mahesh Venumbaka" w:date="2015-07-23T15:41:00Z"/>
                <w:b/>
                <w:color w:val="FFFFFF" w:themeColor="background1"/>
              </w:rPr>
            </w:pPr>
            <w:ins w:id="3747" w:author="Mahesh Venumbaka" w:date="2015-07-23T15:41:00Z">
              <w:r w:rsidRPr="00636C0C">
                <w:rPr>
                  <w:b/>
                  <w:color w:val="FFFFFF" w:themeColor="background1"/>
                </w:rPr>
                <w:t>Individual FMI Appointment Process</w:t>
              </w:r>
            </w:ins>
          </w:p>
        </w:tc>
      </w:tr>
      <w:tr w:rsidR="003A1DD5" w:rsidRPr="00BC5D51" w14:paraId="194A925A" w14:textId="77777777" w:rsidTr="00E86878">
        <w:trPr>
          <w:ins w:id="3748" w:author="Mahesh Venumbaka" w:date="2015-07-23T15:41:00Z"/>
        </w:trPr>
        <w:tc>
          <w:tcPr>
            <w:tcW w:w="1710" w:type="dxa"/>
          </w:tcPr>
          <w:p w14:paraId="010EB867" w14:textId="77777777" w:rsidR="003A1DD5" w:rsidRPr="00BC5D51" w:rsidRDefault="003A1DD5" w:rsidP="00E86878">
            <w:pPr>
              <w:spacing w:after="0" w:line="240" w:lineRule="auto"/>
              <w:jc w:val="left"/>
              <w:rPr>
                <w:ins w:id="3749" w:author="Mahesh Venumbaka" w:date="2015-07-23T15:41:00Z"/>
              </w:rPr>
            </w:pPr>
            <w:ins w:id="3750" w:author="Mahesh Venumbaka" w:date="2015-07-23T15:41:00Z">
              <w:r w:rsidRPr="00BC5D51">
                <w:t>Action taken by:</w:t>
              </w:r>
            </w:ins>
          </w:p>
        </w:tc>
        <w:tc>
          <w:tcPr>
            <w:tcW w:w="7380" w:type="dxa"/>
          </w:tcPr>
          <w:p w14:paraId="2CC4E9D0" w14:textId="5DED7760" w:rsidR="003A1DD5" w:rsidRPr="00BC5D51" w:rsidRDefault="003A1DD5" w:rsidP="00E86878">
            <w:pPr>
              <w:spacing w:after="0" w:line="240" w:lineRule="auto"/>
              <w:jc w:val="left"/>
              <w:rPr>
                <w:ins w:id="3751" w:author="Mahesh Venumbaka" w:date="2015-07-23T15:41:00Z"/>
              </w:rPr>
            </w:pPr>
            <w:ins w:id="3752" w:author="Mahesh Venumbaka" w:date="2015-07-23T15:41:00Z">
              <w:r>
                <w:t>System</w:t>
              </w:r>
            </w:ins>
          </w:p>
        </w:tc>
      </w:tr>
      <w:tr w:rsidR="003A1DD5" w:rsidRPr="00BC5D51" w14:paraId="6D2FF4B3" w14:textId="77777777" w:rsidTr="00E86878">
        <w:trPr>
          <w:trHeight w:val="404"/>
          <w:ins w:id="3753" w:author="Mahesh Venumbaka" w:date="2015-07-23T15:41:00Z"/>
        </w:trPr>
        <w:tc>
          <w:tcPr>
            <w:tcW w:w="1710" w:type="dxa"/>
          </w:tcPr>
          <w:p w14:paraId="5CDD581A" w14:textId="77777777" w:rsidR="003A1DD5" w:rsidRPr="00BC5D51" w:rsidRDefault="003A1DD5" w:rsidP="00E86878">
            <w:pPr>
              <w:spacing w:after="0" w:line="240" w:lineRule="auto"/>
              <w:jc w:val="left"/>
              <w:rPr>
                <w:ins w:id="3754" w:author="Mahesh Venumbaka" w:date="2015-07-23T15:41:00Z"/>
              </w:rPr>
            </w:pPr>
            <w:ins w:id="3755" w:author="Mahesh Venumbaka" w:date="2015-07-23T15:41:00Z">
              <w:r w:rsidRPr="00BC5D51">
                <w:t>Interacting with:</w:t>
              </w:r>
            </w:ins>
          </w:p>
        </w:tc>
        <w:tc>
          <w:tcPr>
            <w:tcW w:w="7380" w:type="dxa"/>
          </w:tcPr>
          <w:p w14:paraId="3289D7FE" w14:textId="77777777" w:rsidR="003A1DD5" w:rsidRPr="00BC5D51" w:rsidRDefault="003A1DD5" w:rsidP="00E86878">
            <w:pPr>
              <w:spacing w:after="0" w:line="240" w:lineRule="auto"/>
              <w:jc w:val="left"/>
              <w:rPr>
                <w:ins w:id="3756" w:author="Mahesh Venumbaka" w:date="2015-07-23T15:41:00Z"/>
              </w:rPr>
            </w:pPr>
            <w:ins w:id="3757" w:author="Mahesh Venumbaka" w:date="2015-07-23T15:41:00Z">
              <w:r>
                <w:t>SDT booking Tool, Siebel, Click Software</w:t>
              </w:r>
            </w:ins>
          </w:p>
        </w:tc>
      </w:tr>
      <w:tr w:rsidR="003A1DD5" w:rsidRPr="00BC5D51" w14:paraId="599C8D9F" w14:textId="77777777" w:rsidTr="00E86878">
        <w:trPr>
          <w:trHeight w:val="404"/>
          <w:ins w:id="3758" w:author="Mahesh Venumbaka" w:date="2015-07-23T15:41:00Z"/>
        </w:trPr>
        <w:tc>
          <w:tcPr>
            <w:tcW w:w="1710" w:type="dxa"/>
          </w:tcPr>
          <w:p w14:paraId="63CB7787" w14:textId="77777777" w:rsidR="003A1DD5" w:rsidRPr="00BC5D51" w:rsidRDefault="003A1DD5" w:rsidP="00E86878">
            <w:pPr>
              <w:spacing w:after="0" w:line="240" w:lineRule="auto"/>
              <w:jc w:val="left"/>
              <w:rPr>
                <w:ins w:id="3759" w:author="Mahesh Venumbaka" w:date="2015-07-23T15:41:00Z"/>
              </w:rPr>
            </w:pPr>
            <w:ins w:id="3760" w:author="Mahesh Venumbaka" w:date="2015-07-23T15:41:00Z">
              <w:r w:rsidRPr="00BC5D51">
                <w:t>Description</w:t>
              </w:r>
            </w:ins>
          </w:p>
        </w:tc>
        <w:tc>
          <w:tcPr>
            <w:tcW w:w="7380" w:type="dxa"/>
          </w:tcPr>
          <w:p w14:paraId="5CCEF6C6" w14:textId="6C6E0A89" w:rsidR="003A1DD5" w:rsidRDefault="003A1DD5" w:rsidP="00334A7F">
            <w:pPr>
              <w:pStyle w:val="ListParagraph"/>
              <w:numPr>
                <w:ilvl w:val="0"/>
                <w:numId w:val="92"/>
              </w:numPr>
              <w:spacing w:after="0" w:line="240" w:lineRule="auto"/>
              <w:jc w:val="left"/>
              <w:rPr>
                <w:ins w:id="3761" w:author="Mahesh Venumbaka" w:date="2015-07-23T15:41:00Z"/>
              </w:rPr>
            </w:pPr>
            <w:ins w:id="3762" w:author="Mahesh Venumbaka" w:date="2015-07-23T15:41:00Z">
              <w:r w:rsidRPr="003A1DD5">
                <w:t xml:space="preserve">SDT </w:t>
              </w:r>
            </w:ins>
            <w:ins w:id="3763" w:author="Mahesh Venumbaka" w:date="2015-07-24T17:40:00Z">
              <w:r w:rsidR="00317D88">
                <w:t>Booking</w:t>
              </w:r>
            </w:ins>
            <w:ins w:id="3764" w:author="Mahesh Venumbaka" w:date="2015-07-23T15:41:00Z">
              <w:r w:rsidRPr="003A1DD5">
                <w:t xml:space="preserve"> application fetches all the related information stored at Activity level and SR Level through the Rest API's from Siebel</w:t>
              </w:r>
            </w:ins>
          </w:p>
          <w:p w14:paraId="2119108C" w14:textId="64FBA211" w:rsidR="003A1DD5" w:rsidRPr="00BC5D51" w:rsidRDefault="003A1DD5" w:rsidP="00334A7F">
            <w:pPr>
              <w:pStyle w:val="ListParagraph"/>
              <w:numPr>
                <w:ilvl w:val="0"/>
                <w:numId w:val="92"/>
              </w:numPr>
              <w:spacing w:after="0" w:line="240" w:lineRule="auto"/>
              <w:jc w:val="left"/>
              <w:rPr>
                <w:ins w:id="3765" w:author="Mahesh Venumbaka" w:date="2015-07-23T15:41:00Z"/>
              </w:rPr>
            </w:pPr>
            <w:ins w:id="3766" w:author="Mahesh Venumbaka" w:date="2015-07-23T15:41:00Z">
              <w:r w:rsidRPr="003A1DD5">
                <w:t xml:space="preserve">From </w:t>
              </w:r>
              <w:r>
                <w:t xml:space="preserve">here </w:t>
              </w:r>
              <w:r w:rsidRPr="003A1DD5">
                <w:t>on it's the same flow as corrective repair</w:t>
              </w:r>
            </w:ins>
            <w:ins w:id="3767" w:author="Mahesh Venumbaka" w:date="2015-07-23T15:42:00Z">
              <w:r>
                <w:t xml:space="preserve"> at section 4.3.1</w:t>
              </w:r>
            </w:ins>
          </w:p>
        </w:tc>
      </w:tr>
      <w:tr w:rsidR="003A1DD5" w:rsidRPr="00BC5D51" w14:paraId="22A0CCA5" w14:textId="77777777" w:rsidTr="00E86878">
        <w:trPr>
          <w:ins w:id="3768" w:author="Mahesh Venumbaka" w:date="2015-07-23T15:41:00Z"/>
        </w:trPr>
        <w:tc>
          <w:tcPr>
            <w:tcW w:w="1710" w:type="dxa"/>
          </w:tcPr>
          <w:p w14:paraId="65F1E088" w14:textId="77777777" w:rsidR="003A1DD5" w:rsidRPr="00BC5D51" w:rsidRDefault="003A1DD5" w:rsidP="00E86878">
            <w:pPr>
              <w:spacing w:after="0" w:line="240" w:lineRule="auto"/>
              <w:jc w:val="left"/>
              <w:rPr>
                <w:ins w:id="3769" w:author="Mahesh Venumbaka" w:date="2015-07-23T15:41:00Z"/>
              </w:rPr>
            </w:pPr>
            <w:ins w:id="3770" w:author="Mahesh Venumbaka" w:date="2015-07-23T15:41:00Z">
              <w:r w:rsidRPr="00BC5D51">
                <w:t>Task Status</w:t>
              </w:r>
            </w:ins>
          </w:p>
        </w:tc>
        <w:tc>
          <w:tcPr>
            <w:tcW w:w="7380" w:type="dxa"/>
          </w:tcPr>
          <w:p w14:paraId="0B3F9E19" w14:textId="0049B6BB" w:rsidR="003A1DD5" w:rsidRPr="00BC5D51" w:rsidRDefault="00FE1F7D" w:rsidP="00317D88">
            <w:pPr>
              <w:spacing w:after="0" w:line="240" w:lineRule="auto"/>
              <w:jc w:val="left"/>
              <w:rPr>
                <w:ins w:id="3771" w:author="Mahesh Venumbaka" w:date="2015-07-23T15:41:00Z"/>
              </w:rPr>
            </w:pPr>
            <w:ins w:id="3772" w:author="Mahesh Venumbaka" w:date="2015-07-24T17:40:00Z">
              <w:r>
                <w:t>Tentative</w:t>
              </w:r>
            </w:ins>
          </w:p>
        </w:tc>
      </w:tr>
    </w:tbl>
    <w:p w14:paraId="50FC07D9" w14:textId="77777777" w:rsidR="00636C0C" w:rsidRDefault="00636C0C" w:rsidP="00A577CF">
      <w:pPr>
        <w:spacing w:after="0" w:line="240" w:lineRule="auto"/>
        <w:jc w:val="left"/>
        <w:rPr>
          <w:ins w:id="3773" w:author="Mahesh Venumbaka" w:date="2015-07-23T15:33:00Z"/>
          <w:b/>
        </w:rPr>
      </w:pPr>
    </w:p>
    <w:p w14:paraId="7D96EFCF" w14:textId="248550CD" w:rsidR="00636C0C" w:rsidRPr="00BC5D51" w:rsidDel="003A1DD5" w:rsidRDefault="00636C0C" w:rsidP="00A577CF">
      <w:pPr>
        <w:spacing w:after="0" w:line="240" w:lineRule="auto"/>
        <w:jc w:val="left"/>
        <w:rPr>
          <w:del w:id="3774" w:author="Mahesh Venumbaka" w:date="2015-07-23T15:43:00Z"/>
          <w:b/>
        </w:rPr>
      </w:pPr>
    </w:p>
    <w:p w14:paraId="0CAE6A03" w14:textId="3D1BA09E" w:rsidR="00BA785C" w:rsidRPr="00BC5D51" w:rsidDel="003A1DD5" w:rsidRDefault="00B953DA" w:rsidP="00A577CF">
      <w:pPr>
        <w:pStyle w:val="Heading4"/>
        <w:rPr>
          <w:del w:id="3775" w:author="Mahesh Venumbaka" w:date="2015-07-23T15:43:00Z"/>
        </w:rPr>
      </w:pPr>
      <w:del w:id="3776" w:author="Mahesh Venumbaka" w:date="2015-07-23T15:43:00Z">
        <w:r w:rsidDel="003A1DD5">
          <w:delText xml:space="preserve"> </w:delText>
        </w:r>
        <w:r w:rsidR="00BA785C" w:rsidRPr="00BC5D51" w:rsidDel="003A1DD5">
          <w:delText>Activity: Level, # o</w:delText>
        </w:r>
        <w:r w:rsidR="00BA785C" w:rsidRPr="00F83406" w:rsidDel="003A1DD5">
          <w:delText>f</w:delText>
        </w:r>
        <w:r w:rsidR="00BA785C" w:rsidRPr="00BC5D51" w:rsidDel="003A1DD5">
          <w:delText xml:space="preserve"> Hours, # of FSE, Date &amp; Time</w:delText>
        </w:r>
      </w:del>
    </w:p>
    <w:p w14:paraId="0CAE6A04" w14:textId="67EDB3D3" w:rsidR="00BA785C" w:rsidRPr="00BC5D51" w:rsidDel="003A1DD5" w:rsidRDefault="00BA785C" w:rsidP="00A577CF">
      <w:pPr>
        <w:spacing w:after="0" w:line="240" w:lineRule="auto"/>
        <w:jc w:val="left"/>
        <w:rPr>
          <w:del w:id="3777" w:author="Mahesh Venumbaka" w:date="2015-07-23T15:4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3A1DD5" w14:paraId="0CAE6A07" w14:textId="2F50B87E" w:rsidTr="00A47B9B">
        <w:trPr>
          <w:tblHeader/>
          <w:del w:id="3778" w:author="Mahesh Venumbaka" w:date="2015-07-23T15:43:00Z"/>
        </w:trPr>
        <w:tc>
          <w:tcPr>
            <w:tcW w:w="1710" w:type="dxa"/>
            <w:shd w:val="clear" w:color="auto" w:fill="1F497D" w:themeFill="text2"/>
          </w:tcPr>
          <w:p w14:paraId="0CAE6A05" w14:textId="25188B1B" w:rsidR="00BA785C" w:rsidRPr="002A4E19" w:rsidDel="003A1DD5" w:rsidRDefault="00BA785C" w:rsidP="00A577CF">
            <w:pPr>
              <w:spacing w:after="0" w:line="240" w:lineRule="auto"/>
              <w:jc w:val="left"/>
              <w:rPr>
                <w:del w:id="3779" w:author="Mahesh Venumbaka" w:date="2015-07-23T15:43:00Z"/>
                <w:b/>
                <w:color w:val="FFFFFF" w:themeColor="background1"/>
              </w:rPr>
            </w:pPr>
            <w:del w:id="3780" w:author="Mahesh Venumbaka" w:date="2015-07-23T15:43:00Z">
              <w:r w:rsidRPr="002A4E19" w:rsidDel="003A1DD5">
                <w:rPr>
                  <w:b/>
                  <w:color w:val="FFFFFF" w:themeColor="background1"/>
                </w:rPr>
                <w:delText>Activity Name:</w:delText>
              </w:r>
            </w:del>
          </w:p>
        </w:tc>
        <w:tc>
          <w:tcPr>
            <w:tcW w:w="7380" w:type="dxa"/>
            <w:shd w:val="clear" w:color="auto" w:fill="1F497D" w:themeFill="text2"/>
          </w:tcPr>
          <w:p w14:paraId="0CAE6A06" w14:textId="65D4C9DB" w:rsidR="00BA785C" w:rsidRPr="002A4E19" w:rsidDel="003A1DD5" w:rsidRDefault="00BA785C" w:rsidP="00A577CF">
            <w:pPr>
              <w:spacing w:after="0" w:line="240" w:lineRule="auto"/>
              <w:jc w:val="left"/>
              <w:rPr>
                <w:del w:id="3781" w:author="Mahesh Venumbaka" w:date="2015-07-23T15:43:00Z"/>
                <w:b/>
                <w:color w:val="FFFFFF" w:themeColor="background1"/>
              </w:rPr>
            </w:pPr>
            <w:del w:id="3782" w:author="Mahesh Venumbaka" w:date="2015-07-23T15:43:00Z">
              <w:r w:rsidRPr="002A4E19" w:rsidDel="003A1DD5">
                <w:rPr>
                  <w:b/>
                  <w:color w:val="FFFFFF" w:themeColor="background1"/>
                </w:rPr>
                <w:delText>Level, # of Hours, # of FSE, Parts, Due Date</w:delText>
              </w:r>
            </w:del>
          </w:p>
        </w:tc>
      </w:tr>
      <w:tr w:rsidR="00BA785C" w:rsidRPr="00BC5D51" w:rsidDel="003A1DD5" w14:paraId="0CAE6A0A" w14:textId="43126554" w:rsidTr="00A47B9B">
        <w:trPr>
          <w:del w:id="3783" w:author="Mahesh Venumbaka" w:date="2015-07-23T15:43:00Z"/>
        </w:trPr>
        <w:tc>
          <w:tcPr>
            <w:tcW w:w="1710" w:type="dxa"/>
          </w:tcPr>
          <w:p w14:paraId="0CAE6A08" w14:textId="46C27CC2" w:rsidR="00BA785C" w:rsidRPr="00BC5D51" w:rsidDel="003A1DD5" w:rsidRDefault="00BA785C" w:rsidP="00A577CF">
            <w:pPr>
              <w:spacing w:after="0" w:line="240" w:lineRule="auto"/>
              <w:jc w:val="left"/>
              <w:rPr>
                <w:del w:id="3784" w:author="Mahesh Venumbaka" w:date="2015-07-23T15:43:00Z"/>
              </w:rPr>
            </w:pPr>
            <w:del w:id="3785" w:author="Mahesh Venumbaka" w:date="2015-07-23T15:43:00Z">
              <w:r w:rsidRPr="00BC5D51" w:rsidDel="003A1DD5">
                <w:delText>Action taken by:</w:delText>
              </w:r>
            </w:del>
          </w:p>
        </w:tc>
        <w:tc>
          <w:tcPr>
            <w:tcW w:w="7380" w:type="dxa"/>
          </w:tcPr>
          <w:p w14:paraId="0CAE6A09" w14:textId="53C837D2" w:rsidR="00BA785C" w:rsidRPr="00BC5D51" w:rsidDel="003A1DD5" w:rsidRDefault="00BA785C" w:rsidP="00A577CF">
            <w:pPr>
              <w:spacing w:after="0" w:line="240" w:lineRule="auto"/>
              <w:jc w:val="left"/>
              <w:rPr>
                <w:del w:id="3786" w:author="Mahesh Venumbaka" w:date="2015-07-23T15:43:00Z"/>
              </w:rPr>
            </w:pPr>
            <w:del w:id="3787" w:author="Mahesh Venumbaka" w:date="2015-07-23T15:43:00Z">
              <w:r w:rsidRPr="00BC5D51" w:rsidDel="003A1DD5">
                <w:delText>CSC</w:delText>
              </w:r>
              <w:r w:rsidR="00A01D30" w:rsidDel="003A1DD5">
                <w:delText xml:space="preserve"> Agent</w:delText>
              </w:r>
            </w:del>
          </w:p>
        </w:tc>
      </w:tr>
      <w:tr w:rsidR="00BA785C" w:rsidRPr="00BC5D51" w:rsidDel="003A1DD5" w14:paraId="0CAE6A0D" w14:textId="3946B6BD" w:rsidTr="00A47B9B">
        <w:trPr>
          <w:trHeight w:val="404"/>
          <w:del w:id="3788" w:author="Mahesh Venumbaka" w:date="2015-07-23T15:43:00Z"/>
        </w:trPr>
        <w:tc>
          <w:tcPr>
            <w:tcW w:w="1710" w:type="dxa"/>
          </w:tcPr>
          <w:p w14:paraId="0CAE6A0B" w14:textId="33C632E4" w:rsidR="00BA785C" w:rsidRPr="00BC5D51" w:rsidDel="003A1DD5" w:rsidRDefault="00BA785C" w:rsidP="00A577CF">
            <w:pPr>
              <w:spacing w:after="0" w:line="240" w:lineRule="auto"/>
              <w:jc w:val="left"/>
              <w:rPr>
                <w:del w:id="3789" w:author="Mahesh Venumbaka" w:date="2015-07-23T15:43:00Z"/>
              </w:rPr>
            </w:pPr>
            <w:del w:id="3790" w:author="Mahesh Venumbaka" w:date="2015-07-23T15:43:00Z">
              <w:r w:rsidRPr="00BC5D51" w:rsidDel="003A1DD5">
                <w:delText>Interacting with:</w:delText>
              </w:r>
            </w:del>
          </w:p>
        </w:tc>
        <w:tc>
          <w:tcPr>
            <w:tcW w:w="7380" w:type="dxa"/>
          </w:tcPr>
          <w:p w14:paraId="0CAE6A0C" w14:textId="559B1378" w:rsidR="00BA785C" w:rsidRPr="00BC5D51" w:rsidDel="003A1DD5" w:rsidRDefault="00BA785C" w:rsidP="00A577CF">
            <w:pPr>
              <w:spacing w:after="0" w:line="240" w:lineRule="auto"/>
              <w:jc w:val="left"/>
              <w:rPr>
                <w:del w:id="3791" w:author="Mahesh Venumbaka" w:date="2015-07-23T15:43:00Z"/>
              </w:rPr>
            </w:pPr>
            <w:del w:id="3792" w:author="Mahesh Venumbaka" w:date="2015-07-23T15:43:00Z">
              <w:r w:rsidRPr="00BC5D51" w:rsidDel="003A1DD5">
                <w:delText>GE tools</w:delText>
              </w:r>
            </w:del>
          </w:p>
        </w:tc>
      </w:tr>
      <w:tr w:rsidR="00BA785C" w:rsidRPr="00BC5D51" w:rsidDel="003A1DD5" w14:paraId="0CAE6A11" w14:textId="234E8ABF" w:rsidTr="00A47B9B">
        <w:trPr>
          <w:trHeight w:val="404"/>
          <w:del w:id="3793" w:author="Mahesh Venumbaka" w:date="2015-07-23T15:43:00Z"/>
        </w:trPr>
        <w:tc>
          <w:tcPr>
            <w:tcW w:w="1710" w:type="dxa"/>
          </w:tcPr>
          <w:p w14:paraId="0CAE6A0E" w14:textId="68DD49D3" w:rsidR="00BA785C" w:rsidRPr="00BC5D51" w:rsidDel="003A1DD5" w:rsidRDefault="00BA785C" w:rsidP="00A577CF">
            <w:pPr>
              <w:spacing w:after="0" w:line="240" w:lineRule="auto"/>
              <w:jc w:val="left"/>
              <w:rPr>
                <w:del w:id="3794" w:author="Mahesh Venumbaka" w:date="2015-07-23T15:43:00Z"/>
              </w:rPr>
            </w:pPr>
            <w:del w:id="3795" w:author="Mahesh Venumbaka" w:date="2015-07-23T15:43:00Z">
              <w:r w:rsidRPr="00BC5D51" w:rsidDel="003A1DD5">
                <w:delText>Description</w:delText>
              </w:r>
            </w:del>
          </w:p>
        </w:tc>
        <w:tc>
          <w:tcPr>
            <w:tcW w:w="7380" w:type="dxa"/>
          </w:tcPr>
          <w:p w14:paraId="0CAE6A0F" w14:textId="1A500EE1" w:rsidR="00BA785C" w:rsidRPr="00BC5D51" w:rsidDel="003A1DD5" w:rsidRDefault="00BA785C" w:rsidP="00A577CF">
            <w:pPr>
              <w:spacing w:after="0" w:line="240" w:lineRule="auto"/>
              <w:jc w:val="left"/>
              <w:rPr>
                <w:del w:id="3796" w:author="Mahesh Venumbaka" w:date="2015-07-23T15:43:00Z"/>
              </w:rPr>
            </w:pPr>
            <w:del w:id="3797" w:author="Mahesh Venumbaka" w:date="2015-07-23T15:43:00Z">
              <w:r w:rsidRPr="00BC5D51" w:rsidDel="003A1DD5">
                <w:delText xml:space="preserve">For a given FMI job, the CSC </w:delText>
              </w:r>
              <w:r w:rsidR="00A01D30" w:rsidDel="003A1DD5">
                <w:delText xml:space="preserve">Agent </w:delText>
              </w:r>
              <w:r w:rsidRPr="00BC5D51" w:rsidDel="003A1DD5">
                <w:delText>determines the Skill Level, Number of Hours to conduct the FMI job, the Due Date, the Parts, Number of FSE required to do the FMI job.</w:delText>
              </w:r>
            </w:del>
          </w:p>
          <w:p w14:paraId="0CAE6A10" w14:textId="5A87B599" w:rsidR="00BA785C" w:rsidRPr="00BC5D51" w:rsidDel="003A1DD5" w:rsidRDefault="00BA785C" w:rsidP="00A577CF">
            <w:pPr>
              <w:spacing w:after="0" w:line="240" w:lineRule="auto"/>
              <w:jc w:val="left"/>
              <w:rPr>
                <w:del w:id="3798" w:author="Mahesh Venumbaka" w:date="2015-07-23T15:43:00Z"/>
              </w:rPr>
            </w:pPr>
            <w:del w:id="3799" w:author="Mahesh Venumbaka" w:date="2015-07-23T15:43:00Z">
              <w:r w:rsidRPr="00BC5D51" w:rsidDel="003A1DD5">
                <w:delText xml:space="preserve">This FMI information is sent to </w:delText>
              </w:r>
              <w:r w:rsidR="00D01A1B" w:rsidDel="003A1DD5">
                <w:delText>SIEBEL</w:delText>
              </w:r>
              <w:r w:rsidRPr="00BC5D51" w:rsidDel="003A1DD5">
                <w:delText>.</w:delText>
              </w:r>
            </w:del>
          </w:p>
        </w:tc>
      </w:tr>
      <w:tr w:rsidR="00BA785C" w:rsidRPr="00BC5D51" w:rsidDel="003A1DD5" w14:paraId="0CAE6A14" w14:textId="2309AB17" w:rsidTr="00A47B9B">
        <w:trPr>
          <w:del w:id="3800" w:author="Mahesh Venumbaka" w:date="2015-07-23T15:43:00Z"/>
        </w:trPr>
        <w:tc>
          <w:tcPr>
            <w:tcW w:w="1710" w:type="dxa"/>
          </w:tcPr>
          <w:p w14:paraId="0CAE6A12" w14:textId="172D84E6" w:rsidR="00BA785C" w:rsidRPr="00BC5D51" w:rsidDel="003A1DD5" w:rsidRDefault="00BA785C" w:rsidP="00A577CF">
            <w:pPr>
              <w:spacing w:after="0" w:line="240" w:lineRule="auto"/>
              <w:jc w:val="left"/>
              <w:rPr>
                <w:del w:id="3801" w:author="Mahesh Venumbaka" w:date="2015-07-23T15:43:00Z"/>
              </w:rPr>
            </w:pPr>
            <w:del w:id="3802" w:author="Mahesh Venumbaka" w:date="2015-07-23T15:43:00Z">
              <w:r w:rsidRPr="00BC5D51" w:rsidDel="003A1DD5">
                <w:delText>Task Status</w:delText>
              </w:r>
            </w:del>
          </w:p>
        </w:tc>
        <w:tc>
          <w:tcPr>
            <w:tcW w:w="7380" w:type="dxa"/>
          </w:tcPr>
          <w:p w14:paraId="0CAE6A13" w14:textId="3D4F374F" w:rsidR="00BA785C" w:rsidRPr="00BC5D51" w:rsidDel="003A1DD5" w:rsidRDefault="00BA785C" w:rsidP="00A577CF">
            <w:pPr>
              <w:spacing w:after="0" w:line="240" w:lineRule="auto"/>
              <w:jc w:val="left"/>
              <w:rPr>
                <w:del w:id="3803" w:author="Mahesh Venumbaka" w:date="2015-07-23T15:43:00Z"/>
              </w:rPr>
            </w:pPr>
            <w:del w:id="3804" w:author="Mahesh Venumbaka" w:date="2015-07-23T15:43:00Z">
              <w:r w:rsidRPr="00BC5D51" w:rsidDel="003A1DD5">
                <w:delText>N</w:delText>
              </w:r>
              <w:r w:rsidR="0094055A" w:rsidDel="003A1DD5">
                <w:delText>/</w:delText>
              </w:r>
              <w:r w:rsidRPr="00BC5D51" w:rsidDel="003A1DD5">
                <w:delText>A</w:delText>
              </w:r>
            </w:del>
          </w:p>
        </w:tc>
      </w:tr>
    </w:tbl>
    <w:p w14:paraId="0CAE6A15" w14:textId="44F55F95" w:rsidR="00BA785C" w:rsidDel="003A1DD5" w:rsidRDefault="00BA785C" w:rsidP="00A577CF">
      <w:pPr>
        <w:spacing w:after="0" w:line="240" w:lineRule="auto"/>
        <w:jc w:val="left"/>
        <w:rPr>
          <w:del w:id="3805" w:author="Mahesh Venumbaka" w:date="2015-07-23T15:43:00Z"/>
          <w:b/>
        </w:rPr>
      </w:pPr>
    </w:p>
    <w:p w14:paraId="0323662E" w14:textId="1460A2E2" w:rsidR="007D4D1C" w:rsidDel="003A1DD5" w:rsidRDefault="007D4D1C" w:rsidP="00A577CF">
      <w:pPr>
        <w:spacing w:after="0" w:line="240" w:lineRule="auto"/>
        <w:jc w:val="left"/>
        <w:rPr>
          <w:del w:id="3806" w:author="Mahesh Venumbaka" w:date="2015-07-23T15:43:00Z"/>
          <w:b/>
        </w:rPr>
      </w:pPr>
    </w:p>
    <w:p w14:paraId="00139CE6" w14:textId="1DB8D426" w:rsidR="007D4D1C" w:rsidRPr="00BC5D51" w:rsidDel="003A1DD5" w:rsidRDefault="007D4D1C" w:rsidP="00A577CF">
      <w:pPr>
        <w:spacing w:after="0" w:line="240" w:lineRule="auto"/>
        <w:jc w:val="left"/>
        <w:rPr>
          <w:del w:id="3807" w:author="Mahesh Venumbaka" w:date="2015-07-23T15:43:00Z"/>
          <w:b/>
        </w:rPr>
      </w:pPr>
      <w:del w:id="3808" w:author="Mahesh Venumbaka" w:date="2015-07-23T15:43:00Z">
        <w:r w:rsidRPr="00FE4014" w:rsidDel="003A1DD5">
          <w:rPr>
            <w:rFonts w:ascii="GE Inspira" w:hAnsi="GE Inspira"/>
            <w:color w:val="000000"/>
            <w:sz w:val="20"/>
            <w:lang w:val="en-AU"/>
          </w:rPr>
          <w:delText>Schedule FMI within Click so no external scheduling is completed by team.</w:delText>
        </w:r>
      </w:del>
    </w:p>
    <w:p w14:paraId="0CAE6A16" w14:textId="524CC830" w:rsidR="00BA785C" w:rsidRPr="00BC5D51" w:rsidDel="003A1DD5" w:rsidRDefault="00BA785C" w:rsidP="00A577CF">
      <w:pPr>
        <w:pStyle w:val="Heading4"/>
        <w:rPr>
          <w:del w:id="3809" w:author="Mahesh Venumbaka" w:date="2015-07-23T15:43:00Z"/>
        </w:rPr>
      </w:pPr>
      <w:del w:id="3810" w:author="Mahesh Venumbaka" w:date="2015-07-23T15:43:00Z">
        <w:r w:rsidRPr="00BC5D51" w:rsidDel="003A1DD5">
          <w:delText xml:space="preserve">Activity: FMI Job Opened in </w:delText>
        </w:r>
        <w:r w:rsidR="00D01A1B" w:rsidDel="003A1DD5">
          <w:delText>SIEBEL</w:delText>
        </w:r>
      </w:del>
    </w:p>
    <w:p w14:paraId="0CAE6A17" w14:textId="66A8B36D" w:rsidR="00BA785C" w:rsidRPr="00BC5D51" w:rsidDel="003A1DD5" w:rsidRDefault="00BA785C" w:rsidP="00A577CF">
      <w:pPr>
        <w:spacing w:after="0" w:line="240" w:lineRule="auto"/>
        <w:jc w:val="left"/>
        <w:rPr>
          <w:del w:id="3811" w:author="Mahesh Venumbaka" w:date="2015-07-23T15:4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3A1DD5" w14:paraId="0CAE6A1A" w14:textId="2B89E150" w:rsidTr="00A47B9B">
        <w:trPr>
          <w:tblHeader/>
          <w:del w:id="3812" w:author="Mahesh Venumbaka" w:date="2015-07-23T15:43:00Z"/>
        </w:trPr>
        <w:tc>
          <w:tcPr>
            <w:tcW w:w="1710" w:type="dxa"/>
            <w:shd w:val="clear" w:color="auto" w:fill="1F497D" w:themeFill="text2"/>
          </w:tcPr>
          <w:p w14:paraId="0CAE6A18" w14:textId="70F83C34" w:rsidR="00BA785C" w:rsidRPr="002A4E19" w:rsidDel="003A1DD5" w:rsidRDefault="00BA785C" w:rsidP="00A577CF">
            <w:pPr>
              <w:spacing w:after="0" w:line="240" w:lineRule="auto"/>
              <w:jc w:val="left"/>
              <w:rPr>
                <w:del w:id="3813" w:author="Mahesh Venumbaka" w:date="2015-07-23T15:43:00Z"/>
                <w:b/>
                <w:color w:val="FFFFFF" w:themeColor="background1"/>
              </w:rPr>
            </w:pPr>
            <w:del w:id="3814" w:author="Mahesh Venumbaka" w:date="2015-07-23T15:43:00Z">
              <w:r w:rsidRPr="002A4E19" w:rsidDel="003A1DD5">
                <w:rPr>
                  <w:b/>
                  <w:color w:val="FFFFFF" w:themeColor="background1"/>
                </w:rPr>
                <w:delText>Activity Name:</w:delText>
              </w:r>
            </w:del>
          </w:p>
        </w:tc>
        <w:tc>
          <w:tcPr>
            <w:tcW w:w="7380" w:type="dxa"/>
            <w:shd w:val="clear" w:color="auto" w:fill="1F497D" w:themeFill="text2"/>
          </w:tcPr>
          <w:p w14:paraId="0CAE6A19" w14:textId="11D4CB59" w:rsidR="00BA785C" w:rsidRPr="002A4E19" w:rsidDel="003A1DD5" w:rsidRDefault="00BA785C" w:rsidP="00A577CF">
            <w:pPr>
              <w:spacing w:after="0" w:line="240" w:lineRule="auto"/>
              <w:jc w:val="left"/>
              <w:rPr>
                <w:del w:id="3815" w:author="Mahesh Venumbaka" w:date="2015-07-23T15:43:00Z"/>
                <w:b/>
                <w:color w:val="FFFFFF" w:themeColor="background1"/>
              </w:rPr>
            </w:pPr>
            <w:del w:id="3816" w:author="Mahesh Venumbaka" w:date="2015-07-23T15:43:00Z">
              <w:r w:rsidRPr="002A4E19" w:rsidDel="003A1DD5">
                <w:rPr>
                  <w:b/>
                  <w:color w:val="FFFFFF" w:themeColor="background1"/>
                </w:rPr>
                <w:delText xml:space="preserve">FMI Job Opened in </w:delText>
              </w:r>
              <w:r w:rsidR="00D01A1B" w:rsidDel="003A1DD5">
                <w:rPr>
                  <w:b/>
                  <w:color w:val="FFFFFF" w:themeColor="background1"/>
                </w:rPr>
                <w:delText>SIEBEL</w:delText>
              </w:r>
            </w:del>
          </w:p>
        </w:tc>
      </w:tr>
      <w:tr w:rsidR="00BA785C" w:rsidRPr="00BC5D51" w:rsidDel="003A1DD5" w14:paraId="0CAE6A1D" w14:textId="7C6FA26D" w:rsidTr="00A47B9B">
        <w:trPr>
          <w:del w:id="3817" w:author="Mahesh Venumbaka" w:date="2015-07-23T15:43:00Z"/>
        </w:trPr>
        <w:tc>
          <w:tcPr>
            <w:tcW w:w="1710" w:type="dxa"/>
          </w:tcPr>
          <w:p w14:paraId="0CAE6A1B" w14:textId="63957494" w:rsidR="00BA785C" w:rsidRPr="00BC5D51" w:rsidDel="003A1DD5" w:rsidRDefault="00BA785C" w:rsidP="00A577CF">
            <w:pPr>
              <w:spacing w:after="0" w:line="240" w:lineRule="auto"/>
              <w:jc w:val="left"/>
              <w:rPr>
                <w:del w:id="3818" w:author="Mahesh Venumbaka" w:date="2015-07-23T15:43:00Z"/>
              </w:rPr>
            </w:pPr>
            <w:del w:id="3819" w:author="Mahesh Venumbaka" w:date="2015-07-23T15:43:00Z">
              <w:r w:rsidRPr="00BC5D51" w:rsidDel="003A1DD5">
                <w:delText>Action taken by:</w:delText>
              </w:r>
            </w:del>
          </w:p>
        </w:tc>
        <w:tc>
          <w:tcPr>
            <w:tcW w:w="7380" w:type="dxa"/>
          </w:tcPr>
          <w:p w14:paraId="0CAE6A1C" w14:textId="41D751F3" w:rsidR="00BA785C" w:rsidRPr="00BC5D51" w:rsidDel="003A1DD5" w:rsidRDefault="0094055A" w:rsidP="00A577CF">
            <w:pPr>
              <w:spacing w:after="0" w:line="240" w:lineRule="auto"/>
              <w:jc w:val="left"/>
              <w:rPr>
                <w:del w:id="3820" w:author="Mahesh Venumbaka" w:date="2015-07-23T15:43:00Z"/>
              </w:rPr>
            </w:pPr>
            <w:del w:id="3821" w:author="Mahesh Venumbaka" w:date="2015-07-23T15:43:00Z">
              <w:r w:rsidDel="003A1DD5">
                <w:delText>Central FMI Admin Team</w:delText>
              </w:r>
            </w:del>
          </w:p>
        </w:tc>
      </w:tr>
      <w:tr w:rsidR="00BA785C" w:rsidRPr="00BC5D51" w:rsidDel="003A1DD5" w14:paraId="0CAE6A20" w14:textId="73EEE9A5" w:rsidTr="00A47B9B">
        <w:trPr>
          <w:trHeight w:val="404"/>
          <w:del w:id="3822" w:author="Mahesh Venumbaka" w:date="2015-07-23T15:43:00Z"/>
        </w:trPr>
        <w:tc>
          <w:tcPr>
            <w:tcW w:w="1710" w:type="dxa"/>
          </w:tcPr>
          <w:p w14:paraId="0CAE6A1E" w14:textId="61B736EB" w:rsidR="00BA785C" w:rsidRPr="00BC5D51" w:rsidDel="003A1DD5" w:rsidRDefault="00BA785C" w:rsidP="00A577CF">
            <w:pPr>
              <w:spacing w:after="0" w:line="240" w:lineRule="auto"/>
              <w:jc w:val="left"/>
              <w:rPr>
                <w:del w:id="3823" w:author="Mahesh Venumbaka" w:date="2015-07-23T15:43:00Z"/>
              </w:rPr>
            </w:pPr>
            <w:del w:id="3824" w:author="Mahesh Venumbaka" w:date="2015-07-23T15:43:00Z">
              <w:r w:rsidRPr="00BC5D51" w:rsidDel="003A1DD5">
                <w:delText>Interacting with:</w:delText>
              </w:r>
            </w:del>
          </w:p>
        </w:tc>
        <w:tc>
          <w:tcPr>
            <w:tcW w:w="7380" w:type="dxa"/>
          </w:tcPr>
          <w:p w14:paraId="0CAE6A1F" w14:textId="640D792F" w:rsidR="00BA785C" w:rsidRPr="00BC5D51" w:rsidDel="003A1DD5" w:rsidRDefault="00D01A1B" w:rsidP="00A577CF">
            <w:pPr>
              <w:spacing w:after="0" w:line="240" w:lineRule="auto"/>
              <w:jc w:val="left"/>
              <w:rPr>
                <w:del w:id="3825" w:author="Mahesh Venumbaka" w:date="2015-07-23T15:43:00Z"/>
              </w:rPr>
            </w:pPr>
            <w:del w:id="3826" w:author="Mahesh Venumbaka" w:date="2015-07-23T15:43:00Z">
              <w:r w:rsidDel="003A1DD5">
                <w:delText>SIEBEL</w:delText>
              </w:r>
            </w:del>
          </w:p>
        </w:tc>
      </w:tr>
      <w:tr w:rsidR="00BA785C" w:rsidRPr="00BC5D51" w:rsidDel="003A1DD5" w14:paraId="0CAE6A23" w14:textId="04726D12" w:rsidTr="00A47B9B">
        <w:trPr>
          <w:trHeight w:val="404"/>
          <w:del w:id="3827" w:author="Mahesh Venumbaka" w:date="2015-07-23T15:43:00Z"/>
        </w:trPr>
        <w:tc>
          <w:tcPr>
            <w:tcW w:w="1710" w:type="dxa"/>
          </w:tcPr>
          <w:p w14:paraId="0CAE6A21" w14:textId="2F865C86" w:rsidR="00BA785C" w:rsidRPr="00BC5D51" w:rsidDel="003A1DD5" w:rsidRDefault="00BA785C" w:rsidP="00A577CF">
            <w:pPr>
              <w:spacing w:after="0" w:line="240" w:lineRule="auto"/>
              <w:jc w:val="left"/>
              <w:rPr>
                <w:del w:id="3828" w:author="Mahesh Venumbaka" w:date="2015-07-23T15:43:00Z"/>
              </w:rPr>
            </w:pPr>
            <w:del w:id="3829" w:author="Mahesh Venumbaka" w:date="2015-07-23T15:43:00Z">
              <w:r w:rsidRPr="00BC5D51" w:rsidDel="003A1DD5">
                <w:delText>Description</w:delText>
              </w:r>
            </w:del>
          </w:p>
        </w:tc>
        <w:tc>
          <w:tcPr>
            <w:tcW w:w="7380" w:type="dxa"/>
          </w:tcPr>
          <w:p w14:paraId="0CAE6A22" w14:textId="72320839" w:rsidR="00BA785C" w:rsidRPr="00BC5D51" w:rsidDel="003A1DD5" w:rsidRDefault="00BA785C" w:rsidP="00A577CF">
            <w:pPr>
              <w:spacing w:after="0" w:line="240" w:lineRule="auto"/>
              <w:jc w:val="left"/>
              <w:rPr>
                <w:del w:id="3830" w:author="Mahesh Venumbaka" w:date="2015-07-23T15:43:00Z"/>
              </w:rPr>
            </w:pPr>
            <w:del w:id="3831" w:author="Mahesh Venumbaka" w:date="2015-07-23T15:43:00Z">
              <w:r w:rsidRPr="00BC5D51" w:rsidDel="003A1DD5">
                <w:delText xml:space="preserve">An FMI job is opened in </w:delText>
              </w:r>
              <w:r w:rsidR="00D01A1B" w:rsidDel="003A1DD5">
                <w:delText>SIEBEL</w:delText>
              </w:r>
              <w:r w:rsidRPr="00BC5D51" w:rsidDel="003A1DD5">
                <w:delText>.</w:delText>
              </w:r>
            </w:del>
          </w:p>
        </w:tc>
      </w:tr>
      <w:tr w:rsidR="00BA785C" w:rsidRPr="00BC5D51" w:rsidDel="003A1DD5" w14:paraId="0CAE6A26" w14:textId="4289FE62" w:rsidTr="00A47B9B">
        <w:trPr>
          <w:del w:id="3832" w:author="Mahesh Venumbaka" w:date="2015-07-23T15:43:00Z"/>
        </w:trPr>
        <w:tc>
          <w:tcPr>
            <w:tcW w:w="1710" w:type="dxa"/>
          </w:tcPr>
          <w:p w14:paraId="0CAE6A24" w14:textId="34CEF07B" w:rsidR="00BA785C" w:rsidRPr="00BC5D51" w:rsidDel="003A1DD5" w:rsidRDefault="00BA785C" w:rsidP="00A577CF">
            <w:pPr>
              <w:spacing w:after="0" w:line="240" w:lineRule="auto"/>
              <w:jc w:val="left"/>
              <w:rPr>
                <w:del w:id="3833" w:author="Mahesh Venumbaka" w:date="2015-07-23T15:43:00Z"/>
              </w:rPr>
            </w:pPr>
            <w:del w:id="3834" w:author="Mahesh Venumbaka" w:date="2015-07-23T15:43:00Z">
              <w:r w:rsidRPr="00BC5D51" w:rsidDel="003A1DD5">
                <w:delText>Task Status</w:delText>
              </w:r>
            </w:del>
          </w:p>
        </w:tc>
        <w:tc>
          <w:tcPr>
            <w:tcW w:w="7380" w:type="dxa"/>
          </w:tcPr>
          <w:p w14:paraId="0CAE6A25" w14:textId="75EA8F57" w:rsidR="00BA785C" w:rsidRPr="00BC5D51" w:rsidDel="003A1DD5" w:rsidRDefault="00BA785C" w:rsidP="00A577CF">
            <w:pPr>
              <w:spacing w:after="0" w:line="240" w:lineRule="auto"/>
              <w:jc w:val="left"/>
              <w:rPr>
                <w:del w:id="3835" w:author="Mahesh Venumbaka" w:date="2015-07-23T15:43:00Z"/>
              </w:rPr>
            </w:pPr>
            <w:del w:id="3836" w:author="Mahesh Venumbaka" w:date="2015-07-23T15:43:00Z">
              <w:r w:rsidRPr="00BC5D51" w:rsidDel="003A1DD5">
                <w:delText>N</w:delText>
              </w:r>
              <w:r w:rsidR="0094055A" w:rsidDel="003A1DD5">
                <w:delText>/</w:delText>
              </w:r>
              <w:r w:rsidRPr="00BC5D51" w:rsidDel="003A1DD5">
                <w:delText>A</w:delText>
              </w:r>
            </w:del>
          </w:p>
        </w:tc>
      </w:tr>
    </w:tbl>
    <w:p w14:paraId="0CAE6A27" w14:textId="42F0C028" w:rsidR="00BA785C" w:rsidRPr="00BC5D51" w:rsidDel="003A1DD5" w:rsidRDefault="00BA785C" w:rsidP="00A577CF">
      <w:pPr>
        <w:spacing w:after="0" w:line="240" w:lineRule="auto"/>
        <w:jc w:val="left"/>
        <w:rPr>
          <w:del w:id="3837" w:author="Mahesh Venumbaka" w:date="2015-07-23T15:43:00Z"/>
          <w:b/>
        </w:rPr>
      </w:pPr>
    </w:p>
    <w:p w14:paraId="0CAE6A28" w14:textId="6C44A771" w:rsidR="00BA785C" w:rsidRPr="00BC5D51" w:rsidRDefault="00BA785C" w:rsidP="003A1DD5">
      <w:del w:id="3838" w:author="Mahesh Venumbaka" w:date="2015-07-23T15:43:00Z">
        <w:r w:rsidRPr="00BC5D51" w:rsidDel="003A1DD5">
          <w:delText xml:space="preserve">Activity: The Schedule a FMI Job follows the Appointment Booking process </w:delText>
        </w:r>
        <w:r w:rsidRPr="00BC5D51" w:rsidDel="003A1DD5">
          <w:rPr>
            <w:noProof/>
            <w:lang w:val="en-US"/>
          </w:rPr>
          <w:drawing>
            <wp:inline distT="0" distB="0" distL="0" distR="0" wp14:anchorId="0CAE76AB" wp14:editId="0CAE76AC">
              <wp:extent cx="551543" cy="449943"/>
              <wp:effectExtent l="0" t="0" r="127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151" cy="451255"/>
                      </a:xfrm>
                      <a:prstGeom prst="rect">
                        <a:avLst/>
                      </a:prstGeom>
                      <a:noFill/>
                    </pic:spPr>
                  </pic:pic>
                </a:graphicData>
              </a:graphic>
            </wp:inline>
          </w:drawing>
        </w:r>
        <w:r w:rsidDel="003A1DD5">
          <w:delText xml:space="preserve">  to completion</w:delText>
        </w:r>
      </w:del>
    </w:p>
    <w:p w14:paraId="0CAE6A29" w14:textId="78B0E673" w:rsidR="00BA785C" w:rsidRPr="00BC5D51" w:rsidDel="003A1DD5" w:rsidRDefault="00895CAC" w:rsidP="00A577CF">
      <w:pPr>
        <w:spacing w:after="0" w:line="240" w:lineRule="auto"/>
        <w:jc w:val="left"/>
        <w:rPr>
          <w:del w:id="3839" w:author="Mahesh Venumbaka" w:date="2015-07-23T15:43:00Z"/>
          <w:b/>
        </w:rPr>
      </w:pPr>
      <w:del w:id="3840" w:author="Mahesh Venumbaka" w:date="2015-07-23T15:43:00Z">
        <w:r w:rsidDel="003A1DD5">
          <w:tab/>
          <w:delText xml:space="preserve">  </w:delText>
        </w:r>
        <w:r w:rsidR="00A01D30" w:rsidDel="003A1DD5">
          <w:delText xml:space="preserve">See section </w:delText>
        </w:r>
        <w:r w:rsidR="00A01D30" w:rsidDel="003A1DD5">
          <w:fldChar w:fldCharType="begin"/>
        </w:r>
        <w:r w:rsidR="00A01D30" w:rsidDel="003A1DD5">
          <w:delInstrText xml:space="preserve"> REF _Ref361915905 \r \h </w:delInstrText>
        </w:r>
        <w:r w:rsidR="00A01D30" w:rsidDel="003A1DD5">
          <w:fldChar w:fldCharType="separate"/>
        </w:r>
        <w:r w:rsidR="00EA7CED" w:rsidDel="003A1DD5">
          <w:delText>4.3.2</w:delText>
        </w:r>
        <w:r w:rsidR="00A01D30" w:rsidDel="003A1DD5">
          <w:fldChar w:fldCharType="end"/>
        </w:r>
        <w:r w:rsidR="00A01D30" w:rsidRPr="00BC5D51" w:rsidDel="003A1DD5">
          <w:delText>.</w:delText>
        </w:r>
      </w:del>
    </w:p>
    <w:p w14:paraId="0CAE6A2A" w14:textId="77777777" w:rsidR="00BA785C" w:rsidRPr="00BC5D51" w:rsidRDefault="00BA785C" w:rsidP="00A01D30">
      <w:pPr>
        <w:pStyle w:val="Heading3"/>
        <w:pageBreakBefore/>
        <w:ind w:left="1145"/>
      </w:pPr>
      <w:bookmarkStart w:id="3841" w:name="_Toc425500327"/>
      <w:r w:rsidRPr="00BC5D51">
        <w:lastRenderedPageBreak/>
        <w:t>Business Scenario 4.0 – Schedule an Installation job</w:t>
      </w:r>
      <w:bookmarkEnd w:id="3841"/>
    </w:p>
    <w:p w14:paraId="0CAE6A2B" w14:textId="77777777" w:rsidR="00BA785C" w:rsidRPr="00BC5D51" w:rsidRDefault="00BA785C" w:rsidP="00A577CF">
      <w:pPr>
        <w:spacing w:after="0" w:line="240" w:lineRule="auto"/>
        <w:jc w:val="left"/>
        <w:rPr>
          <w:b/>
        </w:rPr>
      </w:pPr>
    </w:p>
    <w:p w14:paraId="0CAE6A2C" w14:textId="1FD0E290" w:rsidR="00BA785C" w:rsidRPr="00BC5D51" w:rsidRDefault="00120F56" w:rsidP="00A577CF">
      <w:pPr>
        <w:spacing w:after="0" w:line="240" w:lineRule="auto"/>
        <w:jc w:val="left"/>
        <w:rPr>
          <w:b/>
        </w:rPr>
      </w:pPr>
      <w:r>
        <w:rPr>
          <w:b/>
          <w:noProof/>
          <w:lang w:val="en-US"/>
        </w:rPr>
        <w:drawing>
          <wp:inline distT="0" distB="0" distL="0" distR="0" wp14:anchorId="14D7B498" wp14:editId="7D0EF234">
            <wp:extent cx="6244590" cy="4683443"/>
            <wp:effectExtent l="0" t="0" r="3810" b="3175"/>
            <wp:docPr id="250" name="Picture 250" descr="D:\GE Health Care\Project\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E Health Care\Project\Install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0CAE6A2D" w14:textId="77777777" w:rsidR="00BA785C" w:rsidRDefault="00BA785C" w:rsidP="00A577CF">
      <w:pPr>
        <w:spacing w:after="0" w:line="240" w:lineRule="auto"/>
        <w:jc w:val="left"/>
        <w:rPr>
          <w:ins w:id="3842" w:author="Mahesh Venumbaka" w:date="2015-07-23T15:47:00Z"/>
          <w:b/>
        </w:rPr>
      </w:pPr>
    </w:p>
    <w:p w14:paraId="76726E18" w14:textId="39ECC6B4" w:rsidR="00B96241" w:rsidRPr="00BC5D51" w:rsidRDefault="00B96241" w:rsidP="00B96241">
      <w:pPr>
        <w:pStyle w:val="Heading4"/>
        <w:rPr>
          <w:ins w:id="3843" w:author="Mahesh Venumbaka" w:date="2015-07-23T15:47:00Z"/>
        </w:rPr>
      </w:pPr>
      <w:ins w:id="3844" w:author="Mahesh Venumbaka" w:date="2015-07-23T15:47:00Z">
        <w:r w:rsidRPr="00BC5D51">
          <w:t xml:space="preserve">Activity: </w:t>
        </w:r>
      </w:ins>
      <w:ins w:id="3845" w:author="Mahesh Venumbaka" w:date="2015-07-23T15:48:00Z">
        <w:r>
          <w:t>Manual process</w:t>
        </w:r>
      </w:ins>
    </w:p>
    <w:p w14:paraId="01F0B1EC" w14:textId="77777777" w:rsidR="00B96241" w:rsidRDefault="00B96241" w:rsidP="00A577CF">
      <w:pPr>
        <w:spacing w:after="0" w:line="240" w:lineRule="auto"/>
        <w:jc w:val="left"/>
        <w:rPr>
          <w:ins w:id="3846" w:author="Mahesh Venumbaka" w:date="2015-07-23T15:47: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96241" w:rsidRPr="00BC5D51" w14:paraId="5F8C9ED6" w14:textId="77777777" w:rsidTr="00E86878">
        <w:trPr>
          <w:tblHeader/>
          <w:ins w:id="3847" w:author="Mahesh Venumbaka" w:date="2015-07-23T15:47:00Z"/>
        </w:trPr>
        <w:tc>
          <w:tcPr>
            <w:tcW w:w="1710" w:type="dxa"/>
            <w:shd w:val="clear" w:color="auto" w:fill="1F497D" w:themeFill="text2"/>
          </w:tcPr>
          <w:p w14:paraId="225F390A" w14:textId="77777777" w:rsidR="00B96241" w:rsidRPr="002A4E19" w:rsidRDefault="00B96241" w:rsidP="00E86878">
            <w:pPr>
              <w:spacing w:after="0" w:line="240" w:lineRule="auto"/>
              <w:jc w:val="left"/>
              <w:rPr>
                <w:ins w:id="3848" w:author="Mahesh Venumbaka" w:date="2015-07-23T15:47:00Z"/>
                <w:b/>
                <w:color w:val="FFFFFF" w:themeColor="background1"/>
              </w:rPr>
            </w:pPr>
            <w:ins w:id="3849" w:author="Mahesh Venumbaka" w:date="2015-07-23T15:47:00Z">
              <w:r w:rsidRPr="002A4E19">
                <w:rPr>
                  <w:b/>
                  <w:color w:val="FFFFFF" w:themeColor="background1"/>
                </w:rPr>
                <w:t>Activity Name:</w:t>
              </w:r>
            </w:ins>
          </w:p>
        </w:tc>
        <w:tc>
          <w:tcPr>
            <w:tcW w:w="7380" w:type="dxa"/>
            <w:shd w:val="clear" w:color="auto" w:fill="1F497D" w:themeFill="text2"/>
          </w:tcPr>
          <w:p w14:paraId="3A1C022F" w14:textId="3B5D8D71" w:rsidR="00B96241" w:rsidRPr="002A4E19" w:rsidRDefault="00B96241" w:rsidP="00E86878">
            <w:pPr>
              <w:spacing w:after="0" w:line="240" w:lineRule="auto"/>
              <w:jc w:val="left"/>
              <w:rPr>
                <w:ins w:id="3850" w:author="Mahesh Venumbaka" w:date="2015-07-23T15:47:00Z"/>
                <w:b/>
                <w:color w:val="FFFFFF" w:themeColor="background1"/>
              </w:rPr>
            </w:pPr>
            <w:ins w:id="3851" w:author="Mahesh Venumbaka" w:date="2015-07-23T15:48:00Z">
              <w:r>
                <w:rPr>
                  <w:b/>
                  <w:color w:val="FFFFFF" w:themeColor="background1"/>
                </w:rPr>
                <w:t>Manual Process</w:t>
              </w:r>
            </w:ins>
          </w:p>
        </w:tc>
      </w:tr>
      <w:tr w:rsidR="00B96241" w:rsidRPr="00BC5D51" w14:paraId="7FA4D5F7" w14:textId="77777777" w:rsidTr="00E86878">
        <w:trPr>
          <w:ins w:id="3852" w:author="Mahesh Venumbaka" w:date="2015-07-23T15:47:00Z"/>
        </w:trPr>
        <w:tc>
          <w:tcPr>
            <w:tcW w:w="1710" w:type="dxa"/>
          </w:tcPr>
          <w:p w14:paraId="30B668CF" w14:textId="77777777" w:rsidR="00B96241" w:rsidRPr="00BC5D51" w:rsidRDefault="00B96241" w:rsidP="00E86878">
            <w:pPr>
              <w:spacing w:after="0" w:line="240" w:lineRule="auto"/>
              <w:jc w:val="left"/>
              <w:rPr>
                <w:ins w:id="3853" w:author="Mahesh Venumbaka" w:date="2015-07-23T15:47:00Z"/>
              </w:rPr>
            </w:pPr>
            <w:ins w:id="3854" w:author="Mahesh Venumbaka" w:date="2015-07-23T15:47:00Z">
              <w:r w:rsidRPr="00BC5D51">
                <w:t>Action taken by:</w:t>
              </w:r>
            </w:ins>
          </w:p>
        </w:tc>
        <w:tc>
          <w:tcPr>
            <w:tcW w:w="7380" w:type="dxa"/>
          </w:tcPr>
          <w:p w14:paraId="60DFAAB5" w14:textId="21106D7E" w:rsidR="00B96241" w:rsidRPr="00BC5D51" w:rsidRDefault="00B96241" w:rsidP="00B96241">
            <w:pPr>
              <w:spacing w:after="0" w:line="240" w:lineRule="auto"/>
              <w:jc w:val="left"/>
              <w:rPr>
                <w:ins w:id="3855" w:author="Mahesh Venumbaka" w:date="2015-07-23T15:47:00Z"/>
              </w:rPr>
            </w:pPr>
            <w:ins w:id="3856" w:author="Mahesh Venumbaka" w:date="2015-07-23T15:47:00Z">
              <w:r w:rsidRPr="00B96241">
                <w:t>Project Manager for Installation (PMI)</w:t>
              </w:r>
            </w:ins>
            <w:ins w:id="3857" w:author="Mahesh Venumbaka" w:date="2015-07-23T15:48:00Z">
              <w:r>
                <w:t>, RSE- ASM (Regional Support Engineer- Area Service Manager)</w:t>
              </w:r>
            </w:ins>
            <w:ins w:id="3858" w:author="Mahesh Venumbaka" w:date="2015-07-23T15:49:00Z">
              <w:r>
                <w:t>, CSC</w:t>
              </w:r>
            </w:ins>
          </w:p>
        </w:tc>
      </w:tr>
      <w:tr w:rsidR="00B96241" w:rsidRPr="00BC5D51" w14:paraId="4E2FACC2" w14:textId="77777777" w:rsidTr="00E86878">
        <w:trPr>
          <w:trHeight w:val="404"/>
          <w:ins w:id="3859" w:author="Mahesh Venumbaka" w:date="2015-07-23T15:47:00Z"/>
        </w:trPr>
        <w:tc>
          <w:tcPr>
            <w:tcW w:w="1710" w:type="dxa"/>
          </w:tcPr>
          <w:p w14:paraId="71B15A5D" w14:textId="77777777" w:rsidR="00B96241" w:rsidRPr="00BC5D51" w:rsidRDefault="00B96241" w:rsidP="00E86878">
            <w:pPr>
              <w:spacing w:after="0" w:line="240" w:lineRule="auto"/>
              <w:jc w:val="left"/>
              <w:rPr>
                <w:ins w:id="3860" w:author="Mahesh Venumbaka" w:date="2015-07-23T15:47:00Z"/>
              </w:rPr>
            </w:pPr>
            <w:ins w:id="3861" w:author="Mahesh Venumbaka" w:date="2015-07-23T15:47:00Z">
              <w:r w:rsidRPr="00BC5D51">
                <w:t>Interacting with:</w:t>
              </w:r>
            </w:ins>
          </w:p>
        </w:tc>
        <w:tc>
          <w:tcPr>
            <w:tcW w:w="7380" w:type="dxa"/>
          </w:tcPr>
          <w:p w14:paraId="3BE4A8E2" w14:textId="1B9E402B" w:rsidR="00B96241" w:rsidRPr="00BC5D51" w:rsidRDefault="00B96241" w:rsidP="00E86878">
            <w:pPr>
              <w:spacing w:after="0" w:line="240" w:lineRule="auto"/>
              <w:jc w:val="left"/>
              <w:rPr>
                <w:ins w:id="3862" w:author="Mahesh Venumbaka" w:date="2015-07-23T15:47:00Z"/>
              </w:rPr>
            </w:pPr>
            <w:ins w:id="3863" w:author="Mahesh Venumbaka" w:date="2015-07-23T15:49:00Z">
              <w:r>
                <w:t>CSC, Salesforce.com (Eagle)</w:t>
              </w:r>
            </w:ins>
          </w:p>
        </w:tc>
      </w:tr>
      <w:tr w:rsidR="00B96241" w:rsidRPr="00BC5D51" w14:paraId="5E630F66" w14:textId="77777777" w:rsidTr="00E86878">
        <w:trPr>
          <w:trHeight w:val="404"/>
          <w:ins w:id="3864" w:author="Mahesh Venumbaka" w:date="2015-07-23T15:47:00Z"/>
        </w:trPr>
        <w:tc>
          <w:tcPr>
            <w:tcW w:w="1710" w:type="dxa"/>
          </w:tcPr>
          <w:p w14:paraId="16037355" w14:textId="77777777" w:rsidR="00B96241" w:rsidRPr="00BC5D51" w:rsidRDefault="00B96241" w:rsidP="00E86878">
            <w:pPr>
              <w:spacing w:after="0" w:line="240" w:lineRule="auto"/>
              <w:jc w:val="left"/>
              <w:rPr>
                <w:ins w:id="3865" w:author="Mahesh Venumbaka" w:date="2015-07-23T15:47:00Z"/>
              </w:rPr>
            </w:pPr>
            <w:ins w:id="3866" w:author="Mahesh Venumbaka" w:date="2015-07-23T15:47:00Z">
              <w:r w:rsidRPr="00BC5D51">
                <w:t>Description</w:t>
              </w:r>
            </w:ins>
          </w:p>
        </w:tc>
        <w:tc>
          <w:tcPr>
            <w:tcW w:w="7380" w:type="dxa"/>
          </w:tcPr>
          <w:p w14:paraId="59935B37" w14:textId="77777777" w:rsidR="00B96241" w:rsidRDefault="00B96241" w:rsidP="00334A7F">
            <w:pPr>
              <w:pStyle w:val="ListParagraph"/>
              <w:numPr>
                <w:ilvl w:val="0"/>
                <w:numId w:val="93"/>
              </w:numPr>
              <w:spacing w:after="0" w:line="240" w:lineRule="auto"/>
              <w:jc w:val="left"/>
              <w:rPr>
                <w:ins w:id="3867" w:author="Mahesh Venumbaka" w:date="2015-07-23T15:48:00Z"/>
              </w:rPr>
            </w:pPr>
            <w:ins w:id="3868" w:author="Mahesh Venumbaka" w:date="2015-07-23T15:48:00Z">
              <w:r w:rsidRPr="00B96241">
                <w:t>Request for Installation from PMI Team</w:t>
              </w:r>
            </w:ins>
          </w:p>
          <w:p w14:paraId="0E453346" w14:textId="77777777" w:rsidR="00B96241" w:rsidRDefault="00B96241" w:rsidP="00334A7F">
            <w:pPr>
              <w:pStyle w:val="ListParagraph"/>
              <w:numPr>
                <w:ilvl w:val="0"/>
                <w:numId w:val="93"/>
              </w:numPr>
              <w:spacing w:after="0" w:line="240" w:lineRule="auto"/>
              <w:jc w:val="left"/>
              <w:rPr>
                <w:ins w:id="3869" w:author="Mahesh Venumbaka" w:date="2015-07-23T15:49:00Z"/>
              </w:rPr>
            </w:pPr>
            <w:ins w:id="3870" w:author="Mahesh Venumbaka" w:date="2015-07-23T15:48:00Z">
              <w:r>
                <w:t>RSE-ASM a</w:t>
              </w:r>
              <w:r w:rsidRPr="00B96241">
                <w:t xml:space="preserve">ssigns the Primary Engineer and </w:t>
              </w:r>
            </w:ins>
            <w:ins w:id="3871" w:author="Mahesh Venumbaka" w:date="2015-07-23T15:49:00Z">
              <w:r>
                <w:t>p</w:t>
              </w:r>
            </w:ins>
            <w:ins w:id="3872" w:author="Mahesh Venumbaka" w:date="2015-07-23T15:48:00Z">
              <w:r w:rsidRPr="00B96241">
                <w:t>asses the information to CSC and sales force.com team  (Eagle)</w:t>
              </w:r>
            </w:ins>
          </w:p>
          <w:p w14:paraId="1D6C4A17" w14:textId="03D6D6D9" w:rsidR="00B96241" w:rsidRPr="00BC5D51" w:rsidRDefault="00B96241" w:rsidP="00334A7F">
            <w:pPr>
              <w:pStyle w:val="ListParagraph"/>
              <w:numPr>
                <w:ilvl w:val="0"/>
                <w:numId w:val="93"/>
              </w:numPr>
              <w:spacing w:after="0" w:line="240" w:lineRule="auto"/>
              <w:jc w:val="left"/>
              <w:rPr>
                <w:ins w:id="3873" w:author="Mahesh Venumbaka" w:date="2015-07-23T15:47:00Z"/>
              </w:rPr>
            </w:pPr>
            <w:ins w:id="3874" w:author="Mahesh Venumbaka" w:date="2015-07-23T15:49:00Z">
              <w:r>
                <w:t>CSC Agent b</w:t>
              </w:r>
              <w:r w:rsidRPr="00B96241">
                <w:t>lock assigned Field Engineer with right skills on planned dates</w:t>
              </w:r>
            </w:ins>
          </w:p>
        </w:tc>
      </w:tr>
      <w:tr w:rsidR="00B96241" w:rsidRPr="00BC5D51" w14:paraId="49E56F3D" w14:textId="77777777" w:rsidTr="00E86878">
        <w:trPr>
          <w:ins w:id="3875" w:author="Mahesh Venumbaka" w:date="2015-07-23T15:47:00Z"/>
        </w:trPr>
        <w:tc>
          <w:tcPr>
            <w:tcW w:w="1710" w:type="dxa"/>
          </w:tcPr>
          <w:p w14:paraId="19529AFE" w14:textId="77777777" w:rsidR="00B96241" w:rsidRPr="00BC5D51" w:rsidRDefault="00B96241" w:rsidP="00E86878">
            <w:pPr>
              <w:spacing w:after="0" w:line="240" w:lineRule="auto"/>
              <w:jc w:val="left"/>
              <w:rPr>
                <w:ins w:id="3876" w:author="Mahesh Venumbaka" w:date="2015-07-23T15:47:00Z"/>
              </w:rPr>
            </w:pPr>
            <w:ins w:id="3877" w:author="Mahesh Venumbaka" w:date="2015-07-23T15:47:00Z">
              <w:r w:rsidRPr="00BC5D51">
                <w:t>Task Status</w:t>
              </w:r>
            </w:ins>
          </w:p>
        </w:tc>
        <w:tc>
          <w:tcPr>
            <w:tcW w:w="7380" w:type="dxa"/>
          </w:tcPr>
          <w:p w14:paraId="1110BB13" w14:textId="77777777" w:rsidR="00B96241" w:rsidRPr="00BC5D51" w:rsidRDefault="00B96241" w:rsidP="00E86878">
            <w:pPr>
              <w:spacing w:after="0" w:line="240" w:lineRule="auto"/>
              <w:jc w:val="left"/>
              <w:rPr>
                <w:ins w:id="3878" w:author="Mahesh Venumbaka" w:date="2015-07-23T15:47:00Z"/>
              </w:rPr>
            </w:pPr>
            <w:ins w:id="3879" w:author="Mahesh Venumbaka" w:date="2015-07-23T15:47:00Z">
              <w:r w:rsidRPr="00BC5D51">
                <w:t>N</w:t>
              </w:r>
              <w:r>
                <w:t>/</w:t>
              </w:r>
              <w:r w:rsidRPr="00BC5D51">
                <w:t>A</w:t>
              </w:r>
            </w:ins>
          </w:p>
        </w:tc>
      </w:tr>
    </w:tbl>
    <w:p w14:paraId="09E65AD8" w14:textId="77777777" w:rsidR="00B96241" w:rsidRDefault="00B96241" w:rsidP="00A577CF">
      <w:pPr>
        <w:spacing w:after="0" w:line="240" w:lineRule="auto"/>
        <w:jc w:val="left"/>
        <w:rPr>
          <w:ins w:id="3880" w:author="Mahesh Venumbaka" w:date="2015-07-23T15:47:00Z"/>
          <w:b/>
        </w:rPr>
      </w:pPr>
    </w:p>
    <w:p w14:paraId="4817E1DA" w14:textId="77777777" w:rsidR="00B96241" w:rsidRDefault="00B96241" w:rsidP="00A577CF">
      <w:pPr>
        <w:spacing w:after="0" w:line="240" w:lineRule="auto"/>
        <w:jc w:val="left"/>
        <w:rPr>
          <w:ins w:id="3881" w:author="Mahesh Venumbaka" w:date="2015-07-23T15:47:00Z"/>
          <w:b/>
        </w:rPr>
      </w:pPr>
    </w:p>
    <w:p w14:paraId="7F78D930" w14:textId="36A7913F" w:rsidR="00B96241" w:rsidRPr="00BC5D51" w:rsidRDefault="00B96241" w:rsidP="009407CE">
      <w:pPr>
        <w:pStyle w:val="Heading4"/>
        <w:rPr>
          <w:ins w:id="3882" w:author="Mahesh Venumbaka" w:date="2015-07-23T15:50:00Z"/>
        </w:rPr>
      </w:pPr>
      <w:ins w:id="3883" w:author="Mahesh Venumbaka" w:date="2015-07-23T15:50:00Z">
        <w:r w:rsidRPr="00BC5D51">
          <w:t xml:space="preserve">Activity: </w:t>
        </w:r>
        <w:r w:rsidRPr="00B96241">
          <w:t>Activity Creation Process</w:t>
        </w:r>
      </w:ins>
    </w:p>
    <w:p w14:paraId="5A310F08" w14:textId="77777777" w:rsidR="00B96241" w:rsidRDefault="00B96241" w:rsidP="00B96241">
      <w:pPr>
        <w:spacing w:after="0" w:line="240" w:lineRule="auto"/>
        <w:jc w:val="left"/>
        <w:rPr>
          <w:ins w:id="3884" w:author="Mahesh Venumbaka" w:date="2015-07-23T15:50:00Z"/>
          <w: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96241" w:rsidRPr="00BC5D51" w14:paraId="6F27FD67" w14:textId="77777777" w:rsidTr="00E86878">
        <w:trPr>
          <w:tblHeader/>
          <w:ins w:id="3885" w:author="Mahesh Venumbaka" w:date="2015-07-23T15:50:00Z"/>
        </w:trPr>
        <w:tc>
          <w:tcPr>
            <w:tcW w:w="1710" w:type="dxa"/>
            <w:shd w:val="clear" w:color="auto" w:fill="1F497D" w:themeFill="text2"/>
          </w:tcPr>
          <w:p w14:paraId="271A84D8" w14:textId="77777777" w:rsidR="00B96241" w:rsidRPr="002A4E19" w:rsidRDefault="00B96241" w:rsidP="00E86878">
            <w:pPr>
              <w:spacing w:after="0" w:line="240" w:lineRule="auto"/>
              <w:jc w:val="left"/>
              <w:rPr>
                <w:ins w:id="3886" w:author="Mahesh Venumbaka" w:date="2015-07-23T15:50:00Z"/>
                <w:b/>
                <w:color w:val="FFFFFF" w:themeColor="background1"/>
              </w:rPr>
            </w:pPr>
            <w:ins w:id="3887" w:author="Mahesh Venumbaka" w:date="2015-07-23T15:50:00Z">
              <w:r w:rsidRPr="002A4E19">
                <w:rPr>
                  <w:b/>
                  <w:color w:val="FFFFFF" w:themeColor="background1"/>
                </w:rPr>
                <w:t>Activity Name:</w:t>
              </w:r>
            </w:ins>
          </w:p>
        </w:tc>
        <w:tc>
          <w:tcPr>
            <w:tcW w:w="7380" w:type="dxa"/>
            <w:shd w:val="clear" w:color="auto" w:fill="1F497D" w:themeFill="text2"/>
          </w:tcPr>
          <w:p w14:paraId="3F670B44" w14:textId="6398616A" w:rsidR="00B96241" w:rsidRPr="002A4E19" w:rsidRDefault="00B96241" w:rsidP="00E86878">
            <w:pPr>
              <w:spacing w:after="0" w:line="240" w:lineRule="auto"/>
              <w:jc w:val="left"/>
              <w:rPr>
                <w:ins w:id="3888" w:author="Mahesh Venumbaka" w:date="2015-07-23T15:50:00Z"/>
                <w:b/>
                <w:color w:val="FFFFFF" w:themeColor="background1"/>
              </w:rPr>
            </w:pPr>
            <w:ins w:id="3889" w:author="Mahesh Venumbaka" w:date="2015-07-23T15:50:00Z">
              <w:r w:rsidRPr="00B96241">
                <w:rPr>
                  <w:b/>
                  <w:color w:val="FFFFFF" w:themeColor="background1"/>
                </w:rPr>
                <w:t>Activity Creation Process</w:t>
              </w:r>
            </w:ins>
          </w:p>
        </w:tc>
      </w:tr>
      <w:tr w:rsidR="00B96241" w:rsidRPr="00BC5D51" w14:paraId="14B0428B" w14:textId="77777777" w:rsidTr="00E86878">
        <w:trPr>
          <w:ins w:id="3890" w:author="Mahesh Venumbaka" w:date="2015-07-23T15:50:00Z"/>
        </w:trPr>
        <w:tc>
          <w:tcPr>
            <w:tcW w:w="1710" w:type="dxa"/>
          </w:tcPr>
          <w:p w14:paraId="6C31401E" w14:textId="77777777" w:rsidR="00B96241" w:rsidRPr="00BC5D51" w:rsidRDefault="00B96241" w:rsidP="00E86878">
            <w:pPr>
              <w:spacing w:after="0" w:line="240" w:lineRule="auto"/>
              <w:jc w:val="left"/>
              <w:rPr>
                <w:ins w:id="3891" w:author="Mahesh Venumbaka" w:date="2015-07-23T15:50:00Z"/>
              </w:rPr>
            </w:pPr>
            <w:ins w:id="3892" w:author="Mahesh Venumbaka" w:date="2015-07-23T15:50:00Z">
              <w:r w:rsidRPr="00BC5D51">
                <w:t>Action taken by:</w:t>
              </w:r>
            </w:ins>
          </w:p>
        </w:tc>
        <w:tc>
          <w:tcPr>
            <w:tcW w:w="7380" w:type="dxa"/>
          </w:tcPr>
          <w:p w14:paraId="3875A7B9" w14:textId="5FA93FA6" w:rsidR="00B96241" w:rsidRPr="00BC5D51" w:rsidRDefault="00B96241" w:rsidP="00E86878">
            <w:pPr>
              <w:spacing w:after="0" w:line="240" w:lineRule="auto"/>
              <w:jc w:val="left"/>
              <w:rPr>
                <w:ins w:id="3893" w:author="Mahesh Venumbaka" w:date="2015-07-23T15:50:00Z"/>
              </w:rPr>
            </w:pPr>
            <w:ins w:id="3894" w:author="Mahesh Venumbaka" w:date="2015-07-23T15:50:00Z">
              <w:r>
                <w:t>CSC Agent</w:t>
              </w:r>
            </w:ins>
          </w:p>
        </w:tc>
      </w:tr>
      <w:tr w:rsidR="00B96241" w:rsidRPr="00BC5D51" w14:paraId="67DE9E00" w14:textId="77777777" w:rsidTr="00E86878">
        <w:trPr>
          <w:trHeight w:val="404"/>
          <w:ins w:id="3895" w:author="Mahesh Venumbaka" w:date="2015-07-23T15:50:00Z"/>
        </w:trPr>
        <w:tc>
          <w:tcPr>
            <w:tcW w:w="1710" w:type="dxa"/>
          </w:tcPr>
          <w:p w14:paraId="48F59C45" w14:textId="77777777" w:rsidR="00B96241" w:rsidRPr="00BC5D51" w:rsidRDefault="00B96241" w:rsidP="00E86878">
            <w:pPr>
              <w:spacing w:after="0" w:line="240" w:lineRule="auto"/>
              <w:jc w:val="left"/>
              <w:rPr>
                <w:ins w:id="3896" w:author="Mahesh Venumbaka" w:date="2015-07-23T15:50:00Z"/>
              </w:rPr>
            </w:pPr>
            <w:ins w:id="3897" w:author="Mahesh Venumbaka" w:date="2015-07-23T15:50:00Z">
              <w:r w:rsidRPr="00BC5D51">
                <w:t>Interacting with:</w:t>
              </w:r>
            </w:ins>
          </w:p>
        </w:tc>
        <w:tc>
          <w:tcPr>
            <w:tcW w:w="7380" w:type="dxa"/>
          </w:tcPr>
          <w:p w14:paraId="1178F1BD" w14:textId="44DFDBC8" w:rsidR="00B96241" w:rsidRPr="00BC5D51" w:rsidRDefault="00B96241" w:rsidP="00E86878">
            <w:pPr>
              <w:spacing w:after="0" w:line="240" w:lineRule="auto"/>
              <w:jc w:val="left"/>
              <w:rPr>
                <w:ins w:id="3898" w:author="Mahesh Venumbaka" w:date="2015-07-23T15:50:00Z"/>
              </w:rPr>
            </w:pPr>
            <w:ins w:id="3899" w:author="Mahesh Venumbaka" w:date="2015-07-23T15:50:00Z">
              <w:r>
                <w:t>Siebel, SDT Booking Tool, Click Software</w:t>
              </w:r>
            </w:ins>
          </w:p>
        </w:tc>
      </w:tr>
      <w:tr w:rsidR="00B96241" w:rsidRPr="00BC5D51" w14:paraId="612DC5D7" w14:textId="77777777" w:rsidTr="00E86878">
        <w:trPr>
          <w:trHeight w:val="404"/>
          <w:ins w:id="3900" w:author="Mahesh Venumbaka" w:date="2015-07-23T15:50:00Z"/>
        </w:trPr>
        <w:tc>
          <w:tcPr>
            <w:tcW w:w="1710" w:type="dxa"/>
          </w:tcPr>
          <w:p w14:paraId="626044A2" w14:textId="77777777" w:rsidR="00B96241" w:rsidRPr="00BC5D51" w:rsidRDefault="00B96241" w:rsidP="00E86878">
            <w:pPr>
              <w:spacing w:after="0" w:line="240" w:lineRule="auto"/>
              <w:jc w:val="left"/>
              <w:rPr>
                <w:ins w:id="3901" w:author="Mahesh Venumbaka" w:date="2015-07-23T15:50:00Z"/>
              </w:rPr>
            </w:pPr>
            <w:ins w:id="3902" w:author="Mahesh Venumbaka" w:date="2015-07-23T15:50:00Z">
              <w:r w:rsidRPr="00BC5D51">
                <w:lastRenderedPageBreak/>
                <w:t>Description</w:t>
              </w:r>
            </w:ins>
          </w:p>
        </w:tc>
        <w:tc>
          <w:tcPr>
            <w:tcW w:w="7380" w:type="dxa"/>
          </w:tcPr>
          <w:p w14:paraId="2B94E30E" w14:textId="77777777" w:rsidR="00B96241" w:rsidRDefault="00B96241" w:rsidP="00334A7F">
            <w:pPr>
              <w:pStyle w:val="ListParagraph"/>
              <w:numPr>
                <w:ilvl w:val="0"/>
                <w:numId w:val="82"/>
              </w:numPr>
              <w:spacing w:after="0" w:line="240" w:lineRule="auto"/>
              <w:jc w:val="left"/>
              <w:rPr>
                <w:ins w:id="3903" w:author="Mahesh Venumbaka" w:date="2015-07-23T15:51:00Z"/>
              </w:rPr>
            </w:pPr>
            <w:ins w:id="3904" w:author="Mahesh Venumbaka" w:date="2015-07-23T15:51:00Z">
              <w:r w:rsidRPr="00B96241">
                <w:t>CSC Agent creates installation activity with 1-2 weeks of window (duration) and specific dates and for the required Field Engineer</w:t>
              </w:r>
            </w:ins>
          </w:p>
          <w:p w14:paraId="5D009803" w14:textId="77777777" w:rsidR="009407CE" w:rsidRDefault="009407CE" w:rsidP="00334A7F">
            <w:pPr>
              <w:pStyle w:val="ListParagraph"/>
              <w:numPr>
                <w:ilvl w:val="0"/>
                <w:numId w:val="82"/>
              </w:numPr>
              <w:spacing w:after="0" w:line="240" w:lineRule="auto"/>
              <w:jc w:val="left"/>
              <w:rPr>
                <w:ins w:id="3905" w:author="Mahesh Venumbaka" w:date="2015-07-23T15:51:00Z"/>
              </w:rPr>
            </w:pPr>
            <w:ins w:id="3906" w:author="Mahesh Venumbaka" w:date="2015-07-23T15:51:00Z">
              <w:r w:rsidRPr="009407CE">
                <w:t>CSC Agent clicks on the SDT booking button from the Activity Schedule Tab</w:t>
              </w:r>
            </w:ins>
          </w:p>
          <w:p w14:paraId="2B273EDE" w14:textId="10776BFC" w:rsidR="009407CE" w:rsidRDefault="009407CE" w:rsidP="00334A7F">
            <w:pPr>
              <w:pStyle w:val="ListParagraph"/>
              <w:numPr>
                <w:ilvl w:val="0"/>
                <w:numId w:val="82"/>
              </w:numPr>
              <w:spacing w:after="0" w:line="240" w:lineRule="auto"/>
              <w:jc w:val="left"/>
              <w:rPr>
                <w:ins w:id="3907" w:author="Mahesh Venumbaka" w:date="2015-07-23T15:51:00Z"/>
              </w:rPr>
            </w:pPr>
            <w:ins w:id="3908" w:author="Mahesh Venumbaka" w:date="2015-07-23T15:51:00Z">
              <w:r w:rsidRPr="009407CE">
                <w:t xml:space="preserve">Siebel launches the application passing the 1) SR &amp; 2) Activity no 3) Row ID 4) Site ID to the SDT </w:t>
              </w:r>
            </w:ins>
            <w:ins w:id="3909" w:author="Mahesh Venumbaka" w:date="2015-07-24T17:42:00Z">
              <w:r w:rsidR="002B0632">
                <w:t>Booking</w:t>
              </w:r>
              <w:r w:rsidR="002B0632" w:rsidRPr="009407CE">
                <w:t xml:space="preserve"> </w:t>
              </w:r>
            </w:ins>
            <w:ins w:id="3910" w:author="Mahesh Venumbaka" w:date="2015-07-23T15:51:00Z">
              <w:r w:rsidRPr="009407CE">
                <w:t>application</w:t>
              </w:r>
            </w:ins>
          </w:p>
          <w:p w14:paraId="6A0996D5" w14:textId="114CBCC0" w:rsidR="009407CE" w:rsidRDefault="009407CE" w:rsidP="00334A7F">
            <w:pPr>
              <w:pStyle w:val="ListParagraph"/>
              <w:numPr>
                <w:ilvl w:val="0"/>
                <w:numId w:val="82"/>
              </w:numPr>
              <w:spacing w:after="0" w:line="240" w:lineRule="auto"/>
              <w:jc w:val="left"/>
              <w:rPr>
                <w:ins w:id="3911" w:author="Mahesh Venumbaka" w:date="2015-07-23T15:51:00Z"/>
              </w:rPr>
            </w:pPr>
            <w:ins w:id="3912" w:author="Mahesh Venumbaka" w:date="2015-07-23T15:51:00Z">
              <w:r w:rsidRPr="009407CE">
                <w:t xml:space="preserve">SDT </w:t>
              </w:r>
            </w:ins>
            <w:ins w:id="3913" w:author="Mahesh Venumbaka" w:date="2015-07-24T17:42:00Z">
              <w:r w:rsidR="002B0632">
                <w:t>Booking</w:t>
              </w:r>
            </w:ins>
            <w:ins w:id="3914" w:author="Mahesh Venumbaka" w:date="2015-07-23T15:51:00Z">
              <w:r w:rsidRPr="009407CE">
                <w:t xml:space="preserve"> application fetches all the related information stored at Activity level and SR Level through the Rest API's from Siebel</w:t>
              </w:r>
            </w:ins>
          </w:p>
          <w:p w14:paraId="0FC010E2" w14:textId="77777777" w:rsidR="009407CE" w:rsidRDefault="009407CE" w:rsidP="00334A7F">
            <w:pPr>
              <w:pStyle w:val="ListParagraph"/>
              <w:numPr>
                <w:ilvl w:val="0"/>
                <w:numId w:val="82"/>
              </w:numPr>
              <w:spacing w:after="0" w:line="240" w:lineRule="auto"/>
              <w:jc w:val="left"/>
              <w:rPr>
                <w:ins w:id="3915" w:author="Mahesh Venumbaka" w:date="2015-07-23T15:52:00Z"/>
              </w:rPr>
            </w:pPr>
            <w:ins w:id="3916" w:author="Mahesh Venumbaka" w:date="2015-07-23T15:51:00Z">
              <w:r w:rsidRPr="009407CE">
                <w:t xml:space="preserve">CSC agent creates visit without appointment (as the dates of </w:t>
              </w:r>
            </w:ins>
            <w:ins w:id="3917" w:author="Mahesh Venumbaka" w:date="2015-07-23T15:52:00Z">
              <w:r w:rsidRPr="009407CE">
                <w:t>installation</w:t>
              </w:r>
            </w:ins>
            <w:ins w:id="3918" w:author="Mahesh Venumbaka" w:date="2015-07-23T15:51:00Z">
              <w:r w:rsidRPr="009407CE">
                <w:t xml:space="preserve"> are determined beforehand by sales folks)</w:t>
              </w:r>
            </w:ins>
          </w:p>
          <w:p w14:paraId="789A1AE1" w14:textId="77777777" w:rsidR="009407CE" w:rsidRDefault="009407CE" w:rsidP="00334A7F">
            <w:pPr>
              <w:pStyle w:val="ListParagraph"/>
              <w:numPr>
                <w:ilvl w:val="0"/>
                <w:numId w:val="82"/>
              </w:numPr>
              <w:spacing w:after="0" w:line="240" w:lineRule="auto"/>
              <w:jc w:val="left"/>
              <w:rPr>
                <w:ins w:id="3919" w:author="Mahesh Venumbaka" w:date="2015-07-23T15:52:00Z"/>
              </w:rPr>
            </w:pPr>
            <w:ins w:id="3920" w:author="Mahesh Venumbaka" w:date="2015-07-23T15:52:00Z">
              <w:r>
                <w:t>Task created in ClickSchedule (Not on the GANTT)</w:t>
              </w:r>
            </w:ins>
          </w:p>
          <w:p w14:paraId="1C12AA26" w14:textId="77777777" w:rsidR="009407CE" w:rsidRDefault="009407CE" w:rsidP="00334A7F">
            <w:pPr>
              <w:pStyle w:val="ListParagraph"/>
              <w:numPr>
                <w:ilvl w:val="0"/>
                <w:numId w:val="82"/>
              </w:numPr>
              <w:spacing w:after="0" w:line="240" w:lineRule="auto"/>
              <w:jc w:val="left"/>
              <w:rPr>
                <w:ins w:id="3921" w:author="Mahesh Venumbaka" w:date="2015-07-23T15:52:00Z"/>
              </w:rPr>
            </w:pPr>
            <w:ins w:id="3922" w:author="Mahesh Venumbaka" w:date="2015-07-23T15:52:00Z">
              <w:r w:rsidRPr="009407CE">
                <w:t>CSC Agent manually assign task to the Field Engineer on the desired date - Manual Scheduling</w:t>
              </w:r>
              <w:r>
                <w:t xml:space="preserve"> in Click Software</w:t>
              </w:r>
            </w:ins>
          </w:p>
          <w:p w14:paraId="02BFA300" w14:textId="77777777" w:rsidR="009407CE" w:rsidRDefault="009407CE" w:rsidP="00334A7F">
            <w:pPr>
              <w:pStyle w:val="ListParagraph"/>
              <w:numPr>
                <w:ilvl w:val="0"/>
                <w:numId w:val="82"/>
              </w:numPr>
              <w:spacing w:after="0" w:line="240" w:lineRule="auto"/>
              <w:jc w:val="left"/>
              <w:rPr>
                <w:ins w:id="3923" w:author="Mahesh Venumbaka" w:date="2015-07-23T15:52:00Z"/>
              </w:rPr>
            </w:pPr>
            <w:ins w:id="3924" w:author="Mahesh Venumbaka" w:date="2015-07-23T15:52:00Z">
              <w:r w:rsidRPr="009407CE">
                <w:t>Dispatch policy runs every day and task would be assigned to the Field Engineer</w:t>
              </w:r>
            </w:ins>
          </w:p>
          <w:p w14:paraId="6AF76810" w14:textId="77777777" w:rsidR="009407CE" w:rsidRDefault="009407CE" w:rsidP="00334A7F">
            <w:pPr>
              <w:pStyle w:val="ListParagraph"/>
              <w:numPr>
                <w:ilvl w:val="0"/>
                <w:numId w:val="82"/>
              </w:numPr>
              <w:spacing w:after="0" w:line="240" w:lineRule="auto"/>
              <w:jc w:val="left"/>
              <w:rPr>
                <w:ins w:id="3925" w:author="Mahesh Venumbaka" w:date="2015-07-23T15:53:00Z"/>
              </w:rPr>
            </w:pPr>
            <w:ins w:id="3926" w:author="Mahesh Venumbaka" w:date="2015-07-23T15:53:00Z">
              <w:r w:rsidRPr="009407CE">
                <w:t>CSC communicates with Field Engineer to pick the required installation tools</w:t>
              </w:r>
              <w:r>
                <w:t xml:space="preserve"> manually</w:t>
              </w:r>
            </w:ins>
          </w:p>
          <w:p w14:paraId="79377FC6" w14:textId="71230BB6" w:rsidR="009407CE" w:rsidRPr="00BC5D51" w:rsidRDefault="009407CE" w:rsidP="00334A7F">
            <w:pPr>
              <w:pStyle w:val="ListParagraph"/>
              <w:numPr>
                <w:ilvl w:val="0"/>
                <w:numId w:val="82"/>
              </w:numPr>
              <w:spacing w:after="0" w:line="240" w:lineRule="auto"/>
              <w:jc w:val="left"/>
              <w:rPr>
                <w:ins w:id="3927" w:author="Mahesh Venumbaka" w:date="2015-07-23T15:50:00Z"/>
              </w:rPr>
            </w:pPr>
            <w:ins w:id="3928" w:author="Mahesh Venumbaka" w:date="2015-07-23T15:53:00Z">
              <w:r w:rsidRPr="003A1DD5">
                <w:t xml:space="preserve">From </w:t>
              </w:r>
              <w:r>
                <w:t xml:space="preserve">here </w:t>
              </w:r>
              <w:r w:rsidRPr="003A1DD5">
                <w:t>on it's the same flow as corrective repair</w:t>
              </w:r>
              <w:r>
                <w:t xml:space="preserve"> at section 4.3.1</w:t>
              </w:r>
            </w:ins>
          </w:p>
        </w:tc>
      </w:tr>
      <w:tr w:rsidR="00B96241" w:rsidRPr="00BC5D51" w14:paraId="2C3A6803" w14:textId="77777777" w:rsidTr="00E86878">
        <w:trPr>
          <w:ins w:id="3929" w:author="Mahesh Venumbaka" w:date="2015-07-23T15:50:00Z"/>
        </w:trPr>
        <w:tc>
          <w:tcPr>
            <w:tcW w:w="1710" w:type="dxa"/>
          </w:tcPr>
          <w:p w14:paraId="340BAD23" w14:textId="306028D9" w:rsidR="00B96241" w:rsidRPr="00BC5D51" w:rsidRDefault="00B96241" w:rsidP="00E86878">
            <w:pPr>
              <w:spacing w:after="0" w:line="240" w:lineRule="auto"/>
              <w:jc w:val="left"/>
              <w:rPr>
                <w:ins w:id="3930" w:author="Mahesh Venumbaka" w:date="2015-07-23T15:50:00Z"/>
              </w:rPr>
            </w:pPr>
            <w:ins w:id="3931" w:author="Mahesh Venumbaka" w:date="2015-07-23T15:50:00Z">
              <w:r w:rsidRPr="00BC5D51">
                <w:t>Task Status</w:t>
              </w:r>
            </w:ins>
          </w:p>
        </w:tc>
        <w:tc>
          <w:tcPr>
            <w:tcW w:w="7380" w:type="dxa"/>
          </w:tcPr>
          <w:p w14:paraId="3EFDDDFF" w14:textId="47C7CE87" w:rsidR="00B96241" w:rsidRPr="00BC5D51" w:rsidRDefault="00B96241" w:rsidP="00E86878">
            <w:pPr>
              <w:spacing w:after="0" w:line="240" w:lineRule="auto"/>
              <w:jc w:val="left"/>
              <w:rPr>
                <w:ins w:id="3932" w:author="Mahesh Venumbaka" w:date="2015-07-23T15:50:00Z"/>
              </w:rPr>
            </w:pPr>
            <w:ins w:id="3933" w:author="Mahesh Venumbaka" w:date="2015-07-23T15:50:00Z">
              <w:r w:rsidRPr="00BC5D51">
                <w:t>N</w:t>
              </w:r>
              <w:r w:rsidR="00E9605C">
                <w:t>ew/Tentative</w:t>
              </w:r>
            </w:ins>
          </w:p>
        </w:tc>
      </w:tr>
    </w:tbl>
    <w:p w14:paraId="57404F72" w14:textId="77777777" w:rsidR="00B96241" w:rsidRDefault="00B96241" w:rsidP="00A577CF">
      <w:pPr>
        <w:spacing w:after="0" w:line="240" w:lineRule="auto"/>
        <w:jc w:val="left"/>
        <w:rPr>
          <w:ins w:id="3934" w:author="Mahesh Venumbaka" w:date="2015-07-23T15:47:00Z"/>
          <w:b/>
        </w:rPr>
      </w:pPr>
    </w:p>
    <w:p w14:paraId="5934ADCA" w14:textId="77777777" w:rsidR="00B96241" w:rsidRDefault="00B96241" w:rsidP="00A577CF">
      <w:pPr>
        <w:spacing w:after="0" w:line="240" w:lineRule="auto"/>
        <w:jc w:val="left"/>
        <w:rPr>
          <w:ins w:id="3935" w:author="Mahesh Venumbaka" w:date="2015-07-23T15:47:00Z"/>
          <w:b/>
        </w:rPr>
      </w:pPr>
    </w:p>
    <w:p w14:paraId="54FC155E" w14:textId="77777777" w:rsidR="00B96241" w:rsidRDefault="00B96241" w:rsidP="00A577CF">
      <w:pPr>
        <w:spacing w:after="0" w:line="240" w:lineRule="auto"/>
        <w:jc w:val="left"/>
        <w:rPr>
          <w:ins w:id="3936" w:author="Mahesh Venumbaka" w:date="2015-07-23T15:47:00Z"/>
          <w:b/>
        </w:rPr>
      </w:pPr>
    </w:p>
    <w:p w14:paraId="344B4EB9" w14:textId="4CE0A33D" w:rsidR="00B96241" w:rsidRPr="00BC5D51" w:rsidDel="009407CE" w:rsidRDefault="00B96241" w:rsidP="00A577CF">
      <w:pPr>
        <w:spacing w:after="0" w:line="240" w:lineRule="auto"/>
        <w:jc w:val="left"/>
        <w:rPr>
          <w:del w:id="3937" w:author="Mahesh Venumbaka" w:date="2015-07-23T15:53:00Z"/>
          <w:b/>
        </w:rPr>
      </w:pPr>
    </w:p>
    <w:p w14:paraId="0CAE6A2E" w14:textId="36D09BDA" w:rsidR="00BA785C" w:rsidRPr="00BC5D51" w:rsidDel="009407CE" w:rsidRDefault="00BA785C" w:rsidP="00A577CF">
      <w:pPr>
        <w:pStyle w:val="Heading4"/>
        <w:rPr>
          <w:del w:id="3938" w:author="Mahesh Venumbaka" w:date="2015-07-23T15:53:00Z"/>
        </w:rPr>
      </w:pPr>
      <w:del w:id="3939" w:author="Mahesh Venumbaka" w:date="2015-07-23T15:53:00Z">
        <w:r w:rsidRPr="00BC5D51" w:rsidDel="009407CE">
          <w:delText xml:space="preserve">Activity: Installation Job Opened in </w:delText>
        </w:r>
        <w:r w:rsidR="00D01A1B" w:rsidDel="009407CE">
          <w:delText>SIEBEL</w:delText>
        </w:r>
      </w:del>
    </w:p>
    <w:p w14:paraId="0CAE6A2F" w14:textId="7BF7D4DB" w:rsidR="00BA785C" w:rsidRPr="00BC5D51" w:rsidDel="009407CE" w:rsidRDefault="00BA785C" w:rsidP="00A577CF">
      <w:pPr>
        <w:spacing w:after="0" w:line="240" w:lineRule="auto"/>
        <w:jc w:val="left"/>
        <w:rPr>
          <w:del w:id="3940" w:author="Mahesh Venumbaka" w:date="2015-07-23T15:5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9407CE" w14:paraId="0CAE6A32" w14:textId="16977767" w:rsidTr="00A47B9B">
        <w:trPr>
          <w:tblHeader/>
          <w:del w:id="3941" w:author="Mahesh Venumbaka" w:date="2015-07-23T15:53:00Z"/>
        </w:trPr>
        <w:tc>
          <w:tcPr>
            <w:tcW w:w="1710" w:type="dxa"/>
            <w:shd w:val="clear" w:color="auto" w:fill="1F497D" w:themeFill="text2"/>
          </w:tcPr>
          <w:p w14:paraId="0CAE6A30" w14:textId="6DADCD84" w:rsidR="00BA785C" w:rsidRPr="002A4E19" w:rsidDel="009407CE" w:rsidRDefault="00BA785C" w:rsidP="00A577CF">
            <w:pPr>
              <w:spacing w:after="0" w:line="240" w:lineRule="auto"/>
              <w:jc w:val="left"/>
              <w:rPr>
                <w:del w:id="3942" w:author="Mahesh Venumbaka" w:date="2015-07-23T15:53:00Z"/>
                <w:b/>
                <w:color w:val="FFFFFF" w:themeColor="background1"/>
              </w:rPr>
            </w:pPr>
            <w:del w:id="3943" w:author="Mahesh Venumbaka" w:date="2015-07-23T15:53:00Z">
              <w:r w:rsidRPr="002A4E19" w:rsidDel="009407CE">
                <w:rPr>
                  <w:b/>
                  <w:color w:val="FFFFFF" w:themeColor="background1"/>
                </w:rPr>
                <w:delText>Activity Name:</w:delText>
              </w:r>
            </w:del>
          </w:p>
        </w:tc>
        <w:tc>
          <w:tcPr>
            <w:tcW w:w="7380" w:type="dxa"/>
            <w:shd w:val="clear" w:color="auto" w:fill="1F497D" w:themeFill="text2"/>
          </w:tcPr>
          <w:p w14:paraId="0CAE6A31" w14:textId="20CA93DE" w:rsidR="00BA785C" w:rsidRPr="002A4E19" w:rsidDel="009407CE" w:rsidRDefault="00BA785C" w:rsidP="00A577CF">
            <w:pPr>
              <w:spacing w:after="0" w:line="240" w:lineRule="auto"/>
              <w:jc w:val="left"/>
              <w:rPr>
                <w:del w:id="3944" w:author="Mahesh Venumbaka" w:date="2015-07-23T15:53:00Z"/>
                <w:b/>
                <w:color w:val="FFFFFF" w:themeColor="background1"/>
              </w:rPr>
            </w:pPr>
            <w:del w:id="3945" w:author="Mahesh Venumbaka" w:date="2015-07-23T15:53:00Z">
              <w:r w:rsidRPr="002A4E19" w:rsidDel="009407CE">
                <w:rPr>
                  <w:b/>
                  <w:color w:val="FFFFFF" w:themeColor="background1"/>
                </w:rPr>
                <w:delText xml:space="preserve">Installation Job Opened in </w:delText>
              </w:r>
              <w:r w:rsidR="00D01A1B" w:rsidDel="009407CE">
                <w:rPr>
                  <w:b/>
                  <w:color w:val="FFFFFF" w:themeColor="background1"/>
                </w:rPr>
                <w:delText>SIEBEL</w:delText>
              </w:r>
            </w:del>
          </w:p>
        </w:tc>
      </w:tr>
      <w:tr w:rsidR="00BA785C" w:rsidRPr="00BC5D51" w:rsidDel="009407CE" w14:paraId="0CAE6A35" w14:textId="5A873351" w:rsidTr="00A47B9B">
        <w:trPr>
          <w:del w:id="3946" w:author="Mahesh Venumbaka" w:date="2015-07-23T15:53:00Z"/>
        </w:trPr>
        <w:tc>
          <w:tcPr>
            <w:tcW w:w="1710" w:type="dxa"/>
          </w:tcPr>
          <w:p w14:paraId="0CAE6A33" w14:textId="4BCC7665" w:rsidR="00BA785C" w:rsidRPr="00BC5D51" w:rsidDel="009407CE" w:rsidRDefault="00BA785C" w:rsidP="00A577CF">
            <w:pPr>
              <w:spacing w:after="0" w:line="240" w:lineRule="auto"/>
              <w:jc w:val="left"/>
              <w:rPr>
                <w:del w:id="3947" w:author="Mahesh Venumbaka" w:date="2015-07-23T15:53:00Z"/>
              </w:rPr>
            </w:pPr>
            <w:del w:id="3948" w:author="Mahesh Venumbaka" w:date="2015-07-23T15:53:00Z">
              <w:r w:rsidRPr="00BC5D51" w:rsidDel="009407CE">
                <w:delText>Action taken by:</w:delText>
              </w:r>
            </w:del>
          </w:p>
        </w:tc>
        <w:tc>
          <w:tcPr>
            <w:tcW w:w="7380" w:type="dxa"/>
          </w:tcPr>
          <w:p w14:paraId="0CAE6A34" w14:textId="50BF6B60" w:rsidR="00BA785C" w:rsidRPr="00BC5D51" w:rsidDel="009407CE" w:rsidRDefault="00BA785C" w:rsidP="00A577CF">
            <w:pPr>
              <w:spacing w:after="0" w:line="240" w:lineRule="auto"/>
              <w:jc w:val="left"/>
              <w:rPr>
                <w:del w:id="3949" w:author="Mahesh Venumbaka" w:date="2015-07-23T15:53:00Z"/>
              </w:rPr>
            </w:pPr>
            <w:del w:id="3950" w:author="Mahesh Venumbaka" w:date="2015-07-23T15:53:00Z">
              <w:r w:rsidRPr="00BC5D51" w:rsidDel="009407CE">
                <w:delText>CSC</w:delText>
              </w:r>
              <w:r w:rsidR="0094055A" w:rsidDel="009407CE">
                <w:delText xml:space="preserve"> Installation Specialist</w:delText>
              </w:r>
            </w:del>
          </w:p>
        </w:tc>
      </w:tr>
      <w:tr w:rsidR="00BA785C" w:rsidRPr="00BC5D51" w:rsidDel="009407CE" w14:paraId="0CAE6A38" w14:textId="07119156" w:rsidTr="00A47B9B">
        <w:trPr>
          <w:trHeight w:val="404"/>
          <w:del w:id="3951" w:author="Mahesh Venumbaka" w:date="2015-07-23T15:53:00Z"/>
        </w:trPr>
        <w:tc>
          <w:tcPr>
            <w:tcW w:w="1710" w:type="dxa"/>
          </w:tcPr>
          <w:p w14:paraId="0CAE6A36" w14:textId="0FC8846B" w:rsidR="00BA785C" w:rsidRPr="00BC5D51" w:rsidDel="009407CE" w:rsidRDefault="00BA785C" w:rsidP="00A577CF">
            <w:pPr>
              <w:spacing w:after="0" w:line="240" w:lineRule="auto"/>
              <w:jc w:val="left"/>
              <w:rPr>
                <w:del w:id="3952" w:author="Mahesh Venumbaka" w:date="2015-07-23T15:53:00Z"/>
              </w:rPr>
            </w:pPr>
            <w:del w:id="3953" w:author="Mahesh Venumbaka" w:date="2015-07-23T15:53:00Z">
              <w:r w:rsidRPr="00BC5D51" w:rsidDel="009407CE">
                <w:delText>Interacting with:</w:delText>
              </w:r>
            </w:del>
          </w:p>
        </w:tc>
        <w:tc>
          <w:tcPr>
            <w:tcW w:w="7380" w:type="dxa"/>
          </w:tcPr>
          <w:p w14:paraId="0CAE6A37" w14:textId="23336E0C" w:rsidR="00BA785C" w:rsidRPr="00BC5D51" w:rsidDel="009407CE" w:rsidRDefault="00D01A1B" w:rsidP="00A577CF">
            <w:pPr>
              <w:spacing w:after="0" w:line="240" w:lineRule="auto"/>
              <w:jc w:val="left"/>
              <w:rPr>
                <w:del w:id="3954" w:author="Mahesh Venumbaka" w:date="2015-07-23T15:53:00Z"/>
              </w:rPr>
            </w:pPr>
            <w:del w:id="3955" w:author="Mahesh Venumbaka" w:date="2015-07-23T15:53:00Z">
              <w:r w:rsidDel="009407CE">
                <w:delText>SIEBEL</w:delText>
              </w:r>
            </w:del>
          </w:p>
        </w:tc>
      </w:tr>
      <w:tr w:rsidR="00BA785C" w:rsidRPr="00BC5D51" w:rsidDel="009407CE" w14:paraId="0CAE6A3B" w14:textId="731FFEBA" w:rsidTr="00A47B9B">
        <w:trPr>
          <w:trHeight w:val="404"/>
          <w:del w:id="3956" w:author="Mahesh Venumbaka" w:date="2015-07-23T15:53:00Z"/>
        </w:trPr>
        <w:tc>
          <w:tcPr>
            <w:tcW w:w="1710" w:type="dxa"/>
          </w:tcPr>
          <w:p w14:paraId="0CAE6A39" w14:textId="480154F4" w:rsidR="00BA785C" w:rsidRPr="00BC5D51" w:rsidDel="009407CE" w:rsidRDefault="00BA785C" w:rsidP="00A577CF">
            <w:pPr>
              <w:spacing w:after="0" w:line="240" w:lineRule="auto"/>
              <w:jc w:val="left"/>
              <w:rPr>
                <w:del w:id="3957" w:author="Mahesh Venumbaka" w:date="2015-07-23T15:53:00Z"/>
              </w:rPr>
            </w:pPr>
            <w:del w:id="3958" w:author="Mahesh Venumbaka" w:date="2015-07-23T15:53:00Z">
              <w:r w:rsidRPr="00BC5D51" w:rsidDel="009407CE">
                <w:delText>Description</w:delText>
              </w:r>
            </w:del>
          </w:p>
        </w:tc>
        <w:tc>
          <w:tcPr>
            <w:tcW w:w="7380" w:type="dxa"/>
          </w:tcPr>
          <w:p w14:paraId="0CAE6A3A" w14:textId="22535CE8" w:rsidR="00BA785C" w:rsidRPr="00BC5D51" w:rsidDel="009407CE" w:rsidRDefault="00BA785C" w:rsidP="00A577CF">
            <w:pPr>
              <w:spacing w:after="0" w:line="240" w:lineRule="auto"/>
              <w:jc w:val="left"/>
              <w:rPr>
                <w:del w:id="3959" w:author="Mahesh Venumbaka" w:date="2015-07-23T15:53:00Z"/>
              </w:rPr>
            </w:pPr>
            <w:del w:id="3960" w:author="Mahesh Venumbaka" w:date="2015-07-23T15:53:00Z">
              <w:r w:rsidRPr="00BC5D51" w:rsidDel="009407CE">
                <w:delText xml:space="preserve">An Installation job is opened in </w:delText>
              </w:r>
              <w:r w:rsidR="00D01A1B" w:rsidDel="009407CE">
                <w:delText>SIEBEL</w:delText>
              </w:r>
              <w:r w:rsidRPr="00BC5D51" w:rsidDel="009407CE">
                <w:delText>.</w:delText>
              </w:r>
            </w:del>
          </w:p>
        </w:tc>
      </w:tr>
      <w:tr w:rsidR="00BA785C" w:rsidRPr="00BC5D51" w:rsidDel="009407CE" w14:paraId="0CAE6A3E" w14:textId="613AAC67" w:rsidTr="00A47B9B">
        <w:trPr>
          <w:del w:id="3961" w:author="Mahesh Venumbaka" w:date="2015-07-23T15:53:00Z"/>
        </w:trPr>
        <w:tc>
          <w:tcPr>
            <w:tcW w:w="1710" w:type="dxa"/>
          </w:tcPr>
          <w:p w14:paraId="0CAE6A3C" w14:textId="0FC782FC" w:rsidR="00BA785C" w:rsidRPr="00BC5D51" w:rsidDel="009407CE" w:rsidRDefault="00BA785C" w:rsidP="00A577CF">
            <w:pPr>
              <w:spacing w:after="0" w:line="240" w:lineRule="auto"/>
              <w:jc w:val="left"/>
              <w:rPr>
                <w:del w:id="3962" w:author="Mahesh Venumbaka" w:date="2015-07-23T15:53:00Z"/>
              </w:rPr>
            </w:pPr>
            <w:del w:id="3963" w:author="Mahesh Venumbaka" w:date="2015-07-23T15:53:00Z">
              <w:r w:rsidRPr="00BC5D51" w:rsidDel="009407CE">
                <w:delText>Task Status</w:delText>
              </w:r>
            </w:del>
          </w:p>
        </w:tc>
        <w:tc>
          <w:tcPr>
            <w:tcW w:w="7380" w:type="dxa"/>
          </w:tcPr>
          <w:p w14:paraId="0CAE6A3D" w14:textId="4366FE68" w:rsidR="00BA785C" w:rsidRPr="00BC5D51" w:rsidDel="009407CE" w:rsidRDefault="00BA785C" w:rsidP="00A577CF">
            <w:pPr>
              <w:spacing w:after="0" w:line="240" w:lineRule="auto"/>
              <w:jc w:val="left"/>
              <w:rPr>
                <w:del w:id="3964" w:author="Mahesh Venumbaka" w:date="2015-07-23T15:53:00Z"/>
              </w:rPr>
            </w:pPr>
            <w:del w:id="3965" w:author="Mahesh Venumbaka" w:date="2015-07-23T15:53:00Z">
              <w:r w:rsidRPr="00BC5D51" w:rsidDel="009407CE">
                <w:delText>N</w:delText>
              </w:r>
              <w:r w:rsidR="0094055A" w:rsidDel="009407CE">
                <w:delText>/</w:delText>
              </w:r>
              <w:r w:rsidRPr="00BC5D51" w:rsidDel="009407CE">
                <w:delText>A</w:delText>
              </w:r>
            </w:del>
          </w:p>
        </w:tc>
      </w:tr>
    </w:tbl>
    <w:p w14:paraId="0CAE6A3F" w14:textId="22F4D658" w:rsidR="00BA785C" w:rsidRPr="00BC5D51" w:rsidDel="009407CE" w:rsidRDefault="00BA785C" w:rsidP="00A577CF">
      <w:pPr>
        <w:spacing w:after="0" w:line="240" w:lineRule="auto"/>
        <w:jc w:val="left"/>
        <w:rPr>
          <w:del w:id="3966" w:author="Mahesh Venumbaka" w:date="2015-07-23T15:53:00Z"/>
          <w:b/>
        </w:rPr>
      </w:pPr>
    </w:p>
    <w:p w14:paraId="0CAE6A40" w14:textId="25CFA92A" w:rsidR="00BA785C" w:rsidRPr="00BC5D51" w:rsidDel="009407CE" w:rsidRDefault="00BA785C" w:rsidP="00A577CF">
      <w:pPr>
        <w:pStyle w:val="Heading4"/>
        <w:rPr>
          <w:del w:id="3967" w:author="Mahesh Venumbaka" w:date="2015-07-23T15:53:00Z"/>
        </w:rPr>
      </w:pPr>
      <w:del w:id="3968" w:author="Mahesh Venumbaka" w:date="2015-07-23T15:53:00Z">
        <w:r w:rsidRPr="00BC5D51" w:rsidDel="009407CE">
          <w:delText>Activity: Level, # of Consecutive Days, # of FSEs</w:delText>
        </w:r>
      </w:del>
    </w:p>
    <w:p w14:paraId="0CAE6A41" w14:textId="2A9976C4" w:rsidR="00BA785C" w:rsidRPr="00BC5D51" w:rsidDel="009407CE" w:rsidRDefault="00BA785C" w:rsidP="00A577CF">
      <w:pPr>
        <w:spacing w:after="0" w:line="240" w:lineRule="auto"/>
        <w:jc w:val="left"/>
        <w:rPr>
          <w:del w:id="3969" w:author="Mahesh Venumbaka" w:date="2015-07-23T15:53: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9407CE" w14:paraId="0CAE6A44" w14:textId="4AC2A1C6" w:rsidTr="00A47B9B">
        <w:trPr>
          <w:tblHeader/>
          <w:del w:id="3970" w:author="Mahesh Venumbaka" w:date="2015-07-23T15:53:00Z"/>
        </w:trPr>
        <w:tc>
          <w:tcPr>
            <w:tcW w:w="1710" w:type="dxa"/>
            <w:shd w:val="clear" w:color="auto" w:fill="1F497D" w:themeFill="text2"/>
          </w:tcPr>
          <w:p w14:paraId="0CAE6A42" w14:textId="5C6E141E" w:rsidR="00BA785C" w:rsidRPr="002A4E19" w:rsidDel="009407CE" w:rsidRDefault="00BA785C" w:rsidP="00A577CF">
            <w:pPr>
              <w:spacing w:after="0" w:line="240" w:lineRule="auto"/>
              <w:jc w:val="left"/>
              <w:rPr>
                <w:del w:id="3971" w:author="Mahesh Venumbaka" w:date="2015-07-23T15:53:00Z"/>
                <w:b/>
                <w:color w:val="FFFFFF" w:themeColor="background1"/>
              </w:rPr>
            </w:pPr>
            <w:del w:id="3972" w:author="Mahesh Venumbaka" w:date="2015-07-23T15:53:00Z">
              <w:r w:rsidRPr="002A4E19" w:rsidDel="009407CE">
                <w:rPr>
                  <w:b/>
                  <w:color w:val="FFFFFF" w:themeColor="background1"/>
                </w:rPr>
                <w:delText>Activity Name:</w:delText>
              </w:r>
            </w:del>
          </w:p>
        </w:tc>
        <w:tc>
          <w:tcPr>
            <w:tcW w:w="7380" w:type="dxa"/>
            <w:shd w:val="clear" w:color="auto" w:fill="1F497D" w:themeFill="text2"/>
          </w:tcPr>
          <w:p w14:paraId="0CAE6A43" w14:textId="0606B7B7" w:rsidR="00BA785C" w:rsidRPr="002A4E19" w:rsidDel="009407CE" w:rsidRDefault="00BA785C" w:rsidP="00A577CF">
            <w:pPr>
              <w:spacing w:after="0" w:line="240" w:lineRule="auto"/>
              <w:jc w:val="left"/>
              <w:rPr>
                <w:del w:id="3973" w:author="Mahesh Venumbaka" w:date="2015-07-23T15:53:00Z"/>
                <w:b/>
                <w:color w:val="FFFFFF" w:themeColor="background1"/>
              </w:rPr>
            </w:pPr>
            <w:del w:id="3974" w:author="Mahesh Venumbaka" w:date="2015-07-23T15:53:00Z">
              <w:r w:rsidRPr="002A4E19" w:rsidDel="009407CE">
                <w:rPr>
                  <w:b/>
                  <w:color w:val="FFFFFF" w:themeColor="background1"/>
                </w:rPr>
                <w:delText>Level, # of Consecutive Days, # of FSEs</w:delText>
              </w:r>
            </w:del>
          </w:p>
        </w:tc>
      </w:tr>
      <w:tr w:rsidR="00BA785C" w:rsidRPr="00BC5D51" w:rsidDel="009407CE" w14:paraId="0CAE6A47" w14:textId="41311E4F" w:rsidTr="00A47B9B">
        <w:trPr>
          <w:del w:id="3975" w:author="Mahesh Venumbaka" w:date="2015-07-23T15:53:00Z"/>
        </w:trPr>
        <w:tc>
          <w:tcPr>
            <w:tcW w:w="1710" w:type="dxa"/>
          </w:tcPr>
          <w:p w14:paraId="0CAE6A45" w14:textId="27C50EE9" w:rsidR="00BA785C" w:rsidRPr="00BC5D51" w:rsidDel="009407CE" w:rsidRDefault="00BA785C" w:rsidP="00A577CF">
            <w:pPr>
              <w:spacing w:after="0" w:line="240" w:lineRule="auto"/>
              <w:jc w:val="left"/>
              <w:rPr>
                <w:del w:id="3976" w:author="Mahesh Venumbaka" w:date="2015-07-23T15:53:00Z"/>
              </w:rPr>
            </w:pPr>
            <w:del w:id="3977" w:author="Mahesh Venumbaka" w:date="2015-07-23T15:53:00Z">
              <w:r w:rsidRPr="00BC5D51" w:rsidDel="009407CE">
                <w:delText>Action taken by:</w:delText>
              </w:r>
            </w:del>
          </w:p>
        </w:tc>
        <w:tc>
          <w:tcPr>
            <w:tcW w:w="7380" w:type="dxa"/>
          </w:tcPr>
          <w:p w14:paraId="0CAE6A46" w14:textId="21D9F24C" w:rsidR="00BA785C" w:rsidRPr="00BC5D51" w:rsidDel="009407CE" w:rsidRDefault="00BA785C" w:rsidP="00A577CF">
            <w:pPr>
              <w:spacing w:after="0" w:line="240" w:lineRule="auto"/>
              <w:jc w:val="left"/>
              <w:rPr>
                <w:del w:id="3978" w:author="Mahesh Venumbaka" w:date="2015-07-23T15:53:00Z"/>
              </w:rPr>
            </w:pPr>
            <w:del w:id="3979" w:author="Mahesh Venumbaka" w:date="2015-07-23T15:53:00Z">
              <w:r w:rsidRPr="00BC5D51" w:rsidDel="009407CE">
                <w:delText>CSC</w:delText>
              </w:r>
              <w:r w:rsidR="0094055A" w:rsidDel="009407CE">
                <w:delText xml:space="preserve"> Installation Specialist</w:delText>
              </w:r>
            </w:del>
          </w:p>
        </w:tc>
      </w:tr>
      <w:tr w:rsidR="00BA785C" w:rsidRPr="00BC5D51" w:rsidDel="009407CE" w14:paraId="0CAE6A4A" w14:textId="585FA01C" w:rsidTr="00A47B9B">
        <w:trPr>
          <w:trHeight w:val="404"/>
          <w:del w:id="3980" w:author="Mahesh Venumbaka" w:date="2015-07-23T15:53:00Z"/>
        </w:trPr>
        <w:tc>
          <w:tcPr>
            <w:tcW w:w="1710" w:type="dxa"/>
          </w:tcPr>
          <w:p w14:paraId="0CAE6A48" w14:textId="1464883B" w:rsidR="00BA785C" w:rsidRPr="00BC5D51" w:rsidDel="009407CE" w:rsidRDefault="00BA785C" w:rsidP="00A577CF">
            <w:pPr>
              <w:spacing w:after="0" w:line="240" w:lineRule="auto"/>
              <w:jc w:val="left"/>
              <w:rPr>
                <w:del w:id="3981" w:author="Mahesh Venumbaka" w:date="2015-07-23T15:53:00Z"/>
              </w:rPr>
            </w:pPr>
            <w:del w:id="3982" w:author="Mahesh Venumbaka" w:date="2015-07-23T15:53:00Z">
              <w:r w:rsidRPr="00BC5D51" w:rsidDel="009407CE">
                <w:delText>Interacting with:</w:delText>
              </w:r>
            </w:del>
          </w:p>
        </w:tc>
        <w:tc>
          <w:tcPr>
            <w:tcW w:w="7380" w:type="dxa"/>
          </w:tcPr>
          <w:p w14:paraId="0CAE6A49" w14:textId="6FCAF681" w:rsidR="00BA785C" w:rsidRPr="00BC5D51" w:rsidDel="009407CE" w:rsidRDefault="00BA785C" w:rsidP="00A577CF">
            <w:pPr>
              <w:spacing w:after="0" w:line="240" w:lineRule="auto"/>
              <w:jc w:val="left"/>
              <w:rPr>
                <w:del w:id="3983" w:author="Mahesh Venumbaka" w:date="2015-07-23T15:53:00Z"/>
              </w:rPr>
            </w:pPr>
            <w:del w:id="3984" w:author="Mahesh Venumbaka" w:date="2015-07-23T15:53:00Z">
              <w:r w:rsidRPr="00BC5D51" w:rsidDel="009407CE">
                <w:delText>Manual Macro</w:delText>
              </w:r>
            </w:del>
          </w:p>
        </w:tc>
      </w:tr>
      <w:tr w:rsidR="00BA785C" w:rsidRPr="00BC5D51" w:rsidDel="009407CE" w14:paraId="0CAE6A4E" w14:textId="6FB1F135" w:rsidTr="00A47B9B">
        <w:trPr>
          <w:trHeight w:val="404"/>
          <w:del w:id="3985" w:author="Mahesh Venumbaka" w:date="2015-07-23T15:53:00Z"/>
        </w:trPr>
        <w:tc>
          <w:tcPr>
            <w:tcW w:w="1710" w:type="dxa"/>
          </w:tcPr>
          <w:p w14:paraId="0CAE6A4B" w14:textId="678E25B7" w:rsidR="00BA785C" w:rsidRPr="00BC5D51" w:rsidDel="009407CE" w:rsidRDefault="00BA785C" w:rsidP="00A577CF">
            <w:pPr>
              <w:spacing w:after="0" w:line="240" w:lineRule="auto"/>
              <w:jc w:val="left"/>
              <w:rPr>
                <w:del w:id="3986" w:author="Mahesh Venumbaka" w:date="2015-07-23T15:53:00Z"/>
              </w:rPr>
            </w:pPr>
            <w:del w:id="3987" w:author="Mahesh Venumbaka" w:date="2015-07-23T15:53:00Z">
              <w:r w:rsidRPr="00BC5D51" w:rsidDel="009407CE">
                <w:delText>Description</w:delText>
              </w:r>
            </w:del>
          </w:p>
        </w:tc>
        <w:tc>
          <w:tcPr>
            <w:tcW w:w="7380" w:type="dxa"/>
          </w:tcPr>
          <w:p w14:paraId="0CAE6A4C" w14:textId="4E057D5C" w:rsidR="00BA785C" w:rsidDel="009407CE" w:rsidRDefault="00BA785C" w:rsidP="00A577CF">
            <w:pPr>
              <w:spacing w:after="0" w:line="240" w:lineRule="auto"/>
              <w:jc w:val="left"/>
              <w:rPr>
                <w:del w:id="3988" w:author="Mahesh Venumbaka" w:date="2015-07-23T15:53:00Z"/>
              </w:rPr>
            </w:pPr>
            <w:del w:id="3989" w:author="Mahesh Venumbaka" w:date="2015-07-23T15:53:00Z">
              <w:r w:rsidRPr="00BC5D51" w:rsidDel="009407CE">
                <w:delText xml:space="preserve">The </w:delText>
              </w:r>
              <w:r w:rsidR="0094055A" w:rsidDel="009407CE">
                <w:delText>installation specialist</w:delText>
              </w:r>
              <w:r w:rsidR="0094055A" w:rsidRPr="00BC5D51" w:rsidDel="009407CE">
                <w:delText xml:space="preserve"> </w:delText>
              </w:r>
              <w:r w:rsidRPr="00BC5D51" w:rsidDel="009407CE">
                <w:delText>use</w:delText>
              </w:r>
              <w:r w:rsidR="0094055A" w:rsidDel="009407CE">
                <w:delText>s</w:delText>
              </w:r>
              <w:r w:rsidRPr="00BC5D51" w:rsidDel="009407CE">
                <w:delText xml:space="preserve"> a manual macro to enter the Skill Level, number of consecutive days and the number of FSEs required to </w:delText>
              </w:r>
              <w:r w:rsidR="00A01D30" w:rsidDel="009407CE">
                <w:delText>i</w:delText>
              </w:r>
              <w:r w:rsidRPr="00BC5D51" w:rsidDel="009407CE">
                <w:delText xml:space="preserve">nstall </w:delText>
              </w:r>
              <w:r w:rsidR="00A01D30" w:rsidDel="009407CE">
                <w:delText xml:space="preserve">the </w:delText>
              </w:r>
              <w:r w:rsidRPr="00BC5D51" w:rsidDel="009407CE">
                <w:delText>new equipment at a customer site.</w:delText>
              </w:r>
            </w:del>
          </w:p>
          <w:p w14:paraId="0CAE6A4D" w14:textId="7DC45305" w:rsidR="00102E48" w:rsidRPr="00BC5D51" w:rsidDel="009407CE" w:rsidRDefault="00102E48" w:rsidP="00A577CF">
            <w:pPr>
              <w:spacing w:after="0" w:line="240" w:lineRule="auto"/>
              <w:jc w:val="left"/>
              <w:rPr>
                <w:del w:id="3990" w:author="Mahesh Venumbaka" w:date="2015-07-23T15:53:00Z"/>
              </w:rPr>
            </w:pPr>
            <w:del w:id="3991" w:author="Mahesh Venumbaka" w:date="2015-07-23T15:53:00Z">
              <w:r w:rsidDel="009407CE">
                <w:delText>In this case the specialist can select required FSEs.</w:delText>
              </w:r>
            </w:del>
          </w:p>
        </w:tc>
      </w:tr>
      <w:tr w:rsidR="00BA785C" w:rsidRPr="00BC5D51" w:rsidDel="009407CE" w14:paraId="0CAE6A51" w14:textId="3562F339" w:rsidTr="00A47B9B">
        <w:trPr>
          <w:del w:id="3992" w:author="Mahesh Venumbaka" w:date="2015-07-23T15:53:00Z"/>
        </w:trPr>
        <w:tc>
          <w:tcPr>
            <w:tcW w:w="1710" w:type="dxa"/>
          </w:tcPr>
          <w:p w14:paraId="0CAE6A4F" w14:textId="187F6AFA" w:rsidR="00BA785C" w:rsidRPr="00BC5D51" w:rsidDel="009407CE" w:rsidRDefault="00BA785C" w:rsidP="00A577CF">
            <w:pPr>
              <w:spacing w:after="0" w:line="240" w:lineRule="auto"/>
              <w:jc w:val="left"/>
              <w:rPr>
                <w:del w:id="3993" w:author="Mahesh Venumbaka" w:date="2015-07-23T15:53:00Z"/>
              </w:rPr>
            </w:pPr>
            <w:del w:id="3994" w:author="Mahesh Venumbaka" w:date="2015-07-23T15:53:00Z">
              <w:r w:rsidRPr="00BC5D51" w:rsidDel="009407CE">
                <w:delText>Task Status</w:delText>
              </w:r>
            </w:del>
          </w:p>
        </w:tc>
        <w:tc>
          <w:tcPr>
            <w:tcW w:w="7380" w:type="dxa"/>
          </w:tcPr>
          <w:p w14:paraId="0CAE6A50" w14:textId="36AA1135" w:rsidR="00BA785C" w:rsidRPr="00BC5D51" w:rsidDel="009407CE" w:rsidRDefault="00BA785C" w:rsidP="00A577CF">
            <w:pPr>
              <w:spacing w:after="0" w:line="240" w:lineRule="auto"/>
              <w:jc w:val="left"/>
              <w:rPr>
                <w:del w:id="3995" w:author="Mahesh Venumbaka" w:date="2015-07-23T15:53:00Z"/>
              </w:rPr>
            </w:pPr>
            <w:del w:id="3996" w:author="Mahesh Venumbaka" w:date="2015-07-23T15:53:00Z">
              <w:r w:rsidRPr="00BC5D51" w:rsidDel="009407CE">
                <w:delText>N</w:delText>
              </w:r>
              <w:r w:rsidR="0094055A" w:rsidDel="009407CE">
                <w:delText>/</w:delText>
              </w:r>
              <w:r w:rsidRPr="00BC5D51" w:rsidDel="009407CE">
                <w:delText>A</w:delText>
              </w:r>
            </w:del>
          </w:p>
        </w:tc>
      </w:tr>
    </w:tbl>
    <w:p w14:paraId="0CAE6A52" w14:textId="083A7C3C" w:rsidR="00BA785C" w:rsidRPr="00BC5D51" w:rsidDel="009407CE" w:rsidRDefault="00BA785C" w:rsidP="00A577CF">
      <w:pPr>
        <w:pStyle w:val="Heading4"/>
        <w:rPr>
          <w:del w:id="3997" w:author="Mahesh Venumbaka" w:date="2015-07-23T15:53:00Z"/>
        </w:rPr>
      </w:pPr>
      <w:del w:id="3998" w:author="Mahesh Venumbaka" w:date="2015-07-23T15:53:00Z">
        <w:r w:rsidRPr="00BC5D51" w:rsidDel="009407CE">
          <w:delText xml:space="preserve">Activity: The Schedule an Installation Job follows the Appointment Booking process </w:delText>
        </w:r>
        <w:r w:rsidRPr="001E0D06" w:rsidDel="009407CE">
          <w:rPr>
            <w:b w:val="0"/>
            <w:noProof/>
            <w:lang w:val="en-US"/>
          </w:rPr>
          <w:drawing>
            <wp:inline distT="0" distB="0" distL="0" distR="0" wp14:anchorId="0CAE76AF" wp14:editId="0CAE76B0">
              <wp:extent cx="690664" cy="447472"/>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4498" cy="449956"/>
                      </a:xfrm>
                      <a:prstGeom prst="rect">
                        <a:avLst/>
                      </a:prstGeom>
                      <a:noFill/>
                    </pic:spPr>
                  </pic:pic>
                </a:graphicData>
              </a:graphic>
            </wp:inline>
          </w:drawing>
        </w:r>
        <w:r w:rsidDel="009407CE">
          <w:delText xml:space="preserve">  to completion</w:delText>
        </w:r>
      </w:del>
    </w:p>
    <w:p w14:paraId="0CAE6A53" w14:textId="30708C5C" w:rsidR="00BA785C" w:rsidRPr="00BC5D51" w:rsidDel="009407CE" w:rsidRDefault="00895CAC" w:rsidP="00A577CF">
      <w:pPr>
        <w:spacing w:after="0" w:line="240" w:lineRule="auto"/>
        <w:jc w:val="left"/>
        <w:rPr>
          <w:del w:id="3999" w:author="Mahesh Venumbaka" w:date="2015-07-23T15:53:00Z"/>
          <w:b/>
        </w:rPr>
      </w:pPr>
      <w:del w:id="4000" w:author="Mahesh Venumbaka" w:date="2015-07-23T15:53:00Z">
        <w:r w:rsidDel="009407CE">
          <w:tab/>
        </w:r>
        <w:r w:rsidDel="009407CE">
          <w:tab/>
          <w:delText xml:space="preserve">     </w:delText>
        </w:r>
        <w:r w:rsidR="00836252" w:rsidDel="009407CE">
          <w:delText xml:space="preserve">See section </w:delText>
        </w:r>
        <w:r w:rsidR="00836252" w:rsidDel="009407CE">
          <w:fldChar w:fldCharType="begin"/>
        </w:r>
        <w:r w:rsidR="00836252" w:rsidDel="009407CE">
          <w:delInstrText xml:space="preserve"> REF _Ref361915905 \r \h </w:delInstrText>
        </w:r>
        <w:r w:rsidR="00836252" w:rsidDel="009407CE">
          <w:fldChar w:fldCharType="separate"/>
        </w:r>
        <w:r w:rsidR="00EA7CED" w:rsidDel="009407CE">
          <w:delText>4.3.2</w:delText>
        </w:r>
        <w:r w:rsidR="00836252" w:rsidDel="009407CE">
          <w:fldChar w:fldCharType="end"/>
        </w:r>
        <w:r w:rsidR="00836252" w:rsidRPr="00BC5D51" w:rsidDel="009407CE">
          <w:delText>.</w:delText>
        </w:r>
      </w:del>
    </w:p>
    <w:p w14:paraId="0CAE6A54" w14:textId="049311D7" w:rsidR="00BA785C" w:rsidRPr="00BC5D51" w:rsidRDefault="00BA785C" w:rsidP="00836252">
      <w:pPr>
        <w:pStyle w:val="Heading3"/>
        <w:pageBreakBefore/>
        <w:ind w:left="1145"/>
      </w:pPr>
      <w:bookmarkStart w:id="4001" w:name="_Toc425500328"/>
      <w:r w:rsidRPr="00BC5D51">
        <w:lastRenderedPageBreak/>
        <w:t>Business Scenario 5.0 – Schedule a Training job on a C/P/? job</w:t>
      </w:r>
      <w:bookmarkEnd w:id="4001"/>
    </w:p>
    <w:p w14:paraId="0CAE6A55" w14:textId="77777777" w:rsidR="00BA785C" w:rsidRPr="00BC5D51" w:rsidRDefault="00BA785C" w:rsidP="00A577CF">
      <w:pPr>
        <w:spacing w:after="0" w:line="240" w:lineRule="auto"/>
        <w:jc w:val="left"/>
        <w:rPr>
          <w:b/>
        </w:rPr>
      </w:pPr>
    </w:p>
    <w:p w14:paraId="0CAE6A56" w14:textId="2CD9D9EA" w:rsidR="00BA785C" w:rsidRPr="00BC5D51" w:rsidRDefault="00984EB9" w:rsidP="00A577CF">
      <w:pPr>
        <w:spacing w:after="0" w:line="240" w:lineRule="auto"/>
        <w:jc w:val="left"/>
        <w:rPr>
          <w:b/>
        </w:rPr>
      </w:pPr>
      <w:r>
        <w:rPr>
          <w:b/>
          <w:noProof/>
          <w:lang w:val="en-US"/>
        </w:rPr>
        <w:drawing>
          <wp:inline distT="0" distB="0" distL="0" distR="0" wp14:anchorId="7386456A" wp14:editId="6E50BC41">
            <wp:extent cx="6244590" cy="4683443"/>
            <wp:effectExtent l="0" t="0" r="3810" b="3175"/>
            <wp:docPr id="251" name="Picture 251" descr="D:\GE Health Care\Project\tra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E Health Care\Project\train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0CAE6A57" w14:textId="77777777" w:rsidR="00BA785C" w:rsidRPr="00BC5D51" w:rsidRDefault="00BA785C" w:rsidP="00A577CF">
      <w:pPr>
        <w:spacing w:after="0" w:line="240" w:lineRule="auto"/>
        <w:jc w:val="left"/>
        <w:rPr>
          <w:b/>
        </w:rPr>
      </w:pPr>
    </w:p>
    <w:p w14:paraId="0CAE6A58" w14:textId="77777777" w:rsidR="00BA785C" w:rsidRPr="00BC5D51" w:rsidRDefault="00BA785C" w:rsidP="00A577CF">
      <w:pPr>
        <w:spacing w:after="0" w:line="240" w:lineRule="auto"/>
        <w:jc w:val="left"/>
        <w:rPr>
          <w:b/>
        </w:rPr>
      </w:pPr>
      <w:r w:rsidRPr="00BC5D51">
        <w:rPr>
          <w:b/>
        </w:rPr>
        <w:t xml:space="preserve">Training Scenario A </w:t>
      </w:r>
    </w:p>
    <w:p w14:paraId="0CAE6A59" w14:textId="0B3B2F20" w:rsidR="00BA785C" w:rsidRPr="009B5C15" w:rsidRDefault="00BA785C" w:rsidP="00A577CF">
      <w:pPr>
        <w:spacing w:after="0" w:line="240" w:lineRule="auto"/>
        <w:jc w:val="left"/>
        <w:rPr>
          <w:color w:val="FF0000"/>
        </w:rPr>
      </w:pPr>
      <w:r w:rsidRPr="00BC5D51">
        <w:t xml:space="preserve">In this scenario, a C/P/? Training job (Corrective, </w:t>
      </w:r>
      <w:r w:rsidR="003B3957">
        <w:t>Preventive</w:t>
      </w:r>
      <w:r w:rsidRPr="00BC5D51">
        <w:t xml:space="preserve"> Maintenance/Other work types) has not been assigned (linked) to an existing job.</w:t>
      </w:r>
      <w:r w:rsidR="00C73966">
        <w:t xml:space="preserve"> The integration between </w:t>
      </w:r>
      <w:r w:rsidR="00D01A1B">
        <w:t>SIEBEL</w:t>
      </w:r>
      <w:r w:rsidR="00C73966">
        <w:t xml:space="preserve"> and ClickSchedule </w:t>
      </w:r>
      <w:r w:rsidR="00B359CD">
        <w:t>is used to create the training job and link it to an existing task.</w:t>
      </w:r>
      <w:r w:rsidR="00C74B91">
        <w:t xml:space="preserve"> </w:t>
      </w:r>
      <w:r w:rsidR="009B5C15">
        <w:t xml:space="preserve">It is assumed the CSC Agent creating the activity in </w:t>
      </w:r>
      <w:r w:rsidR="00D01A1B">
        <w:t>SIEBEL</w:t>
      </w:r>
      <w:r w:rsidR="009B5C15">
        <w:t xml:space="preserve"> can link it to the existing one, using the Task ID of it as communicated to ClickSchedule</w:t>
      </w:r>
      <w:r w:rsidR="009B5C15">
        <w:rPr>
          <w:color w:val="FF0000"/>
        </w:rPr>
        <w:t xml:space="preserve">. </w:t>
      </w:r>
      <w:ins w:id="4002" w:author="Mahesh Venumbaka" w:date="2015-07-24T17:47:00Z">
        <w:r w:rsidR="00B64E28">
          <w:rPr>
            <w:color w:val="FF0000"/>
          </w:rPr>
          <w:t xml:space="preserve">SDT Booking will manage all the OJT and Part Pick up jobs and create dependency jobs in Click </w:t>
        </w:r>
      </w:ins>
      <w:ins w:id="4003" w:author="Mahesh Venumbaka" w:date="2015-07-24T17:48:00Z">
        <w:r w:rsidR="00B64E28">
          <w:rPr>
            <w:color w:val="FF0000"/>
          </w:rPr>
          <w:t>Software as required.</w:t>
        </w:r>
      </w:ins>
    </w:p>
    <w:p w14:paraId="0CAE6A5A" w14:textId="77777777" w:rsidR="009B5C15" w:rsidRPr="00BC5D51" w:rsidRDefault="009B5C15" w:rsidP="00A577CF">
      <w:pPr>
        <w:spacing w:after="0" w:line="240" w:lineRule="auto"/>
        <w:jc w:val="left"/>
      </w:pPr>
    </w:p>
    <w:p w14:paraId="0CAE6A5B" w14:textId="77777777" w:rsidR="00BA785C" w:rsidRPr="00BC5D51" w:rsidRDefault="00BA785C" w:rsidP="00A577CF">
      <w:pPr>
        <w:spacing w:after="0" w:line="240" w:lineRule="auto"/>
        <w:jc w:val="left"/>
      </w:pPr>
    </w:p>
    <w:p w14:paraId="0CAE6A5C" w14:textId="77777777" w:rsidR="00BA785C" w:rsidRPr="00BC5D51" w:rsidRDefault="00BA785C" w:rsidP="00A577CF">
      <w:pPr>
        <w:spacing w:after="0" w:line="240" w:lineRule="auto"/>
        <w:jc w:val="left"/>
      </w:pPr>
      <w:r w:rsidRPr="00BC5D51">
        <w:rPr>
          <w:b/>
        </w:rPr>
        <w:t>Training Scenario B</w:t>
      </w:r>
    </w:p>
    <w:p w14:paraId="0CAE6A5D" w14:textId="5E8AA8A1" w:rsidR="00BA785C" w:rsidRDefault="00C73966" w:rsidP="00A577CF">
      <w:pPr>
        <w:spacing w:after="0" w:line="240" w:lineRule="auto"/>
        <w:jc w:val="left"/>
      </w:pPr>
      <w:r w:rsidRPr="00C73966">
        <w:t>In this</w:t>
      </w:r>
      <w:r>
        <w:t xml:space="preserve"> scenario a training job has been </w:t>
      </w:r>
      <w:r w:rsidR="00CE3506">
        <w:t xml:space="preserve">created as free standing and the Dispatcher </w:t>
      </w:r>
      <w:r w:rsidR="00D01A1B">
        <w:t>SIEBEL</w:t>
      </w:r>
      <w:r w:rsidR="00CE3506">
        <w:t xml:space="preserve"> join it to the relevant “primary” task using the ClickSchedule client facilities.</w:t>
      </w:r>
      <w:r w:rsidR="009B5C15">
        <w:t xml:space="preserve"> </w:t>
      </w:r>
    </w:p>
    <w:p w14:paraId="0CAE6A5E" w14:textId="77777777" w:rsidR="009D4EBD" w:rsidRDefault="009D4EBD" w:rsidP="00A577CF">
      <w:pPr>
        <w:spacing w:after="0" w:line="240" w:lineRule="auto"/>
        <w:jc w:val="left"/>
        <w:rPr>
          <w:ins w:id="4004" w:author="Mahesh Venumbaka" w:date="2015-07-23T15:57:00Z"/>
        </w:rPr>
      </w:pPr>
      <w:r>
        <w:t xml:space="preserve">NB: </w:t>
      </w:r>
      <w:r w:rsidR="00C311D9">
        <w:t>Since</w:t>
      </w:r>
      <w:r>
        <w:t xml:space="preserve"> GE have indicated that it is unlikely to be used due to the complexity of this activity and the raised potential for human error</w:t>
      </w:r>
      <w:r w:rsidR="00C311D9">
        <w:t xml:space="preserve"> this scenario has been excluded from the solution</w:t>
      </w:r>
      <w:r>
        <w:t>.</w:t>
      </w:r>
    </w:p>
    <w:p w14:paraId="1AC7E21F" w14:textId="77777777" w:rsidR="00C334DC" w:rsidRDefault="00C334DC" w:rsidP="00A577CF">
      <w:pPr>
        <w:spacing w:after="0" w:line="240" w:lineRule="auto"/>
        <w:jc w:val="left"/>
        <w:rPr>
          <w:ins w:id="4005" w:author="Mahesh Venumbaka" w:date="2015-07-23T15:58:00Z"/>
        </w:rPr>
      </w:pPr>
    </w:p>
    <w:p w14:paraId="36E1955B" w14:textId="77777777" w:rsidR="00C334DC" w:rsidRDefault="00C334DC" w:rsidP="00A577CF">
      <w:pPr>
        <w:spacing w:after="0" w:line="240" w:lineRule="auto"/>
        <w:jc w:val="left"/>
        <w:rPr>
          <w:ins w:id="4006" w:author="Mahesh Venumbaka" w:date="2015-07-23T15:58:00Z"/>
        </w:rPr>
      </w:pPr>
    </w:p>
    <w:p w14:paraId="072B8746" w14:textId="77777777" w:rsidR="00C334DC" w:rsidRDefault="00C334DC" w:rsidP="00A577CF">
      <w:pPr>
        <w:spacing w:after="0" w:line="240" w:lineRule="auto"/>
        <w:jc w:val="left"/>
        <w:rPr>
          <w:ins w:id="4007" w:author="Mahesh Venumbaka" w:date="2015-07-23T15:58:00Z"/>
        </w:rPr>
      </w:pPr>
    </w:p>
    <w:p w14:paraId="2BF13949" w14:textId="77777777" w:rsidR="00C334DC" w:rsidRDefault="00C334DC" w:rsidP="00A577CF">
      <w:pPr>
        <w:spacing w:after="0" w:line="240" w:lineRule="auto"/>
        <w:jc w:val="left"/>
        <w:rPr>
          <w:ins w:id="4008" w:author="Mahesh Venumbaka" w:date="2015-07-23T15:58:00Z"/>
        </w:rPr>
      </w:pPr>
    </w:p>
    <w:p w14:paraId="602F697A" w14:textId="77777777" w:rsidR="00C334DC" w:rsidRDefault="00C334DC" w:rsidP="00A577CF">
      <w:pPr>
        <w:spacing w:after="0" w:line="240" w:lineRule="auto"/>
        <w:jc w:val="left"/>
        <w:rPr>
          <w:ins w:id="4009" w:author="Mahesh Venumbaka" w:date="2015-07-23T15:58:00Z"/>
        </w:rPr>
      </w:pPr>
    </w:p>
    <w:p w14:paraId="15EE63DC" w14:textId="77777777" w:rsidR="00C334DC" w:rsidRDefault="00C334DC" w:rsidP="00A577CF">
      <w:pPr>
        <w:spacing w:after="0" w:line="240" w:lineRule="auto"/>
        <w:jc w:val="left"/>
        <w:rPr>
          <w:ins w:id="4010" w:author="Mahesh Venumbaka" w:date="2015-07-23T15:58:00Z"/>
        </w:rPr>
      </w:pPr>
    </w:p>
    <w:p w14:paraId="7579B008" w14:textId="77777777" w:rsidR="00C334DC" w:rsidRDefault="00C334DC" w:rsidP="00A577CF">
      <w:pPr>
        <w:spacing w:after="0" w:line="240" w:lineRule="auto"/>
        <w:jc w:val="left"/>
        <w:rPr>
          <w:ins w:id="4011" w:author="Mahesh Venumbaka" w:date="2015-07-23T15:58:00Z"/>
        </w:rPr>
      </w:pPr>
    </w:p>
    <w:p w14:paraId="58631D30" w14:textId="77777777" w:rsidR="00C334DC" w:rsidRDefault="00C334DC" w:rsidP="00A577CF">
      <w:pPr>
        <w:spacing w:after="0" w:line="240" w:lineRule="auto"/>
        <w:jc w:val="left"/>
        <w:rPr>
          <w:ins w:id="4012" w:author="Mahesh Venumbaka" w:date="2015-07-23T15:57:00Z"/>
        </w:rPr>
      </w:pPr>
    </w:p>
    <w:p w14:paraId="38D811F3" w14:textId="2157E42E" w:rsidR="00C334DC" w:rsidRPr="00BC5D51" w:rsidRDefault="00C334DC" w:rsidP="00C334DC">
      <w:pPr>
        <w:pStyle w:val="Heading4"/>
        <w:rPr>
          <w:ins w:id="4013" w:author="Mahesh Venumbaka" w:date="2015-07-23T15:57:00Z"/>
        </w:rPr>
      </w:pPr>
      <w:ins w:id="4014" w:author="Mahesh Venumbaka" w:date="2015-07-23T15:57:00Z">
        <w:r w:rsidRPr="00BC5D51">
          <w:lastRenderedPageBreak/>
          <w:t xml:space="preserve">Activity: </w:t>
        </w:r>
        <w:r>
          <w:t xml:space="preserve">On Job Training </w:t>
        </w:r>
      </w:ins>
      <w:ins w:id="4015" w:author="Mahesh Venumbaka" w:date="2015-07-23T15:59:00Z">
        <w:r>
          <w:t xml:space="preserve">Initiation </w:t>
        </w:r>
      </w:ins>
      <w:ins w:id="4016" w:author="Mahesh Venumbaka" w:date="2015-07-23T15:57:00Z">
        <w:r>
          <w:t>Process</w:t>
        </w:r>
      </w:ins>
      <w:ins w:id="4017" w:author="Mahesh Venumbaka" w:date="2015-07-23T15:59:00Z">
        <w:r>
          <w:t xml:space="preserve"> </w:t>
        </w:r>
      </w:ins>
    </w:p>
    <w:p w14:paraId="543567F9" w14:textId="77777777" w:rsidR="00C334DC" w:rsidRPr="00BC5D51" w:rsidRDefault="00C334DC" w:rsidP="00C334DC">
      <w:pPr>
        <w:spacing w:after="0" w:line="240" w:lineRule="auto"/>
        <w:jc w:val="left"/>
        <w:rPr>
          <w:ins w:id="4018" w:author="Mahesh Venumbaka" w:date="2015-07-23T15:57: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C334DC" w:rsidRPr="00BC5D51" w14:paraId="4CF3A873" w14:textId="77777777" w:rsidTr="00E86878">
        <w:trPr>
          <w:tblHeader/>
          <w:ins w:id="4019" w:author="Mahesh Venumbaka" w:date="2015-07-23T15:57:00Z"/>
        </w:trPr>
        <w:tc>
          <w:tcPr>
            <w:tcW w:w="1710" w:type="dxa"/>
            <w:shd w:val="clear" w:color="auto" w:fill="1F497D" w:themeFill="text2"/>
          </w:tcPr>
          <w:p w14:paraId="1FE2AD5A" w14:textId="77777777" w:rsidR="00C334DC" w:rsidRPr="002A4E19" w:rsidRDefault="00C334DC" w:rsidP="00E86878">
            <w:pPr>
              <w:spacing w:after="0" w:line="240" w:lineRule="auto"/>
              <w:jc w:val="left"/>
              <w:rPr>
                <w:ins w:id="4020" w:author="Mahesh Venumbaka" w:date="2015-07-23T15:57:00Z"/>
                <w:b/>
                <w:color w:val="FFFFFF" w:themeColor="background1"/>
              </w:rPr>
            </w:pPr>
            <w:ins w:id="4021" w:author="Mahesh Venumbaka" w:date="2015-07-23T15:57:00Z">
              <w:r w:rsidRPr="002A4E19">
                <w:rPr>
                  <w:b/>
                  <w:color w:val="FFFFFF" w:themeColor="background1"/>
                </w:rPr>
                <w:t>Activity Name:</w:t>
              </w:r>
            </w:ins>
          </w:p>
        </w:tc>
        <w:tc>
          <w:tcPr>
            <w:tcW w:w="7380" w:type="dxa"/>
            <w:shd w:val="clear" w:color="auto" w:fill="1F497D" w:themeFill="text2"/>
          </w:tcPr>
          <w:p w14:paraId="56210CC4" w14:textId="3A0FE65E" w:rsidR="00C334DC" w:rsidRPr="002A4E19" w:rsidRDefault="00C334DC" w:rsidP="00C334DC">
            <w:pPr>
              <w:spacing w:after="0" w:line="240" w:lineRule="auto"/>
              <w:jc w:val="left"/>
              <w:rPr>
                <w:ins w:id="4022" w:author="Mahesh Venumbaka" w:date="2015-07-23T15:57:00Z"/>
                <w:b/>
                <w:color w:val="FFFFFF" w:themeColor="background1"/>
              </w:rPr>
            </w:pPr>
            <w:ins w:id="4023" w:author="Mahesh Venumbaka" w:date="2015-07-23T15:57:00Z">
              <w:r>
                <w:t>On Job Training</w:t>
              </w:r>
            </w:ins>
            <w:ins w:id="4024" w:author="Mahesh Venumbaka" w:date="2015-07-23T15:59:00Z">
              <w:r>
                <w:t xml:space="preserve"> Initiation</w:t>
              </w:r>
            </w:ins>
          </w:p>
        </w:tc>
      </w:tr>
      <w:tr w:rsidR="00C334DC" w:rsidRPr="00BC5D51" w14:paraId="55A5E155" w14:textId="77777777" w:rsidTr="00E86878">
        <w:trPr>
          <w:ins w:id="4025" w:author="Mahesh Venumbaka" w:date="2015-07-23T15:57:00Z"/>
        </w:trPr>
        <w:tc>
          <w:tcPr>
            <w:tcW w:w="1710" w:type="dxa"/>
          </w:tcPr>
          <w:p w14:paraId="3A92172C" w14:textId="77777777" w:rsidR="00C334DC" w:rsidRPr="00BC5D51" w:rsidRDefault="00C334DC" w:rsidP="00E86878">
            <w:pPr>
              <w:spacing w:after="0" w:line="240" w:lineRule="auto"/>
              <w:jc w:val="left"/>
              <w:rPr>
                <w:ins w:id="4026" w:author="Mahesh Venumbaka" w:date="2015-07-23T15:57:00Z"/>
              </w:rPr>
            </w:pPr>
            <w:ins w:id="4027" w:author="Mahesh Venumbaka" w:date="2015-07-23T15:57:00Z">
              <w:r w:rsidRPr="00BC5D51">
                <w:t>Action taken by:</w:t>
              </w:r>
            </w:ins>
          </w:p>
        </w:tc>
        <w:tc>
          <w:tcPr>
            <w:tcW w:w="7380" w:type="dxa"/>
          </w:tcPr>
          <w:p w14:paraId="118FD332" w14:textId="77777777" w:rsidR="00C334DC" w:rsidRPr="00BC5D51" w:rsidRDefault="00C334DC" w:rsidP="00E86878">
            <w:pPr>
              <w:tabs>
                <w:tab w:val="left" w:pos="864"/>
              </w:tabs>
              <w:spacing w:after="0" w:line="240" w:lineRule="auto"/>
              <w:jc w:val="left"/>
              <w:rPr>
                <w:ins w:id="4028" w:author="Mahesh Venumbaka" w:date="2015-07-23T15:57:00Z"/>
              </w:rPr>
            </w:pPr>
            <w:ins w:id="4029" w:author="Mahesh Venumbaka" w:date="2015-07-23T15:57:00Z">
              <w:r w:rsidRPr="00BC5D51">
                <w:t>CSC</w:t>
              </w:r>
              <w:r>
                <w:t xml:space="preserve"> Agent</w:t>
              </w:r>
            </w:ins>
          </w:p>
        </w:tc>
      </w:tr>
      <w:tr w:rsidR="00C334DC" w:rsidRPr="00BC5D51" w14:paraId="516AEE53" w14:textId="77777777" w:rsidTr="00E86878">
        <w:trPr>
          <w:trHeight w:val="404"/>
          <w:ins w:id="4030" w:author="Mahesh Venumbaka" w:date="2015-07-23T15:57:00Z"/>
        </w:trPr>
        <w:tc>
          <w:tcPr>
            <w:tcW w:w="1710" w:type="dxa"/>
          </w:tcPr>
          <w:p w14:paraId="57C24E3F" w14:textId="77777777" w:rsidR="00C334DC" w:rsidRPr="00BC5D51" w:rsidRDefault="00C334DC" w:rsidP="00E86878">
            <w:pPr>
              <w:spacing w:after="0" w:line="240" w:lineRule="auto"/>
              <w:jc w:val="left"/>
              <w:rPr>
                <w:ins w:id="4031" w:author="Mahesh Venumbaka" w:date="2015-07-23T15:57:00Z"/>
              </w:rPr>
            </w:pPr>
            <w:ins w:id="4032" w:author="Mahesh Venumbaka" w:date="2015-07-23T15:57:00Z">
              <w:r w:rsidRPr="00BC5D51">
                <w:t>Interacting with:</w:t>
              </w:r>
            </w:ins>
          </w:p>
        </w:tc>
        <w:tc>
          <w:tcPr>
            <w:tcW w:w="7380" w:type="dxa"/>
          </w:tcPr>
          <w:p w14:paraId="5440B4F5" w14:textId="7CF23418" w:rsidR="00C334DC" w:rsidRPr="00BC5D51" w:rsidRDefault="00C334DC" w:rsidP="00E86878">
            <w:pPr>
              <w:spacing w:after="0" w:line="240" w:lineRule="auto"/>
              <w:jc w:val="left"/>
              <w:rPr>
                <w:ins w:id="4033" w:author="Mahesh Venumbaka" w:date="2015-07-23T15:57:00Z"/>
              </w:rPr>
            </w:pPr>
            <w:ins w:id="4034" w:author="Mahesh Venumbaka" w:date="2015-07-23T15:58:00Z">
              <w:r>
                <w:t xml:space="preserve">Siebel, SDT Booking Tool, </w:t>
              </w:r>
            </w:ins>
            <w:ins w:id="4035" w:author="Mahesh Venumbaka" w:date="2015-07-23T15:59:00Z">
              <w:r>
                <w:t>Click Software</w:t>
              </w:r>
            </w:ins>
          </w:p>
        </w:tc>
      </w:tr>
      <w:tr w:rsidR="00C334DC" w:rsidRPr="00BC5D51" w14:paraId="4BA5822E" w14:textId="77777777" w:rsidTr="00E86878">
        <w:trPr>
          <w:trHeight w:val="404"/>
          <w:ins w:id="4036" w:author="Mahesh Venumbaka" w:date="2015-07-23T15:57:00Z"/>
        </w:trPr>
        <w:tc>
          <w:tcPr>
            <w:tcW w:w="1710" w:type="dxa"/>
          </w:tcPr>
          <w:p w14:paraId="0E45BF65" w14:textId="77777777" w:rsidR="00C334DC" w:rsidRPr="00BC5D51" w:rsidRDefault="00C334DC" w:rsidP="00E86878">
            <w:pPr>
              <w:spacing w:after="0" w:line="240" w:lineRule="auto"/>
              <w:jc w:val="left"/>
              <w:rPr>
                <w:ins w:id="4037" w:author="Mahesh Venumbaka" w:date="2015-07-23T15:57:00Z"/>
              </w:rPr>
            </w:pPr>
            <w:ins w:id="4038" w:author="Mahesh Venumbaka" w:date="2015-07-23T15:57:00Z">
              <w:r w:rsidRPr="00BC5D51">
                <w:t>Description</w:t>
              </w:r>
            </w:ins>
          </w:p>
        </w:tc>
        <w:tc>
          <w:tcPr>
            <w:tcW w:w="7380" w:type="dxa"/>
          </w:tcPr>
          <w:p w14:paraId="666B36D8" w14:textId="4E5B5F71" w:rsidR="00C334DC" w:rsidRDefault="00C334DC" w:rsidP="00334A7F">
            <w:pPr>
              <w:pStyle w:val="ListParagraph"/>
              <w:numPr>
                <w:ilvl w:val="0"/>
                <w:numId w:val="94"/>
              </w:numPr>
              <w:spacing w:after="0" w:line="240" w:lineRule="auto"/>
              <w:jc w:val="left"/>
              <w:rPr>
                <w:ins w:id="4039" w:author="Mahesh Venumbaka" w:date="2015-07-23T15:58:00Z"/>
              </w:rPr>
            </w:pPr>
            <w:ins w:id="4040" w:author="Mahesh Venumbaka" w:date="2015-07-23T15:58:00Z">
              <w:r w:rsidRPr="00C334DC">
                <w:t>Create the OJT Activity</w:t>
              </w:r>
            </w:ins>
            <w:ins w:id="4041" w:author="Mahesh Venumbaka" w:date="2015-07-24T17:49:00Z">
              <w:r w:rsidR="005B57A7">
                <w:t xml:space="preserve"> in </w:t>
              </w:r>
              <w:commentRangeStart w:id="4042"/>
              <w:r w:rsidR="005B57A7">
                <w:t>Siebel</w:t>
              </w:r>
              <w:commentRangeEnd w:id="4042"/>
              <w:r w:rsidR="00042DD2">
                <w:rPr>
                  <w:rStyle w:val="CommentReference"/>
                </w:rPr>
                <w:commentReference w:id="4042"/>
              </w:r>
            </w:ins>
          </w:p>
          <w:p w14:paraId="6D63A50F" w14:textId="69507312" w:rsidR="00C334DC" w:rsidRDefault="00C334DC" w:rsidP="00334A7F">
            <w:pPr>
              <w:pStyle w:val="ListParagraph"/>
              <w:numPr>
                <w:ilvl w:val="0"/>
                <w:numId w:val="94"/>
              </w:numPr>
              <w:spacing w:after="0" w:line="240" w:lineRule="auto"/>
              <w:jc w:val="left"/>
              <w:rPr>
                <w:ins w:id="4043" w:author="Mahesh Venumbaka" w:date="2015-07-23T15:58:00Z"/>
              </w:rPr>
            </w:pPr>
            <w:ins w:id="4044" w:author="Mahesh Venumbaka" w:date="2015-07-23T15:58:00Z">
              <w:r>
                <w:t>Enter the Training details (OJT) (SDT booking</w:t>
              </w:r>
            </w:ins>
            <w:ins w:id="4045" w:author="Mahesh Venumbaka" w:date="2015-07-24T17:48:00Z">
              <w:r w:rsidR="005B57A7">
                <w:t xml:space="preserve"> tool</w:t>
              </w:r>
            </w:ins>
            <w:ins w:id="4046" w:author="Mahesh Venumbaka" w:date="2015-07-23T15:58:00Z">
              <w:r>
                <w:t xml:space="preserve"> adds a dependency task against the Primary task</w:t>
              </w:r>
            </w:ins>
            <w:ins w:id="4047" w:author="Mahesh Venumbaka" w:date="2015-07-24T17:48:00Z">
              <w:r w:rsidR="00B64E28">
                <w:t xml:space="preserve"> with a </w:t>
              </w:r>
              <w:r w:rsidR="005B57A7">
                <w:t>Start</w:t>
              </w:r>
              <w:r w:rsidR="00B64E28">
                <w:t xml:space="preserve"> to Start dependency</w:t>
              </w:r>
            </w:ins>
            <w:ins w:id="4048" w:author="Mahesh Venumbaka" w:date="2015-07-23T15:58:00Z">
              <w:r>
                <w:t>)</w:t>
              </w:r>
            </w:ins>
          </w:p>
          <w:p w14:paraId="24CC45FB" w14:textId="1301175F" w:rsidR="00C334DC" w:rsidRPr="00BC5D51" w:rsidRDefault="00C334DC" w:rsidP="00334A7F">
            <w:pPr>
              <w:pStyle w:val="ListParagraph"/>
              <w:numPr>
                <w:ilvl w:val="0"/>
                <w:numId w:val="94"/>
              </w:numPr>
              <w:spacing w:after="0" w:line="240" w:lineRule="auto"/>
              <w:jc w:val="left"/>
              <w:rPr>
                <w:ins w:id="4049" w:author="Mahesh Venumbaka" w:date="2015-07-23T15:57:00Z"/>
              </w:rPr>
            </w:pPr>
            <w:ins w:id="4050" w:author="Mahesh Venumbaka" w:date="2015-07-23T15:58:00Z">
              <w:r w:rsidRPr="00C334DC">
                <w:t>CSC agent manually invokes Appointment Booking functionality</w:t>
              </w:r>
            </w:ins>
          </w:p>
        </w:tc>
      </w:tr>
      <w:tr w:rsidR="00C334DC" w:rsidRPr="00BC5D51" w14:paraId="065F23E8" w14:textId="77777777" w:rsidTr="00E86878">
        <w:trPr>
          <w:ins w:id="4051" w:author="Mahesh Venumbaka" w:date="2015-07-23T15:57:00Z"/>
        </w:trPr>
        <w:tc>
          <w:tcPr>
            <w:tcW w:w="1710" w:type="dxa"/>
          </w:tcPr>
          <w:p w14:paraId="277FE9F1" w14:textId="77777777" w:rsidR="00C334DC" w:rsidRPr="00BC5D51" w:rsidRDefault="00C334DC" w:rsidP="00E86878">
            <w:pPr>
              <w:spacing w:after="0" w:line="240" w:lineRule="auto"/>
              <w:jc w:val="left"/>
              <w:rPr>
                <w:ins w:id="4052" w:author="Mahesh Venumbaka" w:date="2015-07-23T15:57:00Z"/>
              </w:rPr>
            </w:pPr>
            <w:ins w:id="4053" w:author="Mahesh Venumbaka" w:date="2015-07-23T15:57:00Z">
              <w:r w:rsidRPr="00BC5D51">
                <w:t>Task Status</w:t>
              </w:r>
            </w:ins>
          </w:p>
        </w:tc>
        <w:tc>
          <w:tcPr>
            <w:tcW w:w="7380" w:type="dxa"/>
          </w:tcPr>
          <w:p w14:paraId="713E841C" w14:textId="77777777" w:rsidR="00C334DC" w:rsidRPr="00BC5D51" w:rsidRDefault="00C334DC" w:rsidP="00E86878">
            <w:pPr>
              <w:spacing w:after="0" w:line="240" w:lineRule="auto"/>
              <w:jc w:val="left"/>
              <w:rPr>
                <w:ins w:id="4054" w:author="Mahesh Venumbaka" w:date="2015-07-23T15:57:00Z"/>
              </w:rPr>
            </w:pPr>
            <w:ins w:id="4055" w:author="Mahesh Venumbaka" w:date="2015-07-23T15:57:00Z">
              <w:r w:rsidRPr="00BC5D51">
                <w:t>N</w:t>
              </w:r>
              <w:r>
                <w:t>/</w:t>
              </w:r>
              <w:r w:rsidRPr="00BC5D51">
                <w:t>A</w:t>
              </w:r>
            </w:ins>
          </w:p>
        </w:tc>
      </w:tr>
    </w:tbl>
    <w:p w14:paraId="013A80C1" w14:textId="77777777" w:rsidR="00C334DC" w:rsidRDefault="00C334DC" w:rsidP="00A577CF">
      <w:pPr>
        <w:spacing w:after="0" w:line="240" w:lineRule="auto"/>
        <w:jc w:val="left"/>
        <w:rPr>
          <w:ins w:id="4056" w:author="Mahesh Venumbaka" w:date="2015-07-23T15:59:00Z"/>
        </w:rPr>
      </w:pPr>
    </w:p>
    <w:p w14:paraId="2FB2D621" w14:textId="77777777" w:rsidR="00C334DC" w:rsidRDefault="00C334DC" w:rsidP="00A577CF">
      <w:pPr>
        <w:spacing w:after="0" w:line="240" w:lineRule="auto"/>
        <w:jc w:val="left"/>
        <w:rPr>
          <w:ins w:id="4057" w:author="Mahesh Venumbaka" w:date="2015-07-23T15:59:00Z"/>
        </w:rPr>
      </w:pPr>
    </w:p>
    <w:p w14:paraId="374D7CCC" w14:textId="21AC8C26" w:rsidR="00C334DC" w:rsidRPr="00BC5D51" w:rsidRDefault="00C334DC" w:rsidP="00334A7F">
      <w:pPr>
        <w:pStyle w:val="Heading4"/>
        <w:numPr>
          <w:ilvl w:val="3"/>
          <w:numId w:val="83"/>
        </w:numPr>
        <w:rPr>
          <w:ins w:id="4058" w:author="Mahesh Venumbaka" w:date="2015-07-23T15:59:00Z"/>
        </w:rPr>
      </w:pPr>
      <w:ins w:id="4059" w:author="Mahesh Venumbaka" w:date="2015-07-23T15:59:00Z">
        <w:r w:rsidRPr="00BC5D51">
          <w:t xml:space="preserve">Activity: </w:t>
        </w:r>
        <w:r>
          <w:t xml:space="preserve">On Job </w:t>
        </w:r>
      </w:ins>
      <w:ins w:id="4060" w:author="Mahesh Venumbaka" w:date="2015-07-23T16:14:00Z">
        <w:r w:rsidR="00177900">
          <w:t xml:space="preserve">Training Scheduling </w:t>
        </w:r>
      </w:ins>
      <w:ins w:id="4061" w:author="Mahesh Venumbaka" w:date="2015-07-23T15:59:00Z">
        <w:r>
          <w:t>Process</w:t>
        </w:r>
      </w:ins>
    </w:p>
    <w:p w14:paraId="32B96478" w14:textId="77777777" w:rsidR="00C334DC" w:rsidRPr="00BC5D51" w:rsidRDefault="00C334DC" w:rsidP="00C334DC">
      <w:pPr>
        <w:spacing w:after="0" w:line="240" w:lineRule="auto"/>
        <w:jc w:val="left"/>
        <w:rPr>
          <w:ins w:id="4062" w:author="Mahesh Venumbaka" w:date="2015-07-23T15:59: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C334DC" w:rsidRPr="00BC5D51" w14:paraId="2149F6A1" w14:textId="77777777" w:rsidTr="00E86878">
        <w:trPr>
          <w:tblHeader/>
          <w:ins w:id="4063" w:author="Mahesh Venumbaka" w:date="2015-07-23T15:59:00Z"/>
        </w:trPr>
        <w:tc>
          <w:tcPr>
            <w:tcW w:w="1710" w:type="dxa"/>
            <w:shd w:val="clear" w:color="auto" w:fill="1F497D" w:themeFill="text2"/>
          </w:tcPr>
          <w:p w14:paraId="0D501894" w14:textId="77777777" w:rsidR="00C334DC" w:rsidRPr="002A4E19" w:rsidRDefault="00C334DC" w:rsidP="00E86878">
            <w:pPr>
              <w:spacing w:after="0" w:line="240" w:lineRule="auto"/>
              <w:jc w:val="left"/>
              <w:rPr>
                <w:ins w:id="4064" w:author="Mahesh Venumbaka" w:date="2015-07-23T15:59:00Z"/>
                <w:b/>
                <w:color w:val="FFFFFF" w:themeColor="background1"/>
              </w:rPr>
            </w:pPr>
            <w:ins w:id="4065" w:author="Mahesh Venumbaka" w:date="2015-07-23T15:59:00Z">
              <w:r w:rsidRPr="002A4E19">
                <w:rPr>
                  <w:b/>
                  <w:color w:val="FFFFFF" w:themeColor="background1"/>
                </w:rPr>
                <w:t>Activity Name:</w:t>
              </w:r>
            </w:ins>
          </w:p>
        </w:tc>
        <w:tc>
          <w:tcPr>
            <w:tcW w:w="7380" w:type="dxa"/>
            <w:shd w:val="clear" w:color="auto" w:fill="1F497D" w:themeFill="text2"/>
          </w:tcPr>
          <w:p w14:paraId="54CB9618" w14:textId="69AF8184" w:rsidR="00C334DC" w:rsidRPr="002A4E19" w:rsidRDefault="00C334DC" w:rsidP="00E86878">
            <w:pPr>
              <w:spacing w:after="0" w:line="240" w:lineRule="auto"/>
              <w:jc w:val="left"/>
              <w:rPr>
                <w:ins w:id="4066" w:author="Mahesh Venumbaka" w:date="2015-07-23T15:59:00Z"/>
                <w:b/>
                <w:color w:val="FFFFFF" w:themeColor="background1"/>
              </w:rPr>
            </w:pPr>
            <w:ins w:id="4067" w:author="Mahesh Venumbaka" w:date="2015-07-23T15:59:00Z">
              <w:r>
                <w:t xml:space="preserve">On Job Training </w:t>
              </w:r>
            </w:ins>
            <w:ins w:id="4068" w:author="Mahesh Venumbaka" w:date="2015-07-23T16:14:00Z">
              <w:r w:rsidR="00177900">
                <w:t xml:space="preserve">Scheduling </w:t>
              </w:r>
            </w:ins>
            <w:ins w:id="4069" w:author="Mahesh Venumbaka" w:date="2015-07-23T15:59:00Z">
              <w:r>
                <w:t>Process</w:t>
              </w:r>
            </w:ins>
          </w:p>
        </w:tc>
      </w:tr>
      <w:tr w:rsidR="00C334DC" w:rsidRPr="00BC5D51" w14:paraId="459106D1" w14:textId="77777777" w:rsidTr="00E86878">
        <w:trPr>
          <w:ins w:id="4070" w:author="Mahesh Venumbaka" w:date="2015-07-23T15:59:00Z"/>
        </w:trPr>
        <w:tc>
          <w:tcPr>
            <w:tcW w:w="1710" w:type="dxa"/>
          </w:tcPr>
          <w:p w14:paraId="2D874526" w14:textId="77777777" w:rsidR="00C334DC" w:rsidRPr="00BC5D51" w:rsidRDefault="00C334DC" w:rsidP="00E86878">
            <w:pPr>
              <w:spacing w:after="0" w:line="240" w:lineRule="auto"/>
              <w:jc w:val="left"/>
              <w:rPr>
                <w:ins w:id="4071" w:author="Mahesh Venumbaka" w:date="2015-07-23T15:59:00Z"/>
              </w:rPr>
            </w:pPr>
            <w:ins w:id="4072" w:author="Mahesh Venumbaka" w:date="2015-07-23T15:59:00Z">
              <w:r w:rsidRPr="00BC5D51">
                <w:t>Action taken by:</w:t>
              </w:r>
            </w:ins>
          </w:p>
        </w:tc>
        <w:tc>
          <w:tcPr>
            <w:tcW w:w="7380" w:type="dxa"/>
          </w:tcPr>
          <w:p w14:paraId="3974814C" w14:textId="77777777" w:rsidR="00C334DC" w:rsidRPr="00BC5D51" w:rsidRDefault="00C334DC" w:rsidP="00E86878">
            <w:pPr>
              <w:tabs>
                <w:tab w:val="left" w:pos="864"/>
              </w:tabs>
              <w:spacing w:after="0" w:line="240" w:lineRule="auto"/>
              <w:jc w:val="left"/>
              <w:rPr>
                <w:ins w:id="4073" w:author="Mahesh Venumbaka" w:date="2015-07-23T15:59:00Z"/>
              </w:rPr>
            </w:pPr>
            <w:ins w:id="4074" w:author="Mahesh Venumbaka" w:date="2015-07-23T15:59:00Z">
              <w:r w:rsidRPr="00BC5D51">
                <w:t>CSC</w:t>
              </w:r>
              <w:r>
                <w:t xml:space="preserve"> Agent</w:t>
              </w:r>
            </w:ins>
          </w:p>
        </w:tc>
      </w:tr>
      <w:tr w:rsidR="00C334DC" w:rsidRPr="00BC5D51" w14:paraId="5F5B82B8" w14:textId="77777777" w:rsidTr="00E86878">
        <w:trPr>
          <w:trHeight w:val="404"/>
          <w:ins w:id="4075" w:author="Mahesh Venumbaka" w:date="2015-07-23T15:59:00Z"/>
        </w:trPr>
        <w:tc>
          <w:tcPr>
            <w:tcW w:w="1710" w:type="dxa"/>
          </w:tcPr>
          <w:p w14:paraId="67BF6155" w14:textId="77777777" w:rsidR="00C334DC" w:rsidRPr="00BC5D51" w:rsidRDefault="00C334DC" w:rsidP="00E86878">
            <w:pPr>
              <w:spacing w:after="0" w:line="240" w:lineRule="auto"/>
              <w:jc w:val="left"/>
              <w:rPr>
                <w:ins w:id="4076" w:author="Mahesh Venumbaka" w:date="2015-07-23T15:59:00Z"/>
              </w:rPr>
            </w:pPr>
            <w:ins w:id="4077" w:author="Mahesh Venumbaka" w:date="2015-07-23T15:59:00Z">
              <w:r w:rsidRPr="00BC5D51">
                <w:t>Interacting with:</w:t>
              </w:r>
            </w:ins>
          </w:p>
        </w:tc>
        <w:tc>
          <w:tcPr>
            <w:tcW w:w="7380" w:type="dxa"/>
          </w:tcPr>
          <w:p w14:paraId="3405D8D0" w14:textId="77777777" w:rsidR="00C334DC" w:rsidRPr="00BC5D51" w:rsidRDefault="00C334DC" w:rsidP="00E86878">
            <w:pPr>
              <w:spacing w:after="0" w:line="240" w:lineRule="auto"/>
              <w:jc w:val="left"/>
              <w:rPr>
                <w:ins w:id="4078" w:author="Mahesh Venumbaka" w:date="2015-07-23T15:59:00Z"/>
              </w:rPr>
            </w:pPr>
            <w:ins w:id="4079" w:author="Mahesh Venumbaka" w:date="2015-07-23T15:59:00Z">
              <w:r>
                <w:t>Siebel, SDT Booking Tool, Click Software</w:t>
              </w:r>
            </w:ins>
          </w:p>
        </w:tc>
      </w:tr>
      <w:tr w:rsidR="00C334DC" w:rsidRPr="00BC5D51" w14:paraId="4C853FB8" w14:textId="77777777" w:rsidTr="00E86878">
        <w:trPr>
          <w:trHeight w:val="404"/>
          <w:ins w:id="4080" w:author="Mahesh Venumbaka" w:date="2015-07-23T15:59:00Z"/>
        </w:trPr>
        <w:tc>
          <w:tcPr>
            <w:tcW w:w="1710" w:type="dxa"/>
          </w:tcPr>
          <w:p w14:paraId="54B2C0E8" w14:textId="77777777" w:rsidR="00C334DC" w:rsidRPr="00BC5D51" w:rsidRDefault="00C334DC" w:rsidP="00E86878">
            <w:pPr>
              <w:spacing w:after="0" w:line="240" w:lineRule="auto"/>
              <w:jc w:val="left"/>
              <w:rPr>
                <w:ins w:id="4081" w:author="Mahesh Venumbaka" w:date="2015-07-23T15:59:00Z"/>
              </w:rPr>
            </w:pPr>
            <w:ins w:id="4082" w:author="Mahesh Venumbaka" w:date="2015-07-23T15:59:00Z">
              <w:r w:rsidRPr="00BC5D51">
                <w:t>Description</w:t>
              </w:r>
            </w:ins>
          </w:p>
        </w:tc>
        <w:tc>
          <w:tcPr>
            <w:tcW w:w="7380" w:type="dxa"/>
          </w:tcPr>
          <w:p w14:paraId="0CE2D6C7" w14:textId="77777777" w:rsidR="00C334DC" w:rsidRDefault="00177900" w:rsidP="00334A7F">
            <w:pPr>
              <w:pStyle w:val="ListParagraph"/>
              <w:numPr>
                <w:ilvl w:val="0"/>
                <w:numId w:val="95"/>
              </w:numPr>
              <w:spacing w:after="0" w:line="240" w:lineRule="auto"/>
              <w:jc w:val="left"/>
              <w:rPr>
                <w:ins w:id="4083" w:author="Mahesh Venumbaka" w:date="2015-07-23T16:14:00Z"/>
              </w:rPr>
            </w:pPr>
            <w:ins w:id="4084" w:author="Mahesh Venumbaka" w:date="2015-07-23T16:14:00Z">
              <w:r w:rsidRPr="00177900">
                <w:t>Click Sends suitable  appointment slots based on Field Engineer availability and parameters selected by the CSC agent in the SDT Booking - Appointment screen</w:t>
              </w:r>
            </w:ins>
          </w:p>
          <w:p w14:paraId="32630025" w14:textId="1479C4DD" w:rsidR="00177900" w:rsidRDefault="00177900" w:rsidP="00334A7F">
            <w:pPr>
              <w:pStyle w:val="ListParagraph"/>
              <w:numPr>
                <w:ilvl w:val="0"/>
                <w:numId w:val="95"/>
              </w:numPr>
              <w:spacing w:after="0" w:line="240" w:lineRule="auto"/>
              <w:jc w:val="left"/>
              <w:rPr>
                <w:ins w:id="4085" w:author="Mahesh Venumbaka" w:date="2015-07-23T16:15:00Z"/>
              </w:rPr>
            </w:pPr>
            <w:ins w:id="4086" w:author="Mahesh Venumbaka" w:date="2015-07-23T16:14:00Z">
              <w:r w:rsidRPr="00177900">
                <w:t>CSC Agent selects the desired appointment slot</w:t>
              </w:r>
            </w:ins>
            <w:ins w:id="4087" w:author="Mahesh Venumbaka" w:date="2015-07-23T16:15:00Z">
              <w:r>
                <w:t xml:space="preserve"> and c</w:t>
              </w:r>
              <w:r w:rsidRPr="00177900">
                <w:t>lick</w:t>
              </w:r>
              <w:r>
                <w:t>s</w:t>
              </w:r>
              <w:r w:rsidRPr="00177900">
                <w:t xml:space="preserve"> on Create Visit Button </w:t>
              </w:r>
              <w:r>
                <w:t>in SDT Booking Tool</w:t>
              </w:r>
            </w:ins>
            <w:ins w:id="4088" w:author="Mahesh Venumbaka" w:date="2015-07-24T17:50:00Z">
              <w:r w:rsidR="00042DD2">
                <w:t>.</w:t>
              </w:r>
            </w:ins>
          </w:p>
          <w:p w14:paraId="1B095AF1" w14:textId="09034E2F" w:rsidR="00177900" w:rsidRDefault="00177900" w:rsidP="00334A7F">
            <w:pPr>
              <w:pStyle w:val="ListParagraph"/>
              <w:numPr>
                <w:ilvl w:val="0"/>
                <w:numId w:val="95"/>
              </w:numPr>
              <w:spacing w:after="0" w:line="240" w:lineRule="auto"/>
              <w:jc w:val="left"/>
              <w:rPr>
                <w:ins w:id="4089" w:author="Mahesh Venumbaka" w:date="2015-07-23T16:16:00Z"/>
              </w:rPr>
            </w:pPr>
            <w:ins w:id="4090" w:author="Mahesh Venumbaka" w:date="2015-07-23T16:16:00Z">
              <w:r>
                <w:t>2 Tasks created (Original task and Training Task) in ClickSchedule for different Field Engineer's -&gt; One main and one trainee</w:t>
              </w:r>
            </w:ins>
            <w:ins w:id="4091" w:author="Mahesh Venumbaka" w:date="2015-07-24T17:50:00Z">
              <w:r w:rsidR="00042DD2">
                <w:t xml:space="preserve"> with Start to Start dependency.</w:t>
              </w:r>
            </w:ins>
          </w:p>
          <w:p w14:paraId="2875DBFD" w14:textId="5EDB0C75" w:rsidR="00177900" w:rsidRPr="00BC5D51" w:rsidRDefault="00177900" w:rsidP="00334A7F">
            <w:pPr>
              <w:pStyle w:val="ListParagraph"/>
              <w:numPr>
                <w:ilvl w:val="0"/>
                <w:numId w:val="95"/>
              </w:numPr>
              <w:spacing w:after="0" w:line="240" w:lineRule="auto"/>
              <w:jc w:val="left"/>
              <w:rPr>
                <w:ins w:id="4092" w:author="Mahesh Venumbaka" w:date="2015-07-23T15:59:00Z"/>
              </w:rPr>
            </w:pPr>
            <w:ins w:id="4093" w:author="Mahesh Venumbaka" w:date="2015-07-23T16:16:00Z">
              <w:r w:rsidRPr="003A1DD5">
                <w:t xml:space="preserve">From </w:t>
              </w:r>
              <w:r>
                <w:t xml:space="preserve">here </w:t>
              </w:r>
              <w:r w:rsidRPr="003A1DD5">
                <w:t>on it's the same flow as corrective repair</w:t>
              </w:r>
              <w:r>
                <w:t xml:space="preserve"> at section 4.3.1</w:t>
              </w:r>
            </w:ins>
            <w:ins w:id="4094" w:author="Mahesh Venumbaka" w:date="2015-07-24T17:50:00Z">
              <w:r w:rsidR="00042DD2">
                <w:t>.</w:t>
              </w:r>
            </w:ins>
          </w:p>
        </w:tc>
      </w:tr>
      <w:tr w:rsidR="00C334DC" w:rsidRPr="00BC5D51" w14:paraId="6BF645D8" w14:textId="77777777" w:rsidTr="00E86878">
        <w:trPr>
          <w:ins w:id="4095" w:author="Mahesh Venumbaka" w:date="2015-07-23T15:59:00Z"/>
        </w:trPr>
        <w:tc>
          <w:tcPr>
            <w:tcW w:w="1710" w:type="dxa"/>
          </w:tcPr>
          <w:p w14:paraId="2EEA4246" w14:textId="50F29EAD" w:rsidR="00C334DC" w:rsidRPr="00BC5D51" w:rsidRDefault="00C334DC" w:rsidP="00E86878">
            <w:pPr>
              <w:spacing w:after="0" w:line="240" w:lineRule="auto"/>
              <w:jc w:val="left"/>
              <w:rPr>
                <w:ins w:id="4096" w:author="Mahesh Venumbaka" w:date="2015-07-23T15:59:00Z"/>
              </w:rPr>
            </w:pPr>
            <w:ins w:id="4097" w:author="Mahesh Venumbaka" w:date="2015-07-23T15:59:00Z">
              <w:r w:rsidRPr="00BC5D51">
                <w:t>Task Status</w:t>
              </w:r>
            </w:ins>
          </w:p>
        </w:tc>
        <w:tc>
          <w:tcPr>
            <w:tcW w:w="7380" w:type="dxa"/>
          </w:tcPr>
          <w:p w14:paraId="6BFD3565" w14:textId="77777777" w:rsidR="00C334DC" w:rsidRPr="00BC5D51" w:rsidRDefault="00C334DC" w:rsidP="00E86878">
            <w:pPr>
              <w:spacing w:after="0" w:line="240" w:lineRule="auto"/>
              <w:jc w:val="left"/>
              <w:rPr>
                <w:ins w:id="4098" w:author="Mahesh Venumbaka" w:date="2015-07-23T15:59:00Z"/>
              </w:rPr>
            </w:pPr>
            <w:ins w:id="4099" w:author="Mahesh Venumbaka" w:date="2015-07-23T15:59:00Z">
              <w:r w:rsidRPr="00BC5D51">
                <w:t>N</w:t>
              </w:r>
              <w:r>
                <w:t>/</w:t>
              </w:r>
              <w:r w:rsidRPr="00BC5D51">
                <w:t>A</w:t>
              </w:r>
            </w:ins>
          </w:p>
        </w:tc>
      </w:tr>
    </w:tbl>
    <w:p w14:paraId="7ACD76A4" w14:textId="77777777" w:rsidR="00C334DC" w:rsidRDefault="00C334DC" w:rsidP="00A577CF">
      <w:pPr>
        <w:spacing w:after="0" w:line="240" w:lineRule="auto"/>
        <w:jc w:val="left"/>
        <w:rPr>
          <w:ins w:id="4100" w:author="Mahesh Venumbaka" w:date="2015-07-23T15:57:00Z"/>
        </w:rPr>
      </w:pPr>
    </w:p>
    <w:p w14:paraId="3C6A1626" w14:textId="77777777" w:rsidR="00C334DC" w:rsidRDefault="00C334DC" w:rsidP="00A577CF">
      <w:pPr>
        <w:spacing w:after="0" w:line="240" w:lineRule="auto"/>
        <w:jc w:val="left"/>
        <w:rPr>
          <w:ins w:id="4101" w:author="Mahesh Venumbaka" w:date="2015-07-23T15:57:00Z"/>
        </w:rPr>
      </w:pPr>
    </w:p>
    <w:p w14:paraId="4CE085D3" w14:textId="77777777" w:rsidR="00C334DC" w:rsidRDefault="00C334DC" w:rsidP="00A577CF">
      <w:pPr>
        <w:spacing w:after="0" w:line="240" w:lineRule="auto"/>
        <w:jc w:val="left"/>
        <w:rPr>
          <w:ins w:id="4102" w:author="Mahesh Venumbaka" w:date="2015-07-23T15:57:00Z"/>
        </w:rPr>
      </w:pPr>
    </w:p>
    <w:p w14:paraId="6B3DB1BA" w14:textId="5B408DB8" w:rsidR="00C334DC" w:rsidRPr="00C73966" w:rsidDel="00D065C1" w:rsidRDefault="00C334DC" w:rsidP="00A577CF">
      <w:pPr>
        <w:spacing w:after="0" w:line="240" w:lineRule="auto"/>
        <w:jc w:val="left"/>
        <w:rPr>
          <w:del w:id="4103" w:author="Mahesh Venumbaka" w:date="2015-07-23T16:17:00Z"/>
        </w:rPr>
      </w:pPr>
    </w:p>
    <w:p w14:paraId="0CAE6A5F" w14:textId="1EC62CDA" w:rsidR="00BA785C" w:rsidRPr="00BC5D51" w:rsidDel="00D065C1" w:rsidRDefault="00BA785C" w:rsidP="00A577CF">
      <w:pPr>
        <w:pStyle w:val="Heading4"/>
        <w:rPr>
          <w:del w:id="4104" w:author="Mahesh Venumbaka" w:date="2015-07-23T16:17:00Z"/>
        </w:rPr>
      </w:pPr>
      <w:del w:id="4105" w:author="Mahesh Venumbaka" w:date="2015-07-23T16:17:00Z">
        <w:r w:rsidRPr="00BC5D51" w:rsidDel="00D065C1">
          <w:delText xml:space="preserve">Activity: Training Job Opened in </w:delText>
        </w:r>
        <w:r w:rsidR="00D01A1B" w:rsidDel="00D065C1">
          <w:delText>SIEBEL</w:delText>
        </w:r>
      </w:del>
    </w:p>
    <w:p w14:paraId="0CAE6A60" w14:textId="33B36589" w:rsidR="00BA785C" w:rsidRPr="00BC5D51" w:rsidDel="00D065C1" w:rsidRDefault="00BA785C" w:rsidP="00A577CF">
      <w:pPr>
        <w:spacing w:after="0" w:line="240" w:lineRule="auto"/>
        <w:jc w:val="left"/>
        <w:rPr>
          <w:del w:id="4106" w:author="Mahesh Venumbaka" w:date="2015-07-23T16:17: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D065C1" w14:paraId="0CAE6A63" w14:textId="3FD11BAC" w:rsidTr="00A47B9B">
        <w:trPr>
          <w:tblHeader/>
          <w:del w:id="4107" w:author="Mahesh Venumbaka" w:date="2015-07-23T16:17:00Z"/>
        </w:trPr>
        <w:tc>
          <w:tcPr>
            <w:tcW w:w="1710" w:type="dxa"/>
            <w:shd w:val="clear" w:color="auto" w:fill="1F497D" w:themeFill="text2"/>
          </w:tcPr>
          <w:p w14:paraId="0CAE6A61" w14:textId="044B1768" w:rsidR="00BA785C" w:rsidRPr="002A4E19" w:rsidDel="00D065C1" w:rsidRDefault="00BA785C" w:rsidP="00A577CF">
            <w:pPr>
              <w:spacing w:after="0" w:line="240" w:lineRule="auto"/>
              <w:jc w:val="left"/>
              <w:rPr>
                <w:del w:id="4108" w:author="Mahesh Venumbaka" w:date="2015-07-23T16:17:00Z"/>
                <w:b/>
                <w:color w:val="FFFFFF" w:themeColor="background1"/>
              </w:rPr>
            </w:pPr>
            <w:del w:id="4109" w:author="Mahesh Venumbaka" w:date="2015-07-23T16:17:00Z">
              <w:r w:rsidRPr="002A4E19" w:rsidDel="00D065C1">
                <w:rPr>
                  <w:b/>
                  <w:color w:val="FFFFFF" w:themeColor="background1"/>
                </w:rPr>
                <w:delText>Activity Name:</w:delText>
              </w:r>
            </w:del>
          </w:p>
        </w:tc>
        <w:tc>
          <w:tcPr>
            <w:tcW w:w="7380" w:type="dxa"/>
            <w:shd w:val="clear" w:color="auto" w:fill="1F497D" w:themeFill="text2"/>
          </w:tcPr>
          <w:p w14:paraId="0CAE6A62" w14:textId="0BD685A1" w:rsidR="00BA785C" w:rsidRPr="002A4E19" w:rsidDel="00D065C1" w:rsidRDefault="00BA785C" w:rsidP="00A577CF">
            <w:pPr>
              <w:spacing w:after="0" w:line="240" w:lineRule="auto"/>
              <w:jc w:val="left"/>
              <w:rPr>
                <w:del w:id="4110" w:author="Mahesh Venumbaka" w:date="2015-07-23T16:17:00Z"/>
                <w:b/>
                <w:color w:val="FFFFFF" w:themeColor="background1"/>
              </w:rPr>
            </w:pPr>
            <w:del w:id="4111" w:author="Mahesh Venumbaka" w:date="2015-07-23T16:17:00Z">
              <w:r w:rsidRPr="002A4E19" w:rsidDel="00D065C1">
                <w:rPr>
                  <w:b/>
                  <w:color w:val="FFFFFF" w:themeColor="background1"/>
                </w:rPr>
                <w:delText xml:space="preserve">Training Job Opened in </w:delText>
              </w:r>
              <w:r w:rsidR="00D01A1B" w:rsidDel="00D065C1">
                <w:rPr>
                  <w:b/>
                  <w:color w:val="FFFFFF" w:themeColor="background1"/>
                </w:rPr>
                <w:delText>SIEBEL</w:delText>
              </w:r>
            </w:del>
          </w:p>
        </w:tc>
      </w:tr>
      <w:tr w:rsidR="00BA785C" w:rsidRPr="00BC5D51" w:rsidDel="00D065C1" w14:paraId="0CAE6A66" w14:textId="4E7A2959" w:rsidTr="00A47B9B">
        <w:trPr>
          <w:del w:id="4112" w:author="Mahesh Venumbaka" w:date="2015-07-23T16:17:00Z"/>
        </w:trPr>
        <w:tc>
          <w:tcPr>
            <w:tcW w:w="1710" w:type="dxa"/>
          </w:tcPr>
          <w:p w14:paraId="0CAE6A64" w14:textId="541F7970" w:rsidR="00BA785C" w:rsidRPr="00BC5D51" w:rsidDel="00D065C1" w:rsidRDefault="00BA785C" w:rsidP="00A577CF">
            <w:pPr>
              <w:spacing w:after="0" w:line="240" w:lineRule="auto"/>
              <w:jc w:val="left"/>
              <w:rPr>
                <w:del w:id="4113" w:author="Mahesh Venumbaka" w:date="2015-07-23T16:17:00Z"/>
              </w:rPr>
            </w:pPr>
            <w:del w:id="4114" w:author="Mahesh Venumbaka" w:date="2015-07-23T16:17:00Z">
              <w:r w:rsidRPr="00BC5D51" w:rsidDel="00D065C1">
                <w:delText>Action taken by:</w:delText>
              </w:r>
            </w:del>
          </w:p>
        </w:tc>
        <w:tc>
          <w:tcPr>
            <w:tcW w:w="7380" w:type="dxa"/>
          </w:tcPr>
          <w:p w14:paraId="0CAE6A65" w14:textId="6C6A8B98" w:rsidR="00BA785C" w:rsidRPr="00BC5D51" w:rsidDel="00D065C1" w:rsidRDefault="00BA785C" w:rsidP="00CE3506">
            <w:pPr>
              <w:tabs>
                <w:tab w:val="left" w:pos="864"/>
              </w:tabs>
              <w:spacing w:after="0" w:line="240" w:lineRule="auto"/>
              <w:jc w:val="left"/>
              <w:rPr>
                <w:del w:id="4115" w:author="Mahesh Venumbaka" w:date="2015-07-23T16:17:00Z"/>
              </w:rPr>
            </w:pPr>
            <w:del w:id="4116" w:author="Mahesh Venumbaka" w:date="2015-07-23T16:17:00Z">
              <w:r w:rsidRPr="00BC5D51" w:rsidDel="00D065C1">
                <w:delText>CSC</w:delText>
              </w:r>
              <w:r w:rsidR="00CE3506" w:rsidDel="00D065C1">
                <w:delText xml:space="preserve"> Agent</w:delText>
              </w:r>
            </w:del>
          </w:p>
        </w:tc>
      </w:tr>
      <w:tr w:rsidR="00BA785C" w:rsidRPr="00BC5D51" w:rsidDel="00D065C1" w14:paraId="0CAE6A69" w14:textId="6F35D6ED" w:rsidTr="00A47B9B">
        <w:trPr>
          <w:trHeight w:val="404"/>
          <w:del w:id="4117" w:author="Mahesh Venumbaka" w:date="2015-07-23T16:17:00Z"/>
        </w:trPr>
        <w:tc>
          <w:tcPr>
            <w:tcW w:w="1710" w:type="dxa"/>
          </w:tcPr>
          <w:p w14:paraId="0CAE6A67" w14:textId="3F912129" w:rsidR="00BA785C" w:rsidRPr="00BC5D51" w:rsidDel="00D065C1" w:rsidRDefault="00BA785C" w:rsidP="00A577CF">
            <w:pPr>
              <w:spacing w:after="0" w:line="240" w:lineRule="auto"/>
              <w:jc w:val="left"/>
              <w:rPr>
                <w:del w:id="4118" w:author="Mahesh Venumbaka" w:date="2015-07-23T16:17:00Z"/>
              </w:rPr>
            </w:pPr>
            <w:del w:id="4119" w:author="Mahesh Venumbaka" w:date="2015-07-23T16:17:00Z">
              <w:r w:rsidRPr="00BC5D51" w:rsidDel="00D065C1">
                <w:delText>Interacting with:</w:delText>
              </w:r>
            </w:del>
          </w:p>
        </w:tc>
        <w:tc>
          <w:tcPr>
            <w:tcW w:w="7380" w:type="dxa"/>
          </w:tcPr>
          <w:p w14:paraId="0CAE6A68" w14:textId="3DB1F5F7" w:rsidR="00BA785C" w:rsidRPr="00BC5D51" w:rsidDel="00D065C1" w:rsidRDefault="00BA785C" w:rsidP="00A577CF">
            <w:pPr>
              <w:spacing w:after="0" w:line="240" w:lineRule="auto"/>
              <w:jc w:val="left"/>
              <w:rPr>
                <w:del w:id="4120" w:author="Mahesh Venumbaka" w:date="2015-07-23T16:17:00Z"/>
              </w:rPr>
            </w:pPr>
            <w:del w:id="4121" w:author="Mahesh Venumbaka" w:date="2015-07-23T16:17:00Z">
              <w:r w:rsidRPr="00BC5D51" w:rsidDel="00D065C1">
                <w:delText>GE Tools</w:delText>
              </w:r>
            </w:del>
          </w:p>
        </w:tc>
      </w:tr>
      <w:tr w:rsidR="00BA785C" w:rsidRPr="00BC5D51" w:rsidDel="00D065C1" w14:paraId="0CAE6A6C" w14:textId="74DBA1C5" w:rsidTr="00A47B9B">
        <w:trPr>
          <w:trHeight w:val="404"/>
          <w:del w:id="4122" w:author="Mahesh Venumbaka" w:date="2015-07-23T16:17:00Z"/>
        </w:trPr>
        <w:tc>
          <w:tcPr>
            <w:tcW w:w="1710" w:type="dxa"/>
          </w:tcPr>
          <w:p w14:paraId="0CAE6A6A" w14:textId="7F8325E6" w:rsidR="00BA785C" w:rsidRPr="00BC5D51" w:rsidDel="00D065C1" w:rsidRDefault="00BA785C" w:rsidP="00A577CF">
            <w:pPr>
              <w:spacing w:after="0" w:line="240" w:lineRule="auto"/>
              <w:jc w:val="left"/>
              <w:rPr>
                <w:del w:id="4123" w:author="Mahesh Venumbaka" w:date="2015-07-23T16:17:00Z"/>
              </w:rPr>
            </w:pPr>
            <w:del w:id="4124" w:author="Mahesh Venumbaka" w:date="2015-07-23T16:17:00Z">
              <w:r w:rsidRPr="00BC5D51" w:rsidDel="00D065C1">
                <w:delText>Description</w:delText>
              </w:r>
            </w:del>
          </w:p>
        </w:tc>
        <w:tc>
          <w:tcPr>
            <w:tcW w:w="7380" w:type="dxa"/>
          </w:tcPr>
          <w:p w14:paraId="0CAE6A6B" w14:textId="626C6E98" w:rsidR="00BA785C" w:rsidRPr="00BC5D51" w:rsidDel="00D065C1" w:rsidRDefault="00BA785C" w:rsidP="00A577CF">
            <w:pPr>
              <w:spacing w:after="0" w:line="240" w:lineRule="auto"/>
              <w:jc w:val="left"/>
              <w:rPr>
                <w:del w:id="4125" w:author="Mahesh Venumbaka" w:date="2015-07-23T16:17:00Z"/>
              </w:rPr>
            </w:pPr>
            <w:del w:id="4126" w:author="Mahesh Venumbaka" w:date="2015-07-23T16:17:00Z">
              <w:r w:rsidRPr="00BC5D51" w:rsidDel="00D065C1">
                <w:delText>The CSC</w:delText>
              </w:r>
              <w:r w:rsidR="00CE3506" w:rsidDel="00D065C1">
                <w:delText xml:space="preserve"> Agent</w:delText>
              </w:r>
              <w:r w:rsidRPr="00BC5D51" w:rsidDel="00D065C1">
                <w:delText xml:space="preserve"> opens a Training job in </w:delText>
              </w:r>
              <w:r w:rsidR="00D01A1B" w:rsidDel="00D065C1">
                <w:delText>SIEBEL</w:delText>
              </w:r>
              <w:r w:rsidR="00CE3506" w:rsidDel="00D065C1">
                <w:delText>.</w:delText>
              </w:r>
            </w:del>
          </w:p>
        </w:tc>
      </w:tr>
      <w:tr w:rsidR="00BA785C" w:rsidRPr="00BC5D51" w:rsidDel="00D065C1" w14:paraId="0CAE6A6F" w14:textId="3604262B" w:rsidTr="00A47B9B">
        <w:trPr>
          <w:del w:id="4127" w:author="Mahesh Venumbaka" w:date="2015-07-23T16:17:00Z"/>
        </w:trPr>
        <w:tc>
          <w:tcPr>
            <w:tcW w:w="1710" w:type="dxa"/>
          </w:tcPr>
          <w:p w14:paraId="0CAE6A6D" w14:textId="4D4A6117" w:rsidR="00BA785C" w:rsidRPr="00BC5D51" w:rsidDel="00D065C1" w:rsidRDefault="00BA785C" w:rsidP="00A577CF">
            <w:pPr>
              <w:spacing w:after="0" w:line="240" w:lineRule="auto"/>
              <w:jc w:val="left"/>
              <w:rPr>
                <w:del w:id="4128" w:author="Mahesh Venumbaka" w:date="2015-07-23T16:17:00Z"/>
              </w:rPr>
            </w:pPr>
            <w:del w:id="4129" w:author="Mahesh Venumbaka" w:date="2015-07-23T16:17:00Z">
              <w:r w:rsidRPr="00BC5D51" w:rsidDel="00D065C1">
                <w:delText>Task Status</w:delText>
              </w:r>
            </w:del>
          </w:p>
        </w:tc>
        <w:tc>
          <w:tcPr>
            <w:tcW w:w="7380" w:type="dxa"/>
          </w:tcPr>
          <w:p w14:paraId="0CAE6A6E" w14:textId="3F3381B7" w:rsidR="00BA785C" w:rsidRPr="00BC5D51" w:rsidDel="00D065C1" w:rsidRDefault="00BA785C" w:rsidP="00A577CF">
            <w:pPr>
              <w:spacing w:after="0" w:line="240" w:lineRule="auto"/>
              <w:jc w:val="left"/>
              <w:rPr>
                <w:del w:id="4130" w:author="Mahesh Venumbaka" w:date="2015-07-23T16:17:00Z"/>
              </w:rPr>
            </w:pPr>
            <w:del w:id="4131" w:author="Mahesh Venumbaka" w:date="2015-07-23T16:17:00Z">
              <w:r w:rsidRPr="00BC5D51" w:rsidDel="00D065C1">
                <w:delText>N</w:delText>
              </w:r>
              <w:r w:rsidR="00CE3506" w:rsidDel="00D065C1">
                <w:delText>/</w:delText>
              </w:r>
              <w:r w:rsidRPr="00BC5D51" w:rsidDel="00D065C1">
                <w:delText>A</w:delText>
              </w:r>
            </w:del>
          </w:p>
        </w:tc>
      </w:tr>
    </w:tbl>
    <w:p w14:paraId="0CAE6A70" w14:textId="15D24AB0" w:rsidR="00BA785C" w:rsidRPr="00C334DC" w:rsidDel="00C334DC" w:rsidRDefault="00BA785C" w:rsidP="00C334DC">
      <w:pPr>
        <w:rPr>
          <w:del w:id="4132" w:author="Mahesh Venumbaka" w:date="2015-07-23T15:55:00Z"/>
        </w:rPr>
      </w:pPr>
    </w:p>
    <w:p w14:paraId="0CAE6A71" w14:textId="1436F449" w:rsidR="00BA785C" w:rsidRPr="00C334DC" w:rsidDel="00C334DC" w:rsidRDefault="00BA785C" w:rsidP="00C334DC">
      <w:pPr>
        <w:rPr>
          <w:del w:id="4133" w:author="Mahesh Venumbaka" w:date="2015-07-23T15:56:00Z"/>
        </w:rPr>
      </w:pPr>
      <w:del w:id="4134" w:author="Mahesh Venumbaka" w:date="2015-07-23T15:55:00Z">
        <w:r w:rsidRPr="00C334DC" w:rsidDel="00C334DC">
          <w:br w:type="page"/>
        </w:r>
      </w:del>
    </w:p>
    <w:p w14:paraId="0CAE6A72" w14:textId="00132787" w:rsidR="00BA785C" w:rsidRPr="00BC5D51" w:rsidDel="00C334DC" w:rsidRDefault="00BA785C" w:rsidP="00A577CF">
      <w:pPr>
        <w:pStyle w:val="Heading4"/>
        <w:rPr>
          <w:del w:id="4135" w:author="Mahesh Venumbaka" w:date="2015-07-23T15:55:00Z"/>
        </w:rPr>
      </w:pPr>
      <w:del w:id="4136" w:author="Mahesh Venumbaka" w:date="2015-07-23T15:55:00Z">
        <w:r w:rsidRPr="00BC5D51" w:rsidDel="00C334DC">
          <w:lastRenderedPageBreak/>
          <w:delText>Activity: Send Activity details with the FSE Name to ClickSoftware</w:delText>
        </w:r>
      </w:del>
    </w:p>
    <w:p w14:paraId="0CAE6A73" w14:textId="79E00702" w:rsidR="00BA785C" w:rsidRPr="00BC5D51" w:rsidDel="00C334DC" w:rsidRDefault="00BA785C" w:rsidP="00A577CF">
      <w:pPr>
        <w:spacing w:after="0" w:line="240" w:lineRule="auto"/>
        <w:jc w:val="left"/>
        <w:rPr>
          <w:del w:id="4137" w:author="Mahesh Venumbaka" w:date="2015-07-23T15:5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334DC" w14:paraId="0CAE6A76" w14:textId="63894972" w:rsidTr="00A47B9B">
        <w:trPr>
          <w:tblHeader/>
          <w:del w:id="4138" w:author="Mahesh Venumbaka" w:date="2015-07-23T15:55:00Z"/>
        </w:trPr>
        <w:tc>
          <w:tcPr>
            <w:tcW w:w="1710" w:type="dxa"/>
            <w:shd w:val="clear" w:color="auto" w:fill="1F497D" w:themeFill="text2"/>
          </w:tcPr>
          <w:p w14:paraId="0CAE6A74" w14:textId="2279D4EF" w:rsidR="00BA785C" w:rsidRPr="002A4E19" w:rsidDel="00C334DC" w:rsidRDefault="00BA785C" w:rsidP="00A577CF">
            <w:pPr>
              <w:spacing w:after="0" w:line="240" w:lineRule="auto"/>
              <w:jc w:val="left"/>
              <w:rPr>
                <w:del w:id="4139" w:author="Mahesh Venumbaka" w:date="2015-07-23T15:55:00Z"/>
                <w:b/>
                <w:color w:val="FFFFFF" w:themeColor="background1"/>
              </w:rPr>
            </w:pPr>
            <w:del w:id="4140" w:author="Mahesh Venumbaka" w:date="2015-07-23T15:55:00Z">
              <w:r w:rsidRPr="002A4E19" w:rsidDel="00C334DC">
                <w:rPr>
                  <w:b/>
                  <w:color w:val="FFFFFF" w:themeColor="background1"/>
                </w:rPr>
                <w:delText>Activity Name:</w:delText>
              </w:r>
            </w:del>
          </w:p>
        </w:tc>
        <w:tc>
          <w:tcPr>
            <w:tcW w:w="7380" w:type="dxa"/>
            <w:shd w:val="clear" w:color="auto" w:fill="1F497D" w:themeFill="text2"/>
          </w:tcPr>
          <w:p w14:paraId="0CAE6A75" w14:textId="36EAAA05" w:rsidR="00BA785C" w:rsidRPr="002A4E19" w:rsidDel="00C334DC" w:rsidRDefault="00BA785C" w:rsidP="00A577CF">
            <w:pPr>
              <w:spacing w:after="0" w:line="240" w:lineRule="auto"/>
              <w:jc w:val="left"/>
              <w:rPr>
                <w:del w:id="4141" w:author="Mahesh Venumbaka" w:date="2015-07-23T15:55:00Z"/>
                <w:b/>
                <w:color w:val="FFFFFF" w:themeColor="background1"/>
              </w:rPr>
            </w:pPr>
            <w:del w:id="4142" w:author="Mahesh Venumbaka" w:date="2015-07-23T15:55:00Z">
              <w:r w:rsidRPr="002A4E19" w:rsidDel="00C334DC">
                <w:rPr>
                  <w:b/>
                  <w:color w:val="FFFFFF" w:themeColor="background1"/>
                </w:rPr>
                <w:delText>Send Activity details with the FSE Name to ClickSoftware</w:delText>
              </w:r>
            </w:del>
          </w:p>
        </w:tc>
      </w:tr>
      <w:tr w:rsidR="00BA785C" w:rsidRPr="00BC5D51" w:rsidDel="00C334DC" w14:paraId="0CAE6A79" w14:textId="1DF3AD46" w:rsidTr="00A47B9B">
        <w:trPr>
          <w:del w:id="4143" w:author="Mahesh Venumbaka" w:date="2015-07-23T15:55:00Z"/>
        </w:trPr>
        <w:tc>
          <w:tcPr>
            <w:tcW w:w="1710" w:type="dxa"/>
          </w:tcPr>
          <w:p w14:paraId="0CAE6A77" w14:textId="24D38D22" w:rsidR="00BA785C" w:rsidRPr="00BC5D51" w:rsidDel="00C334DC" w:rsidRDefault="00BA785C" w:rsidP="00A577CF">
            <w:pPr>
              <w:spacing w:after="0" w:line="240" w:lineRule="auto"/>
              <w:jc w:val="left"/>
              <w:rPr>
                <w:del w:id="4144" w:author="Mahesh Venumbaka" w:date="2015-07-23T15:55:00Z"/>
              </w:rPr>
            </w:pPr>
            <w:del w:id="4145" w:author="Mahesh Venumbaka" w:date="2015-07-23T15:55:00Z">
              <w:r w:rsidRPr="00BC5D51" w:rsidDel="00C334DC">
                <w:delText>Action taken by:</w:delText>
              </w:r>
            </w:del>
          </w:p>
        </w:tc>
        <w:tc>
          <w:tcPr>
            <w:tcW w:w="7380" w:type="dxa"/>
          </w:tcPr>
          <w:p w14:paraId="0CAE6A78" w14:textId="65AC4C30" w:rsidR="00BA785C" w:rsidRPr="00BC5D51" w:rsidDel="00C334DC" w:rsidRDefault="00BA785C" w:rsidP="00A577CF">
            <w:pPr>
              <w:spacing w:after="0" w:line="240" w:lineRule="auto"/>
              <w:jc w:val="left"/>
              <w:rPr>
                <w:del w:id="4146" w:author="Mahesh Venumbaka" w:date="2015-07-23T15:55:00Z"/>
              </w:rPr>
            </w:pPr>
            <w:del w:id="4147" w:author="Mahesh Venumbaka" w:date="2015-07-23T15:55:00Z">
              <w:r w:rsidRPr="00BC5D51" w:rsidDel="00C334DC">
                <w:delText>CSC</w:delText>
              </w:r>
              <w:r w:rsidR="00CE3506" w:rsidDel="00C334DC">
                <w:delText xml:space="preserve"> Agent</w:delText>
              </w:r>
            </w:del>
          </w:p>
        </w:tc>
      </w:tr>
      <w:tr w:rsidR="00BA785C" w:rsidRPr="00BC5D51" w:rsidDel="00C334DC" w14:paraId="0CAE6A7C" w14:textId="01FD0836" w:rsidTr="00A47B9B">
        <w:trPr>
          <w:trHeight w:val="404"/>
          <w:del w:id="4148" w:author="Mahesh Venumbaka" w:date="2015-07-23T15:55:00Z"/>
        </w:trPr>
        <w:tc>
          <w:tcPr>
            <w:tcW w:w="1710" w:type="dxa"/>
          </w:tcPr>
          <w:p w14:paraId="0CAE6A7A" w14:textId="284B161F" w:rsidR="00BA785C" w:rsidRPr="00BC5D51" w:rsidDel="00C334DC" w:rsidRDefault="00BA785C" w:rsidP="00A577CF">
            <w:pPr>
              <w:spacing w:after="0" w:line="240" w:lineRule="auto"/>
              <w:jc w:val="left"/>
              <w:rPr>
                <w:del w:id="4149" w:author="Mahesh Venumbaka" w:date="2015-07-23T15:55:00Z"/>
              </w:rPr>
            </w:pPr>
            <w:del w:id="4150" w:author="Mahesh Venumbaka" w:date="2015-07-23T15:55:00Z">
              <w:r w:rsidRPr="00BC5D51" w:rsidDel="00C334DC">
                <w:delText>Interacting with:</w:delText>
              </w:r>
            </w:del>
          </w:p>
        </w:tc>
        <w:tc>
          <w:tcPr>
            <w:tcW w:w="7380" w:type="dxa"/>
          </w:tcPr>
          <w:p w14:paraId="0CAE6A7B" w14:textId="639C65DF" w:rsidR="00BA785C" w:rsidRPr="00BC5D51" w:rsidDel="00C334DC" w:rsidRDefault="00BA785C" w:rsidP="00A577CF">
            <w:pPr>
              <w:spacing w:after="0" w:line="240" w:lineRule="auto"/>
              <w:jc w:val="left"/>
              <w:rPr>
                <w:del w:id="4151" w:author="Mahesh Venumbaka" w:date="2015-07-23T15:55:00Z"/>
              </w:rPr>
            </w:pPr>
            <w:del w:id="4152" w:author="Mahesh Venumbaka" w:date="2015-07-23T15:55:00Z">
              <w:r w:rsidRPr="00BC5D51" w:rsidDel="00C334DC">
                <w:delText>Manual Macro</w:delText>
              </w:r>
            </w:del>
          </w:p>
        </w:tc>
      </w:tr>
      <w:tr w:rsidR="00BA785C" w:rsidRPr="00BC5D51" w:rsidDel="00C334DC" w14:paraId="0CAE6A80" w14:textId="1D955385" w:rsidTr="00A47B9B">
        <w:trPr>
          <w:trHeight w:val="404"/>
          <w:del w:id="4153" w:author="Mahesh Venumbaka" w:date="2015-07-23T15:55:00Z"/>
        </w:trPr>
        <w:tc>
          <w:tcPr>
            <w:tcW w:w="1710" w:type="dxa"/>
          </w:tcPr>
          <w:p w14:paraId="0CAE6A7D" w14:textId="6330BE2E" w:rsidR="00BA785C" w:rsidRPr="00BC5D51" w:rsidDel="00C334DC" w:rsidRDefault="00BA785C" w:rsidP="00A577CF">
            <w:pPr>
              <w:spacing w:after="0" w:line="240" w:lineRule="auto"/>
              <w:jc w:val="left"/>
              <w:rPr>
                <w:del w:id="4154" w:author="Mahesh Venumbaka" w:date="2015-07-23T15:55:00Z"/>
              </w:rPr>
            </w:pPr>
            <w:del w:id="4155" w:author="Mahesh Venumbaka" w:date="2015-07-23T15:55:00Z">
              <w:r w:rsidRPr="00BC5D51" w:rsidDel="00C334DC">
                <w:delText>Description</w:delText>
              </w:r>
            </w:del>
          </w:p>
        </w:tc>
        <w:tc>
          <w:tcPr>
            <w:tcW w:w="7380" w:type="dxa"/>
          </w:tcPr>
          <w:p w14:paraId="0CAE6A7E" w14:textId="0C59A935" w:rsidR="00BA785C" w:rsidDel="00C334DC" w:rsidRDefault="00CE3506" w:rsidP="00CE3506">
            <w:pPr>
              <w:spacing w:after="0" w:line="240" w:lineRule="auto"/>
              <w:jc w:val="left"/>
              <w:rPr>
                <w:del w:id="4156" w:author="Mahesh Venumbaka" w:date="2015-07-23T15:55:00Z"/>
              </w:rPr>
            </w:pPr>
            <w:commentRangeStart w:id="4157"/>
            <w:del w:id="4158" w:author="Mahesh Venumbaka" w:date="2015-07-23T15:55:00Z">
              <w:r w:rsidDel="00C334DC">
                <w:delText>The CSC Agent s</w:delText>
              </w:r>
              <w:r w:rsidRPr="00BC5D51" w:rsidDel="00C334DC">
                <w:delText>end</w:delText>
              </w:r>
              <w:r w:rsidDel="00C334DC">
                <w:delText>s the</w:delText>
              </w:r>
              <w:r w:rsidRPr="00BC5D51" w:rsidDel="00C334DC">
                <w:delText xml:space="preserve"> </w:delText>
              </w:r>
              <w:r w:rsidR="00BA785C" w:rsidRPr="00BC5D51" w:rsidDel="00C334DC">
                <w:delText>Activity details with the FSE Name to ClickSoftware</w:delText>
              </w:r>
              <w:r w:rsidDel="00C334DC">
                <w:delText>. The trainee is supplied as a required engineer on the training task.</w:delText>
              </w:r>
              <w:r w:rsidR="009B5C15" w:rsidDel="00C334DC">
                <w:delText xml:space="preserve"> </w:delText>
              </w:r>
              <w:commentRangeEnd w:id="4157"/>
              <w:r w:rsidR="00794719" w:rsidDel="00C334DC">
                <w:rPr>
                  <w:rStyle w:val="CommentReference"/>
                </w:rPr>
                <w:commentReference w:id="4157"/>
              </w:r>
            </w:del>
          </w:p>
          <w:p w14:paraId="0CAE6A7F" w14:textId="566C8E20" w:rsidR="009B5C15" w:rsidRPr="00BC5D51" w:rsidDel="00C334DC" w:rsidRDefault="009B5C15" w:rsidP="00CE3506">
            <w:pPr>
              <w:spacing w:after="0" w:line="240" w:lineRule="auto"/>
              <w:jc w:val="left"/>
              <w:rPr>
                <w:del w:id="4159" w:author="Mahesh Venumbaka" w:date="2015-07-23T15:55:00Z"/>
              </w:rPr>
            </w:pPr>
            <w:del w:id="4160" w:author="Mahesh Venumbaka" w:date="2015-07-23T15:55:00Z">
              <w:r w:rsidDel="00C334DC">
                <w:delText xml:space="preserve">The training activity has to share the same Task ID with the existing activity.  In case the CSC agent cannot set it via the </w:delText>
              </w:r>
              <w:r w:rsidR="00D01A1B" w:rsidDel="00C334DC">
                <w:delText>SIEBEL</w:delText>
              </w:r>
              <w:r w:rsidDel="00C334DC">
                <w:delText xml:space="preserve"> interface, it should be set manually in the next step below – Create but not Schedule task – in order to allow the link between the two activities.</w:delText>
              </w:r>
            </w:del>
          </w:p>
        </w:tc>
      </w:tr>
      <w:tr w:rsidR="00BA785C" w:rsidRPr="00BC5D51" w:rsidDel="00C334DC" w14:paraId="0CAE6A83" w14:textId="424B4B24" w:rsidTr="00A47B9B">
        <w:trPr>
          <w:del w:id="4161" w:author="Mahesh Venumbaka" w:date="2015-07-23T15:55:00Z"/>
        </w:trPr>
        <w:tc>
          <w:tcPr>
            <w:tcW w:w="1710" w:type="dxa"/>
          </w:tcPr>
          <w:p w14:paraId="0CAE6A81" w14:textId="04B1CC65" w:rsidR="00BA785C" w:rsidRPr="00BC5D51" w:rsidDel="00C334DC" w:rsidRDefault="00BA785C" w:rsidP="00A577CF">
            <w:pPr>
              <w:spacing w:after="0" w:line="240" w:lineRule="auto"/>
              <w:jc w:val="left"/>
              <w:rPr>
                <w:del w:id="4162" w:author="Mahesh Venumbaka" w:date="2015-07-23T15:55:00Z"/>
              </w:rPr>
            </w:pPr>
            <w:del w:id="4163" w:author="Mahesh Venumbaka" w:date="2015-07-23T15:55:00Z">
              <w:r w:rsidRPr="00BC5D51" w:rsidDel="00C334DC">
                <w:delText>Task Status</w:delText>
              </w:r>
            </w:del>
          </w:p>
        </w:tc>
        <w:tc>
          <w:tcPr>
            <w:tcW w:w="7380" w:type="dxa"/>
          </w:tcPr>
          <w:p w14:paraId="0CAE6A82" w14:textId="7424C94B" w:rsidR="00BA785C" w:rsidRPr="00BC5D51" w:rsidDel="00C334DC" w:rsidRDefault="00BA785C" w:rsidP="00A577CF">
            <w:pPr>
              <w:spacing w:after="0" w:line="240" w:lineRule="auto"/>
              <w:jc w:val="left"/>
              <w:rPr>
                <w:del w:id="4164" w:author="Mahesh Venumbaka" w:date="2015-07-23T15:55:00Z"/>
              </w:rPr>
            </w:pPr>
            <w:del w:id="4165" w:author="Mahesh Venumbaka" w:date="2015-07-23T15:55:00Z">
              <w:r w:rsidRPr="00BC5D51" w:rsidDel="00C334DC">
                <w:delText>N</w:delText>
              </w:r>
              <w:r w:rsidR="00CE3506" w:rsidDel="00C334DC">
                <w:delText>/</w:delText>
              </w:r>
              <w:r w:rsidRPr="00BC5D51" w:rsidDel="00C334DC">
                <w:delText>A</w:delText>
              </w:r>
            </w:del>
          </w:p>
        </w:tc>
      </w:tr>
    </w:tbl>
    <w:p w14:paraId="0CAE6A84" w14:textId="5D8E7885" w:rsidR="00BA785C" w:rsidRPr="00BC5D51" w:rsidDel="00C334DC" w:rsidRDefault="00BA785C" w:rsidP="00A577CF">
      <w:pPr>
        <w:spacing w:after="0" w:line="240" w:lineRule="auto"/>
        <w:jc w:val="left"/>
        <w:rPr>
          <w:del w:id="4166" w:author="Mahesh Venumbaka" w:date="2015-07-23T15:55:00Z"/>
          <w:b/>
        </w:rPr>
      </w:pPr>
    </w:p>
    <w:p w14:paraId="0CAE6A85" w14:textId="3DB27B5B" w:rsidR="00BA785C" w:rsidRPr="00BC5D51" w:rsidDel="00C334DC" w:rsidRDefault="00BA785C" w:rsidP="00A577CF">
      <w:pPr>
        <w:pStyle w:val="Heading4"/>
        <w:rPr>
          <w:del w:id="4167" w:author="Mahesh Venumbaka" w:date="2015-07-23T15:55:00Z"/>
        </w:rPr>
      </w:pPr>
      <w:del w:id="4168" w:author="Mahesh Venumbaka" w:date="2015-07-23T15:55:00Z">
        <w:r w:rsidRPr="00BC5D51" w:rsidDel="00C334DC">
          <w:delText>Activity: Create but not Schedule task</w:delText>
        </w:r>
      </w:del>
    </w:p>
    <w:p w14:paraId="0CAE6A86" w14:textId="03332143" w:rsidR="00BA785C" w:rsidRPr="00BC5D51" w:rsidDel="00C334DC" w:rsidRDefault="00BA785C" w:rsidP="00A577CF">
      <w:pPr>
        <w:spacing w:after="0" w:line="240" w:lineRule="auto"/>
        <w:jc w:val="left"/>
        <w:rPr>
          <w:del w:id="4169" w:author="Mahesh Venumbaka" w:date="2015-07-23T15:5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334DC" w14:paraId="0CAE6A89" w14:textId="02B6614E" w:rsidTr="00A47B9B">
        <w:trPr>
          <w:tblHeader/>
          <w:del w:id="4170" w:author="Mahesh Venumbaka" w:date="2015-07-23T15:55:00Z"/>
        </w:trPr>
        <w:tc>
          <w:tcPr>
            <w:tcW w:w="1710" w:type="dxa"/>
            <w:shd w:val="clear" w:color="auto" w:fill="1F497D" w:themeFill="text2"/>
          </w:tcPr>
          <w:p w14:paraId="0CAE6A87" w14:textId="5B8FBA97" w:rsidR="00BA785C" w:rsidRPr="002A4E19" w:rsidDel="00C334DC" w:rsidRDefault="00BA785C" w:rsidP="00A577CF">
            <w:pPr>
              <w:spacing w:after="0" w:line="240" w:lineRule="auto"/>
              <w:jc w:val="left"/>
              <w:rPr>
                <w:del w:id="4171" w:author="Mahesh Venumbaka" w:date="2015-07-23T15:55:00Z"/>
                <w:b/>
                <w:color w:val="FFFFFF" w:themeColor="background1"/>
              </w:rPr>
            </w:pPr>
            <w:del w:id="4172" w:author="Mahesh Venumbaka" w:date="2015-07-23T15:55:00Z">
              <w:r w:rsidRPr="002A4E19" w:rsidDel="00C334DC">
                <w:rPr>
                  <w:b/>
                  <w:color w:val="FFFFFF" w:themeColor="background1"/>
                </w:rPr>
                <w:delText>Activity Name:</w:delText>
              </w:r>
            </w:del>
          </w:p>
        </w:tc>
        <w:tc>
          <w:tcPr>
            <w:tcW w:w="7380" w:type="dxa"/>
            <w:shd w:val="clear" w:color="auto" w:fill="1F497D" w:themeFill="text2"/>
          </w:tcPr>
          <w:p w14:paraId="0CAE6A88" w14:textId="33F615FD" w:rsidR="00BA785C" w:rsidRPr="002A4E19" w:rsidDel="00C334DC" w:rsidRDefault="00BA785C" w:rsidP="00A577CF">
            <w:pPr>
              <w:spacing w:after="0" w:line="240" w:lineRule="auto"/>
              <w:jc w:val="left"/>
              <w:rPr>
                <w:del w:id="4173" w:author="Mahesh Venumbaka" w:date="2015-07-23T15:55:00Z"/>
                <w:b/>
                <w:color w:val="FFFFFF" w:themeColor="background1"/>
              </w:rPr>
            </w:pPr>
            <w:del w:id="4174" w:author="Mahesh Venumbaka" w:date="2015-07-23T15:55:00Z">
              <w:r w:rsidRPr="002A4E19" w:rsidDel="00C334DC">
                <w:rPr>
                  <w:b/>
                  <w:color w:val="FFFFFF" w:themeColor="background1"/>
                </w:rPr>
                <w:delText>Create but not Schedule task</w:delText>
              </w:r>
            </w:del>
          </w:p>
        </w:tc>
      </w:tr>
      <w:tr w:rsidR="00BA785C" w:rsidRPr="00BC5D51" w:rsidDel="00C334DC" w14:paraId="0CAE6A8C" w14:textId="48C5317E" w:rsidTr="00A47B9B">
        <w:trPr>
          <w:del w:id="4175" w:author="Mahesh Venumbaka" w:date="2015-07-23T15:55:00Z"/>
        </w:trPr>
        <w:tc>
          <w:tcPr>
            <w:tcW w:w="1710" w:type="dxa"/>
          </w:tcPr>
          <w:p w14:paraId="0CAE6A8A" w14:textId="29BFB15F" w:rsidR="00BA785C" w:rsidRPr="00BC5D51" w:rsidDel="00C334DC" w:rsidRDefault="00BA785C" w:rsidP="00A577CF">
            <w:pPr>
              <w:spacing w:after="0" w:line="240" w:lineRule="auto"/>
              <w:jc w:val="left"/>
              <w:rPr>
                <w:del w:id="4176" w:author="Mahesh Venumbaka" w:date="2015-07-23T15:55:00Z"/>
              </w:rPr>
            </w:pPr>
            <w:del w:id="4177" w:author="Mahesh Venumbaka" w:date="2015-07-23T15:55:00Z">
              <w:r w:rsidRPr="00BC5D51" w:rsidDel="00C334DC">
                <w:delText>Action taken by:</w:delText>
              </w:r>
            </w:del>
          </w:p>
        </w:tc>
        <w:tc>
          <w:tcPr>
            <w:tcW w:w="7380" w:type="dxa"/>
          </w:tcPr>
          <w:p w14:paraId="0CAE6A8B" w14:textId="045194C6" w:rsidR="00BA785C" w:rsidRPr="00BC5D51" w:rsidDel="00C334DC" w:rsidRDefault="00CE3506" w:rsidP="00CE3506">
            <w:pPr>
              <w:spacing w:after="0" w:line="240" w:lineRule="auto"/>
              <w:jc w:val="left"/>
              <w:rPr>
                <w:del w:id="4178" w:author="Mahesh Venumbaka" w:date="2015-07-23T15:55:00Z"/>
              </w:rPr>
            </w:pPr>
            <w:del w:id="4179" w:author="Mahesh Venumbaka" w:date="2015-07-23T15:55:00Z">
              <w:r w:rsidDel="00C334DC">
                <w:delText>Manual Macro, v</w:delText>
              </w:r>
              <w:r w:rsidRPr="00BC5D51" w:rsidDel="00C334DC">
                <w:delText xml:space="preserve">ia </w:delText>
              </w:r>
              <w:r w:rsidR="00BA785C" w:rsidRPr="00BC5D51" w:rsidDel="00C334DC">
                <w:delText>integration</w:delText>
              </w:r>
            </w:del>
          </w:p>
        </w:tc>
      </w:tr>
      <w:tr w:rsidR="00BA785C" w:rsidRPr="00BC5D51" w:rsidDel="00C334DC" w14:paraId="0CAE6A8F" w14:textId="407312C0" w:rsidTr="00A47B9B">
        <w:trPr>
          <w:trHeight w:val="404"/>
          <w:del w:id="4180" w:author="Mahesh Venumbaka" w:date="2015-07-23T15:55:00Z"/>
        </w:trPr>
        <w:tc>
          <w:tcPr>
            <w:tcW w:w="1710" w:type="dxa"/>
          </w:tcPr>
          <w:p w14:paraId="0CAE6A8D" w14:textId="50088624" w:rsidR="00BA785C" w:rsidRPr="00BC5D51" w:rsidDel="00C334DC" w:rsidRDefault="00BA785C" w:rsidP="00A577CF">
            <w:pPr>
              <w:spacing w:after="0" w:line="240" w:lineRule="auto"/>
              <w:jc w:val="left"/>
              <w:rPr>
                <w:del w:id="4181" w:author="Mahesh Venumbaka" w:date="2015-07-23T15:55:00Z"/>
              </w:rPr>
            </w:pPr>
            <w:del w:id="4182" w:author="Mahesh Venumbaka" w:date="2015-07-23T15:55:00Z">
              <w:r w:rsidRPr="00BC5D51" w:rsidDel="00C334DC">
                <w:delText>Interacting with:</w:delText>
              </w:r>
            </w:del>
          </w:p>
        </w:tc>
        <w:tc>
          <w:tcPr>
            <w:tcW w:w="7380" w:type="dxa"/>
          </w:tcPr>
          <w:p w14:paraId="0CAE6A8E" w14:textId="720EE4F9" w:rsidR="00BA785C" w:rsidRPr="00BC5D51" w:rsidDel="00C334DC" w:rsidRDefault="00BA785C" w:rsidP="00A577CF">
            <w:pPr>
              <w:spacing w:after="0" w:line="240" w:lineRule="auto"/>
              <w:jc w:val="left"/>
              <w:rPr>
                <w:del w:id="4183" w:author="Mahesh Venumbaka" w:date="2015-07-23T15:55:00Z"/>
              </w:rPr>
            </w:pPr>
            <w:del w:id="4184" w:author="Mahesh Venumbaka" w:date="2015-07-23T15:55:00Z">
              <w:r w:rsidRPr="00BC5D51" w:rsidDel="00C334DC">
                <w:delText>ClickSchedule</w:delText>
              </w:r>
            </w:del>
          </w:p>
        </w:tc>
      </w:tr>
      <w:tr w:rsidR="00BA785C" w:rsidRPr="00BC5D51" w:rsidDel="00C334DC" w14:paraId="0CAE6A92" w14:textId="544887D5" w:rsidTr="00A47B9B">
        <w:trPr>
          <w:trHeight w:val="404"/>
          <w:del w:id="4185" w:author="Mahesh Venumbaka" w:date="2015-07-23T15:55:00Z"/>
        </w:trPr>
        <w:tc>
          <w:tcPr>
            <w:tcW w:w="1710" w:type="dxa"/>
          </w:tcPr>
          <w:p w14:paraId="0CAE6A90" w14:textId="25A73EB3" w:rsidR="00BA785C" w:rsidRPr="00BC5D51" w:rsidDel="00C334DC" w:rsidRDefault="00BA785C" w:rsidP="00A577CF">
            <w:pPr>
              <w:spacing w:after="0" w:line="240" w:lineRule="auto"/>
              <w:jc w:val="left"/>
              <w:rPr>
                <w:del w:id="4186" w:author="Mahesh Venumbaka" w:date="2015-07-23T15:55:00Z"/>
              </w:rPr>
            </w:pPr>
            <w:del w:id="4187" w:author="Mahesh Venumbaka" w:date="2015-07-23T15:55:00Z">
              <w:r w:rsidRPr="00BC5D51" w:rsidDel="00C334DC">
                <w:delText>Description</w:delText>
              </w:r>
            </w:del>
          </w:p>
        </w:tc>
        <w:tc>
          <w:tcPr>
            <w:tcW w:w="7380" w:type="dxa"/>
          </w:tcPr>
          <w:p w14:paraId="0CAE6A91" w14:textId="53468AD2" w:rsidR="00BA785C" w:rsidRPr="00BC5D51" w:rsidDel="00C334DC" w:rsidRDefault="00BA785C" w:rsidP="00A577CF">
            <w:pPr>
              <w:spacing w:after="0" w:line="240" w:lineRule="auto"/>
              <w:jc w:val="left"/>
              <w:rPr>
                <w:del w:id="4188" w:author="Mahesh Venumbaka" w:date="2015-07-23T15:55:00Z"/>
              </w:rPr>
            </w:pPr>
            <w:del w:id="4189" w:author="Mahesh Venumbaka" w:date="2015-07-23T15:55:00Z">
              <w:r w:rsidRPr="00BC5D51" w:rsidDel="00C334DC">
                <w:delText>Open a task, but do not schedule it.</w:delText>
              </w:r>
              <w:r w:rsidR="00CE3506" w:rsidDel="00C334DC">
                <w:delText xml:space="preserve"> This includes the location, timings, required engineer and job type etc. but is specifically designed to avoid excluding the engineer due to skills requirements.</w:delText>
              </w:r>
            </w:del>
          </w:p>
        </w:tc>
      </w:tr>
      <w:tr w:rsidR="00BA785C" w:rsidRPr="00BC5D51" w:rsidDel="00C334DC" w14:paraId="0CAE6A95" w14:textId="4A346FF3" w:rsidTr="00A47B9B">
        <w:trPr>
          <w:del w:id="4190" w:author="Mahesh Venumbaka" w:date="2015-07-23T15:55:00Z"/>
        </w:trPr>
        <w:tc>
          <w:tcPr>
            <w:tcW w:w="1710" w:type="dxa"/>
          </w:tcPr>
          <w:p w14:paraId="0CAE6A93" w14:textId="7D8FE5A5" w:rsidR="00BA785C" w:rsidRPr="00BC5D51" w:rsidDel="00C334DC" w:rsidRDefault="00BA785C" w:rsidP="00A577CF">
            <w:pPr>
              <w:spacing w:after="0" w:line="240" w:lineRule="auto"/>
              <w:jc w:val="left"/>
              <w:rPr>
                <w:del w:id="4191" w:author="Mahesh Venumbaka" w:date="2015-07-23T15:55:00Z"/>
              </w:rPr>
            </w:pPr>
            <w:del w:id="4192" w:author="Mahesh Venumbaka" w:date="2015-07-23T15:55:00Z">
              <w:r w:rsidRPr="00BC5D51" w:rsidDel="00C334DC">
                <w:delText>Task Status</w:delText>
              </w:r>
            </w:del>
          </w:p>
        </w:tc>
        <w:tc>
          <w:tcPr>
            <w:tcW w:w="7380" w:type="dxa"/>
          </w:tcPr>
          <w:p w14:paraId="0CAE6A94" w14:textId="1211A6B0" w:rsidR="00BA785C" w:rsidRPr="00BC5D51" w:rsidDel="00C334DC" w:rsidRDefault="00725419" w:rsidP="00725419">
            <w:pPr>
              <w:spacing w:after="0" w:line="240" w:lineRule="auto"/>
              <w:jc w:val="left"/>
              <w:rPr>
                <w:del w:id="4193" w:author="Mahesh Venumbaka" w:date="2015-07-23T15:55:00Z"/>
              </w:rPr>
            </w:pPr>
            <w:del w:id="4194" w:author="Mahesh Venumbaka" w:date="2015-07-23T15:55:00Z">
              <w:r w:rsidRPr="00BC5D51" w:rsidDel="00C334DC">
                <w:delText>N</w:delText>
              </w:r>
              <w:r w:rsidDel="00C334DC">
                <w:delText>ew</w:delText>
              </w:r>
            </w:del>
          </w:p>
        </w:tc>
      </w:tr>
    </w:tbl>
    <w:p w14:paraId="0CAE6A96" w14:textId="58B79817" w:rsidR="00BA785C" w:rsidRPr="00BC5D51" w:rsidDel="00C334DC" w:rsidRDefault="00BA785C" w:rsidP="00A577CF">
      <w:pPr>
        <w:spacing w:after="0" w:line="240" w:lineRule="auto"/>
        <w:jc w:val="left"/>
        <w:rPr>
          <w:del w:id="4195" w:author="Mahesh Venumbaka" w:date="2015-07-23T15:55:00Z"/>
          <w:b/>
        </w:rPr>
      </w:pPr>
    </w:p>
    <w:p w14:paraId="0CAE6A97" w14:textId="7780BA01" w:rsidR="00BA785C" w:rsidRPr="00BC5D51" w:rsidDel="00C334DC" w:rsidRDefault="00BA785C" w:rsidP="00A577CF">
      <w:pPr>
        <w:pStyle w:val="Heading4"/>
        <w:rPr>
          <w:del w:id="4196" w:author="Mahesh Venumbaka" w:date="2015-07-23T15:55:00Z"/>
        </w:rPr>
      </w:pPr>
      <w:del w:id="4197" w:author="Mahesh Venumbaka" w:date="2015-07-23T15:55:00Z">
        <w:r w:rsidRPr="00BC5D51" w:rsidDel="00C334DC">
          <w:delText>Activity: Pin the FSE on the Training job &amp; Link the Corrective Job (for example) and Training Job</w:delText>
        </w:r>
      </w:del>
    </w:p>
    <w:p w14:paraId="0CAE6A98" w14:textId="206CB1D3" w:rsidR="00BA785C" w:rsidRPr="00BC5D51" w:rsidDel="00C334DC" w:rsidRDefault="00BA785C" w:rsidP="00A577CF">
      <w:pPr>
        <w:spacing w:after="0" w:line="240" w:lineRule="auto"/>
        <w:jc w:val="left"/>
        <w:rPr>
          <w:del w:id="4198" w:author="Mahesh Venumbaka" w:date="2015-07-23T15:55: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rsidDel="00C334DC" w14:paraId="0CAE6A9B" w14:textId="19735614" w:rsidTr="00A47B9B">
        <w:trPr>
          <w:tblHeader/>
          <w:del w:id="4199" w:author="Mahesh Venumbaka" w:date="2015-07-23T15:55:00Z"/>
        </w:trPr>
        <w:tc>
          <w:tcPr>
            <w:tcW w:w="1710" w:type="dxa"/>
            <w:shd w:val="clear" w:color="auto" w:fill="1F497D" w:themeFill="text2"/>
          </w:tcPr>
          <w:p w14:paraId="0CAE6A99" w14:textId="04EEB011" w:rsidR="00BA785C" w:rsidRPr="002A4E19" w:rsidDel="00C334DC" w:rsidRDefault="00BA785C" w:rsidP="00A577CF">
            <w:pPr>
              <w:spacing w:after="0" w:line="240" w:lineRule="auto"/>
              <w:jc w:val="left"/>
              <w:rPr>
                <w:del w:id="4200" w:author="Mahesh Venumbaka" w:date="2015-07-23T15:55:00Z"/>
                <w:b/>
                <w:color w:val="FFFFFF" w:themeColor="background1"/>
              </w:rPr>
            </w:pPr>
            <w:del w:id="4201" w:author="Mahesh Venumbaka" w:date="2015-07-23T15:55:00Z">
              <w:r w:rsidRPr="002A4E19" w:rsidDel="00C334DC">
                <w:rPr>
                  <w:b/>
                  <w:color w:val="FFFFFF" w:themeColor="background1"/>
                </w:rPr>
                <w:delText>Activity Name:</w:delText>
              </w:r>
            </w:del>
          </w:p>
        </w:tc>
        <w:tc>
          <w:tcPr>
            <w:tcW w:w="7380" w:type="dxa"/>
            <w:shd w:val="clear" w:color="auto" w:fill="1F497D" w:themeFill="text2"/>
          </w:tcPr>
          <w:p w14:paraId="0CAE6A9A" w14:textId="53E5296E" w:rsidR="00BA785C" w:rsidRPr="002A4E19" w:rsidDel="00C334DC" w:rsidRDefault="00BA785C" w:rsidP="00A577CF">
            <w:pPr>
              <w:spacing w:after="0" w:line="240" w:lineRule="auto"/>
              <w:jc w:val="left"/>
              <w:rPr>
                <w:del w:id="4202" w:author="Mahesh Venumbaka" w:date="2015-07-23T15:55:00Z"/>
                <w:b/>
                <w:color w:val="FFFFFF" w:themeColor="background1"/>
              </w:rPr>
            </w:pPr>
            <w:del w:id="4203" w:author="Mahesh Venumbaka" w:date="2015-07-23T15:55:00Z">
              <w:r w:rsidRPr="002A4E19" w:rsidDel="00C334DC">
                <w:rPr>
                  <w:b/>
                  <w:color w:val="FFFFFF" w:themeColor="background1"/>
                </w:rPr>
                <w:delText>Pin the FSE on the Training job &amp; Link the Corrective Job (for example) and Training Job</w:delText>
              </w:r>
            </w:del>
          </w:p>
        </w:tc>
      </w:tr>
      <w:tr w:rsidR="00BA785C" w:rsidRPr="00BC5D51" w:rsidDel="00C334DC" w14:paraId="0CAE6A9E" w14:textId="703B7C9F" w:rsidTr="00A47B9B">
        <w:trPr>
          <w:del w:id="4204" w:author="Mahesh Venumbaka" w:date="2015-07-23T15:55:00Z"/>
        </w:trPr>
        <w:tc>
          <w:tcPr>
            <w:tcW w:w="1710" w:type="dxa"/>
          </w:tcPr>
          <w:p w14:paraId="0CAE6A9C" w14:textId="78B9ED11" w:rsidR="00BA785C" w:rsidRPr="00BC5D51" w:rsidDel="00C334DC" w:rsidRDefault="00BA785C" w:rsidP="00A577CF">
            <w:pPr>
              <w:spacing w:after="0" w:line="240" w:lineRule="auto"/>
              <w:jc w:val="left"/>
              <w:rPr>
                <w:del w:id="4205" w:author="Mahesh Venumbaka" w:date="2015-07-23T15:55:00Z"/>
              </w:rPr>
            </w:pPr>
            <w:del w:id="4206" w:author="Mahesh Venumbaka" w:date="2015-07-23T15:55:00Z">
              <w:r w:rsidRPr="00BC5D51" w:rsidDel="00C334DC">
                <w:delText>Action taken by:</w:delText>
              </w:r>
            </w:del>
          </w:p>
        </w:tc>
        <w:tc>
          <w:tcPr>
            <w:tcW w:w="7380" w:type="dxa"/>
          </w:tcPr>
          <w:p w14:paraId="0CAE6A9D" w14:textId="28E4E53F" w:rsidR="00BA785C" w:rsidRPr="00BC5D51" w:rsidDel="00C334DC" w:rsidRDefault="00BA785C" w:rsidP="00725419">
            <w:pPr>
              <w:spacing w:after="0" w:line="240" w:lineRule="auto"/>
              <w:jc w:val="left"/>
              <w:rPr>
                <w:del w:id="4207" w:author="Mahesh Venumbaka" w:date="2015-07-23T15:55:00Z"/>
              </w:rPr>
            </w:pPr>
            <w:del w:id="4208" w:author="Mahesh Venumbaka" w:date="2015-07-23T15:55:00Z">
              <w:r w:rsidRPr="00BC5D51" w:rsidDel="00C334DC">
                <w:delText>CSC</w:delText>
              </w:r>
              <w:r w:rsidR="00725419" w:rsidDel="00C334DC">
                <w:delText xml:space="preserve"> Agent or ClickSchedule</w:delText>
              </w:r>
            </w:del>
          </w:p>
        </w:tc>
      </w:tr>
      <w:tr w:rsidR="00BA785C" w:rsidRPr="00BC5D51" w:rsidDel="00C334DC" w14:paraId="0CAE6AA1" w14:textId="59E77868" w:rsidTr="00A47B9B">
        <w:trPr>
          <w:trHeight w:val="404"/>
          <w:del w:id="4209" w:author="Mahesh Venumbaka" w:date="2015-07-23T15:55:00Z"/>
        </w:trPr>
        <w:tc>
          <w:tcPr>
            <w:tcW w:w="1710" w:type="dxa"/>
          </w:tcPr>
          <w:p w14:paraId="0CAE6A9F" w14:textId="3528DEB1" w:rsidR="00BA785C" w:rsidRPr="00BC5D51" w:rsidDel="00C334DC" w:rsidRDefault="00BA785C" w:rsidP="00A577CF">
            <w:pPr>
              <w:spacing w:after="0" w:line="240" w:lineRule="auto"/>
              <w:jc w:val="left"/>
              <w:rPr>
                <w:del w:id="4210" w:author="Mahesh Venumbaka" w:date="2015-07-23T15:55:00Z"/>
              </w:rPr>
            </w:pPr>
            <w:del w:id="4211" w:author="Mahesh Venumbaka" w:date="2015-07-23T15:55:00Z">
              <w:r w:rsidRPr="00BC5D51" w:rsidDel="00C334DC">
                <w:delText>Interacting with:</w:delText>
              </w:r>
            </w:del>
          </w:p>
        </w:tc>
        <w:tc>
          <w:tcPr>
            <w:tcW w:w="7380" w:type="dxa"/>
          </w:tcPr>
          <w:p w14:paraId="0CAE6AA0" w14:textId="7BF3FABF" w:rsidR="00BA785C" w:rsidRPr="00BC5D51" w:rsidDel="00C334DC" w:rsidRDefault="00BA785C" w:rsidP="00A577CF">
            <w:pPr>
              <w:spacing w:after="0" w:line="240" w:lineRule="auto"/>
              <w:jc w:val="left"/>
              <w:rPr>
                <w:del w:id="4212" w:author="Mahesh Venumbaka" w:date="2015-07-23T15:55:00Z"/>
              </w:rPr>
            </w:pPr>
            <w:del w:id="4213" w:author="Mahesh Venumbaka" w:date="2015-07-23T15:55:00Z">
              <w:r w:rsidRPr="00BC5D51" w:rsidDel="00C334DC">
                <w:delText>ClickSchedule</w:delText>
              </w:r>
            </w:del>
          </w:p>
        </w:tc>
      </w:tr>
      <w:tr w:rsidR="00BA785C" w:rsidRPr="00BC5D51" w:rsidDel="00C334DC" w14:paraId="0CAE6AA5" w14:textId="621B6317" w:rsidTr="00A47B9B">
        <w:trPr>
          <w:trHeight w:val="404"/>
          <w:del w:id="4214" w:author="Mahesh Venumbaka" w:date="2015-07-23T15:55:00Z"/>
        </w:trPr>
        <w:tc>
          <w:tcPr>
            <w:tcW w:w="1710" w:type="dxa"/>
          </w:tcPr>
          <w:p w14:paraId="0CAE6AA2" w14:textId="311F9B3A" w:rsidR="00BA785C" w:rsidRPr="00BC5D51" w:rsidDel="00C334DC" w:rsidRDefault="00BA785C" w:rsidP="00A577CF">
            <w:pPr>
              <w:spacing w:after="0" w:line="240" w:lineRule="auto"/>
              <w:jc w:val="left"/>
              <w:rPr>
                <w:del w:id="4215" w:author="Mahesh Venumbaka" w:date="2015-07-23T15:55:00Z"/>
              </w:rPr>
            </w:pPr>
            <w:del w:id="4216" w:author="Mahesh Venumbaka" w:date="2015-07-23T15:55:00Z">
              <w:r w:rsidRPr="00BC5D51" w:rsidDel="00C334DC">
                <w:delText>Description</w:delText>
              </w:r>
            </w:del>
          </w:p>
        </w:tc>
        <w:tc>
          <w:tcPr>
            <w:tcW w:w="7380" w:type="dxa"/>
          </w:tcPr>
          <w:p w14:paraId="0CAE6AA3" w14:textId="1AF56F28" w:rsidR="00BA785C" w:rsidDel="00C334DC" w:rsidRDefault="00BA785C" w:rsidP="00725419">
            <w:pPr>
              <w:spacing w:after="0" w:line="240" w:lineRule="auto"/>
              <w:jc w:val="left"/>
              <w:rPr>
                <w:del w:id="4217" w:author="Mahesh Venumbaka" w:date="2015-07-23T15:55:00Z"/>
              </w:rPr>
            </w:pPr>
            <w:del w:id="4218" w:author="Mahesh Venumbaka" w:date="2015-07-23T15:55:00Z">
              <w:r w:rsidRPr="00BC5D51" w:rsidDel="00C334DC">
                <w:delText>Link the Corrective Job (for example) and Training Job</w:delText>
              </w:r>
              <w:r w:rsidR="00FF1D03" w:rsidDel="00C334DC">
                <w:delText xml:space="preserve"> and assign the training job to the appropriate the FSE</w:delText>
              </w:r>
              <w:r w:rsidRPr="00BC5D51" w:rsidDel="00C334DC">
                <w:delText>.</w:delText>
              </w:r>
              <w:r w:rsidR="00FF1D03" w:rsidDel="00C334DC">
                <w:delText xml:space="preserve"> </w:delText>
              </w:r>
              <w:r w:rsidRPr="00BC5D51" w:rsidDel="00C334DC">
                <w:delText xml:space="preserve"> It is assumed that the both Training and Corrective jobs share the same Call ID and have </w:delText>
              </w:r>
              <w:r w:rsidR="00725419" w:rsidDel="00C334DC">
                <w:delText>unique</w:delText>
              </w:r>
              <w:r w:rsidRPr="00BC5D51" w:rsidDel="00C334DC">
                <w:delText xml:space="preserve"> sequence number</w:delText>
              </w:r>
              <w:r w:rsidR="00725419" w:rsidDel="00C334DC">
                <w:delText>s</w:delText>
              </w:r>
              <w:r w:rsidRPr="00BC5D51" w:rsidDel="00C334DC">
                <w:delText xml:space="preserve">. </w:delText>
              </w:r>
              <w:r w:rsidR="00E10592" w:rsidDel="00C334DC">
                <w:delText xml:space="preserve">This ID is not necessarily the same as the </w:delText>
              </w:r>
              <w:r w:rsidR="00D01A1B" w:rsidDel="00C334DC">
                <w:delText>SIEBEL</w:delText>
              </w:r>
              <w:r w:rsidR="00E10592" w:rsidDel="00C334DC">
                <w:delText xml:space="preserve"> job ID. </w:delText>
              </w:r>
              <w:r w:rsidRPr="00BC5D51" w:rsidDel="00C334DC">
                <w:delText>The two jobs will have a start to start dependency, that is, they will start at the same time</w:delText>
              </w:r>
              <w:r w:rsidR="00E10592" w:rsidDel="00C334DC">
                <w:delText xml:space="preserve"> (or within a specified interval</w:delText>
              </w:r>
              <w:r w:rsidR="00725419" w:rsidDel="00C334DC">
                <w:delText xml:space="preserve"> of each other</w:delText>
              </w:r>
              <w:r w:rsidR="00E10592" w:rsidDel="00C334DC">
                <w:delText>)</w:delText>
              </w:r>
              <w:r w:rsidRPr="00BC5D51" w:rsidDel="00C334DC">
                <w:delText>.</w:delText>
              </w:r>
            </w:del>
          </w:p>
          <w:p w14:paraId="0CAE6AA4" w14:textId="2DA65BC5" w:rsidR="00725419" w:rsidRPr="00BC5D51" w:rsidDel="00C334DC" w:rsidRDefault="00725419" w:rsidP="00725419">
            <w:pPr>
              <w:spacing w:after="0" w:line="240" w:lineRule="auto"/>
              <w:jc w:val="left"/>
              <w:rPr>
                <w:del w:id="4219" w:author="Mahesh Venumbaka" w:date="2015-07-23T15:55:00Z"/>
              </w:rPr>
            </w:pPr>
            <w:del w:id="4220" w:author="Mahesh Venumbaka" w:date="2015-07-23T15:55:00Z">
              <w:r w:rsidDel="00C334DC">
                <w:delText>Depending on the training scenario, this is a manual process performed by the CSC Agent using the ClickSchedule client or one performed automatically by ClickSchedule itself.</w:delText>
              </w:r>
            </w:del>
          </w:p>
        </w:tc>
      </w:tr>
      <w:tr w:rsidR="00BA785C" w:rsidRPr="00BC5D51" w:rsidDel="00C334DC" w14:paraId="0CAE6AA8" w14:textId="1A4640F7" w:rsidTr="00A47B9B">
        <w:trPr>
          <w:del w:id="4221" w:author="Mahesh Venumbaka" w:date="2015-07-23T15:55:00Z"/>
        </w:trPr>
        <w:tc>
          <w:tcPr>
            <w:tcW w:w="1710" w:type="dxa"/>
          </w:tcPr>
          <w:p w14:paraId="0CAE6AA6" w14:textId="4FB550FB" w:rsidR="00BA785C" w:rsidRPr="00BC5D51" w:rsidDel="00C334DC" w:rsidRDefault="00BA785C" w:rsidP="00A577CF">
            <w:pPr>
              <w:spacing w:after="0" w:line="240" w:lineRule="auto"/>
              <w:jc w:val="left"/>
              <w:rPr>
                <w:del w:id="4222" w:author="Mahesh Venumbaka" w:date="2015-07-23T15:55:00Z"/>
              </w:rPr>
            </w:pPr>
            <w:del w:id="4223" w:author="Mahesh Venumbaka" w:date="2015-07-23T15:55:00Z">
              <w:r w:rsidRPr="00BC5D51" w:rsidDel="00C334DC">
                <w:delText>Task Status</w:delText>
              </w:r>
            </w:del>
          </w:p>
        </w:tc>
        <w:tc>
          <w:tcPr>
            <w:tcW w:w="7380" w:type="dxa"/>
          </w:tcPr>
          <w:p w14:paraId="0CAE6AA7" w14:textId="1CAC5504" w:rsidR="00BA785C" w:rsidRPr="00BC5D51" w:rsidDel="00C334DC" w:rsidRDefault="00725419" w:rsidP="00A577CF">
            <w:pPr>
              <w:spacing w:after="0" w:line="240" w:lineRule="auto"/>
              <w:jc w:val="left"/>
              <w:rPr>
                <w:del w:id="4224" w:author="Mahesh Venumbaka" w:date="2015-07-23T15:55:00Z"/>
              </w:rPr>
            </w:pPr>
            <w:del w:id="4225" w:author="Mahesh Venumbaka" w:date="2015-07-23T15:55:00Z">
              <w:r w:rsidDel="00C334DC">
                <w:delText>One of New, Tentative or Assigned depending on the phase of scheduling associated with the end of this activity.</w:delText>
              </w:r>
            </w:del>
          </w:p>
        </w:tc>
      </w:tr>
    </w:tbl>
    <w:p w14:paraId="0CAE6AA9" w14:textId="77777777" w:rsidR="00BA785C" w:rsidRPr="00BC5D51" w:rsidRDefault="00BA785C" w:rsidP="00A577CF">
      <w:pPr>
        <w:spacing w:after="0" w:line="240" w:lineRule="auto"/>
        <w:jc w:val="left"/>
        <w:rPr>
          <w:b/>
        </w:rPr>
      </w:pPr>
    </w:p>
    <w:p w14:paraId="0CAE6AAA" w14:textId="77777777" w:rsidR="00BA785C" w:rsidRPr="00BC5D51" w:rsidRDefault="00BA785C" w:rsidP="00A577CF">
      <w:pPr>
        <w:spacing w:after="0" w:line="240" w:lineRule="auto"/>
        <w:jc w:val="left"/>
      </w:pPr>
      <w:r w:rsidRPr="00BC5D51">
        <w:br w:type="page"/>
      </w:r>
    </w:p>
    <w:p w14:paraId="0CAE6AAB" w14:textId="77777777" w:rsidR="00BA785C" w:rsidRPr="00BC5D51" w:rsidRDefault="00BA785C" w:rsidP="00A577CF">
      <w:pPr>
        <w:pStyle w:val="Heading3"/>
      </w:pPr>
      <w:bookmarkStart w:id="4226" w:name="_Toc425500329"/>
      <w:r w:rsidRPr="00BC5D51">
        <w:lastRenderedPageBreak/>
        <w:t>Business Scenario 6.0 – Job Interrupted</w:t>
      </w:r>
      <w:bookmarkEnd w:id="4226"/>
    </w:p>
    <w:p w14:paraId="0CAE6AAC" w14:textId="77777777" w:rsidR="00BA785C" w:rsidRPr="00BC5D51" w:rsidRDefault="00BA785C" w:rsidP="00A577CF">
      <w:pPr>
        <w:spacing w:after="0" w:line="240" w:lineRule="auto"/>
        <w:jc w:val="left"/>
      </w:pPr>
    </w:p>
    <w:p w14:paraId="0CAE6AAD" w14:textId="77777777" w:rsidR="00BA785C" w:rsidRPr="00BC5D51" w:rsidRDefault="00BA785C" w:rsidP="00A577CF">
      <w:pPr>
        <w:spacing w:after="0" w:line="240" w:lineRule="auto"/>
        <w:jc w:val="left"/>
      </w:pPr>
    </w:p>
    <w:p w14:paraId="0CAE6AAE" w14:textId="77777777" w:rsidR="00BA785C" w:rsidRDefault="00BA785C" w:rsidP="00A577CF">
      <w:pPr>
        <w:spacing w:after="0" w:line="240" w:lineRule="auto"/>
        <w:jc w:val="left"/>
        <w:rPr>
          <w:b/>
        </w:rPr>
      </w:pPr>
    </w:p>
    <w:p w14:paraId="0CAE6AAF" w14:textId="6686D7F4" w:rsidR="00374F53" w:rsidRDefault="000D6E01" w:rsidP="00A577CF">
      <w:pPr>
        <w:spacing w:after="0" w:line="240" w:lineRule="auto"/>
        <w:jc w:val="left"/>
        <w:rPr>
          <w:b/>
        </w:rPr>
      </w:pPr>
      <w:r>
        <w:rPr>
          <w:b/>
          <w:noProof/>
          <w:lang w:val="en-US"/>
        </w:rPr>
        <w:drawing>
          <wp:inline distT="0" distB="0" distL="0" distR="0" wp14:anchorId="0ED97A70" wp14:editId="3FBFF3FB">
            <wp:extent cx="6244590" cy="4683443"/>
            <wp:effectExtent l="0" t="0" r="3810" b="3175"/>
            <wp:docPr id="252" name="Picture 252" descr="D:\GE Health Care\Project\JobInterrup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 Health Care\Project\JobInterrupt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4590" cy="4683443"/>
                    </a:xfrm>
                    <a:prstGeom prst="rect">
                      <a:avLst/>
                    </a:prstGeom>
                    <a:noFill/>
                    <a:ln>
                      <a:noFill/>
                    </a:ln>
                  </pic:spPr>
                </pic:pic>
              </a:graphicData>
            </a:graphic>
          </wp:inline>
        </w:drawing>
      </w:r>
    </w:p>
    <w:p w14:paraId="41FFBAE0" w14:textId="77777777" w:rsidR="000D6E01" w:rsidRDefault="000D6E01" w:rsidP="00A577CF">
      <w:pPr>
        <w:spacing w:after="0" w:line="240" w:lineRule="auto"/>
        <w:jc w:val="left"/>
        <w:rPr>
          <w:b/>
        </w:rPr>
      </w:pPr>
    </w:p>
    <w:p w14:paraId="0AB10349" w14:textId="77777777" w:rsidR="000D6E01" w:rsidRPr="00BC5D51" w:rsidRDefault="000D6E01" w:rsidP="00A577CF">
      <w:pPr>
        <w:spacing w:after="0" w:line="240" w:lineRule="auto"/>
        <w:jc w:val="left"/>
        <w:rPr>
          <w:b/>
        </w:rPr>
      </w:pPr>
    </w:p>
    <w:p w14:paraId="0CAE6AB0" w14:textId="77777777" w:rsidR="00BA785C" w:rsidRPr="00BC5D51" w:rsidRDefault="00BA785C" w:rsidP="00A577CF">
      <w:pPr>
        <w:pStyle w:val="Heading4"/>
      </w:pPr>
      <w:r w:rsidRPr="00BC5D51">
        <w:t>Activity: Change Job Status to INT (interrupted)</w:t>
      </w:r>
    </w:p>
    <w:p w14:paraId="0CAE6AB1"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AB4" w14:textId="77777777" w:rsidTr="00A47B9B">
        <w:trPr>
          <w:tblHeader/>
        </w:trPr>
        <w:tc>
          <w:tcPr>
            <w:tcW w:w="1710" w:type="dxa"/>
            <w:shd w:val="clear" w:color="auto" w:fill="1F497D" w:themeFill="text2"/>
          </w:tcPr>
          <w:p w14:paraId="0CAE6AB2"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AB3"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Change Job Status to INT (interrupted)</w:t>
            </w:r>
          </w:p>
        </w:tc>
      </w:tr>
      <w:tr w:rsidR="00BA785C" w:rsidRPr="00BC5D51" w14:paraId="0CAE6AB7" w14:textId="77777777" w:rsidTr="00A47B9B">
        <w:tc>
          <w:tcPr>
            <w:tcW w:w="1710" w:type="dxa"/>
          </w:tcPr>
          <w:p w14:paraId="0CAE6AB5" w14:textId="77777777" w:rsidR="00BA785C" w:rsidRPr="00BC5D51" w:rsidRDefault="00BA785C" w:rsidP="00A577CF">
            <w:pPr>
              <w:spacing w:after="0" w:line="240" w:lineRule="auto"/>
              <w:jc w:val="left"/>
            </w:pPr>
            <w:r w:rsidRPr="00BC5D51">
              <w:t>Action taken by:</w:t>
            </w:r>
          </w:p>
        </w:tc>
        <w:tc>
          <w:tcPr>
            <w:tcW w:w="7380" w:type="dxa"/>
          </w:tcPr>
          <w:p w14:paraId="0CAE6AB6" w14:textId="77777777" w:rsidR="00BA785C" w:rsidRPr="00BC5D51" w:rsidRDefault="00BA785C" w:rsidP="00A577CF">
            <w:pPr>
              <w:spacing w:after="0" w:line="240" w:lineRule="auto"/>
              <w:jc w:val="left"/>
            </w:pPr>
            <w:r w:rsidRPr="00BC5D51">
              <w:t>CSC</w:t>
            </w:r>
            <w:r w:rsidR="00725419">
              <w:t xml:space="preserve"> Agent</w:t>
            </w:r>
          </w:p>
        </w:tc>
      </w:tr>
      <w:tr w:rsidR="00BA785C" w:rsidRPr="00BC5D51" w14:paraId="0CAE6ABA" w14:textId="77777777" w:rsidTr="00A47B9B">
        <w:trPr>
          <w:trHeight w:val="404"/>
        </w:trPr>
        <w:tc>
          <w:tcPr>
            <w:tcW w:w="1710" w:type="dxa"/>
          </w:tcPr>
          <w:p w14:paraId="0CAE6AB8" w14:textId="77777777" w:rsidR="00BA785C" w:rsidRPr="00BC5D51" w:rsidRDefault="00BA785C" w:rsidP="00A577CF">
            <w:pPr>
              <w:spacing w:after="0" w:line="240" w:lineRule="auto"/>
              <w:jc w:val="left"/>
            </w:pPr>
            <w:r w:rsidRPr="00BC5D51">
              <w:t>Interacting with:</w:t>
            </w:r>
          </w:p>
        </w:tc>
        <w:tc>
          <w:tcPr>
            <w:tcW w:w="7380" w:type="dxa"/>
          </w:tcPr>
          <w:p w14:paraId="0CAE6AB9" w14:textId="77777777" w:rsidR="00BA785C" w:rsidRPr="00BC5D51" w:rsidRDefault="00BA785C" w:rsidP="00A577CF">
            <w:pPr>
              <w:spacing w:after="0" w:line="240" w:lineRule="auto"/>
              <w:jc w:val="left"/>
            </w:pPr>
            <w:r w:rsidRPr="00BC5D51">
              <w:t>GE Tools</w:t>
            </w:r>
          </w:p>
        </w:tc>
      </w:tr>
      <w:tr w:rsidR="00BA785C" w:rsidRPr="00BC5D51" w14:paraId="0CAE6ABD" w14:textId="77777777" w:rsidTr="00A47B9B">
        <w:trPr>
          <w:trHeight w:val="404"/>
        </w:trPr>
        <w:tc>
          <w:tcPr>
            <w:tcW w:w="1710" w:type="dxa"/>
          </w:tcPr>
          <w:p w14:paraId="0CAE6ABB" w14:textId="77777777" w:rsidR="00BA785C" w:rsidRPr="00BC5D51" w:rsidRDefault="00BA785C" w:rsidP="00A577CF">
            <w:pPr>
              <w:spacing w:after="0" w:line="240" w:lineRule="auto"/>
              <w:jc w:val="left"/>
            </w:pPr>
            <w:r w:rsidRPr="00BC5D51">
              <w:t>Description</w:t>
            </w:r>
          </w:p>
        </w:tc>
        <w:tc>
          <w:tcPr>
            <w:tcW w:w="7380" w:type="dxa"/>
          </w:tcPr>
          <w:p w14:paraId="0CAE6ABC" w14:textId="12984AC9" w:rsidR="00BA785C" w:rsidRPr="00BC5D51" w:rsidRDefault="00725419" w:rsidP="00A577CF">
            <w:pPr>
              <w:spacing w:after="0" w:line="240" w:lineRule="auto"/>
              <w:jc w:val="left"/>
            </w:pPr>
            <w:r>
              <w:t xml:space="preserve">The </w:t>
            </w:r>
            <w:r w:rsidR="00BA785C" w:rsidRPr="00BC5D51">
              <w:t xml:space="preserve">Change Job Status to INT (interrupted) in </w:t>
            </w:r>
            <w:r w:rsidR="00D01A1B">
              <w:t>SIEBEL</w:t>
            </w:r>
            <w:r w:rsidR="00BA785C" w:rsidRPr="00BC5D51">
              <w:t>.</w:t>
            </w:r>
            <w:r w:rsidR="00E37FA1">
              <w:t xml:space="preserve"> A job cannot be interrupted whilst an activity is in progress, so if there are such activities the CSC </w:t>
            </w:r>
            <w:r>
              <w:t xml:space="preserve">Agent </w:t>
            </w:r>
            <w:r w:rsidR="00D01A1B">
              <w:t>SIEBEL</w:t>
            </w:r>
            <w:r w:rsidR="00E37FA1">
              <w:t xml:space="preserve"> tell the FSE to incomplete the task first.</w:t>
            </w:r>
          </w:p>
        </w:tc>
      </w:tr>
      <w:tr w:rsidR="00BA785C" w:rsidRPr="00BC5D51" w14:paraId="0CAE6AC0" w14:textId="77777777" w:rsidTr="00A47B9B">
        <w:tc>
          <w:tcPr>
            <w:tcW w:w="1710" w:type="dxa"/>
          </w:tcPr>
          <w:p w14:paraId="0CAE6ABE" w14:textId="77777777" w:rsidR="00BA785C" w:rsidRPr="00BC5D51" w:rsidRDefault="00BA785C" w:rsidP="00A577CF">
            <w:pPr>
              <w:spacing w:after="0" w:line="240" w:lineRule="auto"/>
              <w:jc w:val="left"/>
            </w:pPr>
            <w:r w:rsidRPr="00BC5D51">
              <w:t>Task Status</w:t>
            </w:r>
          </w:p>
        </w:tc>
        <w:tc>
          <w:tcPr>
            <w:tcW w:w="7380" w:type="dxa"/>
          </w:tcPr>
          <w:p w14:paraId="0CAE6ABF" w14:textId="77777777" w:rsidR="00BA785C" w:rsidRPr="00BC5D51" w:rsidRDefault="00FF1D03" w:rsidP="00A577CF">
            <w:pPr>
              <w:spacing w:after="0" w:line="240" w:lineRule="auto"/>
              <w:jc w:val="left"/>
            </w:pPr>
            <w:r>
              <w:t>All statuses prior to On Site</w:t>
            </w:r>
          </w:p>
        </w:tc>
      </w:tr>
    </w:tbl>
    <w:p w14:paraId="0CAE6AC1" w14:textId="77777777" w:rsidR="00BA785C" w:rsidRPr="00BC5D51" w:rsidRDefault="00BA785C" w:rsidP="00A577CF">
      <w:pPr>
        <w:spacing w:after="0" w:line="240" w:lineRule="auto"/>
        <w:jc w:val="left"/>
        <w:rPr>
          <w:b/>
        </w:rPr>
      </w:pPr>
    </w:p>
    <w:p w14:paraId="0CAE6AC2" w14:textId="77777777" w:rsidR="00BA785C" w:rsidRPr="00BC5D51" w:rsidRDefault="00BA785C" w:rsidP="00A577CF">
      <w:pPr>
        <w:pStyle w:val="Heading4"/>
      </w:pPr>
      <w:r w:rsidRPr="00BC5D51">
        <w:t>Activity: Future Appointment</w:t>
      </w:r>
      <w:r w:rsidR="00374F53">
        <w:t>?</w:t>
      </w:r>
    </w:p>
    <w:p w14:paraId="0CAE6AC3"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AC6" w14:textId="77777777" w:rsidTr="00A47B9B">
        <w:trPr>
          <w:tblHeader/>
        </w:trPr>
        <w:tc>
          <w:tcPr>
            <w:tcW w:w="1710" w:type="dxa"/>
            <w:shd w:val="clear" w:color="auto" w:fill="1F497D" w:themeFill="text2"/>
          </w:tcPr>
          <w:p w14:paraId="0CAE6AC4"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AC5"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Future Appointment?</w:t>
            </w:r>
          </w:p>
        </w:tc>
      </w:tr>
      <w:tr w:rsidR="00BA785C" w:rsidRPr="00BC5D51" w14:paraId="0CAE6AC9" w14:textId="77777777" w:rsidTr="00A47B9B">
        <w:tc>
          <w:tcPr>
            <w:tcW w:w="1710" w:type="dxa"/>
          </w:tcPr>
          <w:p w14:paraId="0CAE6AC7" w14:textId="77777777" w:rsidR="00BA785C" w:rsidRPr="00BC5D51" w:rsidRDefault="00BA785C" w:rsidP="00A577CF">
            <w:pPr>
              <w:spacing w:after="0" w:line="240" w:lineRule="auto"/>
              <w:jc w:val="left"/>
            </w:pPr>
            <w:r w:rsidRPr="00BC5D51">
              <w:t>Action taken by:</w:t>
            </w:r>
          </w:p>
        </w:tc>
        <w:tc>
          <w:tcPr>
            <w:tcW w:w="7380" w:type="dxa"/>
          </w:tcPr>
          <w:p w14:paraId="0CAE6AC8" w14:textId="77777777" w:rsidR="00BA785C" w:rsidRPr="00BC5D51" w:rsidRDefault="00BA785C" w:rsidP="00A577CF">
            <w:pPr>
              <w:spacing w:after="0" w:line="240" w:lineRule="auto"/>
              <w:jc w:val="left"/>
            </w:pPr>
            <w:r w:rsidRPr="00BC5D51">
              <w:t>CSC</w:t>
            </w:r>
            <w:r w:rsidR="00725419">
              <w:t xml:space="preserve"> Agent</w:t>
            </w:r>
          </w:p>
        </w:tc>
      </w:tr>
      <w:tr w:rsidR="00BA785C" w:rsidRPr="00BC5D51" w14:paraId="0CAE6ACC" w14:textId="77777777" w:rsidTr="00A47B9B">
        <w:trPr>
          <w:trHeight w:val="404"/>
        </w:trPr>
        <w:tc>
          <w:tcPr>
            <w:tcW w:w="1710" w:type="dxa"/>
          </w:tcPr>
          <w:p w14:paraId="0CAE6ACA" w14:textId="77777777" w:rsidR="00BA785C" w:rsidRPr="00BC5D51" w:rsidRDefault="00BA785C" w:rsidP="00A577CF">
            <w:pPr>
              <w:spacing w:after="0" w:line="240" w:lineRule="auto"/>
              <w:jc w:val="left"/>
            </w:pPr>
            <w:r w:rsidRPr="00BC5D51">
              <w:t>Interacting with:</w:t>
            </w:r>
          </w:p>
        </w:tc>
        <w:tc>
          <w:tcPr>
            <w:tcW w:w="7380" w:type="dxa"/>
          </w:tcPr>
          <w:p w14:paraId="0CAE6ACB" w14:textId="77777777" w:rsidR="00BA785C" w:rsidRPr="00BC5D51" w:rsidRDefault="00BA785C" w:rsidP="00A577CF">
            <w:pPr>
              <w:spacing w:after="0" w:line="240" w:lineRule="auto"/>
              <w:jc w:val="left"/>
            </w:pPr>
            <w:r w:rsidRPr="00BC5D51">
              <w:t>GE Tools</w:t>
            </w:r>
          </w:p>
        </w:tc>
      </w:tr>
      <w:tr w:rsidR="00BA785C" w:rsidRPr="00BC5D51" w14:paraId="0CAE6ACF" w14:textId="77777777" w:rsidTr="00A47B9B">
        <w:trPr>
          <w:trHeight w:val="404"/>
        </w:trPr>
        <w:tc>
          <w:tcPr>
            <w:tcW w:w="1710" w:type="dxa"/>
          </w:tcPr>
          <w:p w14:paraId="0CAE6ACD" w14:textId="77777777" w:rsidR="00BA785C" w:rsidRPr="00BC5D51" w:rsidRDefault="00BA785C" w:rsidP="00A577CF">
            <w:pPr>
              <w:spacing w:after="0" w:line="240" w:lineRule="auto"/>
              <w:jc w:val="left"/>
            </w:pPr>
            <w:r w:rsidRPr="00BC5D51">
              <w:lastRenderedPageBreak/>
              <w:t>Description</w:t>
            </w:r>
          </w:p>
        </w:tc>
        <w:tc>
          <w:tcPr>
            <w:tcW w:w="7380" w:type="dxa"/>
          </w:tcPr>
          <w:p w14:paraId="0CAE6ACE" w14:textId="77777777" w:rsidR="00BA785C" w:rsidRPr="00BC5D51" w:rsidRDefault="00725419" w:rsidP="00A577CF">
            <w:pPr>
              <w:spacing w:after="0" w:line="240" w:lineRule="auto"/>
              <w:jc w:val="left"/>
            </w:pPr>
            <w:r>
              <w:t xml:space="preserve">The </w:t>
            </w:r>
            <w:r w:rsidR="00BA785C" w:rsidRPr="00BC5D51">
              <w:t xml:space="preserve">CSC </w:t>
            </w:r>
            <w:r>
              <w:t xml:space="preserve">Agent </w:t>
            </w:r>
            <w:r w:rsidR="00BA785C" w:rsidRPr="00BC5D51">
              <w:t>determines whether the interrupted job</w:t>
            </w:r>
            <w:r w:rsidR="00374F53">
              <w:t xml:space="preserve"> has</w:t>
            </w:r>
            <w:r w:rsidR="00BA785C" w:rsidRPr="00BC5D51">
              <w:t xml:space="preserve"> future appointment dates</w:t>
            </w:r>
            <w:r w:rsidR="00374F53">
              <w:t xml:space="preserve"> related to this job</w:t>
            </w:r>
            <w:r w:rsidR="00BA785C" w:rsidRPr="00BC5D51">
              <w:t xml:space="preserve">. </w:t>
            </w:r>
          </w:p>
        </w:tc>
      </w:tr>
      <w:tr w:rsidR="00BA785C" w:rsidRPr="00BC5D51" w14:paraId="0CAE6AD2" w14:textId="77777777" w:rsidTr="00A47B9B">
        <w:tc>
          <w:tcPr>
            <w:tcW w:w="1710" w:type="dxa"/>
          </w:tcPr>
          <w:p w14:paraId="0CAE6AD0" w14:textId="77777777" w:rsidR="00BA785C" w:rsidRPr="00BC5D51" w:rsidRDefault="00BA785C" w:rsidP="00A577CF">
            <w:pPr>
              <w:spacing w:after="0" w:line="240" w:lineRule="auto"/>
              <w:jc w:val="left"/>
            </w:pPr>
            <w:r w:rsidRPr="00BC5D51">
              <w:t>Task Status</w:t>
            </w:r>
          </w:p>
        </w:tc>
        <w:tc>
          <w:tcPr>
            <w:tcW w:w="7380" w:type="dxa"/>
          </w:tcPr>
          <w:p w14:paraId="0CAE6AD1" w14:textId="77777777" w:rsidR="00BA785C" w:rsidRPr="00BC5D51" w:rsidRDefault="00E37FA1" w:rsidP="00A577CF">
            <w:pPr>
              <w:spacing w:after="0" w:line="240" w:lineRule="auto"/>
              <w:jc w:val="left"/>
            </w:pPr>
            <w:r>
              <w:t>N/A</w:t>
            </w:r>
          </w:p>
        </w:tc>
      </w:tr>
    </w:tbl>
    <w:p w14:paraId="0CAE6AD3" w14:textId="77777777" w:rsidR="00BA785C" w:rsidRDefault="00BA785C" w:rsidP="00A577CF">
      <w:pPr>
        <w:spacing w:after="0" w:line="240" w:lineRule="auto"/>
        <w:jc w:val="left"/>
        <w:rPr>
          <w:b/>
        </w:rPr>
      </w:pPr>
    </w:p>
    <w:p w14:paraId="0CAE6AD4" w14:textId="77777777" w:rsidR="00BA785C" w:rsidRDefault="00BA785C" w:rsidP="00A577CF">
      <w:pPr>
        <w:spacing w:after="0" w:line="240" w:lineRule="auto"/>
        <w:jc w:val="left"/>
        <w:rPr>
          <w:b/>
        </w:rPr>
      </w:pPr>
    </w:p>
    <w:p w14:paraId="0CAE6AD5" w14:textId="77777777" w:rsidR="00BA785C" w:rsidRPr="00BC5D51" w:rsidRDefault="00BA785C" w:rsidP="00A577CF">
      <w:pPr>
        <w:spacing w:after="0" w:line="240" w:lineRule="auto"/>
        <w:jc w:val="left"/>
        <w:rPr>
          <w:b/>
        </w:rPr>
      </w:pPr>
    </w:p>
    <w:p w14:paraId="0CAE6AD6" w14:textId="7779CC2B" w:rsidR="00BA785C" w:rsidRPr="00BC5D51" w:rsidRDefault="00BA785C" w:rsidP="00A577CF">
      <w:pPr>
        <w:pStyle w:val="Heading4"/>
      </w:pPr>
      <w:r w:rsidRPr="00BC5D51">
        <w:t xml:space="preserve">Activity: Remove Assignments in </w:t>
      </w:r>
      <w:r w:rsidR="00D01A1B">
        <w:t>SIEBEL</w:t>
      </w:r>
    </w:p>
    <w:p w14:paraId="0CAE6AD7"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ADA" w14:textId="77777777" w:rsidTr="00A47B9B">
        <w:trPr>
          <w:tblHeader/>
        </w:trPr>
        <w:tc>
          <w:tcPr>
            <w:tcW w:w="1710" w:type="dxa"/>
            <w:shd w:val="clear" w:color="auto" w:fill="1F497D" w:themeFill="text2"/>
          </w:tcPr>
          <w:p w14:paraId="0CAE6AD8"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AD9" w14:textId="169A94F2" w:rsidR="00BA785C" w:rsidRPr="002A4E19" w:rsidRDefault="00374F53" w:rsidP="00A577CF">
            <w:pPr>
              <w:spacing w:after="0" w:line="240" w:lineRule="auto"/>
              <w:jc w:val="left"/>
              <w:rPr>
                <w:b/>
                <w:color w:val="FFFFFF" w:themeColor="background1"/>
              </w:rPr>
            </w:pPr>
            <w:r w:rsidRPr="00374F53">
              <w:rPr>
                <w:b/>
                <w:color w:val="FFFFFF" w:themeColor="background1"/>
              </w:rPr>
              <w:t xml:space="preserve">Remove Assignments in </w:t>
            </w:r>
            <w:r w:rsidR="00D01A1B">
              <w:rPr>
                <w:b/>
                <w:color w:val="FFFFFF" w:themeColor="background1"/>
              </w:rPr>
              <w:t>SIEBEL</w:t>
            </w:r>
          </w:p>
        </w:tc>
      </w:tr>
      <w:tr w:rsidR="00BA785C" w:rsidRPr="00BC5D51" w14:paraId="0CAE6ADD" w14:textId="77777777" w:rsidTr="00A47B9B">
        <w:tc>
          <w:tcPr>
            <w:tcW w:w="1710" w:type="dxa"/>
          </w:tcPr>
          <w:p w14:paraId="0CAE6ADB" w14:textId="77777777" w:rsidR="00BA785C" w:rsidRPr="00BC5D51" w:rsidRDefault="00BA785C" w:rsidP="00A577CF">
            <w:pPr>
              <w:spacing w:after="0" w:line="240" w:lineRule="auto"/>
              <w:jc w:val="left"/>
            </w:pPr>
            <w:r w:rsidRPr="00BC5D51">
              <w:t>Action taken by:</w:t>
            </w:r>
          </w:p>
        </w:tc>
        <w:tc>
          <w:tcPr>
            <w:tcW w:w="7380" w:type="dxa"/>
          </w:tcPr>
          <w:p w14:paraId="0CAE6ADC" w14:textId="77777777" w:rsidR="00BA785C" w:rsidRPr="00BC5D51" w:rsidRDefault="00BA785C" w:rsidP="00A577CF">
            <w:pPr>
              <w:spacing w:after="0" w:line="240" w:lineRule="auto"/>
              <w:jc w:val="left"/>
            </w:pPr>
            <w:r w:rsidRPr="00BC5D51">
              <w:t>CSC</w:t>
            </w:r>
            <w:r w:rsidR="00725419">
              <w:t xml:space="preserve"> Agent</w:t>
            </w:r>
          </w:p>
        </w:tc>
      </w:tr>
      <w:tr w:rsidR="00BA785C" w:rsidRPr="00BC5D51" w14:paraId="0CAE6AE0" w14:textId="77777777" w:rsidTr="00A47B9B">
        <w:trPr>
          <w:trHeight w:val="404"/>
        </w:trPr>
        <w:tc>
          <w:tcPr>
            <w:tcW w:w="1710" w:type="dxa"/>
          </w:tcPr>
          <w:p w14:paraId="0CAE6ADE" w14:textId="77777777" w:rsidR="00BA785C" w:rsidRPr="00BC5D51" w:rsidRDefault="00BA785C" w:rsidP="00A577CF">
            <w:pPr>
              <w:spacing w:after="0" w:line="240" w:lineRule="auto"/>
              <w:jc w:val="left"/>
            </w:pPr>
            <w:r w:rsidRPr="00BC5D51">
              <w:t>Interacting with:</w:t>
            </w:r>
          </w:p>
        </w:tc>
        <w:tc>
          <w:tcPr>
            <w:tcW w:w="7380" w:type="dxa"/>
          </w:tcPr>
          <w:p w14:paraId="0CAE6ADF" w14:textId="4350BD30" w:rsidR="00BA785C" w:rsidRPr="00BC5D51" w:rsidRDefault="00BA785C" w:rsidP="00725419">
            <w:pPr>
              <w:spacing w:after="0" w:line="240" w:lineRule="auto"/>
              <w:jc w:val="left"/>
            </w:pPr>
            <w:r w:rsidRPr="00BC5D51">
              <w:t>Manual Macro</w:t>
            </w:r>
            <w:r w:rsidR="00725419">
              <w:t>/</w:t>
            </w:r>
            <w:r w:rsidR="00D01A1B">
              <w:t>SIEBEL</w:t>
            </w:r>
          </w:p>
        </w:tc>
      </w:tr>
      <w:tr w:rsidR="00BA785C" w:rsidRPr="00BC5D51" w14:paraId="0CAE6AE3" w14:textId="77777777" w:rsidTr="00A47B9B">
        <w:trPr>
          <w:trHeight w:val="404"/>
        </w:trPr>
        <w:tc>
          <w:tcPr>
            <w:tcW w:w="1710" w:type="dxa"/>
          </w:tcPr>
          <w:p w14:paraId="0CAE6AE1" w14:textId="77777777" w:rsidR="00BA785C" w:rsidRPr="00BC5D51" w:rsidRDefault="00BA785C" w:rsidP="00A577CF">
            <w:pPr>
              <w:spacing w:after="0" w:line="240" w:lineRule="auto"/>
              <w:jc w:val="left"/>
            </w:pPr>
            <w:r w:rsidRPr="00BC5D51">
              <w:t>Description</w:t>
            </w:r>
          </w:p>
        </w:tc>
        <w:tc>
          <w:tcPr>
            <w:tcW w:w="7380" w:type="dxa"/>
          </w:tcPr>
          <w:p w14:paraId="0CAE6AE2" w14:textId="0B76B9E6" w:rsidR="00BA785C" w:rsidRPr="00BC5D51" w:rsidRDefault="00BA785C" w:rsidP="00A577CF">
            <w:pPr>
              <w:spacing w:after="0" w:line="240" w:lineRule="auto"/>
              <w:jc w:val="left"/>
            </w:pPr>
            <w:r w:rsidRPr="00BC5D51">
              <w:t xml:space="preserve">If future appointments </w:t>
            </w:r>
            <w:r w:rsidR="00374F53">
              <w:t xml:space="preserve">for this job then remove these assignments from </w:t>
            </w:r>
            <w:r w:rsidR="00D01A1B">
              <w:t>SIEBEL</w:t>
            </w:r>
            <w:r w:rsidR="00374F53">
              <w:t>.</w:t>
            </w:r>
          </w:p>
        </w:tc>
      </w:tr>
      <w:tr w:rsidR="00BA785C" w:rsidRPr="00BC5D51" w14:paraId="0CAE6AE6" w14:textId="77777777" w:rsidTr="00A47B9B">
        <w:tc>
          <w:tcPr>
            <w:tcW w:w="1710" w:type="dxa"/>
          </w:tcPr>
          <w:p w14:paraId="0CAE6AE4" w14:textId="77777777" w:rsidR="00BA785C" w:rsidRPr="00BC5D51" w:rsidRDefault="00BA785C" w:rsidP="00A577CF">
            <w:pPr>
              <w:spacing w:after="0" w:line="240" w:lineRule="auto"/>
              <w:jc w:val="left"/>
            </w:pPr>
            <w:r w:rsidRPr="00BC5D51">
              <w:t>Task Status</w:t>
            </w:r>
          </w:p>
        </w:tc>
        <w:tc>
          <w:tcPr>
            <w:tcW w:w="7380" w:type="dxa"/>
          </w:tcPr>
          <w:p w14:paraId="0CAE6AE5" w14:textId="77777777" w:rsidR="00BA785C" w:rsidRPr="00BC5D51" w:rsidRDefault="00E37FA1" w:rsidP="00A577CF">
            <w:pPr>
              <w:spacing w:after="0" w:line="240" w:lineRule="auto"/>
              <w:jc w:val="left"/>
            </w:pPr>
            <w:r>
              <w:t>N/A</w:t>
            </w:r>
          </w:p>
        </w:tc>
      </w:tr>
    </w:tbl>
    <w:p w14:paraId="0CAE6AE7" w14:textId="77777777" w:rsidR="00BA785C" w:rsidRPr="00BC5D51" w:rsidRDefault="00BA785C" w:rsidP="00A577CF">
      <w:pPr>
        <w:spacing w:after="0" w:line="240" w:lineRule="auto"/>
        <w:jc w:val="left"/>
        <w:rPr>
          <w:b/>
        </w:rPr>
      </w:pPr>
    </w:p>
    <w:p w14:paraId="0CAE6AE8" w14:textId="77777777" w:rsidR="00BA785C" w:rsidRDefault="00BA785C" w:rsidP="00A577CF">
      <w:pPr>
        <w:pStyle w:val="Heading4"/>
      </w:pPr>
      <w:r w:rsidRPr="00BC5D51">
        <w:t xml:space="preserve">Activity: Cancel all Appointments </w:t>
      </w:r>
      <w:r w:rsidR="00374F53">
        <w:t>in the Future related to this Job</w:t>
      </w:r>
    </w:p>
    <w:p w14:paraId="0CAE6AE9" w14:textId="77777777" w:rsidR="00BA785C" w:rsidRPr="00F83406" w:rsidRDefault="00BA785C" w:rsidP="00A577CF">
      <w:pPr>
        <w:pStyle w:val="BodyText5"/>
        <w:rPr>
          <w:lang w:val="en-GB"/>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AEC" w14:textId="77777777" w:rsidTr="00A47B9B">
        <w:trPr>
          <w:tblHeader/>
        </w:trPr>
        <w:tc>
          <w:tcPr>
            <w:tcW w:w="1710" w:type="dxa"/>
            <w:shd w:val="clear" w:color="auto" w:fill="1F497D" w:themeFill="text2"/>
          </w:tcPr>
          <w:p w14:paraId="0CAE6AEA"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AEB" w14:textId="77777777" w:rsidR="00BA785C" w:rsidRPr="002A4E19" w:rsidRDefault="00BA785C" w:rsidP="00A577CF">
            <w:pPr>
              <w:spacing w:after="0" w:line="240" w:lineRule="auto"/>
              <w:jc w:val="left"/>
              <w:rPr>
                <w:color w:val="FFFFFF" w:themeColor="background1"/>
              </w:rPr>
            </w:pPr>
            <w:r w:rsidRPr="002A4E19">
              <w:rPr>
                <w:color w:val="FFFFFF" w:themeColor="background1"/>
              </w:rPr>
              <w:t xml:space="preserve">Cancel all Appointments </w:t>
            </w:r>
            <w:r w:rsidR="00374F53">
              <w:rPr>
                <w:color w:val="FFFFFF" w:themeColor="background1"/>
              </w:rPr>
              <w:t xml:space="preserve">in the Future related to this job </w:t>
            </w:r>
          </w:p>
        </w:tc>
      </w:tr>
      <w:tr w:rsidR="00BA785C" w:rsidRPr="00BC5D51" w14:paraId="0CAE6AEF" w14:textId="77777777" w:rsidTr="00A47B9B">
        <w:tc>
          <w:tcPr>
            <w:tcW w:w="1710" w:type="dxa"/>
          </w:tcPr>
          <w:p w14:paraId="0CAE6AED" w14:textId="77777777" w:rsidR="00BA785C" w:rsidRPr="00BC5D51" w:rsidRDefault="00BA785C" w:rsidP="00A577CF">
            <w:pPr>
              <w:spacing w:after="0" w:line="240" w:lineRule="auto"/>
              <w:jc w:val="left"/>
            </w:pPr>
            <w:r w:rsidRPr="00BC5D51">
              <w:t>Action taken by:</w:t>
            </w:r>
          </w:p>
        </w:tc>
        <w:tc>
          <w:tcPr>
            <w:tcW w:w="7380" w:type="dxa"/>
          </w:tcPr>
          <w:p w14:paraId="0CAE6AEE" w14:textId="77777777" w:rsidR="00BA785C" w:rsidRPr="00BC5D51" w:rsidRDefault="00BA785C" w:rsidP="008E1902">
            <w:pPr>
              <w:spacing w:after="0" w:line="240" w:lineRule="auto"/>
              <w:jc w:val="left"/>
            </w:pPr>
            <w:r w:rsidRPr="00BC5D51">
              <w:t>Automatic</w:t>
            </w:r>
          </w:p>
        </w:tc>
      </w:tr>
      <w:tr w:rsidR="00BA785C" w:rsidRPr="00BC5D51" w14:paraId="0CAE6AF2" w14:textId="77777777" w:rsidTr="00A47B9B">
        <w:trPr>
          <w:trHeight w:val="404"/>
        </w:trPr>
        <w:tc>
          <w:tcPr>
            <w:tcW w:w="1710" w:type="dxa"/>
          </w:tcPr>
          <w:p w14:paraId="0CAE6AF0" w14:textId="77777777" w:rsidR="00BA785C" w:rsidRPr="00BC5D51" w:rsidRDefault="00BA785C" w:rsidP="00A577CF">
            <w:pPr>
              <w:spacing w:after="0" w:line="240" w:lineRule="auto"/>
              <w:jc w:val="left"/>
            </w:pPr>
            <w:r w:rsidRPr="00BC5D51">
              <w:t>Interacting with:</w:t>
            </w:r>
          </w:p>
        </w:tc>
        <w:tc>
          <w:tcPr>
            <w:tcW w:w="7380" w:type="dxa"/>
          </w:tcPr>
          <w:p w14:paraId="0CAE6AF1" w14:textId="77777777" w:rsidR="00BA785C" w:rsidRPr="00BC5D51" w:rsidRDefault="00BA785C" w:rsidP="00A577CF">
            <w:pPr>
              <w:spacing w:after="0" w:line="240" w:lineRule="auto"/>
              <w:jc w:val="left"/>
            </w:pPr>
            <w:r w:rsidRPr="00BC5D51">
              <w:t>ClickSchedule</w:t>
            </w:r>
          </w:p>
        </w:tc>
      </w:tr>
      <w:tr w:rsidR="00BA785C" w:rsidRPr="00BC5D51" w14:paraId="0CAE6AF5" w14:textId="77777777" w:rsidTr="00A47B9B">
        <w:trPr>
          <w:trHeight w:val="404"/>
        </w:trPr>
        <w:tc>
          <w:tcPr>
            <w:tcW w:w="1710" w:type="dxa"/>
          </w:tcPr>
          <w:p w14:paraId="0CAE6AF3" w14:textId="77777777" w:rsidR="00BA785C" w:rsidRPr="00BC5D51" w:rsidRDefault="00BA785C" w:rsidP="00A577CF">
            <w:pPr>
              <w:spacing w:after="0" w:line="240" w:lineRule="auto"/>
              <w:jc w:val="left"/>
            </w:pPr>
            <w:r w:rsidRPr="00BC5D51">
              <w:t>Description</w:t>
            </w:r>
          </w:p>
        </w:tc>
        <w:tc>
          <w:tcPr>
            <w:tcW w:w="7380" w:type="dxa"/>
          </w:tcPr>
          <w:p w14:paraId="0CAE6AF4" w14:textId="64C66FC3" w:rsidR="00BA785C" w:rsidRPr="00BC5D51" w:rsidRDefault="00374F53" w:rsidP="00725419">
            <w:pPr>
              <w:spacing w:after="0" w:line="240" w:lineRule="auto"/>
              <w:jc w:val="left"/>
            </w:pPr>
            <w:r>
              <w:t xml:space="preserve">Cancel all the future </w:t>
            </w:r>
            <w:r w:rsidR="00725419">
              <w:t xml:space="preserve">tasks </w:t>
            </w:r>
            <w:r>
              <w:t>related to this job</w:t>
            </w:r>
            <w:r w:rsidR="00725419">
              <w:t>,</w:t>
            </w:r>
            <w:r>
              <w:t xml:space="preserve"> using the </w:t>
            </w:r>
            <w:r w:rsidR="00D01A1B">
              <w:t>SIEBEL</w:t>
            </w:r>
            <w:r w:rsidR="00725419">
              <w:t xml:space="preserve"> </w:t>
            </w:r>
            <w:r>
              <w:t>Job ID to search for the</w:t>
            </w:r>
            <w:r w:rsidR="00725419">
              <w:t>m</w:t>
            </w:r>
            <w:r>
              <w:t xml:space="preserve">. </w:t>
            </w:r>
            <w:r w:rsidR="00725419">
              <w:t xml:space="preserve">The </w:t>
            </w:r>
            <w:r>
              <w:t xml:space="preserve">CSC </w:t>
            </w:r>
            <w:r w:rsidR="00725419">
              <w:t xml:space="preserve">Agent </w:t>
            </w:r>
            <w:r>
              <w:t>will use the FSE job debrief</w:t>
            </w:r>
            <w:r w:rsidR="00725419">
              <w:t>s</w:t>
            </w:r>
            <w:r>
              <w:t xml:space="preserve"> to submit any necessary follow-up jobs required into the schedule</w:t>
            </w:r>
            <w:r w:rsidR="008E1902">
              <w:t>, though that is outside the scope of this activity</w:t>
            </w:r>
          </w:p>
        </w:tc>
      </w:tr>
      <w:tr w:rsidR="00BA785C" w:rsidRPr="00BC5D51" w14:paraId="0CAE6AF8" w14:textId="77777777" w:rsidTr="00A47B9B">
        <w:tc>
          <w:tcPr>
            <w:tcW w:w="1710" w:type="dxa"/>
          </w:tcPr>
          <w:p w14:paraId="0CAE6AF6" w14:textId="77777777" w:rsidR="00BA785C" w:rsidRPr="00BC5D51" w:rsidRDefault="00BA785C" w:rsidP="00A577CF">
            <w:pPr>
              <w:spacing w:after="0" w:line="240" w:lineRule="auto"/>
              <w:jc w:val="left"/>
            </w:pPr>
            <w:r w:rsidRPr="00BC5D51">
              <w:t>Task Status</w:t>
            </w:r>
          </w:p>
        </w:tc>
        <w:tc>
          <w:tcPr>
            <w:tcW w:w="7380" w:type="dxa"/>
          </w:tcPr>
          <w:p w14:paraId="0CAE6AF7" w14:textId="77777777" w:rsidR="00BA785C" w:rsidRPr="00BC5D51" w:rsidRDefault="00E37FA1" w:rsidP="008E1902">
            <w:pPr>
              <w:spacing w:after="0" w:line="240" w:lineRule="auto"/>
              <w:jc w:val="left"/>
            </w:pPr>
            <w:r>
              <w:t>Cancelled</w:t>
            </w:r>
            <w:r w:rsidR="00725419">
              <w:t xml:space="preserve"> </w:t>
            </w:r>
            <w:r w:rsidR="008E1902">
              <w:t>(for all identified future tasks)</w:t>
            </w:r>
          </w:p>
        </w:tc>
      </w:tr>
    </w:tbl>
    <w:p w14:paraId="0CAE6AF9" w14:textId="77777777" w:rsidR="00BA785C" w:rsidRPr="00BC5D51" w:rsidRDefault="00BA785C" w:rsidP="00A577CF">
      <w:pPr>
        <w:spacing w:after="0" w:line="240" w:lineRule="auto"/>
        <w:jc w:val="left"/>
        <w:rPr>
          <w:b/>
        </w:rPr>
      </w:pPr>
    </w:p>
    <w:p w14:paraId="0CAE6AFA" w14:textId="77777777" w:rsidR="00BA785C" w:rsidRPr="00BC5D51" w:rsidRDefault="00BA785C" w:rsidP="00A577CF">
      <w:pPr>
        <w:spacing w:after="0" w:line="240" w:lineRule="auto"/>
        <w:jc w:val="left"/>
        <w:rPr>
          <w:b/>
        </w:rPr>
      </w:pPr>
      <w:r w:rsidRPr="00BC5D51">
        <w:rPr>
          <w:b/>
        </w:rPr>
        <w:br w:type="page"/>
      </w:r>
    </w:p>
    <w:p w14:paraId="0CAE6AFB" w14:textId="77777777" w:rsidR="00BA785C" w:rsidRPr="00BC5D51" w:rsidRDefault="00BA785C" w:rsidP="00A577CF">
      <w:pPr>
        <w:pStyle w:val="Heading3"/>
      </w:pPr>
      <w:bookmarkStart w:id="4227" w:name="_Toc425500330"/>
      <w:r w:rsidRPr="00BC5D51">
        <w:lastRenderedPageBreak/>
        <w:t>Business Scenario 10 – Update Job Details</w:t>
      </w:r>
      <w:bookmarkEnd w:id="4227"/>
    </w:p>
    <w:p w14:paraId="0CAE6AFC" w14:textId="77777777" w:rsidR="00BA785C" w:rsidRPr="00BC5D51" w:rsidRDefault="00BA785C" w:rsidP="00A577CF">
      <w:pPr>
        <w:spacing w:after="0" w:line="240" w:lineRule="auto"/>
        <w:jc w:val="left"/>
      </w:pPr>
    </w:p>
    <w:p w14:paraId="0CAE6AFD" w14:textId="77777777" w:rsidR="00BA785C" w:rsidRPr="00BC5D51" w:rsidRDefault="00BA785C" w:rsidP="00A577CF">
      <w:pPr>
        <w:spacing w:after="0" w:line="240" w:lineRule="auto"/>
        <w:jc w:val="left"/>
      </w:pPr>
      <w:commentRangeStart w:id="4228"/>
      <w:r w:rsidRPr="00BC5D51">
        <w:rPr>
          <w:noProof/>
          <w:lang w:val="en-US"/>
        </w:rPr>
        <w:drawing>
          <wp:inline distT="0" distB="0" distL="0" distR="0" wp14:anchorId="0CAE76B5" wp14:editId="0CAE76B6">
            <wp:extent cx="5810250" cy="4210050"/>
            <wp:effectExtent l="19050" t="19050" r="19050" b="190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11062" cy="4210639"/>
                    </a:xfrm>
                    <a:prstGeom prst="rect">
                      <a:avLst/>
                    </a:prstGeom>
                    <a:ln w="6350">
                      <a:solidFill>
                        <a:schemeClr val="tx1"/>
                      </a:solidFill>
                    </a:ln>
                  </pic:spPr>
                </pic:pic>
              </a:graphicData>
            </a:graphic>
          </wp:inline>
        </w:drawing>
      </w:r>
      <w:commentRangeEnd w:id="4228"/>
      <w:r w:rsidR="00B70648">
        <w:rPr>
          <w:rStyle w:val="CommentReference"/>
        </w:rPr>
        <w:commentReference w:id="4228"/>
      </w:r>
    </w:p>
    <w:p w14:paraId="0CAE6AFE" w14:textId="77777777" w:rsidR="00BA785C" w:rsidRPr="00BC5D51" w:rsidRDefault="00BA785C" w:rsidP="00A577CF">
      <w:pPr>
        <w:spacing w:after="0" w:line="240" w:lineRule="auto"/>
        <w:jc w:val="left"/>
        <w:rPr>
          <w:b/>
        </w:rPr>
      </w:pPr>
    </w:p>
    <w:p w14:paraId="0CAE6AFF" w14:textId="77777777" w:rsidR="00BA785C" w:rsidRPr="00BC5D51" w:rsidRDefault="00BA785C" w:rsidP="00A577CF">
      <w:pPr>
        <w:pStyle w:val="Heading4"/>
      </w:pPr>
      <w:r w:rsidRPr="00BC5D51">
        <w:t>Activity: Update Job Details</w:t>
      </w:r>
    </w:p>
    <w:p w14:paraId="0CAE6B00"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B03" w14:textId="77777777" w:rsidTr="00A47B9B">
        <w:trPr>
          <w:tblHeader/>
        </w:trPr>
        <w:tc>
          <w:tcPr>
            <w:tcW w:w="1710" w:type="dxa"/>
            <w:shd w:val="clear" w:color="auto" w:fill="1F497D" w:themeFill="text2"/>
          </w:tcPr>
          <w:p w14:paraId="0CAE6B01"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B02"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Update Job Details</w:t>
            </w:r>
          </w:p>
        </w:tc>
      </w:tr>
      <w:tr w:rsidR="00BA785C" w:rsidRPr="00BC5D51" w14:paraId="0CAE6B06" w14:textId="77777777" w:rsidTr="00A47B9B">
        <w:tc>
          <w:tcPr>
            <w:tcW w:w="1710" w:type="dxa"/>
          </w:tcPr>
          <w:p w14:paraId="0CAE6B04" w14:textId="77777777" w:rsidR="00BA785C" w:rsidRPr="00BC5D51" w:rsidRDefault="00BA785C" w:rsidP="00A577CF">
            <w:pPr>
              <w:spacing w:after="0" w:line="240" w:lineRule="auto"/>
              <w:jc w:val="left"/>
            </w:pPr>
            <w:r w:rsidRPr="00BC5D51">
              <w:t>Action taken by:</w:t>
            </w:r>
          </w:p>
        </w:tc>
        <w:tc>
          <w:tcPr>
            <w:tcW w:w="7380" w:type="dxa"/>
          </w:tcPr>
          <w:p w14:paraId="0CAE6B05" w14:textId="77777777" w:rsidR="00BA785C" w:rsidRPr="00BC5D51" w:rsidRDefault="00BA785C" w:rsidP="00783ECD">
            <w:pPr>
              <w:tabs>
                <w:tab w:val="left" w:pos="1333"/>
              </w:tabs>
              <w:spacing w:after="0" w:line="240" w:lineRule="auto"/>
              <w:jc w:val="left"/>
            </w:pPr>
            <w:r w:rsidRPr="00BC5D51">
              <w:t>CSC</w:t>
            </w:r>
            <w:r w:rsidR="00783ECD">
              <w:t xml:space="preserve"> Agent</w:t>
            </w:r>
          </w:p>
        </w:tc>
      </w:tr>
      <w:tr w:rsidR="00BA785C" w:rsidRPr="00BC5D51" w14:paraId="0CAE6B09" w14:textId="77777777" w:rsidTr="00A47B9B">
        <w:trPr>
          <w:trHeight w:val="404"/>
        </w:trPr>
        <w:tc>
          <w:tcPr>
            <w:tcW w:w="1710" w:type="dxa"/>
          </w:tcPr>
          <w:p w14:paraId="0CAE6B07" w14:textId="77777777" w:rsidR="00BA785C" w:rsidRPr="00BC5D51" w:rsidRDefault="00BA785C" w:rsidP="00A577CF">
            <w:pPr>
              <w:spacing w:after="0" w:line="240" w:lineRule="auto"/>
              <w:jc w:val="left"/>
            </w:pPr>
            <w:r w:rsidRPr="00BC5D51">
              <w:t>Interacting with:</w:t>
            </w:r>
          </w:p>
        </w:tc>
        <w:tc>
          <w:tcPr>
            <w:tcW w:w="7380" w:type="dxa"/>
          </w:tcPr>
          <w:p w14:paraId="0CAE6B08" w14:textId="77777777" w:rsidR="00BA785C" w:rsidRPr="00BC5D51" w:rsidRDefault="00BA785C" w:rsidP="00A577CF">
            <w:pPr>
              <w:spacing w:after="0" w:line="240" w:lineRule="auto"/>
              <w:jc w:val="left"/>
            </w:pPr>
            <w:r w:rsidRPr="00BC5D51">
              <w:t>GE Tools</w:t>
            </w:r>
          </w:p>
        </w:tc>
      </w:tr>
      <w:tr w:rsidR="00BA785C" w:rsidRPr="00BC5D51" w14:paraId="0CAE6B0C" w14:textId="77777777" w:rsidTr="00A47B9B">
        <w:trPr>
          <w:trHeight w:val="404"/>
        </w:trPr>
        <w:tc>
          <w:tcPr>
            <w:tcW w:w="1710" w:type="dxa"/>
          </w:tcPr>
          <w:p w14:paraId="0CAE6B0A" w14:textId="77777777" w:rsidR="00BA785C" w:rsidRPr="00BC5D51" w:rsidRDefault="00BA785C" w:rsidP="00A577CF">
            <w:pPr>
              <w:spacing w:after="0" w:line="240" w:lineRule="auto"/>
              <w:jc w:val="left"/>
            </w:pPr>
            <w:r w:rsidRPr="00BC5D51">
              <w:t>Description</w:t>
            </w:r>
          </w:p>
        </w:tc>
        <w:tc>
          <w:tcPr>
            <w:tcW w:w="7380" w:type="dxa"/>
          </w:tcPr>
          <w:p w14:paraId="0CAE6B0B" w14:textId="7A5389A5" w:rsidR="00BA785C" w:rsidRPr="00BC5D51" w:rsidRDefault="00783ECD" w:rsidP="00783ECD">
            <w:pPr>
              <w:spacing w:after="0" w:line="240" w:lineRule="auto"/>
              <w:jc w:val="left"/>
            </w:pPr>
            <w:r>
              <w:t>The CSC Agent u</w:t>
            </w:r>
            <w:r w:rsidRPr="00BC5D51">
              <w:t>pdate</w:t>
            </w:r>
            <w:r>
              <w:t>s various details associated with the</w:t>
            </w:r>
            <w:r w:rsidRPr="00BC5D51">
              <w:t xml:space="preserve"> </w:t>
            </w:r>
            <w:r w:rsidR="00BA785C" w:rsidRPr="00BC5D51">
              <w:t xml:space="preserve">Job. Fields that </w:t>
            </w:r>
            <w:r>
              <w:t xml:space="preserve">can </w:t>
            </w:r>
            <w:r w:rsidR="00BA785C" w:rsidRPr="00BC5D51">
              <w:t xml:space="preserve">be modified </w:t>
            </w:r>
            <w:r>
              <w:t>include the</w:t>
            </w:r>
            <w:r w:rsidR="00BA785C" w:rsidRPr="00BC5D51">
              <w:t xml:space="preserve"> Job Comment</w:t>
            </w:r>
            <w:r>
              <w:t xml:space="preserve"> and</w:t>
            </w:r>
            <w:r w:rsidR="00BA785C" w:rsidRPr="00BC5D51">
              <w:t xml:space="preserve"> Safety Assessment.</w:t>
            </w:r>
            <w:r>
              <w:t xml:space="preserve"> </w:t>
            </w:r>
            <w:r w:rsidRPr="00783ECD">
              <w:rPr>
                <w:i/>
              </w:rPr>
              <w:t xml:space="preserve">GE </w:t>
            </w:r>
            <w:r w:rsidR="00D01A1B">
              <w:rPr>
                <w:i/>
              </w:rPr>
              <w:t>SIEBEL</w:t>
            </w:r>
            <w:r w:rsidRPr="00783ECD">
              <w:rPr>
                <w:i/>
              </w:rPr>
              <w:t xml:space="preserve"> </w:t>
            </w:r>
            <w:r w:rsidR="00DD52C6" w:rsidRPr="00783ECD">
              <w:rPr>
                <w:i/>
              </w:rPr>
              <w:t>provides</w:t>
            </w:r>
            <w:r w:rsidRPr="00783ECD">
              <w:rPr>
                <w:i/>
              </w:rPr>
              <w:t xml:space="preserve"> an exhaustive list </w:t>
            </w:r>
            <w:r>
              <w:rPr>
                <w:i/>
              </w:rPr>
              <w:t xml:space="preserve">to ClickSoftware </w:t>
            </w:r>
            <w:r w:rsidRPr="00783ECD">
              <w:rPr>
                <w:i/>
              </w:rPr>
              <w:t>during the Design stage of the implementation</w:t>
            </w:r>
            <w:r>
              <w:t>.</w:t>
            </w:r>
          </w:p>
        </w:tc>
      </w:tr>
      <w:tr w:rsidR="00BA785C" w:rsidRPr="00BC5D51" w14:paraId="0CAE6B0F" w14:textId="77777777" w:rsidTr="00A47B9B">
        <w:tc>
          <w:tcPr>
            <w:tcW w:w="1710" w:type="dxa"/>
          </w:tcPr>
          <w:p w14:paraId="0CAE6B0D" w14:textId="77777777" w:rsidR="00BA785C" w:rsidRPr="00BC5D51" w:rsidRDefault="00BA785C" w:rsidP="00A577CF">
            <w:pPr>
              <w:spacing w:after="0" w:line="240" w:lineRule="auto"/>
              <w:jc w:val="left"/>
            </w:pPr>
            <w:r w:rsidRPr="00BC5D51">
              <w:t>Task Status</w:t>
            </w:r>
          </w:p>
        </w:tc>
        <w:tc>
          <w:tcPr>
            <w:tcW w:w="7380" w:type="dxa"/>
          </w:tcPr>
          <w:p w14:paraId="0CAE6B0E" w14:textId="77777777" w:rsidR="00BA785C" w:rsidRPr="00BC5D51" w:rsidRDefault="00BA785C" w:rsidP="00A577CF">
            <w:pPr>
              <w:spacing w:after="0" w:line="240" w:lineRule="auto"/>
              <w:jc w:val="left"/>
            </w:pPr>
            <w:r w:rsidRPr="00BC5D51">
              <w:t>N</w:t>
            </w:r>
            <w:r w:rsidR="008A0F9E">
              <w:t>/</w:t>
            </w:r>
            <w:r w:rsidRPr="00BC5D51">
              <w:t>A</w:t>
            </w:r>
          </w:p>
        </w:tc>
      </w:tr>
    </w:tbl>
    <w:p w14:paraId="0CAE6B10" w14:textId="77777777" w:rsidR="00BA785C" w:rsidRPr="00BC5D51" w:rsidRDefault="00BA785C" w:rsidP="00A577CF">
      <w:pPr>
        <w:spacing w:after="0" w:line="240" w:lineRule="auto"/>
        <w:jc w:val="left"/>
        <w:rPr>
          <w:b/>
        </w:rPr>
      </w:pPr>
    </w:p>
    <w:p w14:paraId="0CAE6B11" w14:textId="77777777" w:rsidR="00BA785C" w:rsidRPr="00BC5D51" w:rsidRDefault="00BA785C" w:rsidP="00A577CF">
      <w:pPr>
        <w:pStyle w:val="Heading4"/>
      </w:pPr>
      <w:r w:rsidRPr="00BC5D51">
        <w:t>Activity: Send Job Updates to ClickSoftware</w:t>
      </w:r>
    </w:p>
    <w:p w14:paraId="0CAE6B12"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B15" w14:textId="77777777" w:rsidTr="00A47B9B">
        <w:trPr>
          <w:tblHeader/>
        </w:trPr>
        <w:tc>
          <w:tcPr>
            <w:tcW w:w="1710" w:type="dxa"/>
            <w:shd w:val="clear" w:color="auto" w:fill="1F497D" w:themeFill="text2"/>
          </w:tcPr>
          <w:p w14:paraId="0CAE6B13"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B14"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Send Job Updates to ClickSoftware</w:t>
            </w:r>
          </w:p>
        </w:tc>
      </w:tr>
      <w:tr w:rsidR="00BA785C" w:rsidRPr="00BC5D51" w14:paraId="0CAE6B18" w14:textId="77777777" w:rsidTr="00A47B9B">
        <w:tc>
          <w:tcPr>
            <w:tcW w:w="1710" w:type="dxa"/>
          </w:tcPr>
          <w:p w14:paraId="0CAE6B16" w14:textId="77777777" w:rsidR="00BA785C" w:rsidRPr="00BC5D51" w:rsidRDefault="00BA785C" w:rsidP="00A577CF">
            <w:pPr>
              <w:spacing w:after="0" w:line="240" w:lineRule="auto"/>
              <w:jc w:val="left"/>
            </w:pPr>
            <w:r w:rsidRPr="00BC5D51">
              <w:t>Action taken by:</w:t>
            </w:r>
          </w:p>
        </w:tc>
        <w:tc>
          <w:tcPr>
            <w:tcW w:w="7380" w:type="dxa"/>
          </w:tcPr>
          <w:p w14:paraId="0CAE6B17" w14:textId="77777777" w:rsidR="00BA785C" w:rsidRPr="00BC5D51" w:rsidRDefault="00BA785C" w:rsidP="00A577CF">
            <w:pPr>
              <w:spacing w:after="0" w:line="240" w:lineRule="auto"/>
              <w:jc w:val="left"/>
            </w:pPr>
            <w:r w:rsidRPr="00BC5D51">
              <w:t>CSC</w:t>
            </w:r>
            <w:r w:rsidR="00783ECD">
              <w:t xml:space="preserve"> Agent</w:t>
            </w:r>
          </w:p>
        </w:tc>
      </w:tr>
      <w:tr w:rsidR="00BA785C" w:rsidRPr="00BC5D51" w14:paraId="0CAE6B1B" w14:textId="77777777" w:rsidTr="00A47B9B">
        <w:trPr>
          <w:trHeight w:val="404"/>
        </w:trPr>
        <w:tc>
          <w:tcPr>
            <w:tcW w:w="1710" w:type="dxa"/>
          </w:tcPr>
          <w:p w14:paraId="0CAE6B19" w14:textId="77777777" w:rsidR="00BA785C" w:rsidRPr="00BC5D51" w:rsidRDefault="00BA785C" w:rsidP="00A577CF">
            <w:pPr>
              <w:spacing w:after="0" w:line="240" w:lineRule="auto"/>
              <w:jc w:val="left"/>
            </w:pPr>
            <w:r w:rsidRPr="00BC5D51">
              <w:t>Interacting with:</w:t>
            </w:r>
          </w:p>
        </w:tc>
        <w:tc>
          <w:tcPr>
            <w:tcW w:w="7380" w:type="dxa"/>
          </w:tcPr>
          <w:p w14:paraId="0CAE6B1A" w14:textId="77777777" w:rsidR="00BA785C" w:rsidRPr="00BC5D51" w:rsidRDefault="00BA785C" w:rsidP="00A577CF">
            <w:pPr>
              <w:spacing w:after="0" w:line="240" w:lineRule="auto"/>
              <w:jc w:val="left"/>
            </w:pPr>
            <w:r w:rsidRPr="00BC5D51">
              <w:t>Manual Macro</w:t>
            </w:r>
          </w:p>
        </w:tc>
      </w:tr>
      <w:tr w:rsidR="00BA785C" w:rsidRPr="00BC5D51" w14:paraId="0CAE6B1E" w14:textId="77777777" w:rsidTr="00A47B9B">
        <w:trPr>
          <w:trHeight w:val="404"/>
        </w:trPr>
        <w:tc>
          <w:tcPr>
            <w:tcW w:w="1710" w:type="dxa"/>
          </w:tcPr>
          <w:p w14:paraId="0CAE6B1C" w14:textId="77777777" w:rsidR="00BA785C" w:rsidRPr="00BC5D51" w:rsidRDefault="00BA785C" w:rsidP="00A577CF">
            <w:pPr>
              <w:spacing w:after="0" w:line="240" w:lineRule="auto"/>
              <w:jc w:val="left"/>
            </w:pPr>
            <w:r w:rsidRPr="00BC5D51">
              <w:t>Description</w:t>
            </w:r>
          </w:p>
        </w:tc>
        <w:tc>
          <w:tcPr>
            <w:tcW w:w="7380" w:type="dxa"/>
          </w:tcPr>
          <w:p w14:paraId="0CAE6B1D" w14:textId="77777777" w:rsidR="00BA785C" w:rsidRPr="00BC5D51" w:rsidRDefault="00783ECD" w:rsidP="00783ECD">
            <w:pPr>
              <w:spacing w:after="0" w:line="240" w:lineRule="auto"/>
              <w:jc w:val="left"/>
            </w:pPr>
            <w:r>
              <w:t>The CSC Agent triggers the s</w:t>
            </w:r>
            <w:r w:rsidR="00BA785C" w:rsidRPr="00BC5D51">
              <w:t>end</w:t>
            </w:r>
            <w:r>
              <w:t>ing of the</w:t>
            </w:r>
            <w:r w:rsidR="00BA785C" w:rsidRPr="00BC5D51">
              <w:t xml:space="preserve"> Job </w:t>
            </w:r>
            <w:r>
              <w:t>u</w:t>
            </w:r>
            <w:r w:rsidR="00BA785C" w:rsidRPr="00BC5D51">
              <w:t>pdates to ClickSoftware.</w:t>
            </w:r>
          </w:p>
        </w:tc>
      </w:tr>
      <w:tr w:rsidR="00BA785C" w:rsidRPr="00BC5D51" w14:paraId="0CAE6B21" w14:textId="77777777" w:rsidTr="00A47B9B">
        <w:tc>
          <w:tcPr>
            <w:tcW w:w="1710" w:type="dxa"/>
          </w:tcPr>
          <w:p w14:paraId="0CAE6B1F" w14:textId="77777777" w:rsidR="00BA785C" w:rsidRPr="00BC5D51" w:rsidRDefault="00BA785C" w:rsidP="00A577CF">
            <w:pPr>
              <w:spacing w:after="0" w:line="240" w:lineRule="auto"/>
              <w:jc w:val="left"/>
            </w:pPr>
            <w:r w:rsidRPr="00BC5D51">
              <w:t>Task Status</w:t>
            </w:r>
          </w:p>
        </w:tc>
        <w:tc>
          <w:tcPr>
            <w:tcW w:w="7380" w:type="dxa"/>
          </w:tcPr>
          <w:p w14:paraId="0CAE6B20" w14:textId="77777777" w:rsidR="00BA785C" w:rsidRPr="00BC5D51" w:rsidRDefault="00BA785C" w:rsidP="00A577CF">
            <w:pPr>
              <w:spacing w:after="0" w:line="240" w:lineRule="auto"/>
              <w:jc w:val="left"/>
            </w:pPr>
            <w:r w:rsidRPr="00BC5D51">
              <w:t>N</w:t>
            </w:r>
            <w:r w:rsidR="008A0F9E">
              <w:t>/</w:t>
            </w:r>
            <w:r w:rsidRPr="00BC5D51">
              <w:t>A</w:t>
            </w:r>
          </w:p>
        </w:tc>
      </w:tr>
    </w:tbl>
    <w:p w14:paraId="0CAE6B22" w14:textId="77777777" w:rsidR="00BA785C" w:rsidRDefault="00BA785C" w:rsidP="00A577CF">
      <w:pPr>
        <w:spacing w:after="0" w:line="240" w:lineRule="auto"/>
        <w:jc w:val="left"/>
        <w:rPr>
          <w:b/>
        </w:rPr>
      </w:pPr>
    </w:p>
    <w:p w14:paraId="0CAE6B23" w14:textId="77777777" w:rsidR="00BA785C" w:rsidRDefault="00BA785C" w:rsidP="00A577CF">
      <w:pPr>
        <w:spacing w:after="0" w:line="240" w:lineRule="auto"/>
        <w:jc w:val="left"/>
        <w:rPr>
          <w:b/>
        </w:rPr>
      </w:pPr>
    </w:p>
    <w:p w14:paraId="0CAE6B24" w14:textId="77777777" w:rsidR="00BA785C" w:rsidRPr="00BC5D51" w:rsidRDefault="00BA785C" w:rsidP="00A577CF">
      <w:pPr>
        <w:spacing w:after="0" w:line="240" w:lineRule="auto"/>
        <w:jc w:val="left"/>
        <w:rPr>
          <w:b/>
        </w:rPr>
      </w:pPr>
    </w:p>
    <w:p w14:paraId="0CAE6B25" w14:textId="77777777" w:rsidR="00BA785C" w:rsidRPr="00BC5D51" w:rsidRDefault="00BA785C" w:rsidP="00A577CF">
      <w:pPr>
        <w:pStyle w:val="Heading4"/>
      </w:pPr>
      <w:r w:rsidRPr="00BC5D51">
        <w:lastRenderedPageBreak/>
        <w:t>Activity: Update the Fields of all Future Activities for the same Job</w:t>
      </w:r>
    </w:p>
    <w:p w14:paraId="0CAE6B26"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B29" w14:textId="77777777" w:rsidTr="00A47B9B">
        <w:trPr>
          <w:tblHeader/>
        </w:trPr>
        <w:tc>
          <w:tcPr>
            <w:tcW w:w="1710" w:type="dxa"/>
            <w:shd w:val="clear" w:color="auto" w:fill="1F497D" w:themeFill="text2"/>
          </w:tcPr>
          <w:p w14:paraId="0CAE6B27"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B28"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Update the Fields of all Future Activities for the same Job</w:t>
            </w:r>
          </w:p>
        </w:tc>
      </w:tr>
      <w:tr w:rsidR="00BA785C" w:rsidRPr="00BC5D51" w14:paraId="0CAE6B2C" w14:textId="77777777" w:rsidTr="00A47B9B">
        <w:tc>
          <w:tcPr>
            <w:tcW w:w="1710" w:type="dxa"/>
          </w:tcPr>
          <w:p w14:paraId="0CAE6B2A" w14:textId="77777777" w:rsidR="00BA785C" w:rsidRPr="00BC5D51" w:rsidRDefault="00BA785C" w:rsidP="00A577CF">
            <w:pPr>
              <w:spacing w:after="0" w:line="240" w:lineRule="auto"/>
              <w:jc w:val="left"/>
            </w:pPr>
            <w:r w:rsidRPr="00BC5D51">
              <w:t>Action taken by:</w:t>
            </w:r>
          </w:p>
        </w:tc>
        <w:tc>
          <w:tcPr>
            <w:tcW w:w="7380" w:type="dxa"/>
          </w:tcPr>
          <w:p w14:paraId="0CAE6B2B" w14:textId="77777777" w:rsidR="00BA785C" w:rsidRPr="00BC5D51" w:rsidRDefault="00BA785C" w:rsidP="00A577CF">
            <w:pPr>
              <w:spacing w:after="0" w:line="240" w:lineRule="auto"/>
              <w:jc w:val="left"/>
            </w:pPr>
            <w:r w:rsidRPr="00BC5D51">
              <w:t>Automatic</w:t>
            </w:r>
          </w:p>
        </w:tc>
      </w:tr>
      <w:tr w:rsidR="00BA785C" w:rsidRPr="00BC5D51" w14:paraId="0CAE6B2F" w14:textId="77777777" w:rsidTr="00A47B9B">
        <w:trPr>
          <w:trHeight w:val="404"/>
        </w:trPr>
        <w:tc>
          <w:tcPr>
            <w:tcW w:w="1710" w:type="dxa"/>
          </w:tcPr>
          <w:p w14:paraId="0CAE6B2D" w14:textId="77777777" w:rsidR="00BA785C" w:rsidRPr="00BC5D51" w:rsidRDefault="00BA785C" w:rsidP="00A577CF">
            <w:pPr>
              <w:spacing w:after="0" w:line="240" w:lineRule="auto"/>
              <w:jc w:val="left"/>
            </w:pPr>
            <w:r w:rsidRPr="00BC5D51">
              <w:t>Interacting with:</w:t>
            </w:r>
          </w:p>
        </w:tc>
        <w:tc>
          <w:tcPr>
            <w:tcW w:w="7380" w:type="dxa"/>
          </w:tcPr>
          <w:p w14:paraId="0CAE6B2E" w14:textId="77777777" w:rsidR="00BA785C" w:rsidRPr="00BC5D51" w:rsidRDefault="00BA785C" w:rsidP="00A577CF">
            <w:pPr>
              <w:spacing w:after="0" w:line="240" w:lineRule="auto"/>
              <w:jc w:val="left"/>
            </w:pPr>
            <w:r w:rsidRPr="00BC5D51">
              <w:t>ClickSchedule</w:t>
            </w:r>
          </w:p>
        </w:tc>
      </w:tr>
      <w:tr w:rsidR="00BA785C" w:rsidRPr="00BC5D51" w14:paraId="0CAE6B32" w14:textId="77777777" w:rsidTr="00A47B9B">
        <w:trPr>
          <w:trHeight w:val="404"/>
        </w:trPr>
        <w:tc>
          <w:tcPr>
            <w:tcW w:w="1710" w:type="dxa"/>
          </w:tcPr>
          <w:p w14:paraId="0CAE6B30" w14:textId="77777777" w:rsidR="00BA785C" w:rsidRPr="00BC5D51" w:rsidRDefault="00BA785C" w:rsidP="00A577CF">
            <w:pPr>
              <w:spacing w:after="0" w:line="240" w:lineRule="auto"/>
              <w:jc w:val="left"/>
            </w:pPr>
            <w:r w:rsidRPr="00BC5D51">
              <w:t>Description</w:t>
            </w:r>
          </w:p>
        </w:tc>
        <w:tc>
          <w:tcPr>
            <w:tcW w:w="7380" w:type="dxa"/>
          </w:tcPr>
          <w:p w14:paraId="0CAE6B31" w14:textId="71D471CE" w:rsidR="00BA785C" w:rsidRPr="00BC5D51" w:rsidRDefault="00783ECD" w:rsidP="00783ECD">
            <w:pPr>
              <w:spacing w:after="0" w:line="240" w:lineRule="auto"/>
              <w:jc w:val="left"/>
            </w:pPr>
            <w:r>
              <w:t xml:space="preserve">On receipt of a system message including the </w:t>
            </w:r>
            <w:r w:rsidR="00D01A1B">
              <w:t>SIEBEL</w:t>
            </w:r>
            <w:r>
              <w:t xml:space="preserve"> Job ID and the properties to be updated, ClickSchedule identifies </w:t>
            </w:r>
            <w:r w:rsidR="00BA785C" w:rsidRPr="00BC5D51">
              <w:t xml:space="preserve">all future activities </w:t>
            </w:r>
            <w:r>
              <w:t xml:space="preserve">(tasks) </w:t>
            </w:r>
            <w:r w:rsidR="00BA785C" w:rsidRPr="00BC5D51">
              <w:t xml:space="preserve">related to </w:t>
            </w:r>
            <w:r w:rsidR="00E37FA1">
              <w:t>the</w:t>
            </w:r>
            <w:r w:rsidR="00E37FA1" w:rsidRPr="00BC5D51">
              <w:t xml:space="preserve"> </w:t>
            </w:r>
            <w:r w:rsidR="00BA785C" w:rsidRPr="00BC5D51">
              <w:t>job and update</w:t>
            </w:r>
            <w:r>
              <w:t>s</w:t>
            </w:r>
            <w:r w:rsidR="00BA785C" w:rsidRPr="00BC5D51">
              <w:t xml:space="preserve"> all </w:t>
            </w:r>
            <w:r>
              <w:t>required properties to the given values</w:t>
            </w:r>
            <w:r w:rsidR="00BA785C" w:rsidRPr="00BC5D51">
              <w:t>.</w:t>
            </w:r>
            <w:r>
              <w:t xml:space="preserve"> Note that it is not appropriate to attempt to update the task status property since there are specific restrictions on which transitions are supported/allowed.</w:t>
            </w:r>
          </w:p>
        </w:tc>
      </w:tr>
      <w:tr w:rsidR="00BA785C" w:rsidRPr="00BC5D51" w14:paraId="0CAE6B35" w14:textId="77777777" w:rsidTr="00A47B9B">
        <w:tc>
          <w:tcPr>
            <w:tcW w:w="1710" w:type="dxa"/>
          </w:tcPr>
          <w:p w14:paraId="0CAE6B33" w14:textId="77777777" w:rsidR="00BA785C" w:rsidRPr="00BC5D51" w:rsidRDefault="00BA785C" w:rsidP="00A577CF">
            <w:pPr>
              <w:spacing w:after="0" w:line="240" w:lineRule="auto"/>
              <w:jc w:val="left"/>
            </w:pPr>
            <w:r w:rsidRPr="00BC5D51">
              <w:t>Task Status</w:t>
            </w:r>
          </w:p>
        </w:tc>
        <w:tc>
          <w:tcPr>
            <w:tcW w:w="7380" w:type="dxa"/>
          </w:tcPr>
          <w:p w14:paraId="0CAE6B34" w14:textId="77777777" w:rsidR="00BA785C" w:rsidRPr="00BC5D51" w:rsidRDefault="00BA785C" w:rsidP="00783ECD">
            <w:pPr>
              <w:spacing w:after="0" w:line="240" w:lineRule="auto"/>
              <w:jc w:val="left"/>
            </w:pPr>
            <w:r w:rsidRPr="00BC5D51">
              <w:t>Can be in any valid Status</w:t>
            </w:r>
            <w:r w:rsidR="00783ECD">
              <w:t>. If an impacted task has already been dispatched then an update is sent to the mobile device.</w:t>
            </w:r>
          </w:p>
        </w:tc>
      </w:tr>
    </w:tbl>
    <w:p w14:paraId="0CAE6B36" w14:textId="77777777" w:rsidR="00BA785C" w:rsidRPr="00BC5D51" w:rsidRDefault="00BA785C" w:rsidP="00A577CF">
      <w:pPr>
        <w:spacing w:after="0" w:line="240" w:lineRule="auto"/>
        <w:jc w:val="left"/>
        <w:rPr>
          <w:b/>
        </w:rPr>
      </w:pPr>
    </w:p>
    <w:p w14:paraId="0CAE6B37" w14:textId="77777777" w:rsidR="00BA785C" w:rsidRPr="00BC5D51" w:rsidRDefault="00BA785C" w:rsidP="00A577CF">
      <w:pPr>
        <w:pStyle w:val="Heading4"/>
      </w:pPr>
      <w:r w:rsidRPr="00BC5D51">
        <w:t>Activity: FSE Notified on the Mobile</w:t>
      </w:r>
    </w:p>
    <w:p w14:paraId="0CAE6B38" w14:textId="77777777" w:rsidR="00BA785C" w:rsidRPr="00BC5D51" w:rsidRDefault="00BA785C" w:rsidP="00A577CF">
      <w:pPr>
        <w:spacing w:after="0" w:line="240" w:lineRule="auto"/>
        <w:jc w:val="left"/>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BA785C" w:rsidRPr="00BC5D51" w14:paraId="0CAE6B3B" w14:textId="77777777" w:rsidTr="00A47B9B">
        <w:trPr>
          <w:tblHeader/>
        </w:trPr>
        <w:tc>
          <w:tcPr>
            <w:tcW w:w="1710" w:type="dxa"/>
            <w:shd w:val="clear" w:color="auto" w:fill="1F497D" w:themeFill="text2"/>
          </w:tcPr>
          <w:p w14:paraId="0CAE6B39"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Activity Name:</w:t>
            </w:r>
          </w:p>
        </w:tc>
        <w:tc>
          <w:tcPr>
            <w:tcW w:w="7380" w:type="dxa"/>
            <w:shd w:val="clear" w:color="auto" w:fill="1F497D" w:themeFill="text2"/>
          </w:tcPr>
          <w:p w14:paraId="0CAE6B3A" w14:textId="77777777" w:rsidR="00BA785C" w:rsidRPr="002A4E19" w:rsidRDefault="00BA785C" w:rsidP="00A577CF">
            <w:pPr>
              <w:spacing w:after="0" w:line="240" w:lineRule="auto"/>
              <w:jc w:val="left"/>
              <w:rPr>
                <w:b/>
                <w:color w:val="FFFFFF" w:themeColor="background1"/>
              </w:rPr>
            </w:pPr>
            <w:r w:rsidRPr="002A4E19">
              <w:rPr>
                <w:b/>
                <w:color w:val="FFFFFF" w:themeColor="background1"/>
              </w:rPr>
              <w:t>FSE Notified on the Mobile</w:t>
            </w:r>
          </w:p>
        </w:tc>
      </w:tr>
      <w:tr w:rsidR="00BA785C" w:rsidRPr="00BC5D51" w14:paraId="0CAE6B3E" w14:textId="77777777" w:rsidTr="00A47B9B">
        <w:tc>
          <w:tcPr>
            <w:tcW w:w="1710" w:type="dxa"/>
          </w:tcPr>
          <w:p w14:paraId="0CAE6B3C" w14:textId="77777777" w:rsidR="00BA785C" w:rsidRPr="00BC5D51" w:rsidRDefault="00BA785C" w:rsidP="00A577CF">
            <w:pPr>
              <w:spacing w:after="0" w:line="240" w:lineRule="auto"/>
              <w:jc w:val="left"/>
            </w:pPr>
            <w:r w:rsidRPr="00BC5D51">
              <w:t>Action taken by:</w:t>
            </w:r>
          </w:p>
        </w:tc>
        <w:tc>
          <w:tcPr>
            <w:tcW w:w="7380" w:type="dxa"/>
          </w:tcPr>
          <w:p w14:paraId="0CAE6B3D" w14:textId="77777777" w:rsidR="00BA785C" w:rsidRPr="00BC5D51" w:rsidRDefault="00BA785C" w:rsidP="00A577CF">
            <w:pPr>
              <w:spacing w:after="0" w:line="240" w:lineRule="auto"/>
              <w:jc w:val="left"/>
            </w:pPr>
            <w:r w:rsidRPr="00BC5D51">
              <w:t>Automatic</w:t>
            </w:r>
          </w:p>
        </w:tc>
      </w:tr>
      <w:tr w:rsidR="00BA785C" w:rsidRPr="00BC5D51" w14:paraId="0CAE6B41" w14:textId="77777777" w:rsidTr="00A47B9B">
        <w:trPr>
          <w:trHeight w:val="404"/>
        </w:trPr>
        <w:tc>
          <w:tcPr>
            <w:tcW w:w="1710" w:type="dxa"/>
          </w:tcPr>
          <w:p w14:paraId="0CAE6B3F" w14:textId="77777777" w:rsidR="00BA785C" w:rsidRPr="00BC5D51" w:rsidRDefault="00BA785C" w:rsidP="00A577CF">
            <w:pPr>
              <w:spacing w:after="0" w:line="240" w:lineRule="auto"/>
              <w:jc w:val="left"/>
            </w:pPr>
            <w:r w:rsidRPr="00BC5D51">
              <w:t>Interacting with:</w:t>
            </w:r>
          </w:p>
        </w:tc>
        <w:tc>
          <w:tcPr>
            <w:tcW w:w="7380" w:type="dxa"/>
          </w:tcPr>
          <w:p w14:paraId="0CAE6B40" w14:textId="77777777" w:rsidR="00BA785C" w:rsidRPr="00BC5D51" w:rsidRDefault="00BA785C" w:rsidP="00A577CF">
            <w:pPr>
              <w:spacing w:after="0" w:line="240" w:lineRule="auto"/>
              <w:jc w:val="left"/>
            </w:pPr>
            <w:r w:rsidRPr="00BC5D51">
              <w:t>ClickMobile</w:t>
            </w:r>
          </w:p>
        </w:tc>
      </w:tr>
      <w:tr w:rsidR="00BA785C" w:rsidRPr="00BC5D51" w14:paraId="0CAE6B44" w14:textId="77777777" w:rsidTr="00A47B9B">
        <w:trPr>
          <w:trHeight w:val="404"/>
        </w:trPr>
        <w:tc>
          <w:tcPr>
            <w:tcW w:w="1710" w:type="dxa"/>
          </w:tcPr>
          <w:p w14:paraId="0CAE6B42" w14:textId="77777777" w:rsidR="00BA785C" w:rsidRPr="00BC5D51" w:rsidRDefault="00BA785C" w:rsidP="00A577CF">
            <w:pPr>
              <w:spacing w:after="0" w:line="240" w:lineRule="auto"/>
              <w:jc w:val="left"/>
            </w:pPr>
            <w:r w:rsidRPr="00BC5D51">
              <w:t>Description</w:t>
            </w:r>
          </w:p>
        </w:tc>
        <w:tc>
          <w:tcPr>
            <w:tcW w:w="7380" w:type="dxa"/>
          </w:tcPr>
          <w:p w14:paraId="0CAE6B43" w14:textId="3975D495" w:rsidR="00BA785C" w:rsidRPr="00BC5D51" w:rsidRDefault="00783ECD" w:rsidP="00783ECD">
            <w:pPr>
              <w:spacing w:after="0" w:line="240" w:lineRule="auto"/>
              <w:jc w:val="left"/>
            </w:pPr>
            <w:r>
              <w:t xml:space="preserve">The </w:t>
            </w:r>
            <w:r w:rsidR="00BA785C" w:rsidRPr="00BC5D51">
              <w:t xml:space="preserve">FSE is sent alerts to </w:t>
            </w:r>
            <w:r>
              <w:t xml:space="preserve">warn them that the impacted task(s) </w:t>
            </w:r>
            <w:r w:rsidR="00BA785C" w:rsidRPr="00BC5D51">
              <w:t xml:space="preserve">have been updated </w:t>
            </w:r>
            <w:r>
              <w:t>on</w:t>
            </w:r>
            <w:r w:rsidRPr="00BC5D51">
              <w:t xml:space="preserve"> </w:t>
            </w:r>
            <w:r w:rsidR="00BA785C" w:rsidRPr="00BC5D51">
              <w:t>his mobile device.</w:t>
            </w:r>
            <w:r>
              <w:t xml:space="preserve"> If the FSE has an impacted task open at this time they must close and re-open it, potentially having to discard pending updates (which will have to be re-entered).</w:t>
            </w:r>
          </w:p>
        </w:tc>
      </w:tr>
      <w:tr w:rsidR="00BA785C" w:rsidRPr="00BC5D51" w14:paraId="0CAE6B47" w14:textId="77777777" w:rsidTr="00A47B9B">
        <w:tc>
          <w:tcPr>
            <w:tcW w:w="1710" w:type="dxa"/>
          </w:tcPr>
          <w:p w14:paraId="0CAE6B45" w14:textId="77777777" w:rsidR="00BA785C" w:rsidRPr="00BC5D51" w:rsidRDefault="00BA785C" w:rsidP="00A577CF">
            <w:pPr>
              <w:spacing w:after="0" w:line="240" w:lineRule="auto"/>
              <w:jc w:val="left"/>
            </w:pPr>
            <w:r w:rsidRPr="00BC5D51">
              <w:t>Task Status</w:t>
            </w:r>
          </w:p>
        </w:tc>
        <w:tc>
          <w:tcPr>
            <w:tcW w:w="7380" w:type="dxa"/>
          </w:tcPr>
          <w:p w14:paraId="0CAE6B46" w14:textId="77777777" w:rsidR="00BA785C" w:rsidRPr="00BC5D51" w:rsidRDefault="00783ECD" w:rsidP="003F711D">
            <w:pPr>
              <w:spacing w:after="0" w:line="240" w:lineRule="auto"/>
              <w:jc w:val="left"/>
            </w:pPr>
            <w:r>
              <w:t xml:space="preserve">Any </w:t>
            </w:r>
            <w:r w:rsidR="003F711D">
              <w:t>scheduled s</w:t>
            </w:r>
            <w:r>
              <w:t>tatus at or after Assigned.</w:t>
            </w:r>
          </w:p>
        </w:tc>
      </w:tr>
    </w:tbl>
    <w:p w14:paraId="0CAE6B48" w14:textId="77777777" w:rsidR="00BA785C" w:rsidRPr="00BC5D51" w:rsidRDefault="00BA785C" w:rsidP="00A577CF">
      <w:pPr>
        <w:spacing w:after="0" w:line="240" w:lineRule="auto"/>
        <w:jc w:val="left"/>
        <w:rPr>
          <w:b/>
        </w:rPr>
      </w:pPr>
    </w:p>
    <w:p w14:paraId="0CAE6B49" w14:textId="77777777" w:rsidR="001679FF" w:rsidRDefault="001679FF">
      <w:pPr>
        <w:spacing w:after="0" w:line="240" w:lineRule="auto"/>
        <w:jc w:val="left"/>
        <w:rPr>
          <w:ins w:id="4229" w:author="Mahesh Venumbaka" w:date="2015-07-23T16:18:00Z"/>
        </w:rPr>
      </w:pPr>
      <w:r>
        <w:br w:type="page"/>
      </w:r>
    </w:p>
    <w:p w14:paraId="753BA6A7" w14:textId="0CC02062" w:rsidR="0011158F" w:rsidRPr="00BC5D51" w:rsidRDefault="0011158F" w:rsidP="0011158F">
      <w:pPr>
        <w:pStyle w:val="Heading3"/>
        <w:rPr>
          <w:ins w:id="4230" w:author="Mahesh Venumbaka" w:date="2015-07-23T16:18:00Z"/>
        </w:rPr>
      </w:pPr>
      <w:bookmarkStart w:id="4231" w:name="_Toc425500331"/>
      <w:ins w:id="4232" w:author="Mahesh Venumbaka" w:date="2015-07-23T16:18:00Z">
        <w:r w:rsidRPr="00BC5D51">
          <w:lastRenderedPageBreak/>
          <w:t>Business Scenario 1</w:t>
        </w:r>
      </w:ins>
      <w:ins w:id="4233" w:author="Mahesh Venumbaka" w:date="2015-07-23T16:29:00Z">
        <w:r w:rsidR="000672A0">
          <w:t>1</w:t>
        </w:r>
      </w:ins>
      <w:ins w:id="4234" w:author="Mahesh Venumbaka" w:date="2015-07-24T11:17:00Z">
        <w:r w:rsidR="00133E23">
          <w:t>.0</w:t>
        </w:r>
      </w:ins>
      <w:ins w:id="4235" w:author="Mahesh Venumbaka" w:date="2015-07-23T16:18:00Z">
        <w:r w:rsidRPr="00BC5D51">
          <w:t xml:space="preserve"> – </w:t>
        </w:r>
      </w:ins>
      <w:ins w:id="4236" w:author="Mahesh Venumbaka" w:date="2015-07-23T16:19:00Z">
        <w:r>
          <w:t>Part Pick Up Scenario</w:t>
        </w:r>
      </w:ins>
      <w:bookmarkEnd w:id="4231"/>
    </w:p>
    <w:p w14:paraId="71E70EE6" w14:textId="77777777" w:rsidR="0011158F" w:rsidRDefault="0011158F">
      <w:pPr>
        <w:spacing w:after="0" w:line="240" w:lineRule="auto"/>
        <w:jc w:val="left"/>
        <w:rPr>
          <w:ins w:id="4237" w:author="Mahesh Venumbaka" w:date="2015-07-23T16:18:00Z"/>
        </w:rPr>
      </w:pPr>
    </w:p>
    <w:p w14:paraId="2103C35E" w14:textId="0940A802" w:rsidR="0011158F" w:rsidRPr="00BC5D51" w:rsidRDefault="0011158F" w:rsidP="0011158F">
      <w:pPr>
        <w:pStyle w:val="Heading4"/>
        <w:rPr>
          <w:ins w:id="4238" w:author="Mahesh Venumbaka" w:date="2015-07-23T16:18:00Z"/>
        </w:rPr>
      </w:pPr>
      <w:ins w:id="4239" w:author="Mahesh Venumbaka" w:date="2015-07-23T16:18:00Z">
        <w:r w:rsidRPr="00BC5D51">
          <w:t xml:space="preserve">Activity: </w:t>
        </w:r>
      </w:ins>
      <w:ins w:id="4240" w:author="Mahesh Venumbaka" w:date="2015-07-23T16:19:00Z">
        <w:r>
          <w:t>Part Pick Up Process</w:t>
        </w:r>
      </w:ins>
    </w:p>
    <w:p w14:paraId="286AB801" w14:textId="77777777" w:rsidR="0011158F" w:rsidRPr="00BC5D51" w:rsidRDefault="0011158F" w:rsidP="0011158F">
      <w:pPr>
        <w:spacing w:after="0" w:line="240" w:lineRule="auto"/>
        <w:jc w:val="left"/>
        <w:rPr>
          <w:ins w:id="4241" w:author="Mahesh Venumbaka" w:date="2015-07-23T16:18: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11158F" w:rsidRPr="00BC5D51" w14:paraId="56A11DFD" w14:textId="77777777" w:rsidTr="00E86878">
        <w:trPr>
          <w:tblHeader/>
          <w:ins w:id="4242" w:author="Mahesh Venumbaka" w:date="2015-07-23T16:18:00Z"/>
        </w:trPr>
        <w:tc>
          <w:tcPr>
            <w:tcW w:w="1710" w:type="dxa"/>
            <w:shd w:val="clear" w:color="auto" w:fill="1F497D" w:themeFill="text2"/>
          </w:tcPr>
          <w:p w14:paraId="2121C373" w14:textId="77777777" w:rsidR="0011158F" w:rsidRPr="002A4E19" w:rsidRDefault="0011158F" w:rsidP="00E86878">
            <w:pPr>
              <w:spacing w:after="0" w:line="240" w:lineRule="auto"/>
              <w:jc w:val="left"/>
              <w:rPr>
                <w:ins w:id="4243" w:author="Mahesh Venumbaka" w:date="2015-07-23T16:18:00Z"/>
                <w:b/>
                <w:color w:val="FFFFFF" w:themeColor="background1"/>
              </w:rPr>
            </w:pPr>
            <w:ins w:id="4244" w:author="Mahesh Venumbaka" w:date="2015-07-23T16:18:00Z">
              <w:r w:rsidRPr="002A4E19">
                <w:rPr>
                  <w:b/>
                  <w:color w:val="FFFFFF" w:themeColor="background1"/>
                </w:rPr>
                <w:t>Activity Name:</w:t>
              </w:r>
            </w:ins>
          </w:p>
        </w:tc>
        <w:tc>
          <w:tcPr>
            <w:tcW w:w="7380" w:type="dxa"/>
            <w:shd w:val="clear" w:color="auto" w:fill="1F497D" w:themeFill="text2"/>
          </w:tcPr>
          <w:p w14:paraId="2753D863" w14:textId="77777777" w:rsidR="0011158F" w:rsidRPr="002A4E19" w:rsidRDefault="0011158F" w:rsidP="00E86878">
            <w:pPr>
              <w:spacing w:after="0" w:line="240" w:lineRule="auto"/>
              <w:jc w:val="left"/>
              <w:rPr>
                <w:ins w:id="4245" w:author="Mahesh Venumbaka" w:date="2015-07-23T16:18:00Z"/>
                <w:b/>
                <w:color w:val="FFFFFF" w:themeColor="background1"/>
              </w:rPr>
            </w:pPr>
            <w:ins w:id="4246" w:author="Mahesh Venumbaka" w:date="2015-07-23T16:18:00Z">
              <w:r w:rsidRPr="002A4E19">
                <w:rPr>
                  <w:b/>
                  <w:color w:val="FFFFFF" w:themeColor="background1"/>
                </w:rPr>
                <w:t>FSE Notified on the Mobile</w:t>
              </w:r>
            </w:ins>
          </w:p>
        </w:tc>
      </w:tr>
      <w:tr w:rsidR="0011158F" w:rsidRPr="00BC5D51" w14:paraId="3528E836" w14:textId="77777777" w:rsidTr="00E86878">
        <w:trPr>
          <w:ins w:id="4247" w:author="Mahesh Venumbaka" w:date="2015-07-23T16:18:00Z"/>
        </w:trPr>
        <w:tc>
          <w:tcPr>
            <w:tcW w:w="1710" w:type="dxa"/>
          </w:tcPr>
          <w:p w14:paraId="7E084C72" w14:textId="77777777" w:rsidR="0011158F" w:rsidRPr="00BC5D51" w:rsidRDefault="0011158F" w:rsidP="00E86878">
            <w:pPr>
              <w:spacing w:after="0" w:line="240" w:lineRule="auto"/>
              <w:jc w:val="left"/>
              <w:rPr>
                <w:ins w:id="4248" w:author="Mahesh Venumbaka" w:date="2015-07-23T16:18:00Z"/>
              </w:rPr>
            </w:pPr>
            <w:ins w:id="4249" w:author="Mahesh Venumbaka" w:date="2015-07-23T16:18:00Z">
              <w:r w:rsidRPr="00BC5D51">
                <w:t>Action taken by:</w:t>
              </w:r>
            </w:ins>
          </w:p>
        </w:tc>
        <w:tc>
          <w:tcPr>
            <w:tcW w:w="7380" w:type="dxa"/>
          </w:tcPr>
          <w:p w14:paraId="1F69B3F1" w14:textId="356B66A0" w:rsidR="0011158F" w:rsidRPr="00BC5D51" w:rsidRDefault="0011158F" w:rsidP="00E86878">
            <w:pPr>
              <w:spacing w:after="0" w:line="240" w:lineRule="auto"/>
              <w:jc w:val="left"/>
              <w:rPr>
                <w:ins w:id="4250" w:author="Mahesh Venumbaka" w:date="2015-07-23T16:18:00Z"/>
              </w:rPr>
            </w:pPr>
            <w:ins w:id="4251" w:author="Mahesh Venumbaka" w:date="2015-07-23T16:19:00Z">
              <w:r>
                <w:t>CSC</w:t>
              </w:r>
            </w:ins>
          </w:p>
        </w:tc>
      </w:tr>
      <w:tr w:rsidR="0011158F" w:rsidRPr="00BC5D51" w14:paraId="72E7979B" w14:textId="77777777" w:rsidTr="00E86878">
        <w:trPr>
          <w:trHeight w:val="404"/>
          <w:ins w:id="4252" w:author="Mahesh Venumbaka" w:date="2015-07-23T16:18:00Z"/>
        </w:trPr>
        <w:tc>
          <w:tcPr>
            <w:tcW w:w="1710" w:type="dxa"/>
          </w:tcPr>
          <w:p w14:paraId="7D613A47" w14:textId="77777777" w:rsidR="0011158F" w:rsidRPr="00BC5D51" w:rsidRDefault="0011158F" w:rsidP="00E86878">
            <w:pPr>
              <w:spacing w:after="0" w:line="240" w:lineRule="auto"/>
              <w:jc w:val="left"/>
              <w:rPr>
                <w:ins w:id="4253" w:author="Mahesh Venumbaka" w:date="2015-07-23T16:18:00Z"/>
              </w:rPr>
            </w:pPr>
            <w:ins w:id="4254" w:author="Mahesh Venumbaka" w:date="2015-07-23T16:18:00Z">
              <w:r w:rsidRPr="00BC5D51">
                <w:t>Interacting with:</w:t>
              </w:r>
            </w:ins>
          </w:p>
        </w:tc>
        <w:tc>
          <w:tcPr>
            <w:tcW w:w="7380" w:type="dxa"/>
          </w:tcPr>
          <w:p w14:paraId="1605ADC2" w14:textId="6BDDDBBF" w:rsidR="0011158F" w:rsidRPr="00BC5D51" w:rsidRDefault="0011158F" w:rsidP="0011158F">
            <w:pPr>
              <w:spacing w:after="0" w:line="240" w:lineRule="auto"/>
              <w:jc w:val="left"/>
              <w:rPr>
                <w:ins w:id="4255" w:author="Mahesh Venumbaka" w:date="2015-07-23T16:18:00Z"/>
              </w:rPr>
            </w:pPr>
            <w:ins w:id="4256" w:author="Mahesh Venumbaka" w:date="2015-07-23T16:19:00Z">
              <w:r>
                <w:t>Siebel, SDT Booking Tool</w:t>
              </w:r>
            </w:ins>
          </w:p>
        </w:tc>
      </w:tr>
      <w:tr w:rsidR="0011158F" w:rsidRPr="00BC5D51" w14:paraId="38C7427F" w14:textId="77777777" w:rsidTr="00E86878">
        <w:trPr>
          <w:trHeight w:val="404"/>
          <w:ins w:id="4257" w:author="Mahesh Venumbaka" w:date="2015-07-23T16:18:00Z"/>
        </w:trPr>
        <w:tc>
          <w:tcPr>
            <w:tcW w:w="1710" w:type="dxa"/>
          </w:tcPr>
          <w:p w14:paraId="39B014FD" w14:textId="77777777" w:rsidR="0011158F" w:rsidRPr="00BC5D51" w:rsidRDefault="0011158F" w:rsidP="00E86878">
            <w:pPr>
              <w:spacing w:after="0" w:line="240" w:lineRule="auto"/>
              <w:jc w:val="left"/>
              <w:rPr>
                <w:ins w:id="4258" w:author="Mahesh Venumbaka" w:date="2015-07-23T16:18:00Z"/>
              </w:rPr>
            </w:pPr>
            <w:ins w:id="4259" w:author="Mahesh Venumbaka" w:date="2015-07-23T16:18:00Z">
              <w:r w:rsidRPr="00BC5D51">
                <w:t>Description</w:t>
              </w:r>
            </w:ins>
          </w:p>
        </w:tc>
        <w:tc>
          <w:tcPr>
            <w:tcW w:w="7380" w:type="dxa"/>
          </w:tcPr>
          <w:p w14:paraId="6632EF0A" w14:textId="0A51D983" w:rsidR="0011158F" w:rsidRDefault="0011158F" w:rsidP="00334A7F">
            <w:pPr>
              <w:pStyle w:val="ListParagraph"/>
              <w:numPr>
                <w:ilvl w:val="0"/>
                <w:numId w:val="97"/>
              </w:numPr>
              <w:spacing w:after="0" w:line="240" w:lineRule="auto"/>
              <w:jc w:val="left"/>
              <w:rPr>
                <w:ins w:id="4260" w:author="Mahesh Venumbaka" w:date="2015-07-23T16:20:00Z"/>
              </w:rPr>
            </w:pPr>
            <w:ins w:id="4261" w:author="Mahesh Venumbaka" w:date="2015-07-23T16:20:00Z">
              <w:r>
                <w:t>OLE recommends Part for fulfilling a SR.</w:t>
              </w:r>
            </w:ins>
          </w:p>
          <w:p w14:paraId="01121B16" w14:textId="77777777" w:rsidR="0011158F" w:rsidRDefault="0011158F" w:rsidP="00334A7F">
            <w:pPr>
              <w:pStyle w:val="ListParagraph"/>
              <w:numPr>
                <w:ilvl w:val="0"/>
                <w:numId w:val="97"/>
              </w:numPr>
              <w:spacing w:after="0" w:line="240" w:lineRule="auto"/>
              <w:jc w:val="left"/>
              <w:rPr>
                <w:ins w:id="4262" w:author="Mahesh Venumbaka" w:date="2015-07-23T16:20:00Z"/>
              </w:rPr>
            </w:pPr>
            <w:ins w:id="4263" w:author="Mahesh Venumbaka" w:date="2015-07-23T16:20:00Z">
              <w:r>
                <w:t>CSC Agent orders part through Siebel (and eventually fulfilled by Oracle GPRS Solution)</w:t>
              </w:r>
            </w:ins>
          </w:p>
          <w:p w14:paraId="3321F52B" w14:textId="1E4E7888" w:rsidR="0011158F" w:rsidRPr="00BC5D51" w:rsidRDefault="0011158F" w:rsidP="00334A7F">
            <w:pPr>
              <w:pStyle w:val="ListParagraph"/>
              <w:numPr>
                <w:ilvl w:val="0"/>
                <w:numId w:val="97"/>
              </w:numPr>
              <w:spacing w:after="0" w:line="240" w:lineRule="auto"/>
              <w:jc w:val="left"/>
              <w:rPr>
                <w:ins w:id="4264" w:author="Mahesh Venumbaka" w:date="2015-07-23T16:18:00Z"/>
              </w:rPr>
            </w:pPr>
            <w:ins w:id="4265" w:author="Mahesh Venumbaka" w:date="2015-07-23T16:20:00Z">
              <w:r>
                <w:t>Enter the Part details including Drop Box information in SDT Booking Tool(SDT booking adds a dependency task against the Primary task</w:t>
              </w:r>
            </w:ins>
            <w:ins w:id="4266" w:author="Mahesh Venumbaka" w:date="2015-07-24T17:53:00Z">
              <w:r w:rsidR="009E2D67">
                <w:t xml:space="preserve"> with Finish to Start dependency</w:t>
              </w:r>
            </w:ins>
            <w:ins w:id="4267" w:author="Mahesh Venumbaka" w:date="2015-07-23T16:20:00Z">
              <w:r>
                <w:t>)</w:t>
              </w:r>
            </w:ins>
          </w:p>
        </w:tc>
      </w:tr>
      <w:tr w:rsidR="0011158F" w:rsidRPr="00BC5D51" w14:paraId="7C6A3EEF" w14:textId="77777777" w:rsidTr="00E86878">
        <w:trPr>
          <w:ins w:id="4268" w:author="Mahesh Venumbaka" w:date="2015-07-23T16:18:00Z"/>
        </w:trPr>
        <w:tc>
          <w:tcPr>
            <w:tcW w:w="1710" w:type="dxa"/>
          </w:tcPr>
          <w:p w14:paraId="4F4ECDBD" w14:textId="77777777" w:rsidR="0011158F" w:rsidRPr="00BC5D51" w:rsidRDefault="0011158F" w:rsidP="00E86878">
            <w:pPr>
              <w:spacing w:after="0" w:line="240" w:lineRule="auto"/>
              <w:jc w:val="left"/>
              <w:rPr>
                <w:ins w:id="4269" w:author="Mahesh Venumbaka" w:date="2015-07-23T16:18:00Z"/>
              </w:rPr>
            </w:pPr>
            <w:ins w:id="4270" w:author="Mahesh Venumbaka" w:date="2015-07-23T16:18:00Z">
              <w:r w:rsidRPr="00BC5D51">
                <w:t>Task Status</w:t>
              </w:r>
            </w:ins>
          </w:p>
        </w:tc>
        <w:tc>
          <w:tcPr>
            <w:tcW w:w="7380" w:type="dxa"/>
          </w:tcPr>
          <w:p w14:paraId="1D37B011" w14:textId="2BBD687C" w:rsidR="0011158F" w:rsidRPr="00BC5D51" w:rsidRDefault="0011158F" w:rsidP="00E86878">
            <w:pPr>
              <w:spacing w:after="0" w:line="240" w:lineRule="auto"/>
              <w:jc w:val="left"/>
              <w:rPr>
                <w:ins w:id="4271" w:author="Mahesh Venumbaka" w:date="2015-07-23T16:18:00Z"/>
              </w:rPr>
            </w:pPr>
            <w:ins w:id="4272" w:author="Mahesh Venumbaka" w:date="2015-07-23T16:20:00Z">
              <w:r>
                <w:t>N/A</w:t>
              </w:r>
            </w:ins>
          </w:p>
        </w:tc>
      </w:tr>
    </w:tbl>
    <w:p w14:paraId="48336F1C" w14:textId="77777777" w:rsidR="0011158F" w:rsidRDefault="0011158F">
      <w:pPr>
        <w:spacing w:after="0" w:line="240" w:lineRule="auto"/>
        <w:jc w:val="left"/>
        <w:rPr>
          <w:ins w:id="4273" w:author="Mahesh Venumbaka" w:date="2015-07-23T16:21:00Z"/>
        </w:rPr>
      </w:pPr>
    </w:p>
    <w:p w14:paraId="6CFDAFAF" w14:textId="77777777" w:rsidR="0011158F" w:rsidRDefault="0011158F">
      <w:pPr>
        <w:spacing w:after="0" w:line="240" w:lineRule="auto"/>
        <w:jc w:val="left"/>
        <w:rPr>
          <w:ins w:id="4274" w:author="Mahesh Venumbaka" w:date="2015-07-23T16:21:00Z"/>
        </w:rPr>
      </w:pPr>
    </w:p>
    <w:p w14:paraId="21F5F14F" w14:textId="122ADDC5" w:rsidR="0011158F" w:rsidRPr="00BC5D51" w:rsidRDefault="0011158F" w:rsidP="00334A7F">
      <w:pPr>
        <w:pStyle w:val="Heading4"/>
        <w:numPr>
          <w:ilvl w:val="3"/>
          <w:numId w:val="84"/>
        </w:numPr>
        <w:rPr>
          <w:ins w:id="4275" w:author="Mahesh Venumbaka" w:date="2015-07-23T16:21:00Z"/>
        </w:rPr>
      </w:pPr>
      <w:ins w:id="4276" w:author="Mahesh Venumbaka" w:date="2015-07-23T16:21:00Z">
        <w:r w:rsidRPr="00BC5D51">
          <w:t xml:space="preserve">Activity: </w:t>
        </w:r>
        <w:r>
          <w:t xml:space="preserve">Part Pick Up Task </w:t>
        </w:r>
        <w:commentRangeStart w:id="4277"/>
        <w:r>
          <w:t>Scheduling</w:t>
        </w:r>
      </w:ins>
      <w:commentRangeEnd w:id="4277"/>
      <w:ins w:id="4278" w:author="Mahesh Venumbaka" w:date="2015-07-24T17:52:00Z">
        <w:r w:rsidR="004407A1">
          <w:rPr>
            <w:rStyle w:val="CommentReference"/>
            <w:rFonts w:asciiTheme="minorHAnsi" w:hAnsiTheme="minorHAnsi"/>
            <w:b w:val="0"/>
            <w:color w:val="404040" w:themeColor="text1" w:themeTint="BF"/>
          </w:rPr>
          <w:commentReference w:id="4277"/>
        </w:r>
      </w:ins>
    </w:p>
    <w:p w14:paraId="733733DF" w14:textId="77777777" w:rsidR="0011158F" w:rsidRPr="00BC5D51" w:rsidRDefault="0011158F" w:rsidP="0011158F">
      <w:pPr>
        <w:spacing w:after="0" w:line="240" w:lineRule="auto"/>
        <w:jc w:val="left"/>
        <w:rPr>
          <w:ins w:id="4279" w:author="Mahesh Venumbaka" w:date="2015-07-23T16:21:00Z"/>
        </w:rPr>
      </w:pPr>
    </w:p>
    <w:tbl>
      <w:tblPr>
        <w:tblW w:w="9090" w:type="dxa"/>
        <w:tblInd w:w="12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10"/>
        <w:gridCol w:w="7380"/>
      </w:tblGrid>
      <w:tr w:rsidR="0011158F" w:rsidRPr="00BC5D51" w14:paraId="45A1B502" w14:textId="77777777" w:rsidTr="00E86878">
        <w:trPr>
          <w:tblHeader/>
          <w:ins w:id="4280" w:author="Mahesh Venumbaka" w:date="2015-07-23T16:21:00Z"/>
        </w:trPr>
        <w:tc>
          <w:tcPr>
            <w:tcW w:w="1710" w:type="dxa"/>
            <w:shd w:val="clear" w:color="auto" w:fill="1F497D" w:themeFill="text2"/>
          </w:tcPr>
          <w:p w14:paraId="27CDD97D" w14:textId="77777777" w:rsidR="0011158F" w:rsidRPr="002A4E19" w:rsidRDefault="0011158F" w:rsidP="00E86878">
            <w:pPr>
              <w:spacing w:after="0" w:line="240" w:lineRule="auto"/>
              <w:jc w:val="left"/>
              <w:rPr>
                <w:ins w:id="4281" w:author="Mahesh Venumbaka" w:date="2015-07-23T16:21:00Z"/>
                <w:b/>
                <w:color w:val="FFFFFF" w:themeColor="background1"/>
              </w:rPr>
            </w:pPr>
            <w:ins w:id="4282" w:author="Mahesh Venumbaka" w:date="2015-07-23T16:21:00Z">
              <w:r w:rsidRPr="002A4E19">
                <w:rPr>
                  <w:b/>
                  <w:color w:val="FFFFFF" w:themeColor="background1"/>
                </w:rPr>
                <w:t>Activity Name:</w:t>
              </w:r>
            </w:ins>
          </w:p>
        </w:tc>
        <w:tc>
          <w:tcPr>
            <w:tcW w:w="7380" w:type="dxa"/>
            <w:shd w:val="clear" w:color="auto" w:fill="1F497D" w:themeFill="text2"/>
          </w:tcPr>
          <w:p w14:paraId="1F1D6468" w14:textId="77777777" w:rsidR="0011158F" w:rsidRPr="002A4E19" w:rsidRDefault="0011158F" w:rsidP="00E86878">
            <w:pPr>
              <w:spacing w:after="0" w:line="240" w:lineRule="auto"/>
              <w:jc w:val="left"/>
              <w:rPr>
                <w:ins w:id="4283" w:author="Mahesh Venumbaka" w:date="2015-07-23T16:21:00Z"/>
                <w:b/>
                <w:color w:val="FFFFFF" w:themeColor="background1"/>
              </w:rPr>
            </w:pPr>
            <w:ins w:id="4284" w:author="Mahesh Venumbaka" w:date="2015-07-23T16:21:00Z">
              <w:r w:rsidRPr="002A4E19">
                <w:rPr>
                  <w:b/>
                  <w:color w:val="FFFFFF" w:themeColor="background1"/>
                </w:rPr>
                <w:t>FSE Notified on the Mobile</w:t>
              </w:r>
            </w:ins>
          </w:p>
        </w:tc>
      </w:tr>
      <w:tr w:rsidR="0011158F" w:rsidRPr="00BC5D51" w14:paraId="40162E2B" w14:textId="77777777" w:rsidTr="00E86878">
        <w:trPr>
          <w:ins w:id="4285" w:author="Mahesh Venumbaka" w:date="2015-07-23T16:21:00Z"/>
        </w:trPr>
        <w:tc>
          <w:tcPr>
            <w:tcW w:w="1710" w:type="dxa"/>
          </w:tcPr>
          <w:p w14:paraId="67A9F5A6" w14:textId="77777777" w:rsidR="0011158F" w:rsidRPr="00BC5D51" w:rsidRDefault="0011158F" w:rsidP="00E86878">
            <w:pPr>
              <w:spacing w:after="0" w:line="240" w:lineRule="auto"/>
              <w:jc w:val="left"/>
              <w:rPr>
                <w:ins w:id="4286" w:author="Mahesh Venumbaka" w:date="2015-07-23T16:21:00Z"/>
              </w:rPr>
            </w:pPr>
            <w:ins w:id="4287" w:author="Mahesh Venumbaka" w:date="2015-07-23T16:21:00Z">
              <w:r w:rsidRPr="00BC5D51">
                <w:t>Action taken by:</w:t>
              </w:r>
            </w:ins>
          </w:p>
        </w:tc>
        <w:tc>
          <w:tcPr>
            <w:tcW w:w="7380" w:type="dxa"/>
          </w:tcPr>
          <w:p w14:paraId="7E41DF08" w14:textId="77777777" w:rsidR="0011158F" w:rsidRPr="00BC5D51" w:rsidRDefault="0011158F" w:rsidP="00E86878">
            <w:pPr>
              <w:spacing w:after="0" w:line="240" w:lineRule="auto"/>
              <w:jc w:val="left"/>
              <w:rPr>
                <w:ins w:id="4288" w:author="Mahesh Venumbaka" w:date="2015-07-23T16:21:00Z"/>
              </w:rPr>
            </w:pPr>
            <w:ins w:id="4289" w:author="Mahesh Venumbaka" w:date="2015-07-23T16:21:00Z">
              <w:r>
                <w:t>CSC</w:t>
              </w:r>
            </w:ins>
          </w:p>
        </w:tc>
      </w:tr>
      <w:tr w:rsidR="0011158F" w:rsidRPr="00BC5D51" w14:paraId="6AA35E8B" w14:textId="77777777" w:rsidTr="00E86878">
        <w:trPr>
          <w:trHeight w:val="404"/>
          <w:ins w:id="4290" w:author="Mahesh Venumbaka" w:date="2015-07-23T16:21:00Z"/>
        </w:trPr>
        <w:tc>
          <w:tcPr>
            <w:tcW w:w="1710" w:type="dxa"/>
          </w:tcPr>
          <w:p w14:paraId="2DF5EFA1" w14:textId="77777777" w:rsidR="0011158F" w:rsidRPr="00BC5D51" w:rsidRDefault="0011158F" w:rsidP="00E86878">
            <w:pPr>
              <w:spacing w:after="0" w:line="240" w:lineRule="auto"/>
              <w:jc w:val="left"/>
              <w:rPr>
                <w:ins w:id="4291" w:author="Mahesh Venumbaka" w:date="2015-07-23T16:21:00Z"/>
              </w:rPr>
            </w:pPr>
            <w:ins w:id="4292" w:author="Mahesh Venumbaka" w:date="2015-07-23T16:21:00Z">
              <w:r w:rsidRPr="00BC5D51">
                <w:t>Interacting with:</w:t>
              </w:r>
            </w:ins>
          </w:p>
        </w:tc>
        <w:tc>
          <w:tcPr>
            <w:tcW w:w="7380" w:type="dxa"/>
          </w:tcPr>
          <w:p w14:paraId="4EF6BC51" w14:textId="77777777" w:rsidR="0011158F" w:rsidRPr="00BC5D51" w:rsidRDefault="0011158F" w:rsidP="00E86878">
            <w:pPr>
              <w:spacing w:after="0" w:line="240" w:lineRule="auto"/>
              <w:jc w:val="left"/>
              <w:rPr>
                <w:ins w:id="4293" w:author="Mahesh Venumbaka" w:date="2015-07-23T16:21:00Z"/>
              </w:rPr>
            </w:pPr>
            <w:ins w:id="4294" w:author="Mahesh Venumbaka" w:date="2015-07-23T16:21:00Z">
              <w:r>
                <w:t>Siebel, SDT Booking Tool, Click Software</w:t>
              </w:r>
            </w:ins>
          </w:p>
        </w:tc>
      </w:tr>
      <w:tr w:rsidR="0011158F" w:rsidRPr="00BC5D51" w14:paraId="61FEF263" w14:textId="77777777" w:rsidTr="00E86878">
        <w:trPr>
          <w:trHeight w:val="404"/>
          <w:ins w:id="4295" w:author="Mahesh Venumbaka" w:date="2015-07-23T16:21:00Z"/>
        </w:trPr>
        <w:tc>
          <w:tcPr>
            <w:tcW w:w="1710" w:type="dxa"/>
          </w:tcPr>
          <w:p w14:paraId="186EE2A6" w14:textId="77777777" w:rsidR="0011158F" w:rsidRPr="00BC5D51" w:rsidRDefault="0011158F" w:rsidP="00E86878">
            <w:pPr>
              <w:spacing w:after="0" w:line="240" w:lineRule="auto"/>
              <w:jc w:val="left"/>
              <w:rPr>
                <w:ins w:id="4296" w:author="Mahesh Venumbaka" w:date="2015-07-23T16:21:00Z"/>
              </w:rPr>
            </w:pPr>
            <w:ins w:id="4297" w:author="Mahesh Venumbaka" w:date="2015-07-23T16:21:00Z">
              <w:r w:rsidRPr="00BC5D51">
                <w:t>Description</w:t>
              </w:r>
            </w:ins>
          </w:p>
        </w:tc>
        <w:tc>
          <w:tcPr>
            <w:tcW w:w="7380" w:type="dxa"/>
          </w:tcPr>
          <w:p w14:paraId="39441D35" w14:textId="77777777" w:rsidR="0011158F" w:rsidRDefault="0011158F" w:rsidP="00334A7F">
            <w:pPr>
              <w:pStyle w:val="ListParagraph"/>
              <w:numPr>
                <w:ilvl w:val="0"/>
                <w:numId w:val="96"/>
              </w:numPr>
              <w:spacing w:after="0" w:line="240" w:lineRule="auto"/>
              <w:jc w:val="left"/>
              <w:rPr>
                <w:ins w:id="4298" w:author="Mahesh Venumbaka" w:date="2015-07-23T16:21:00Z"/>
              </w:rPr>
            </w:pPr>
            <w:ins w:id="4299" w:author="Mahesh Venumbaka" w:date="2015-07-23T16:21:00Z">
              <w:r w:rsidRPr="0011158F">
                <w:t>CSC agent manually invokes Appointment Booking functionality</w:t>
              </w:r>
            </w:ins>
          </w:p>
          <w:p w14:paraId="0648A2CA" w14:textId="77777777" w:rsidR="0011158F" w:rsidRDefault="0011158F" w:rsidP="00334A7F">
            <w:pPr>
              <w:pStyle w:val="ListParagraph"/>
              <w:numPr>
                <w:ilvl w:val="0"/>
                <w:numId w:val="96"/>
              </w:numPr>
              <w:spacing w:after="0" w:line="240" w:lineRule="auto"/>
              <w:jc w:val="left"/>
              <w:rPr>
                <w:ins w:id="4300" w:author="Mahesh Venumbaka" w:date="2015-07-23T16:28:00Z"/>
              </w:rPr>
            </w:pPr>
            <w:ins w:id="4301" w:author="Mahesh Venumbaka" w:date="2015-07-23T16:21:00Z">
              <w:r w:rsidRPr="0011158F">
                <w:t>Click</w:t>
              </w:r>
              <w:r>
                <w:t xml:space="preserve"> Software</w:t>
              </w:r>
              <w:r w:rsidRPr="0011158F">
                <w:t xml:space="preserve"> </w:t>
              </w:r>
            </w:ins>
            <w:ins w:id="4302" w:author="Mahesh Venumbaka" w:date="2015-07-23T16:28:00Z">
              <w:r>
                <w:t>s</w:t>
              </w:r>
            </w:ins>
            <w:ins w:id="4303" w:author="Mahesh Venumbaka" w:date="2015-07-23T16:21:00Z">
              <w:r w:rsidRPr="0011158F">
                <w:t>ends suitable  appointment slots based on Field Engineer availability and parameters selected by the CSC agent in the SDT Booking - Appointment screen</w:t>
              </w:r>
            </w:ins>
          </w:p>
          <w:p w14:paraId="23934BC8" w14:textId="0B6805BB" w:rsidR="0011158F" w:rsidRDefault="0011158F" w:rsidP="00334A7F">
            <w:pPr>
              <w:pStyle w:val="ListParagraph"/>
              <w:numPr>
                <w:ilvl w:val="0"/>
                <w:numId w:val="96"/>
              </w:numPr>
              <w:spacing w:after="0" w:line="240" w:lineRule="auto"/>
              <w:jc w:val="left"/>
              <w:rPr>
                <w:ins w:id="4304" w:author="Mahesh Venumbaka" w:date="2015-07-23T16:28:00Z"/>
              </w:rPr>
            </w:pPr>
            <w:ins w:id="4305" w:author="Mahesh Venumbaka" w:date="2015-07-23T16:28:00Z">
              <w:r w:rsidRPr="0011158F">
                <w:t>CSC Agent selects the desired appointment slot</w:t>
              </w:r>
              <w:r>
                <w:t xml:space="preserve"> and click on create visit button in SDT Appointment Booking Tool</w:t>
              </w:r>
            </w:ins>
          </w:p>
          <w:p w14:paraId="670C6802" w14:textId="2200E2BB" w:rsidR="0011158F" w:rsidRPr="00BC5D51" w:rsidRDefault="0011158F" w:rsidP="00334A7F">
            <w:pPr>
              <w:pStyle w:val="ListParagraph"/>
              <w:numPr>
                <w:ilvl w:val="0"/>
                <w:numId w:val="96"/>
              </w:numPr>
              <w:spacing w:after="0" w:line="240" w:lineRule="auto"/>
              <w:jc w:val="left"/>
              <w:rPr>
                <w:ins w:id="4306" w:author="Mahesh Venumbaka" w:date="2015-07-23T16:21:00Z"/>
              </w:rPr>
            </w:pPr>
            <w:ins w:id="4307" w:author="Mahesh Venumbaka" w:date="2015-07-23T16:28:00Z">
              <w:r w:rsidRPr="0011158F">
                <w:t>2 Tasks created (Original task and Part Task) in ClickSchedule and from here the actions from Field Engineer would be similar as for job</w:t>
              </w:r>
            </w:ins>
            <w:ins w:id="4308" w:author="Mahesh Venumbaka" w:date="2015-07-23T16:29:00Z">
              <w:r w:rsidR="000672A0">
                <w:t xml:space="preserve"> mentioned at section 4.3.1</w:t>
              </w:r>
            </w:ins>
          </w:p>
        </w:tc>
      </w:tr>
      <w:tr w:rsidR="0011158F" w:rsidRPr="00BC5D51" w14:paraId="004026C7" w14:textId="77777777" w:rsidTr="00E86878">
        <w:trPr>
          <w:ins w:id="4309" w:author="Mahesh Venumbaka" w:date="2015-07-23T16:21:00Z"/>
        </w:trPr>
        <w:tc>
          <w:tcPr>
            <w:tcW w:w="1710" w:type="dxa"/>
          </w:tcPr>
          <w:p w14:paraId="0CA59BC1" w14:textId="64CEED14" w:rsidR="0011158F" w:rsidRPr="00BC5D51" w:rsidRDefault="0011158F" w:rsidP="00E86878">
            <w:pPr>
              <w:spacing w:after="0" w:line="240" w:lineRule="auto"/>
              <w:jc w:val="left"/>
              <w:rPr>
                <w:ins w:id="4310" w:author="Mahesh Venumbaka" w:date="2015-07-23T16:21:00Z"/>
              </w:rPr>
            </w:pPr>
            <w:ins w:id="4311" w:author="Mahesh Venumbaka" w:date="2015-07-23T16:21:00Z">
              <w:r w:rsidRPr="00BC5D51">
                <w:t>Task Status</w:t>
              </w:r>
            </w:ins>
          </w:p>
        </w:tc>
        <w:tc>
          <w:tcPr>
            <w:tcW w:w="7380" w:type="dxa"/>
          </w:tcPr>
          <w:p w14:paraId="48550225" w14:textId="77777777" w:rsidR="0011158F" w:rsidRPr="00BC5D51" w:rsidRDefault="0011158F" w:rsidP="00E86878">
            <w:pPr>
              <w:spacing w:after="0" w:line="240" w:lineRule="auto"/>
              <w:jc w:val="left"/>
              <w:rPr>
                <w:ins w:id="4312" w:author="Mahesh Venumbaka" w:date="2015-07-23T16:21:00Z"/>
              </w:rPr>
            </w:pPr>
            <w:ins w:id="4313" w:author="Mahesh Venumbaka" w:date="2015-07-23T16:21:00Z">
              <w:r>
                <w:t>N/A</w:t>
              </w:r>
            </w:ins>
          </w:p>
        </w:tc>
      </w:tr>
    </w:tbl>
    <w:p w14:paraId="5B49ABE2" w14:textId="77777777" w:rsidR="0011158F" w:rsidRDefault="0011158F">
      <w:pPr>
        <w:spacing w:after="0" w:line="240" w:lineRule="auto"/>
        <w:jc w:val="left"/>
        <w:rPr>
          <w:ins w:id="4314" w:author="Mahesh Venumbaka" w:date="2015-07-23T16:21:00Z"/>
        </w:rPr>
      </w:pPr>
    </w:p>
    <w:p w14:paraId="3453D8BD" w14:textId="77777777" w:rsidR="0011158F" w:rsidRDefault="0011158F">
      <w:pPr>
        <w:spacing w:after="0" w:line="240" w:lineRule="auto"/>
        <w:jc w:val="left"/>
        <w:rPr>
          <w:ins w:id="4315" w:author="Mahesh Venumbaka" w:date="2015-07-23T16:21:00Z"/>
        </w:rPr>
      </w:pPr>
    </w:p>
    <w:p w14:paraId="0FAEAA1F" w14:textId="77777777" w:rsidR="0011158F" w:rsidRDefault="0011158F">
      <w:pPr>
        <w:spacing w:after="0" w:line="240" w:lineRule="auto"/>
        <w:jc w:val="left"/>
        <w:rPr>
          <w:ins w:id="4316" w:author="Mahesh Venumbaka" w:date="2015-07-23T16:21:00Z"/>
        </w:rPr>
      </w:pPr>
    </w:p>
    <w:p w14:paraId="3AC12A79" w14:textId="77777777" w:rsidR="0011158F" w:rsidRDefault="0011158F">
      <w:pPr>
        <w:spacing w:after="0" w:line="240" w:lineRule="auto"/>
        <w:jc w:val="left"/>
        <w:rPr>
          <w:ins w:id="4317" w:author="Mahesh Venumbaka" w:date="2015-07-23T16:21:00Z"/>
        </w:rPr>
      </w:pPr>
    </w:p>
    <w:p w14:paraId="1F873B2D" w14:textId="77777777" w:rsidR="0011158F" w:rsidRDefault="0011158F">
      <w:pPr>
        <w:spacing w:after="0" w:line="240" w:lineRule="auto"/>
        <w:jc w:val="left"/>
        <w:rPr>
          <w:ins w:id="4318" w:author="Mahesh Venumbaka" w:date="2015-07-23T16:18:00Z"/>
        </w:rPr>
      </w:pPr>
    </w:p>
    <w:p w14:paraId="783A7230" w14:textId="77777777" w:rsidR="0011158F" w:rsidRDefault="0011158F">
      <w:pPr>
        <w:spacing w:after="0" w:line="240" w:lineRule="auto"/>
        <w:jc w:val="left"/>
      </w:pPr>
    </w:p>
    <w:p w14:paraId="0CAE6B4A" w14:textId="77777777" w:rsidR="001679FF" w:rsidRPr="001D70B7" w:rsidRDefault="001679FF" w:rsidP="001679FF">
      <w:pPr>
        <w:pStyle w:val="Heading3"/>
        <w:jc w:val="left"/>
        <w:rPr>
          <w:bCs/>
        </w:rPr>
      </w:pPr>
      <w:bookmarkStart w:id="4319" w:name="_Toc425500332"/>
      <w:r>
        <w:rPr>
          <w:bCs/>
        </w:rPr>
        <w:t xml:space="preserve">Business Scenario - </w:t>
      </w:r>
      <w:r w:rsidRPr="001D70B7">
        <w:rPr>
          <w:bCs/>
        </w:rPr>
        <w:t>Day Tasks</w:t>
      </w:r>
      <w:bookmarkEnd w:id="4319"/>
    </w:p>
    <w:p w14:paraId="0CAE6B4B" w14:textId="77777777" w:rsidR="001679FF" w:rsidRDefault="001679FF" w:rsidP="001679FF">
      <w:pPr>
        <w:jc w:val="left"/>
        <w:rPr>
          <w:color w:val="0F243E"/>
        </w:rPr>
      </w:pPr>
      <w:r w:rsidRPr="003E65B4">
        <w:t xml:space="preserve">Multi-day tasks </w:t>
      </w:r>
      <w:r>
        <w:t xml:space="preserve">(MDTs) </w:t>
      </w:r>
      <w:r w:rsidRPr="003E65B4">
        <w:t xml:space="preserve">have a planned duration of more than a resource’s </w:t>
      </w:r>
      <w:r>
        <w:t>typical</w:t>
      </w:r>
      <w:r w:rsidRPr="003E65B4">
        <w:t xml:space="preserve"> working day. Scheduling multi-day tasks requires special consideration, as the planned duration can overlap non-working time and weekends.</w:t>
      </w:r>
      <w:r>
        <w:t xml:space="preserve">  </w:t>
      </w:r>
    </w:p>
    <w:p w14:paraId="0CAE6B4C" w14:textId="77777777" w:rsidR="001679FF" w:rsidRPr="00E15652" w:rsidRDefault="001679FF" w:rsidP="001679FF">
      <w:pPr>
        <w:jc w:val="left"/>
      </w:pPr>
      <w:r w:rsidRPr="00E15652">
        <w:t xml:space="preserve">With the Suspend status, tasks with duration longer than </w:t>
      </w:r>
      <w:r>
        <w:t>8</w:t>
      </w:r>
      <w:r w:rsidRPr="00E15652">
        <w:t xml:space="preserve"> hours will be considered candidates as MDTs. If necessary the optimizer will automatically consider the task to be split into consecutive ‘sections’ spread over several working hour segments. This is shown on the Gantt as one long task bar. Use of Suspend permits the correct tracking of working and (if required) travel time for audit purposes.</w:t>
      </w:r>
      <w:r>
        <w:t xml:space="preserve"> A minimum segment duration of 2 hours will be applied; this means that the optimizer is able to “truncate” a final segment that would be less than 2 hours in the assumption that this is squeezed into the previous day.</w:t>
      </w:r>
    </w:p>
    <w:p w14:paraId="0CAE6B4D" w14:textId="77777777" w:rsidR="001679FF" w:rsidRPr="001D70B7" w:rsidRDefault="001679FF" w:rsidP="001679FF">
      <w:pPr>
        <w:pStyle w:val="Heading4"/>
      </w:pPr>
      <w:bookmarkStart w:id="4320" w:name="_Ref369684658"/>
      <w:r>
        <w:lastRenderedPageBreak/>
        <w:t>Part Pickup</w:t>
      </w:r>
      <w:r w:rsidRPr="001D70B7">
        <w:t xml:space="preserve"> Tasks</w:t>
      </w:r>
      <w:bookmarkEnd w:id="4320"/>
    </w:p>
    <w:p w14:paraId="0CAE6B4E" w14:textId="52379073" w:rsidR="001679FF" w:rsidRDefault="001679FF" w:rsidP="001679FF">
      <w:pPr>
        <w:jc w:val="left"/>
      </w:pPr>
      <w:r w:rsidRPr="003E65B4">
        <w:t xml:space="preserve">The following dependency types for Multi-Stage </w:t>
      </w:r>
      <w:r>
        <w:t xml:space="preserve">Tasks (MSTs) with </w:t>
      </w:r>
      <w:r w:rsidRPr="003E65B4">
        <w:t xml:space="preserve">time dependencies were identified at </w:t>
      </w:r>
      <w:r w:rsidRPr="00923D67">
        <w:t>GEHC</w:t>
      </w:r>
      <w:r>
        <w:t xml:space="preserve"> in order to address the situation where the resource </w:t>
      </w:r>
      <w:r w:rsidR="00D01A1B">
        <w:t>SIEBEL</w:t>
      </w:r>
      <w:r>
        <w:t xml:space="preserve"> first collect a part from a different location and then transit to the primary task to perform their work.</w:t>
      </w:r>
    </w:p>
    <w:p w14:paraId="0CAE6B4F" w14:textId="38AD70C8" w:rsidR="001679FF" w:rsidRPr="003E65B4" w:rsidRDefault="001679FF" w:rsidP="001679FF">
      <w:pPr>
        <w:jc w:val="left"/>
      </w:pPr>
      <w:r>
        <w:t xml:space="preserve">Whenever a separate part pickup is required a task with a special type </w:t>
      </w:r>
      <w:r w:rsidR="00D01A1B">
        <w:t>SIEBEL</w:t>
      </w:r>
      <w:r>
        <w:t xml:space="preserve"> be created.</w:t>
      </w:r>
    </w:p>
    <w:tbl>
      <w:tblPr>
        <w:tblW w:w="8901" w:type="dxa"/>
        <w:tblInd w:w="81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A0" w:firstRow="1" w:lastRow="0" w:firstColumn="1" w:lastColumn="1" w:noHBand="0" w:noVBand="0"/>
      </w:tblPr>
      <w:tblGrid>
        <w:gridCol w:w="1701"/>
        <w:gridCol w:w="7200"/>
      </w:tblGrid>
      <w:tr w:rsidR="001679FF" w:rsidRPr="003E65B4" w14:paraId="0CAE6B52" w14:textId="77777777" w:rsidTr="0018768F">
        <w:trPr>
          <w:cantSplit/>
          <w:tblHeader/>
        </w:trPr>
        <w:tc>
          <w:tcPr>
            <w:tcW w:w="1701" w:type="dxa"/>
            <w:shd w:val="clear" w:color="auto" w:fill="1F497D" w:themeFill="text2"/>
          </w:tcPr>
          <w:p w14:paraId="0CAE6B50" w14:textId="77777777" w:rsidR="001679FF" w:rsidRPr="003E65B4" w:rsidRDefault="001679FF" w:rsidP="0018768F">
            <w:pPr>
              <w:pStyle w:val="TableHeader0"/>
            </w:pPr>
            <w:r w:rsidRPr="003E65B4">
              <w:t>Scenario</w:t>
            </w:r>
            <w:r>
              <w:t xml:space="preserve"> 1</w:t>
            </w:r>
          </w:p>
        </w:tc>
        <w:tc>
          <w:tcPr>
            <w:tcW w:w="7200" w:type="dxa"/>
            <w:shd w:val="clear" w:color="auto" w:fill="1F497D" w:themeFill="text2"/>
          </w:tcPr>
          <w:p w14:paraId="0CAE6B51" w14:textId="77777777" w:rsidR="001679FF" w:rsidRPr="003E65B4" w:rsidRDefault="001679FF" w:rsidP="0018768F">
            <w:pPr>
              <w:pStyle w:val="TableHeader0"/>
            </w:pPr>
            <w:r w:rsidRPr="003E65B4">
              <w:t>Description</w:t>
            </w:r>
          </w:p>
        </w:tc>
      </w:tr>
      <w:tr w:rsidR="001679FF" w:rsidRPr="003E65B4" w14:paraId="0CAE6B5F" w14:textId="77777777" w:rsidTr="0018768F">
        <w:trPr>
          <w:cantSplit/>
        </w:trPr>
        <w:tc>
          <w:tcPr>
            <w:tcW w:w="1701" w:type="dxa"/>
          </w:tcPr>
          <w:p w14:paraId="0CAE6B53" w14:textId="77777777" w:rsidR="001679FF" w:rsidRPr="003E65B4" w:rsidRDefault="001679FF" w:rsidP="0018768F">
            <w:pPr>
              <w:pStyle w:val="TblTxSm"/>
            </w:pPr>
            <w:r w:rsidRPr="003E65B4">
              <w:t>"</w:t>
            </w:r>
            <w:r>
              <w:t xml:space="preserve">One Parts </w:t>
            </w:r>
            <w:r w:rsidRPr="003E65B4">
              <w:t>Pick-up"</w:t>
            </w:r>
          </w:p>
        </w:tc>
        <w:tc>
          <w:tcPr>
            <w:tcW w:w="7200" w:type="dxa"/>
          </w:tcPr>
          <w:p w14:paraId="0CAE6B54" w14:textId="77777777" w:rsidR="001679FF" w:rsidRPr="003E65B4" w:rsidRDefault="001679FF" w:rsidP="0018768F">
            <w:pPr>
              <w:pStyle w:val="TblTxSm"/>
            </w:pPr>
            <w:r w:rsidRPr="003E65B4">
              <w:t>In this scenario, to perform a specific task</w:t>
            </w:r>
            <w:r>
              <w:t xml:space="preserve"> (Site B)</w:t>
            </w:r>
            <w:r w:rsidRPr="003E65B4">
              <w:t>,</w:t>
            </w:r>
            <w:r>
              <w:t xml:space="preserve"> the engineer</w:t>
            </w:r>
            <w:r w:rsidRPr="003E65B4">
              <w:t xml:space="preserve"> requires a special part that is not part of his van stock and should be picked up from another location</w:t>
            </w:r>
            <w:r>
              <w:t xml:space="preserve"> (Site A)</w:t>
            </w:r>
            <w:r w:rsidRPr="003E65B4">
              <w:t xml:space="preserve">. </w:t>
            </w:r>
          </w:p>
          <w:p w14:paraId="0CAE6B55" w14:textId="77777777" w:rsidR="001679FF" w:rsidRPr="003E65B4" w:rsidRDefault="001679FF" w:rsidP="0018768F">
            <w:pPr>
              <w:pStyle w:val="TblTxSm"/>
            </w:pPr>
            <w:r w:rsidRPr="003E65B4">
              <w:t>The resource has to pick up the parts at any time during the</w:t>
            </w:r>
            <w:r>
              <w:t xml:space="preserve"> day of the execution of the Corrective task</w:t>
            </w:r>
            <w:r w:rsidRPr="003E65B4">
              <w:t>, not necessarily immediately prior to the execution.</w:t>
            </w:r>
            <w:r>
              <w:t xml:space="preserve"> </w:t>
            </w:r>
          </w:p>
          <w:p w14:paraId="0CAE6B56" w14:textId="77777777" w:rsidR="001679FF" w:rsidRDefault="001679FF" w:rsidP="0018768F">
            <w:pPr>
              <w:pStyle w:val="TblTxSm"/>
            </w:pPr>
            <w:r w:rsidRPr="003E65B4">
              <w:t>The pick-up itself only lasts 5-10 minutes (excluding travel to and from the pick-up location).</w:t>
            </w:r>
          </w:p>
          <w:p w14:paraId="0CAE6B57" w14:textId="77777777" w:rsidR="001679FF" w:rsidRDefault="001679FF" w:rsidP="0018768F">
            <w:pPr>
              <w:pStyle w:val="TblTxSm"/>
            </w:pPr>
          </w:p>
          <w:p w14:paraId="0CAE6B58" w14:textId="77777777" w:rsidR="001679FF" w:rsidRDefault="001679FF" w:rsidP="0018768F">
            <w:pPr>
              <w:pStyle w:val="TblTxSm"/>
            </w:pPr>
            <w:r>
              <w:object w:dxaOrig="8218" w:dyaOrig="3183" w14:anchorId="0CAE7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5pt;height:165.7pt" o:ole="">
                  <v:imagedata r:id="rId33" o:title=""/>
                </v:shape>
                <o:OLEObject Type="Embed" ProgID="Visio.Drawing.11" ShapeID="_x0000_i1025" DrawAspect="Content" ObjectID="_1499633604" r:id="rId34"/>
              </w:object>
            </w:r>
          </w:p>
          <w:p w14:paraId="0CAE6B59" w14:textId="6FDC9DA2" w:rsidR="001679FF" w:rsidRPr="003E65B4" w:rsidRDefault="00D01A1B" w:rsidP="0018768F">
            <w:pPr>
              <w:pStyle w:val="TblTxSm"/>
            </w:pPr>
            <w:commentRangeStart w:id="4321"/>
            <w:r>
              <w:t>SIEBEL</w:t>
            </w:r>
            <w:r w:rsidR="001679FF">
              <w:t xml:space="preserve"> </w:t>
            </w:r>
            <w:r w:rsidR="001679FF" w:rsidRPr="003E65B4">
              <w:t>would cre</w:t>
            </w:r>
            <w:r w:rsidR="001679FF">
              <w:t xml:space="preserve">ate 2 different tasks. </w:t>
            </w:r>
            <w:r>
              <w:t>SIEBEL</w:t>
            </w:r>
            <w:r w:rsidR="001679FF" w:rsidRPr="003E65B4">
              <w:t xml:space="preserve"> will specify</w:t>
            </w:r>
            <w:r w:rsidR="001679FF">
              <w:t xml:space="preserve"> for the second task (corrective task</w:t>
            </w:r>
            <w:r w:rsidR="001679FF" w:rsidRPr="003E65B4">
              <w:t>) the following dependencies:</w:t>
            </w:r>
          </w:p>
          <w:p w14:paraId="0CAE6B5A" w14:textId="77777777" w:rsidR="001679FF" w:rsidRPr="003E65B4" w:rsidRDefault="001679FF" w:rsidP="009A52C8">
            <w:pPr>
              <w:pStyle w:val="TblTxSm"/>
              <w:numPr>
                <w:ilvl w:val="0"/>
                <w:numId w:val="68"/>
              </w:numPr>
            </w:pPr>
            <w:r w:rsidRPr="003E65B4">
              <w:t>Start after Task#1 (</w:t>
            </w:r>
            <w:r>
              <w:t xml:space="preserve">Part </w:t>
            </w:r>
            <w:r w:rsidRPr="003E65B4">
              <w:t xml:space="preserve">pick-up) finishes with a critical relationship (i.e. there’s no point in scheduling the actual job if the pick-up task cannot be scheduled) </w:t>
            </w:r>
          </w:p>
          <w:p w14:paraId="0CAE6B5B" w14:textId="77777777" w:rsidR="001679FF" w:rsidRPr="003E65B4" w:rsidRDefault="001679FF" w:rsidP="009A52C8">
            <w:pPr>
              <w:pStyle w:val="TblTxSm"/>
              <w:numPr>
                <w:ilvl w:val="0"/>
                <w:numId w:val="68"/>
              </w:numPr>
            </w:pPr>
            <w:r w:rsidRPr="003E65B4">
              <w:t>Task#2</w:t>
            </w:r>
            <w:r>
              <w:t xml:space="preserve"> (e.g. Corrective)</w:t>
            </w:r>
            <w:r w:rsidRPr="003E65B4">
              <w:t xml:space="preserve"> should have the same resource as Task#1 </w:t>
            </w:r>
          </w:p>
          <w:p w14:paraId="0CAE6B5C" w14:textId="77777777" w:rsidR="001679FF" w:rsidRPr="008B42A5" w:rsidRDefault="001679FF" w:rsidP="009A52C8">
            <w:pPr>
              <w:pStyle w:val="TblTxSm"/>
              <w:numPr>
                <w:ilvl w:val="0"/>
                <w:numId w:val="68"/>
              </w:numPr>
              <w:rPr>
                <w:color w:val="31849B"/>
              </w:rPr>
            </w:pPr>
            <w:r w:rsidRPr="003E65B4">
              <w:t xml:space="preserve">Task#2 </w:t>
            </w:r>
            <w:r w:rsidR="00E83962">
              <w:t>may</w:t>
            </w:r>
            <w:r w:rsidR="00E83962" w:rsidRPr="003E65B4">
              <w:t xml:space="preserve"> </w:t>
            </w:r>
            <w:r w:rsidR="00E83962">
              <w:t xml:space="preserve">not necessarily </w:t>
            </w:r>
            <w:r w:rsidRPr="003E65B4">
              <w:t xml:space="preserve">be scheduled on the Same Day as Task#1, </w:t>
            </w:r>
            <w:r w:rsidR="00E83962">
              <w:t xml:space="preserve">yet </w:t>
            </w:r>
            <w:r w:rsidRPr="003E65B4">
              <w:t>the relationship would be critical (i.e. there’s no point in performing one task without the other)</w:t>
            </w:r>
          </w:p>
          <w:p w14:paraId="0CAE6B5D" w14:textId="7D98560B" w:rsidR="001679FF" w:rsidRPr="00CE41C2" w:rsidRDefault="001679FF" w:rsidP="009A52C8">
            <w:pPr>
              <w:pStyle w:val="TblTxSm"/>
              <w:numPr>
                <w:ilvl w:val="0"/>
                <w:numId w:val="68"/>
              </w:numPr>
              <w:rPr>
                <w:color w:val="31849B"/>
              </w:rPr>
            </w:pPr>
            <w:r>
              <w:t xml:space="preserve">Both tasks </w:t>
            </w:r>
            <w:r w:rsidR="00D01A1B">
              <w:t>SIEBEL</w:t>
            </w:r>
            <w:r>
              <w:t xml:space="preserve"> share the same Task ID</w:t>
            </w:r>
            <w:r w:rsidR="006147E1">
              <w:t xml:space="preserve"> but with different numbers</w:t>
            </w:r>
            <w:r>
              <w:t xml:space="preserve">, </w:t>
            </w:r>
            <w:r w:rsidR="006147E1">
              <w:t>e.g.</w:t>
            </w:r>
            <w:r>
              <w:t xml:space="preserve"> the pickup task </w:t>
            </w:r>
            <w:r w:rsidR="006147E1">
              <w:t xml:space="preserve">could </w:t>
            </w:r>
            <w:r>
              <w:t>be numbered 1 (Task.Number</w:t>
            </w:r>
            <w:r w:rsidR="007C5DBC">
              <w:t xml:space="preserve"> </w:t>
            </w:r>
            <w:r>
              <w:t>=</w:t>
            </w:r>
            <w:r w:rsidR="007C5DBC">
              <w:t xml:space="preserve"> </w:t>
            </w:r>
            <w:r>
              <w:t xml:space="preserve"> 1) and the actual task number</w:t>
            </w:r>
            <w:r w:rsidR="007C5DBC">
              <w:t>ed</w:t>
            </w:r>
            <w:r>
              <w:t xml:space="preserve"> 2.</w:t>
            </w:r>
            <w:commentRangeEnd w:id="4321"/>
            <w:r w:rsidR="00B70648">
              <w:rPr>
                <w:rStyle w:val="CommentReference"/>
                <w:color w:val="404040" w:themeColor="text1" w:themeTint="BF"/>
              </w:rPr>
              <w:commentReference w:id="4321"/>
            </w:r>
          </w:p>
          <w:p w14:paraId="0CAE6B5E" w14:textId="77777777" w:rsidR="001679FF" w:rsidRPr="003E65B4" w:rsidRDefault="001679FF" w:rsidP="0018768F">
            <w:pPr>
              <w:pStyle w:val="TblTxSm"/>
              <w:tabs>
                <w:tab w:val="left" w:pos="3645"/>
              </w:tabs>
              <w:rPr>
                <w:color w:val="31849B"/>
              </w:rPr>
            </w:pPr>
            <w:r>
              <w:tab/>
            </w:r>
          </w:p>
        </w:tc>
      </w:tr>
    </w:tbl>
    <w:p w14:paraId="0CAE6B60" w14:textId="77777777" w:rsidR="001679FF" w:rsidRDefault="001679FF" w:rsidP="001679FF"/>
    <w:p w14:paraId="0CAE6B61" w14:textId="77777777" w:rsidR="001679FF" w:rsidRPr="003E65B4" w:rsidRDefault="001679FF" w:rsidP="001679FF">
      <w:pPr>
        <w:jc w:val="left"/>
      </w:pPr>
    </w:p>
    <w:tbl>
      <w:tblPr>
        <w:tblW w:w="8930" w:type="dxa"/>
        <w:tblInd w:w="81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A0" w:firstRow="1" w:lastRow="0" w:firstColumn="1" w:lastColumn="1" w:noHBand="0" w:noVBand="0"/>
      </w:tblPr>
      <w:tblGrid>
        <w:gridCol w:w="1701"/>
        <w:gridCol w:w="7229"/>
      </w:tblGrid>
      <w:tr w:rsidR="001679FF" w:rsidRPr="003E65B4" w14:paraId="0CAE6B64" w14:textId="77777777" w:rsidTr="0018768F">
        <w:trPr>
          <w:cantSplit/>
          <w:tblHeader/>
        </w:trPr>
        <w:tc>
          <w:tcPr>
            <w:tcW w:w="1701" w:type="dxa"/>
            <w:shd w:val="clear" w:color="auto" w:fill="1F497D" w:themeFill="text2"/>
          </w:tcPr>
          <w:p w14:paraId="0CAE6B62" w14:textId="77777777" w:rsidR="001679FF" w:rsidRPr="003E65B4" w:rsidRDefault="001679FF" w:rsidP="0018768F">
            <w:pPr>
              <w:pStyle w:val="TableHeader0"/>
            </w:pPr>
            <w:r w:rsidRPr="003E65B4">
              <w:lastRenderedPageBreak/>
              <w:t>Scenario</w:t>
            </w:r>
            <w:r>
              <w:t xml:space="preserve"> 2</w:t>
            </w:r>
          </w:p>
        </w:tc>
        <w:tc>
          <w:tcPr>
            <w:tcW w:w="7229" w:type="dxa"/>
            <w:shd w:val="clear" w:color="auto" w:fill="1F497D" w:themeFill="text2"/>
          </w:tcPr>
          <w:p w14:paraId="0CAE6B63" w14:textId="77777777" w:rsidR="001679FF" w:rsidRPr="003E65B4" w:rsidRDefault="001679FF" w:rsidP="0018768F">
            <w:pPr>
              <w:pStyle w:val="TableHeader0"/>
            </w:pPr>
            <w:r w:rsidRPr="003E65B4">
              <w:t>Description</w:t>
            </w:r>
          </w:p>
        </w:tc>
      </w:tr>
      <w:tr w:rsidR="001679FF" w:rsidRPr="003E65B4" w14:paraId="0CAE6B7A" w14:textId="77777777" w:rsidTr="0018768F">
        <w:trPr>
          <w:cantSplit/>
          <w:trHeight w:val="12142"/>
        </w:trPr>
        <w:tc>
          <w:tcPr>
            <w:tcW w:w="1701" w:type="dxa"/>
          </w:tcPr>
          <w:p w14:paraId="0CAE6B65" w14:textId="77777777" w:rsidR="001679FF" w:rsidRPr="003E65B4" w:rsidRDefault="001679FF" w:rsidP="0018768F">
            <w:pPr>
              <w:pStyle w:val="TblTxSm"/>
            </w:pPr>
            <w:r w:rsidRPr="003E65B4">
              <w:t>"</w:t>
            </w:r>
            <w:r>
              <w:t xml:space="preserve">Two Part </w:t>
            </w:r>
            <w:r w:rsidRPr="003E65B4">
              <w:t>Pick-up</w:t>
            </w:r>
            <w:r>
              <w:t>s at the same location</w:t>
            </w:r>
            <w:r w:rsidRPr="003E65B4">
              <w:t>"</w:t>
            </w:r>
          </w:p>
        </w:tc>
        <w:tc>
          <w:tcPr>
            <w:tcW w:w="7229" w:type="dxa"/>
          </w:tcPr>
          <w:p w14:paraId="0CAE6B66" w14:textId="77777777" w:rsidR="001679FF" w:rsidRDefault="001679FF" w:rsidP="0018768F">
            <w:pPr>
              <w:pStyle w:val="TblTxSm"/>
            </w:pPr>
            <w:r>
              <w:t>In this scenario, an engineer has to perform two specific Corrective 1 and Corrective 2 both at different sites during the day</w:t>
            </w:r>
            <w:r w:rsidRPr="003E65B4">
              <w:t>,</w:t>
            </w:r>
            <w:r>
              <w:t xml:space="preserve"> each requiring the engineer to do a parts pick-up and these parts (parts pick up 1 and 2 below) need to be </w:t>
            </w:r>
            <w:r w:rsidRPr="003E65B4">
              <w:t>p</w:t>
            </w:r>
            <w:r>
              <w:t>icked up from same location (Site A) for each of the two Corrective tasks. See fig B below :</w:t>
            </w:r>
          </w:p>
          <w:p w14:paraId="0CAE6B67" w14:textId="77777777" w:rsidR="001679FF" w:rsidRDefault="001679FF" w:rsidP="0018768F">
            <w:pPr>
              <w:pStyle w:val="TblTxSm"/>
            </w:pPr>
          </w:p>
          <w:p w14:paraId="0CAE6B68" w14:textId="77777777" w:rsidR="001679FF" w:rsidRDefault="001679FF" w:rsidP="0018768F">
            <w:pPr>
              <w:pStyle w:val="TblTxSm"/>
            </w:pPr>
            <w:r>
              <w:t>Fig B.</w:t>
            </w:r>
          </w:p>
          <w:p w14:paraId="0CAE6B69" w14:textId="77777777" w:rsidR="001679FF" w:rsidRDefault="001679FF" w:rsidP="0018768F">
            <w:pPr>
              <w:pStyle w:val="TblTxSm"/>
            </w:pPr>
          </w:p>
          <w:p w14:paraId="0CAE6B6A" w14:textId="77777777" w:rsidR="001679FF" w:rsidRDefault="001679FF" w:rsidP="0018768F">
            <w:pPr>
              <w:pStyle w:val="TblTxSm"/>
            </w:pPr>
            <w:r>
              <w:object w:dxaOrig="8218" w:dyaOrig="3010" w14:anchorId="0CAE76B8">
                <v:shape id="_x0000_i1026" type="#_x0000_t75" style="width:280.65pt;height:144.05pt" o:ole="">
                  <v:imagedata r:id="rId35" o:title=""/>
                </v:shape>
                <o:OLEObject Type="Embed" ProgID="Visio.Drawing.11" ShapeID="_x0000_i1026" DrawAspect="Content" ObjectID="_1499633605" r:id="rId36"/>
              </w:object>
            </w:r>
          </w:p>
          <w:p w14:paraId="0CAE6B6B" w14:textId="77777777" w:rsidR="001679FF" w:rsidRDefault="001679FF" w:rsidP="0018768F">
            <w:pPr>
              <w:pStyle w:val="TblTxSm"/>
            </w:pPr>
          </w:p>
          <w:p w14:paraId="0CAE6B6C" w14:textId="77777777" w:rsidR="001679FF" w:rsidRDefault="001679FF" w:rsidP="0018768F">
            <w:pPr>
              <w:pStyle w:val="TblTxSm"/>
            </w:pPr>
          </w:p>
          <w:p w14:paraId="0CAE6B6D" w14:textId="071E7F01" w:rsidR="001679FF" w:rsidRPr="003E65B4" w:rsidRDefault="001679FF" w:rsidP="0018768F">
            <w:pPr>
              <w:pStyle w:val="TblTxSm"/>
            </w:pPr>
            <w:r>
              <w:t xml:space="preserve">As for scenario 1 above, </w:t>
            </w:r>
            <w:r w:rsidR="00D01A1B">
              <w:t>SIEBEL</w:t>
            </w:r>
            <w:r w:rsidRPr="003E65B4">
              <w:t xml:space="preserve"> cre</w:t>
            </w:r>
            <w:r>
              <w:t xml:space="preserve">ates 2 separate tasks for each corrective job above, a parts pick-up job and the corrective job. </w:t>
            </w:r>
            <w:r w:rsidR="00D01A1B">
              <w:t>SIEBEL</w:t>
            </w:r>
            <w:r w:rsidRPr="003E65B4">
              <w:t xml:space="preserve"> will spec</w:t>
            </w:r>
            <w:r>
              <w:t xml:space="preserve">ify for the second task (Corrective </w:t>
            </w:r>
            <w:r w:rsidRPr="003E65B4">
              <w:t>job) the following dependencies:</w:t>
            </w:r>
          </w:p>
          <w:p w14:paraId="0CAE6B6E" w14:textId="77777777" w:rsidR="001679FF" w:rsidRPr="003E65B4" w:rsidRDefault="001679FF" w:rsidP="009A52C8">
            <w:pPr>
              <w:pStyle w:val="TblTxSm"/>
              <w:numPr>
                <w:ilvl w:val="0"/>
                <w:numId w:val="68"/>
              </w:numPr>
            </w:pPr>
            <w:r w:rsidRPr="003E65B4">
              <w:t>Start after Task#1 (pick-up</w:t>
            </w:r>
            <w:r>
              <w:t xml:space="preserve"> 1 </w:t>
            </w:r>
            <w:r w:rsidRPr="003E65B4">
              <w:t xml:space="preserve">) finishes with a critical relationship (i.e. there’s no point in scheduling the actual job if the pick-up task cannot be scheduled) </w:t>
            </w:r>
          </w:p>
          <w:p w14:paraId="0CAE6B6F" w14:textId="77777777" w:rsidR="001679FF" w:rsidRPr="003E65B4" w:rsidRDefault="001679FF" w:rsidP="009A52C8">
            <w:pPr>
              <w:pStyle w:val="TblTxSm"/>
              <w:numPr>
                <w:ilvl w:val="0"/>
                <w:numId w:val="68"/>
              </w:numPr>
            </w:pPr>
            <w:r w:rsidRPr="003E65B4">
              <w:t>Task#2</w:t>
            </w:r>
            <w:r>
              <w:t xml:space="preserve"> (e.g. Corrective)</w:t>
            </w:r>
            <w:r w:rsidRPr="003E65B4">
              <w:t xml:space="preserve"> should have the same resource as Task#1 </w:t>
            </w:r>
          </w:p>
          <w:p w14:paraId="0CAE6B70" w14:textId="77777777" w:rsidR="001679FF" w:rsidRPr="00087136" w:rsidRDefault="001679FF" w:rsidP="009A52C8">
            <w:pPr>
              <w:pStyle w:val="TblTxSm"/>
              <w:numPr>
                <w:ilvl w:val="0"/>
                <w:numId w:val="68"/>
              </w:numPr>
              <w:rPr>
                <w:color w:val="31849B"/>
              </w:rPr>
            </w:pPr>
            <w:r w:rsidRPr="003E65B4">
              <w:t>Task#2 should be scheduled on the Same Day as Task#1, the relationship would be critical (i.e. there’s no point in performing one task without the other)</w:t>
            </w:r>
          </w:p>
          <w:p w14:paraId="0CAE6B71" w14:textId="37FAFFE9" w:rsidR="001679FF" w:rsidRPr="00CE41C2" w:rsidRDefault="001679FF" w:rsidP="009A52C8">
            <w:pPr>
              <w:pStyle w:val="TblTxSm"/>
              <w:numPr>
                <w:ilvl w:val="0"/>
                <w:numId w:val="68"/>
              </w:numPr>
              <w:rPr>
                <w:color w:val="31849B"/>
              </w:rPr>
            </w:pPr>
            <w:r>
              <w:t xml:space="preserve">Each pair of task and pickup task  </w:t>
            </w:r>
            <w:r w:rsidR="00D01A1B">
              <w:t>SIEBEL</w:t>
            </w:r>
            <w:r>
              <w:t xml:space="preserve"> share the same Task ID, while the pickup task will be numbered 1 (Task.Number= 1) and the actual task will be number 2.</w:t>
            </w:r>
          </w:p>
          <w:p w14:paraId="0CAE6B72" w14:textId="77777777" w:rsidR="001679FF" w:rsidRPr="00610976" w:rsidRDefault="001679FF" w:rsidP="0018768F">
            <w:pPr>
              <w:pStyle w:val="TblTxSm"/>
              <w:ind w:left="394"/>
              <w:rPr>
                <w:color w:val="31849B"/>
              </w:rPr>
            </w:pPr>
          </w:p>
          <w:p w14:paraId="0CAE6B73" w14:textId="77777777" w:rsidR="001679FF" w:rsidRDefault="001679FF" w:rsidP="0018768F">
            <w:pPr>
              <w:pStyle w:val="TblTxSm"/>
            </w:pPr>
            <w:r>
              <w:t>Since in this scenario there are two parts pick-up tasks to be performed at the same parts pick-up site A for two different customer sites, it is more efficient to have the engineer pick up parts for both jobs in the morning and then continue to perform correction job 1 and corrective 2.</w:t>
            </w:r>
          </w:p>
          <w:p w14:paraId="0CAE6B74" w14:textId="77777777" w:rsidR="001679FF" w:rsidRDefault="001679FF" w:rsidP="0018768F">
            <w:pPr>
              <w:pStyle w:val="TblTxSm"/>
            </w:pPr>
          </w:p>
          <w:p w14:paraId="0CAE6B75" w14:textId="77777777" w:rsidR="001679FF" w:rsidRDefault="001679FF" w:rsidP="0018768F">
            <w:pPr>
              <w:pStyle w:val="TblTxSm"/>
            </w:pPr>
            <w:r>
              <w:t>Using the ClickSoftware Same Site Booster objective, Minimise Travel objectives and others, ClickSchedule would then schedule the two corrective jobs above with their parts pick-up (pick-up 1 and pick-up 2) tasks done as one task so that the schedule would look like Fig C below.</w:t>
            </w:r>
          </w:p>
          <w:p w14:paraId="0CAE6B76" w14:textId="77777777" w:rsidR="001679FF" w:rsidRDefault="001679FF" w:rsidP="0018768F">
            <w:pPr>
              <w:pStyle w:val="TblTxSm"/>
            </w:pPr>
          </w:p>
          <w:p w14:paraId="0CAE6B77" w14:textId="77777777" w:rsidR="001679FF" w:rsidRDefault="001679FF" w:rsidP="0018768F">
            <w:pPr>
              <w:pStyle w:val="TblTxSm"/>
            </w:pPr>
            <w:r>
              <w:t>Fig C</w:t>
            </w:r>
          </w:p>
          <w:p w14:paraId="0CAE6B78" w14:textId="77777777" w:rsidR="001679FF" w:rsidRDefault="001679FF" w:rsidP="0018768F">
            <w:pPr>
              <w:pStyle w:val="TblTxSm"/>
            </w:pPr>
          </w:p>
          <w:p w14:paraId="0CAE6B79" w14:textId="77777777" w:rsidR="001679FF" w:rsidRPr="003E65B4" w:rsidRDefault="001679FF" w:rsidP="0018768F">
            <w:pPr>
              <w:pStyle w:val="TblTxSm"/>
              <w:tabs>
                <w:tab w:val="left" w:pos="3645"/>
              </w:tabs>
              <w:rPr>
                <w:color w:val="31849B"/>
              </w:rPr>
            </w:pPr>
            <w:r>
              <w:object w:dxaOrig="8218" w:dyaOrig="1977" w14:anchorId="0CAE76B9">
                <v:shape id="_x0000_i1027" type="#_x0000_t75" style="width:280.65pt;height:129.6pt" o:ole="">
                  <v:imagedata r:id="rId37" o:title=""/>
                </v:shape>
                <o:OLEObject Type="Embed" ProgID="Visio.Drawing.11" ShapeID="_x0000_i1027" DrawAspect="Content" ObjectID="_1499633606" r:id="rId38"/>
              </w:object>
            </w:r>
          </w:p>
        </w:tc>
      </w:tr>
    </w:tbl>
    <w:p w14:paraId="0CAE6B7B" w14:textId="77777777" w:rsidR="001679FF" w:rsidRDefault="001679FF" w:rsidP="001679FF"/>
    <w:p w14:paraId="0CAE6B7C" w14:textId="77777777" w:rsidR="001679FF" w:rsidRDefault="001679FF" w:rsidP="001679FF">
      <w:r>
        <w:br w:type="page"/>
      </w:r>
    </w:p>
    <w:tbl>
      <w:tblPr>
        <w:tblW w:w="8930" w:type="dxa"/>
        <w:tblInd w:w="81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A0" w:firstRow="1" w:lastRow="0" w:firstColumn="1" w:lastColumn="1" w:noHBand="0" w:noVBand="0"/>
      </w:tblPr>
      <w:tblGrid>
        <w:gridCol w:w="1701"/>
        <w:gridCol w:w="7229"/>
      </w:tblGrid>
      <w:tr w:rsidR="001679FF" w:rsidRPr="003E65B4" w14:paraId="0CAE6B7F" w14:textId="77777777" w:rsidTr="0018768F">
        <w:trPr>
          <w:cantSplit/>
          <w:tblHeader/>
        </w:trPr>
        <w:tc>
          <w:tcPr>
            <w:tcW w:w="1701" w:type="dxa"/>
            <w:shd w:val="clear" w:color="auto" w:fill="1F497D" w:themeFill="text2"/>
          </w:tcPr>
          <w:p w14:paraId="0CAE6B7D" w14:textId="77777777" w:rsidR="001679FF" w:rsidRPr="003E65B4" w:rsidRDefault="001679FF" w:rsidP="0018768F">
            <w:pPr>
              <w:pStyle w:val="TableHeader0"/>
            </w:pPr>
            <w:r w:rsidRPr="003E65B4">
              <w:lastRenderedPageBreak/>
              <w:t>Scenario</w:t>
            </w:r>
            <w:r>
              <w:t xml:space="preserve"> 3</w:t>
            </w:r>
          </w:p>
        </w:tc>
        <w:tc>
          <w:tcPr>
            <w:tcW w:w="7229" w:type="dxa"/>
            <w:shd w:val="clear" w:color="auto" w:fill="1F497D" w:themeFill="text2"/>
          </w:tcPr>
          <w:p w14:paraId="0CAE6B7E" w14:textId="77777777" w:rsidR="001679FF" w:rsidRPr="003E65B4" w:rsidRDefault="001679FF" w:rsidP="0018768F">
            <w:pPr>
              <w:pStyle w:val="TableHeader0"/>
            </w:pPr>
            <w:r w:rsidRPr="003E65B4">
              <w:t>Description</w:t>
            </w:r>
          </w:p>
        </w:tc>
      </w:tr>
      <w:tr w:rsidR="001679FF" w:rsidRPr="003E65B4" w14:paraId="0CAE6B94" w14:textId="77777777" w:rsidTr="0018768F">
        <w:trPr>
          <w:cantSplit/>
          <w:trHeight w:val="12142"/>
        </w:trPr>
        <w:tc>
          <w:tcPr>
            <w:tcW w:w="1701" w:type="dxa"/>
          </w:tcPr>
          <w:p w14:paraId="0CAE6B80" w14:textId="77777777" w:rsidR="001679FF" w:rsidRPr="003E65B4" w:rsidRDefault="001679FF" w:rsidP="0018768F">
            <w:pPr>
              <w:pStyle w:val="TblTxSm"/>
            </w:pPr>
            <w:r>
              <w:t xml:space="preserve">Two </w:t>
            </w:r>
            <w:r w:rsidRPr="003E65B4">
              <w:t>"</w:t>
            </w:r>
            <w:r>
              <w:t xml:space="preserve">Part </w:t>
            </w:r>
            <w:r w:rsidRPr="003E65B4">
              <w:t>Pick-up</w:t>
            </w:r>
            <w:r>
              <w:t>s at different  locations</w:t>
            </w:r>
            <w:r w:rsidRPr="003E65B4">
              <w:t>"</w:t>
            </w:r>
          </w:p>
        </w:tc>
        <w:tc>
          <w:tcPr>
            <w:tcW w:w="7229" w:type="dxa"/>
          </w:tcPr>
          <w:p w14:paraId="0CAE6B81" w14:textId="77777777" w:rsidR="001679FF" w:rsidRDefault="001679FF" w:rsidP="0018768F">
            <w:pPr>
              <w:pStyle w:val="TblTxSm"/>
            </w:pPr>
            <w:r>
              <w:t>In this scenario, an engineer has to perform two specific jobs during the day at different customer sites (Site C and Site D)</w:t>
            </w:r>
            <w:r w:rsidRPr="003E65B4">
              <w:t>,</w:t>
            </w:r>
            <w:r>
              <w:t xml:space="preserve"> each requiring the engineer to do a parts pick-up and these parts (parts pick up 1 and 2 below) need to be </w:t>
            </w:r>
            <w:r w:rsidRPr="003E65B4">
              <w:t>p</w:t>
            </w:r>
            <w:r>
              <w:t>icked up from different locations for each of the tasks. See fig D below :</w:t>
            </w:r>
          </w:p>
          <w:p w14:paraId="0CAE6B82" w14:textId="77777777" w:rsidR="001679FF" w:rsidRDefault="001679FF" w:rsidP="0018768F">
            <w:pPr>
              <w:pStyle w:val="TblTxSm"/>
            </w:pPr>
          </w:p>
          <w:p w14:paraId="0CAE6B83" w14:textId="77777777" w:rsidR="001679FF" w:rsidRDefault="001679FF" w:rsidP="0018768F">
            <w:pPr>
              <w:pStyle w:val="TblTxSm"/>
            </w:pPr>
            <w:r>
              <w:t>Fig D.</w:t>
            </w:r>
          </w:p>
          <w:p w14:paraId="0CAE6B84" w14:textId="77777777" w:rsidR="001679FF" w:rsidRDefault="001679FF" w:rsidP="0018768F">
            <w:pPr>
              <w:pStyle w:val="TblTxSm"/>
            </w:pPr>
          </w:p>
          <w:p w14:paraId="0CAE6B85" w14:textId="77777777" w:rsidR="001679FF" w:rsidRDefault="001679FF" w:rsidP="0018768F">
            <w:pPr>
              <w:pStyle w:val="TblTxSm"/>
            </w:pPr>
            <w:r>
              <w:object w:dxaOrig="8218" w:dyaOrig="3334" w14:anchorId="0CAE76BA">
                <v:shape id="_x0000_i1028" type="#_x0000_t75" style="width:352.95pt;height:144.05pt" o:ole="">
                  <v:imagedata r:id="rId39" o:title=""/>
                </v:shape>
                <o:OLEObject Type="Embed" ProgID="Visio.Drawing.11" ShapeID="_x0000_i1028" DrawAspect="Content" ObjectID="_1499633607" r:id="rId40"/>
              </w:object>
            </w:r>
          </w:p>
          <w:p w14:paraId="0CAE6B86" w14:textId="77777777" w:rsidR="001679FF" w:rsidRDefault="001679FF" w:rsidP="0018768F">
            <w:pPr>
              <w:pStyle w:val="TblTxSm"/>
            </w:pPr>
          </w:p>
          <w:p w14:paraId="0CAE6B87" w14:textId="77777777" w:rsidR="001679FF" w:rsidRDefault="001679FF" w:rsidP="0018768F">
            <w:pPr>
              <w:pStyle w:val="TblTxSm"/>
            </w:pPr>
          </w:p>
          <w:p w14:paraId="0CAE6B88" w14:textId="173FC234" w:rsidR="001679FF" w:rsidRPr="003E65B4" w:rsidRDefault="00D01A1B" w:rsidP="0018768F">
            <w:pPr>
              <w:pStyle w:val="TblTxSm"/>
            </w:pPr>
            <w:r>
              <w:t>SIEBEL</w:t>
            </w:r>
            <w:r w:rsidR="001679FF" w:rsidRPr="003E65B4">
              <w:t xml:space="preserve"> cre</w:t>
            </w:r>
            <w:r w:rsidR="001679FF">
              <w:t xml:space="preserve">ates 2 separate tasks for each corrective task above, a parts pick-up task and the corrective task. </w:t>
            </w:r>
            <w:r>
              <w:t>SIEBEL</w:t>
            </w:r>
            <w:r w:rsidR="001679FF" w:rsidRPr="003E65B4">
              <w:t xml:space="preserve"> will spe</w:t>
            </w:r>
            <w:r w:rsidR="001679FF">
              <w:t>cify for the second task (corrective</w:t>
            </w:r>
            <w:r w:rsidR="001679FF" w:rsidRPr="003E65B4">
              <w:t xml:space="preserve"> </w:t>
            </w:r>
            <w:r w:rsidR="001679FF">
              <w:t>task</w:t>
            </w:r>
            <w:r w:rsidR="001679FF" w:rsidRPr="003E65B4">
              <w:t>) the following dependencies:</w:t>
            </w:r>
          </w:p>
          <w:p w14:paraId="0CAE6B89" w14:textId="77777777" w:rsidR="001679FF" w:rsidRPr="003E65B4" w:rsidRDefault="001679FF" w:rsidP="009A52C8">
            <w:pPr>
              <w:pStyle w:val="TblTxSm"/>
              <w:numPr>
                <w:ilvl w:val="0"/>
                <w:numId w:val="68"/>
              </w:numPr>
            </w:pPr>
            <w:r w:rsidRPr="003E65B4">
              <w:t>Start after Task#1 (pick-up</w:t>
            </w:r>
            <w:r>
              <w:t xml:space="preserve"> 1 </w:t>
            </w:r>
            <w:r w:rsidRPr="003E65B4">
              <w:t xml:space="preserve">) finishes with a critical relationship (i.e. there’s no point in scheduling the actual job if the pick-up task cannot be scheduled) </w:t>
            </w:r>
          </w:p>
          <w:p w14:paraId="0CAE6B8A" w14:textId="77777777" w:rsidR="001679FF" w:rsidRPr="003E65B4" w:rsidRDefault="001679FF" w:rsidP="009A52C8">
            <w:pPr>
              <w:pStyle w:val="TblTxSm"/>
              <w:numPr>
                <w:ilvl w:val="0"/>
                <w:numId w:val="68"/>
              </w:numPr>
            </w:pPr>
            <w:r w:rsidRPr="003E65B4">
              <w:t>Task#2</w:t>
            </w:r>
            <w:r>
              <w:t xml:space="preserve"> (e.g. Corrective)</w:t>
            </w:r>
            <w:r w:rsidRPr="003E65B4">
              <w:t xml:space="preserve"> should have the same resource as Task#1 </w:t>
            </w:r>
          </w:p>
          <w:p w14:paraId="0CAE6B8B" w14:textId="77777777" w:rsidR="001679FF" w:rsidRPr="00087136" w:rsidRDefault="001679FF" w:rsidP="009A52C8">
            <w:pPr>
              <w:pStyle w:val="TblTxSm"/>
              <w:numPr>
                <w:ilvl w:val="0"/>
                <w:numId w:val="68"/>
              </w:numPr>
              <w:rPr>
                <w:color w:val="31849B"/>
              </w:rPr>
            </w:pPr>
            <w:r w:rsidRPr="003E65B4">
              <w:t>Task#2 should be scheduled on the Same Day as Task#1, the relationship would be critical (i.e. there’s no point in performing one task without the other)</w:t>
            </w:r>
          </w:p>
          <w:p w14:paraId="0CAE6B8C" w14:textId="0409FC1E" w:rsidR="001679FF" w:rsidRPr="00CE41C2" w:rsidRDefault="001679FF" w:rsidP="009A52C8">
            <w:pPr>
              <w:pStyle w:val="TblTxSm"/>
              <w:numPr>
                <w:ilvl w:val="0"/>
                <w:numId w:val="68"/>
              </w:numPr>
              <w:rPr>
                <w:color w:val="31849B"/>
              </w:rPr>
            </w:pPr>
            <w:r>
              <w:t xml:space="preserve">Each pair of task and pickup task  </w:t>
            </w:r>
            <w:r w:rsidR="00D01A1B">
              <w:t>SIEBEL</w:t>
            </w:r>
            <w:r>
              <w:t xml:space="preserve"> share the same Task ID, while the pickup task will be numbered 1 (Task.Number= 1) and the actual task will be number 2.</w:t>
            </w:r>
          </w:p>
          <w:p w14:paraId="0CAE6B8D" w14:textId="77777777" w:rsidR="001679FF" w:rsidRDefault="001679FF" w:rsidP="0018768F">
            <w:pPr>
              <w:pStyle w:val="TblTxSm"/>
              <w:ind w:left="394"/>
              <w:rPr>
                <w:color w:val="31849B"/>
              </w:rPr>
            </w:pPr>
          </w:p>
          <w:p w14:paraId="0CAE6B8E" w14:textId="77777777" w:rsidR="001679FF" w:rsidRPr="001149CA" w:rsidRDefault="001679FF" w:rsidP="0018768F">
            <w:pPr>
              <w:pStyle w:val="TblTxSm"/>
              <w:ind w:left="394"/>
              <w:rPr>
                <w:color w:val="31849B"/>
              </w:rPr>
            </w:pPr>
          </w:p>
          <w:p w14:paraId="0CAE6B8F" w14:textId="77777777" w:rsidR="001679FF" w:rsidRDefault="001679FF" w:rsidP="0018768F">
            <w:pPr>
              <w:pStyle w:val="TblTxSm"/>
            </w:pPr>
            <w:r>
              <w:t>Since in this scenario there are two parts pick-up tasks to be performed at the different parts pick-up sites (Site A and Site B) for two different customer sites. In this scenario, unlike scenario 2 above, because the two parts pick-up tasks are at different sites, ClickSoftware will use the Minimise Travel objective to have a schedule as show below in Fig E.</w:t>
            </w:r>
          </w:p>
          <w:p w14:paraId="0CAE6B90" w14:textId="77777777" w:rsidR="001679FF" w:rsidRDefault="001679FF" w:rsidP="0018768F">
            <w:pPr>
              <w:pStyle w:val="TblTxSm"/>
            </w:pPr>
          </w:p>
          <w:p w14:paraId="0CAE6B91" w14:textId="77777777" w:rsidR="001679FF" w:rsidRDefault="001679FF" w:rsidP="0018768F">
            <w:pPr>
              <w:pStyle w:val="TblTxSm"/>
            </w:pPr>
          </w:p>
          <w:p w14:paraId="0CAE6B92" w14:textId="77777777" w:rsidR="001679FF" w:rsidRDefault="001679FF" w:rsidP="0018768F">
            <w:pPr>
              <w:pStyle w:val="TblTxSm"/>
            </w:pPr>
            <w:r>
              <w:t>Fig E</w:t>
            </w:r>
          </w:p>
          <w:p w14:paraId="0CAE6B93" w14:textId="77777777" w:rsidR="001679FF" w:rsidRPr="003E65B4" w:rsidRDefault="001679FF" w:rsidP="0018768F">
            <w:pPr>
              <w:pStyle w:val="TblTxSm"/>
              <w:tabs>
                <w:tab w:val="left" w:pos="3645"/>
              </w:tabs>
              <w:rPr>
                <w:color w:val="31849B"/>
              </w:rPr>
            </w:pPr>
            <w:r>
              <w:object w:dxaOrig="8002" w:dyaOrig="2362" w14:anchorId="0CAE76BB">
                <v:shape id="_x0000_i1029" type="#_x0000_t75" style="width:280.85pt;height:151.15pt" o:ole="">
                  <v:imagedata r:id="rId41" o:title=""/>
                </v:shape>
                <o:OLEObject Type="Embed" ProgID="Visio.Drawing.11" ShapeID="_x0000_i1029" DrawAspect="Content" ObjectID="_1499633608" r:id="rId42"/>
              </w:object>
            </w:r>
          </w:p>
        </w:tc>
      </w:tr>
    </w:tbl>
    <w:p w14:paraId="0CAE6B95" w14:textId="77777777" w:rsidR="001679FF" w:rsidRDefault="001679FF" w:rsidP="001679FF">
      <w:pPr>
        <w:jc w:val="left"/>
        <w:rPr>
          <w:color w:val="0F243E"/>
        </w:rPr>
      </w:pPr>
      <w:r>
        <w:t xml:space="preserve">  </w:t>
      </w:r>
    </w:p>
    <w:p w14:paraId="0CAE6B96" w14:textId="77777777" w:rsidR="00BA785C" w:rsidRDefault="00BA785C" w:rsidP="00A577CF">
      <w:pPr>
        <w:spacing w:after="0" w:line="240" w:lineRule="auto"/>
        <w:jc w:val="left"/>
      </w:pPr>
    </w:p>
    <w:p w14:paraId="0CAE6B97" w14:textId="77777777" w:rsidR="0014307C" w:rsidRPr="003E65B4" w:rsidRDefault="0014307C" w:rsidP="0014307C">
      <w:pPr>
        <w:pStyle w:val="Heading1"/>
        <w:jc w:val="left"/>
      </w:pPr>
      <w:bookmarkStart w:id="4322" w:name="_Toc425500333"/>
      <w:r w:rsidRPr="003E65B4">
        <w:lastRenderedPageBreak/>
        <w:t>Solution Data Elements</w:t>
      </w:r>
      <w:bookmarkEnd w:id="1930"/>
      <w:bookmarkEnd w:id="1931"/>
      <w:bookmarkEnd w:id="1932"/>
      <w:bookmarkEnd w:id="4322"/>
    </w:p>
    <w:p w14:paraId="0CAE6B98" w14:textId="77777777" w:rsidR="0014307C" w:rsidRPr="003E65B4" w:rsidRDefault="0014307C" w:rsidP="0014307C">
      <w:pPr>
        <w:jc w:val="left"/>
      </w:pPr>
      <w:r w:rsidRPr="003E65B4">
        <w:t xml:space="preserve">This </w:t>
      </w:r>
      <w:r>
        <w:t>section</w:t>
      </w:r>
      <w:r w:rsidRPr="003E65B4">
        <w:t xml:space="preserve"> contains information regarding the data considerations that will be relevant to the scheduling requirements, as well as the expected information that will be used for representing </w:t>
      </w:r>
      <w:r>
        <w:t>Contracts, Sites, Systems, Engineers</w:t>
      </w:r>
      <w:r w:rsidRPr="003E65B4">
        <w:t xml:space="preserve"> and Tasks. The data and other considerations included in this </w:t>
      </w:r>
      <w:r>
        <w:t>section</w:t>
      </w:r>
      <w:r w:rsidRPr="003E65B4">
        <w:t xml:space="preserve"> are required to support the solution described in </w:t>
      </w:r>
      <w:r>
        <w:t>this BSS</w:t>
      </w:r>
      <w:r w:rsidRPr="003E65B4">
        <w:t>.</w:t>
      </w:r>
    </w:p>
    <w:p w14:paraId="0CAE6B99" w14:textId="77777777" w:rsidR="0014307C" w:rsidRPr="003E65B4" w:rsidRDefault="0014307C" w:rsidP="0014307C">
      <w:pPr>
        <w:pStyle w:val="Heading2"/>
        <w:jc w:val="left"/>
      </w:pPr>
      <w:bookmarkStart w:id="4323" w:name="_Toc50690889"/>
      <w:bookmarkStart w:id="4324" w:name="_Toc50691041"/>
      <w:bookmarkStart w:id="4325" w:name="_Toc50693735"/>
      <w:bookmarkStart w:id="4326" w:name="_Toc50723206"/>
      <w:bookmarkStart w:id="4327" w:name="_Toc50769970"/>
      <w:bookmarkStart w:id="4328" w:name="_Toc50771737"/>
      <w:bookmarkStart w:id="4329" w:name="_Toc50774163"/>
      <w:bookmarkStart w:id="4330" w:name="_Toc51037969"/>
      <w:bookmarkStart w:id="4331" w:name="_Toc51059202"/>
      <w:bookmarkStart w:id="4332" w:name="_Toc64696177"/>
      <w:bookmarkStart w:id="4333" w:name="_Toc65911636"/>
      <w:bookmarkStart w:id="4334" w:name="_Toc76456493"/>
      <w:bookmarkStart w:id="4335" w:name="_Toc332981996"/>
      <w:bookmarkStart w:id="4336" w:name="_Toc355343791"/>
      <w:bookmarkStart w:id="4337" w:name="_Toc359587077"/>
      <w:bookmarkStart w:id="4338" w:name="_Toc425500334"/>
      <w:r w:rsidRPr="003E65B4">
        <w:t>General Data Considerations</w:t>
      </w:r>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p>
    <w:p w14:paraId="0CAE6B9A" w14:textId="77777777" w:rsidR="0014307C" w:rsidRPr="003E65B4" w:rsidRDefault="0014307C" w:rsidP="0014307C">
      <w:pPr>
        <w:jc w:val="left"/>
      </w:pPr>
      <w:r>
        <w:t>GE Healthcare</w:t>
      </w:r>
      <w:r w:rsidRPr="008B1FC7">
        <w:t xml:space="preserve"> </w:t>
      </w:r>
      <w:r w:rsidRPr="00B93240">
        <w:t>understand</w:t>
      </w:r>
      <w:r w:rsidR="00D51055">
        <w:t>s</w:t>
      </w:r>
      <w:r w:rsidRPr="00B93240">
        <w:t xml:space="preserve"> the importance of accurate, </w:t>
      </w:r>
      <w:r>
        <w:t>standardised</w:t>
      </w:r>
      <w:r w:rsidRPr="00B93240">
        <w:t xml:space="preserve"> and consistent data </w:t>
      </w:r>
      <w:r>
        <w:t xml:space="preserve">to be held </w:t>
      </w:r>
      <w:r w:rsidRPr="00B93240">
        <w:t xml:space="preserve">within the ClickSchedule solution. The required data should be supplied to, and validated by the ClickSoftware Project Team, as early within the project time frame as possible. </w:t>
      </w:r>
      <w:r>
        <w:t xml:space="preserve"> </w:t>
      </w:r>
      <w:r w:rsidRPr="00B93240">
        <w:t xml:space="preserve">ClickSoftware’s </w:t>
      </w:r>
      <w:r w:rsidR="002F119A">
        <w:t>assumption</w:t>
      </w:r>
      <w:r w:rsidRPr="00B93240">
        <w:t xml:space="preserve"> is that </w:t>
      </w:r>
      <w:r>
        <w:t>GEHC</w:t>
      </w:r>
      <w:r w:rsidRPr="008B1FC7">
        <w:t xml:space="preserve"> </w:t>
      </w:r>
      <w:r w:rsidRPr="00B93240">
        <w:t xml:space="preserve">will </w:t>
      </w:r>
      <w:r w:rsidR="002F119A">
        <w:t>be responsible for</w:t>
      </w:r>
      <w:r w:rsidRPr="00B93240">
        <w:t xml:space="preserve"> </w:t>
      </w:r>
      <w:r w:rsidR="002F119A">
        <w:t>providing</w:t>
      </w:r>
      <w:r w:rsidRPr="00B93240">
        <w:t xml:space="preserve"> the described data</w:t>
      </w:r>
      <w:r w:rsidR="002F119A">
        <w:t>, extracting it</w:t>
      </w:r>
      <w:r w:rsidRPr="003E65B4">
        <w:t xml:space="preserve"> from its existing business systems</w:t>
      </w:r>
      <w:r w:rsidR="002F119A">
        <w:t xml:space="preserve"> and transforming it ready to be input into ClickSoftware</w:t>
      </w:r>
      <w:r w:rsidRPr="003E65B4">
        <w:t>.</w:t>
      </w:r>
    </w:p>
    <w:p w14:paraId="0CAE6B9B" w14:textId="77777777" w:rsidR="00D77762" w:rsidRPr="003E65B4" w:rsidRDefault="00D77762" w:rsidP="00D77762">
      <w:pPr>
        <w:pStyle w:val="Heading2"/>
        <w:jc w:val="left"/>
      </w:pPr>
      <w:bookmarkStart w:id="4339" w:name="_Toc425500335"/>
      <w:bookmarkEnd w:id="1933"/>
      <w:bookmarkEnd w:id="1934"/>
      <w:bookmarkEnd w:id="1935"/>
      <w:bookmarkEnd w:id="1936"/>
      <w:bookmarkEnd w:id="1937"/>
      <w:bookmarkEnd w:id="1938"/>
      <w:bookmarkEnd w:id="1939"/>
      <w:bookmarkEnd w:id="1940"/>
      <w:bookmarkEnd w:id="1941"/>
      <w:r w:rsidRPr="003E65B4">
        <w:t>Time</w:t>
      </w:r>
      <w:bookmarkEnd w:id="4339"/>
    </w:p>
    <w:p w14:paraId="0CAE6B9C" w14:textId="0E19B95B" w:rsidR="00D77762" w:rsidRPr="003E65B4" w:rsidRDefault="00D77762" w:rsidP="00D77762">
      <w:pPr>
        <w:jc w:val="left"/>
      </w:pPr>
      <w:r w:rsidRPr="003E65B4">
        <w:t xml:space="preserve">Time is the most critical aspect of the scheduling problem because it drives all of the activities in the service task lifecycle. Time </w:t>
      </w:r>
      <w:r w:rsidR="00D01A1B">
        <w:t>SIEBEL</w:t>
      </w:r>
      <w:r w:rsidRPr="003E65B4">
        <w:t xml:space="preserve"> be defined in whole minutes.</w:t>
      </w:r>
    </w:p>
    <w:p w14:paraId="0CAE6B9D" w14:textId="77777777" w:rsidR="00D77762" w:rsidRPr="003E65B4" w:rsidRDefault="00D77762" w:rsidP="009A52C8">
      <w:pPr>
        <w:pStyle w:val="ListParagraph"/>
        <w:numPr>
          <w:ilvl w:val="0"/>
          <w:numId w:val="12"/>
        </w:numPr>
        <w:jc w:val="left"/>
      </w:pPr>
      <w:r w:rsidRPr="00F82036">
        <w:rPr>
          <w:b/>
        </w:rPr>
        <w:t xml:space="preserve">Open Date </w:t>
      </w:r>
      <w:r w:rsidRPr="003E65B4">
        <w:t>– Specifies the date and time when the service</w:t>
      </w:r>
      <w:r>
        <w:t xml:space="preserve"> request is first made</w:t>
      </w:r>
      <w:r w:rsidRPr="003E65B4">
        <w:t>.</w:t>
      </w:r>
    </w:p>
    <w:p w14:paraId="0CAE6B9E" w14:textId="77777777" w:rsidR="00D77762" w:rsidRDefault="00D77762" w:rsidP="009A52C8">
      <w:pPr>
        <w:pStyle w:val="ListParagraph"/>
        <w:numPr>
          <w:ilvl w:val="0"/>
          <w:numId w:val="12"/>
        </w:numPr>
        <w:jc w:val="left"/>
      </w:pPr>
      <w:r w:rsidRPr="00F82036">
        <w:rPr>
          <w:b/>
        </w:rPr>
        <w:t xml:space="preserve">Early Start Date </w:t>
      </w:r>
      <w:r w:rsidRPr="003E65B4">
        <w:t xml:space="preserve">– Specifies the earliest date and time after which an engineer </w:t>
      </w:r>
      <w:r>
        <w:t>should arrive to begin a task.</w:t>
      </w:r>
    </w:p>
    <w:p w14:paraId="0CAE6B9F" w14:textId="77777777" w:rsidR="00D77762" w:rsidRPr="003E65B4" w:rsidRDefault="00D77762" w:rsidP="009A52C8">
      <w:pPr>
        <w:pStyle w:val="ListParagraph"/>
        <w:numPr>
          <w:ilvl w:val="0"/>
          <w:numId w:val="12"/>
        </w:numPr>
        <w:jc w:val="left"/>
      </w:pPr>
      <w:r>
        <w:rPr>
          <w:b/>
        </w:rPr>
        <w:t>Late Start Date</w:t>
      </w:r>
      <w:r>
        <w:t xml:space="preserve"> – Identifies the latest possible date and time at which the task may be started in order for it to be completed (based on expected assignment duration) before the Due Date and therefore remain within the service level agreement (SLA).</w:t>
      </w:r>
    </w:p>
    <w:p w14:paraId="0CAE6BA0" w14:textId="77777777" w:rsidR="00D77762" w:rsidRPr="003E65B4" w:rsidRDefault="00D77762" w:rsidP="009A52C8">
      <w:pPr>
        <w:pStyle w:val="ListParagraph"/>
        <w:numPr>
          <w:ilvl w:val="0"/>
          <w:numId w:val="12"/>
        </w:numPr>
        <w:jc w:val="left"/>
      </w:pPr>
      <w:r w:rsidRPr="00F82036">
        <w:rPr>
          <w:b/>
        </w:rPr>
        <w:t xml:space="preserve">Due Date </w:t>
      </w:r>
      <w:r w:rsidRPr="003E65B4">
        <w:t xml:space="preserve">– Specifies the date and time by which the task should be completed, and is typically used where </w:t>
      </w:r>
      <w:r>
        <w:t xml:space="preserve">SLAs </w:t>
      </w:r>
      <w:r w:rsidRPr="003E65B4">
        <w:t xml:space="preserve">require that </w:t>
      </w:r>
      <w:r>
        <w:t>the work</w:t>
      </w:r>
      <w:r w:rsidRPr="003E65B4">
        <w:t xml:space="preserve"> be completed (not started) within a specified time period.</w:t>
      </w:r>
    </w:p>
    <w:p w14:paraId="0CAE6BA1" w14:textId="77777777" w:rsidR="00D77762" w:rsidRPr="003E65B4" w:rsidRDefault="00D77762" w:rsidP="009A52C8">
      <w:pPr>
        <w:pStyle w:val="ListParagraph"/>
        <w:numPr>
          <w:ilvl w:val="0"/>
          <w:numId w:val="12"/>
        </w:numPr>
        <w:jc w:val="left"/>
      </w:pPr>
      <w:r w:rsidRPr="00F82036">
        <w:rPr>
          <w:b/>
        </w:rPr>
        <w:t xml:space="preserve">Appointment Start Date </w:t>
      </w:r>
      <w:r w:rsidRPr="003E65B4">
        <w:t>– Defines the</w:t>
      </w:r>
      <w:r>
        <w:t xml:space="preserve"> start of the</w:t>
      </w:r>
      <w:r w:rsidRPr="003E65B4">
        <w:t xml:space="preserve"> appointment window </w:t>
      </w:r>
      <w:r>
        <w:t>– it s</w:t>
      </w:r>
      <w:r w:rsidRPr="003E65B4">
        <w:t>pecifies the earliest date and time after which an engineer can arrive to begin a task as agreed with the customer. This is only relevant for tasks where a commitment has been made to a customer in a time window different from the SLA window.</w:t>
      </w:r>
      <w:r>
        <w:t xml:space="preserve"> This is also known as the “Earliest Arrival </w:t>
      </w:r>
      <w:r w:rsidR="00FF7F0E">
        <w:t>o</w:t>
      </w:r>
      <w:r>
        <w:t>n Site Date”.</w:t>
      </w:r>
    </w:p>
    <w:p w14:paraId="0CAE6BA2" w14:textId="77777777" w:rsidR="00D77762" w:rsidRDefault="00D77762" w:rsidP="009A52C8">
      <w:pPr>
        <w:pStyle w:val="ListParagraph"/>
        <w:numPr>
          <w:ilvl w:val="0"/>
          <w:numId w:val="12"/>
        </w:numPr>
        <w:jc w:val="left"/>
      </w:pPr>
      <w:r w:rsidRPr="00F82036">
        <w:rPr>
          <w:b/>
        </w:rPr>
        <w:t>Appointment Finish Date</w:t>
      </w:r>
      <w:r w:rsidRPr="003E65B4">
        <w:t xml:space="preserve"> – Defines the appointment window </w:t>
      </w:r>
      <w:r>
        <w:t>–</w:t>
      </w:r>
      <w:r w:rsidRPr="003E65B4">
        <w:t xml:space="preserve"> </w:t>
      </w:r>
      <w:r>
        <w:t>it s</w:t>
      </w:r>
      <w:r w:rsidRPr="003E65B4">
        <w:t>pecifies the latest date and time by which an engineer can arrive to begin a task as agreed with the customer. This is only relevant for tasks where a commitment has been made to a customer in a time window different from the SLA window.</w:t>
      </w:r>
      <w:r>
        <w:t xml:space="preserve"> This is also known as the “Latest Arrival </w:t>
      </w:r>
      <w:r w:rsidR="00FF7F0E">
        <w:t>o</w:t>
      </w:r>
      <w:r>
        <w:t>n Site Date”.</w:t>
      </w:r>
    </w:p>
    <w:p w14:paraId="0CAE6BA3" w14:textId="77777777" w:rsidR="00D77762" w:rsidRDefault="00D77762" w:rsidP="00D77762">
      <w:pPr>
        <w:jc w:val="left"/>
      </w:pPr>
    </w:p>
    <w:p w14:paraId="0CAE6BA4" w14:textId="77777777" w:rsidR="00D77762" w:rsidRDefault="00D77762" w:rsidP="00D77762">
      <w:pPr>
        <w:jc w:val="left"/>
      </w:pPr>
    </w:p>
    <w:p w14:paraId="0CAE6BA5" w14:textId="77777777" w:rsidR="00D77762" w:rsidRDefault="00D77762" w:rsidP="00D77762">
      <w:pPr>
        <w:spacing w:after="0" w:line="240" w:lineRule="auto"/>
        <w:jc w:val="left"/>
      </w:pPr>
      <w:r>
        <w:br w:type="page"/>
      </w:r>
    </w:p>
    <w:p w14:paraId="0CAE6BA6" w14:textId="77777777" w:rsidR="00D77762" w:rsidRPr="003E65B4" w:rsidRDefault="00D77762" w:rsidP="00D77762">
      <w:pPr>
        <w:jc w:val="left"/>
      </w:pPr>
      <w:r w:rsidRPr="003E65B4">
        <w:lastRenderedPageBreak/>
        <w:t>The diagram below illustrates these dates in further detail:</w:t>
      </w:r>
    </w:p>
    <w:p w14:paraId="0CAE6BA7" w14:textId="77777777" w:rsidR="00D77762" w:rsidRPr="003E65B4" w:rsidRDefault="00D77762" w:rsidP="00D77762">
      <w:pPr>
        <w:pStyle w:val="Caption"/>
        <w:ind w:left="0"/>
        <w:jc w:val="left"/>
      </w:pPr>
      <w:r>
        <w:rPr>
          <w:noProof/>
          <w:lang w:val="en-US"/>
        </w:rPr>
        <mc:AlternateContent>
          <mc:Choice Requires="wpc">
            <w:drawing>
              <wp:inline distT="0" distB="0" distL="0" distR="0" wp14:anchorId="0CAE76BC" wp14:editId="0CAE76BD">
                <wp:extent cx="6170930" cy="4517390"/>
                <wp:effectExtent l="0" t="0" r="1270" b="0"/>
                <wp:docPr id="238" name="Canvas 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1" name="Rectangle 2006"/>
                        <wps:cNvSpPr>
                          <a:spLocks noChangeArrowheads="1"/>
                        </wps:cNvSpPr>
                        <wps:spPr bwMode="auto">
                          <a:xfrm>
                            <a:off x="446202" y="2488880"/>
                            <a:ext cx="5114425" cy="137821"/>
                          </a:xfrm>
                          <a:prstGeom prst="rect">
                            <a:avLst/>
                          </a:prstGeom>
                          <a:solidFill>
                            <a:schemeClr val="accent1">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20" name="Rectangle 2010"/>
                        <wps:cNvSpPr>
                          <a:spLocks noChangeArrowheads="1"/>
                        </wps:cNvSpPr>
                        <wps:spPr bwMode="auto">
                          <a:xfrm>
                            <a:off x="2999713" y="2438773"/>
                            <a:ext cx="1097927" cy="187929"/>
                          </a:xfrm>
                          <a:prstGeom prst="rect">
                            <a:avLst/>
                          </a:prstGeom>
                          <a:solidFill>
                            <a:srgbClr val="4F81BD">
                              <a:alpha val="80000"/>
                            </a:srgb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52" name="Line 720"/>
                        <wps:cNvCnPr/>
                        <wps:spPr bwMode="auto">
                          <a:xfrm>
                            <a:off x="682603"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3" name="Line 763"/>
                        <wps:cNvCnPr/>
                        <wps:spPr bwMode="auto">
                          <a:xfrm>
                            <a:off x="926405"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4" name="Line 764"/>
                        <wps:cNvCnPr/>
                        <wps:spPr bwMode="auto">
                          <a:xfrm>
                            <a:off x="1170306"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5" name="Line 765"/>
                        <wps:cNvCnPr/>
                        <wps:spPr bwMode="auto">
                          <a:xfrm>
                            <a:off x="1414107"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6" name="Line 766"/>
                        <wps:cNvCnPr/>
                        <wps:spPr bwMode="auto">
                          <a:xfrm>
                            <a:off x="1658608"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7" name="Line 767"/>
                        <wps:cNvCnPr/>
                        <wps:spPr bwMode="auto">
                          <a:xfrm>
                            <a:off x="1901809"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8" name="Line 768"/>
                        <wps:cNvCnPr/>
                        <wps:spPr bwMode="auto">
                          <a:xfrm>
                            <a:off x="2146310"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59" name="Line 769"/>
                        <wps:cNvCnPr/>
                        <wps:spPr bwMode="auto">
                          <a:xfrm>
                            <a:off x="2389512"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60" name="Line 770"/>
                        <wps:cNvCnPr/>
                        <wps:spPr bwMode="auto">
                          <a:xfrm>
                            <a:off x="2633913"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61" name="Line 771"/>
                        <wps:cNvCnPr/>
                        <wps:spPr bwMode="auto">
                          <a:xfrm>
                            <a:off x="2877114"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62" name="Line 772"/>
                        <wps:cNvCnPr/>
                        <wps:spPr bwMode="auto">
                          <a:xfrm>
                            <a:off x="3121615"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63" name="Line 773"/>
                        <wps:cNvCnPr/>
                        <wps:spPr bwMode="auto">
                          <a:xfrm>
                            <a:off x="3365516"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88" name="Line 774"/>
                        <wps:cNvCnPr/>
                        <wps:spPr bwMode="auto">
                          <a:xfrm>
                            <a:off x="3609318"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0" name="Line 775"/>
                        <wps:cNvCnPr/>
                        <wps:spPr bwMode="auto">
                          <a:xfrm>
                            <a:off x="3853119"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1" name="Line 776"/>
                        <wps:cNvCnPr/>
                        <wps:spPr bwMode="auto">
                          <a:xfrm>
                            <a:off x="4097020"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2" name="Line 777"/>
                        <wps:cNvCnPr/>
                        <wps:spPr bwMode="auto">
                          <a:xfrm>
                            <a:off x="4341421"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3" name="Line 778"/>
                        <wps:cNvCnPr/>
                        <wps:spPr bwMode="auto">
                          <a:xfrm>
                            <a:off x="4584722"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4" name="Line 779"/>
                        <wps:cNvCnPr/>
                        <wps:spPr bwMode="auto">
                          <a:xfrm>
                            <a:off x="4829123" y="2577194"/>
                            <a:ext cx="7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5" name="Line 780"/>
                        <wps:cNvCnPr/>
                        <wps:spPr bwMode="auto">
                          <a:xfrm>
                            <a:off x="5073025"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6" name="Line 781"/>
                        <wps:cNvCnPr/>
                        <wps:spPr bwMode="auto">
                          <a:xfrm>
                            <a:off x="5316826" y="2577194"/>
                            <a:ext cx="600" cy="49508"/>
                          </a:xfrm>
                          <a:prstGeom prst="line">
                            <a:avLst/>
                          </a:prstGeom>
                          <a:noFill/>
                          <a:ln w="12" cap="rnd">
                            <a:solidFill>
                              <a:srgbClr val="000000"/>
                            </a:solidFill>
                            <a:round/>
                            <a:headEnd/>
                            <a:tailEnd/>
                          </a:ln>
                          <a:extLst>
                            <a:ext uri="{909E8E84-426E-40DD-AFC4-6F175D3DCCD1}">
                              <a14:hiddenFill xmlns:a14="http://schemas.microsoft.com/office/drawing/2010/main">
                                <a:noFill/>
                              </a14:hiddenFill>
                            </a:ext>
                          </a:extLst>
                        </wps:spPr>
                        <wps:bodyPr/>
                      </wps:wsp>
                      <wps:wsp>
                        <wps:cNvPr id="297" name="Freeform 799"/>
                        <wps:cNvSpPr>
                          <a:spLocks/>
                        </wps:cNvSpPr>
                        <wps:spPr bwMode="auto">
                          <a:xfrm>
                            <a:off x="2143685" y="2300251"/>
                            <a:ext cx="1465633" cy="207732"/>
                          </a:xfrm>
                          <a:custGeom>
                            <a:avLst/>
                            <a:gdLst>
                              <a:gd name="T0" fmla="*/ 0 w 3239"/>
                              <a:gd name="T1" fmla="*/ 207645 h 327"/>
                              <a:gd name="T2" fmla="*/ 0 w 3239"/>
                              <a:gd name="T3" fmla="*/ 0 h 327"/>
                              <a:gd name="T4" fmla="*/ 2056765 w 3239"/>
                              <a:gd name="T5" fmla="*/ 0 h 327"/>
                              <a:gd name="T6" fmla="*/ 2056765 w 3239"/>
                              <a:gd name="T7" fmla="*/ 207645 h 32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239" h="327">
                                <a:moveTo>
                                  <a:pt x="0" y="327"/>
                                </a:moveTo>
                                <a:lnTo>
                                  <a:pt x="0" y="0"/>
                                </a:lnTo>
                                <a:lnTo>
                                  <a:pt x="3239" y="0"/>
                                </a:lnTo>
                                <a:lnTo>
                                  <a:pt x="3239" y="327"/>
                                </a:lnTo>
                              </a:path>
                            </a:pathLst>
                          </a:custGeom>
                          <a:noFill/>
                          <a:ln w="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802"/>
                        <wps:cNvSpPr>
                          <a:spLocks noChangeArrowheads="1"/>
                        </wps:cNvSpPr>
                        <wps:spPr bwMode="auto">
                          <a:xfrm>
                            <a:off x="2468237" y="2127525"/>
                            <a:ext cx="91884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0E" w14:textId="77777777" w:rsidR="00EB1E52" w:rsidRDefault="00EB1E52" w:rsidP="00D77762">
                              <w:r>
                                <w:rPr>
                                  <w:rFonts w:cs="Verdana"/>
                                  <w:color w:val="000000"/>
                                  <w:sz w:val="16"/>
                                  <w:szCs w:val="16"/>
                                </w:rPr>
                                <w:t>Appointment Window</w:t>
                              </w:r>
                            </w:p>
                          </w:txbxContent>
                        </wps:txbx>
                        <wps:bodyPr rot="0" vert="horz" wrap="none" lIns="0" tIns="0" rIns="0" bIns="0" anchor="t" anchorCtr="0" upright="1">
                          <a:spAutoFit/>
                        </wps:bodyPr>
                      </wps:wsp>
                      <wps:wsp>
                        <wps:cNvPr id="299" name="Freeform 830"/>
                        <wps:cNvSpPr>
                          <a:spLocks/>
                        </wps:cNvSpPr>
                        <wps:spPr bwMode="auto">
                          <a:xfrm>
                            <a:off x="1446507" y="1920493"/>
                            <a:ext cx="4114120" cy="568387"/>
                          </a:xfrm>
                          <a:custGeom>
                            <a:avLst/>
                            <a:gdLst>
                              <a:gd name="T0" fmla="*/ 0 w 4486"/>
                              <a:gd name="T1" fmla="*/ 568325 h 719"/>
                              <a:gd name="T2" fmla="*/ 0 w 4486"/>
                              <a:gd name="T3" fmla="*/ 0 h 719"/>
                              <a:gd name="T4" fmla="*/ 2848610 w 4486"/>
                              <a:gd name="T5" fmla="*/ 0 h 719"/>
                              <a:gd name="T6" fmla="*/ 2848610 w 4486"/>
                              <a:gd name="T7" fmla="*/ 568325 h 7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486" h="719">
                                <a:moveTo>
                                  <a:pt x="0" y="719"/>
                                </a:moveTo>
                                <a:lnTo>
                                  <a:pt x="0" y="0"/>
                                </a:lnTo>
                                <a:lnTo>
                                  <a:pt x="4486" y="0"/>
                                </a:lnTo>
                                <a:lnTo>
                                  <a:pt x="4486" y="719"/>
                                </a:lnTo>
                              </a:path>
                            </a:pathLst>
                          </a:custGeom>
                          <a:noFill/>
                          <a:ln w="36" cap="rnd">
                            <a:solidFill>
                              <a:srgbClr val="8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833"/>
                        <wps:cNvSpPr>
                          <a:spLocks noChangeArrowheads="1"/>
                        </wps:cNvSpPr>
                        <wps:spPr bwMode="auto">
                          <a:xfrm>
                            <a:off x="3122215" y="1729465"/>
                            <a:ext cx="783004" cy="191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0F" w14:textId="77777777" w:rsidR="00EB1E52" w:rsidRDefault="00EB1E52" w:rsidP="00D77762">
                              <w:pPr>
                                <w:pStyle w:val="NoSpacing"/>
                                <w:jc w:val="center"/>
                                <w:rPr>
                                  <w:color w:val="8064A2" w:themeColor="accent4"/>
                                  <w:sz w:val="18"/>
                                </w:rPr>
                              </w:pPr>
                              <w:r w:rsidRPr="00E51C42">
                                <w:rPr>
                                  <w:color w:val="8064A2" w:themeColor="accent4"/>
                                  <w:sz w:val="18"/>
                                </w:rPr>
                                <w:t>SLA Window</w:t>
                              </w:r>
                            </w:p>
                            <w:p w14:paraId="0CAE7710" w14:textId="77777777" w:rsidR="00EB1E52" w:rsidRPr="00E51C42" w:rsidRDefault="00EB1E52" w:rsidP="00D77762">
                              <w:pPr>
                                <w:pStyle w:val="NoSpacing"/>
                                <w:jc w:val="center"/>
                                <w:rPr>
                                  <w:color w:val="8064A2" w:themeColor="accent4"/>
                                  <w:sz w:val="18"/>
                                </w:rPr>
                              </w:pPr>
                            </w:p>
                            <w:p w14:paraId="0CAE7711" w14:textId="77777777" w:rsidR="00EB1E52" w:rsidRDefault="00EB1E52" w:rsidP="00D77762"/>
                          </w:txbxContent>
                        </wps:txbx>
                        <wps:bodyPr rot="0" vert="horz" wrap="square" lIns="0" tIns="0" rIns="0" bIns="0" anchor="t" anchorCtr="0" upright="1">
                          <a:noAutofit/>
                        </wps:bodyPr>
                      </wps:wsp>
                      <wps:wsp>
                        <wps:cNvPr id="301" name="Rectangle 834"/>
                        <wps:cNvSpPr>
                          <a:spLocks noChangeArrowheads="1"/>
                        </wps:cNvSpPr>
                        <wps:spPr bwMode="auto">
                          <a:xfrm>
                            <a:off x="2595813" y="1747767"/>
                            <a:ext cx="78800" cy="255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2" w14:textId="77777777" w:rsidR="00EB1E52" w:rsidRDefault="00EB1E52" w:rsidP="00D77762"/>
                          </w:txbxContent>
                        </wps:txbx>
                        <wps:bodyPr rot="0" vert="horz" wrap="none" lIns="0" tIns="0" rIns="0" bIns="0" anchor="t" anchorCtr="0" upright="1">
                          <a:spAutoFit/>
                        </wps:bodyPr>
                      </wps:wsp>
                      <wps:wsp>
                        <wps:cNvPr id="302" name="Rectangle 852"/>
                        <wps:cNvSpPr>
                          <a:spLocks noChangeArrowheads="1"/>
                        </wps:cNvSpPr>
                        <wps:spPr bwMode="auto">
                          <a:xfrm>
                            <a:off x="2480312" y="16503"/>
                            <a:ext cx="939105" cy="255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3" w14:textId="77777777" w:rsidR="00EB1E52" w:rsidRDefault="00EB1E52" w:rsidP="00D77762">
                              <w:r>
                                <w:rPr>
                                  <w:rFonts w:cs="Verdana"/>
                                  <w:b/>
                                  <w:bCs/>
                                  <w:color w:val="000000"/>
                                </w:rPr>
                                <w:t>Time Description</w:t>
                              </w:r>
                            </w:p>
                          </w:txbxContent>
                        </wps:txbx>
                        <wps:bodyPr rot="0" vert="horz" wrap="none" lIns="0" tIns="0" rIns="0" bIns="0" anchor="t" anchorCtr="0" upright="1">
                          <a:spAutoFit/>
                        </wps:bodyPr>
                      </wps:wsp>
                      <wps:wsp>
                        <wps:cNvPr id="305" name="Rectangle 868"/>
                        <wps:cNvSpPr>
                          <a:spLocks noChangeArrowheads="1"/>
                        </wps:cNvSpPr>
                        <wps:spPr bwMode="auto">
                          <a:xfrm>
                            <a:off x="3358471" y="3161954"/>
                            <a:ext cx="50990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4" w14:textId="77777777" w:rsidR="00EB1E52" w:rsidRDefault="00EB1E52" w:rsidP="00D77762">
                              <w:r>
                                <w:rPr>
                                  <w:rFonts w:cs="Verdana"/>
                                  <w:b/>
                                  <w:bCs/>
                                  <w:color w:val="3366FF"/>
                                  <w:sz w:val="14"/>
                                  <w:szCs w:val="14"/>
                                </w:rPr>
                                <w:t xml:space="preserve">Appointment Finish Date </w:t>
                              </w:r>
                            </w:p>
                          </w:txbxContent>
                        </wps:txbx>
                        <wps:bodyPr rot="0" vert="horz" wrap="square" lIns="0" tIns="0" rIns="0" bIns="0" anchor="t" anchorCtr="0" upright="1">
                          <a:spAutoFit/>
                        </wps:bodyPr>
                      </wps:wsp>
                      <wps:wsp>
                        <wps:cNvPr id="306" name="Freeform 870"/>
                        <wps:cNvSpPr>
                          <a:spLocks/>
                        </wps:cNvSpPr>
                        <wps:spPr bwMode="auto">
                          <a:xfrm>
                            <a:off x="2072034" y="2413298"/>
                            <a:ext cx="138501" cy="139121"/>
                          </a:xfrm>
                          <a:custGeom>
                            <a:avLst/>
                            <a:gdLst>
                              <a:gd name="T0" fmla="*/ 69215 w 218"/>
                              <a:gd name="T1" fmla="*/ 0 h 219"/>
                              <a:gd name="T2" fmla="*/ 0 w 218"/>
                              <a:gd name="T3" fmla="*/ 69850 h 219"/>
                              <a:gd name="T4" fmla="*/ 69215 w 218"/>
                              <a:gd name="T5" fmla="*/ 139065 h 219"/>
                              <a:gd name="T6" fmla="*/ 138430 w 218"/>
                              <a:gd name="T7" fmla="*/ 69850 h 219"/>
                              <a:gd name="T8" fmla="*/ 69215 w 218"/>
                              <a:gd name="T9" fmla="*/ 0 h 2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8" h="219">
                                <a:moveTo>
                                  <a:pt x="109" y="0"/>
                                </a:moveTo>
                                <a:lnTo>
                                  <a:pt x="0" y="110"/>
                                </a:lnTo>
                                <a:lnTo>
                                  <a:pt x="109" y="219"/>
                                </a:lnTo>
                                <a:lnTo>
                                  <a:pt x="218" y="110"/>
                                </a:lnTo>
                                <a:lnTo>
                                  <a:pt x="109" y="0"/>
                                </a:lnTo>
                                <a:close/>
                              </a:path>
                            </a:pathLst>
                          </a:custGeom>
                          <a:solidFill>
                            <a:srgbClr val="4878BF"/>
                          </a:solidFill>
                          <a:ln w="9525">
                            <a:solidFill>
                              <a:srgbClr val="000000"/>
                            </a:solidFill>
                            <a:round/>
                            <a:headEnd/>
                            <a:tailEnd/>
                          </a:ln>
                        </wps:spPr>
                        <wps:bodyPr rot="0" vert="horz" wrap="square" lIns="91440" tIns="45720" rIns="91440" bIns="45720" anchor="t" anchorCtr="0" upright="1">
                          <a:noAutofit/>
                        </wps:bodyPr>
                      </wps:wsp>
                      <wps:wsp>
                        <wps:cNvPr id="308" name="Freeform 878"/>
                        <wps:cNvSpPr>
                          <a:spLocks noEditPoints="1"/>
                        </wps:cNvSpPr>
                        <wps:spPr bwMode="auto">
                          <a:xfrm>
                            <a:off x="2707012" y="2525086"/>
                            <a:ext cx="276201" cy="356955"/>
                          </a:xfrm>
                          <a:custGeom>
                            <a:avLst/>
                            <a:gdLst>
                              <a:gd name="T0" fmla="*/ 276225 w 435"/>
                              <a:gd name="T1" fmla="*/ 0 h 562"/>
                              <a:gd name="T2" fmla="*/ 276225 w 435"/>
                              <a:gd name="T3" fmla="*/ 156210 h 562"/>
                              <a:gd name="T4" fmla="*/ 276225 w 435"/>
                              <a:gd name="T5" fmla="*/ 156210 h 562"/>
                              <a:gd name="T6" fmla="*/ 0 w 435"/>
                              <a:gd name="T7" fmla="*/ 356870 h 56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35" h="562">
                                <a:moveTo>
                                  <a:pt x="435" y="0"/>
                                </a:moveTo>
                                <a:lnTo>
                                  <a:pt x="435" y="246"/>
                                </a:lnTo>
                                <a:moveTo>
                                  <a:pt x="435" y="246"/>
                                </a:moveTo>
                                <a:lnTo>
                                  <a:pt x="0" y="562"/>
                                </a:lnTo>
                              </a:path>
                            </a:pathLst>
                          </a:custGeom>
                          <a:noFill/>
                          <a:ln w="1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879"/>
                        <wps:cNvSpPr>
                          <a:spLocks/>
                        </wps:cNvSpPr>
                        <wps:spPr bwMode="auto">
                          <a:xfrm>
                            <a:off x="2965414" y="2490780"/>
                            <a:ext cx="34300" cy="34305"/>
                          </a:xfrm>
                          <a:custGeom>
                            <a:avLst/>
                            <a:gdLst>
                              <a:gd name="T0" fmla="*/ 0 w 67"/>
                              <a:gd name="T1" fmla="*/ 17401 h 67"/>
                              <a:gd name="T2" fmla="*/ 17401 w 67"/>
                              <a:gd name="T3" fmla="*/ 0 h 67"/>
                              <a:gd name="T4" fmla="*/ 34290 w 67"/>
                              <a:gd name="T5" fmla="*/ 17401 h 67"/>
                              <a:gd name="T6" fmla="*/ 34290 w 67"/>
                              <a:gd name="T7" fmla="*/ 17401 h 67"/>
                              <a:gd name="T8" fmla="*/ 17401 w 67"/>
                              <a:gd name="T9" fmla="*/ 34290 h 67"/>
                              <a:gd name="T10" fmla="*/ 0 w 67"/>
                              <a:gd name="T11" fmla="*/ 17401 h 6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7" h="67">
                                <a:moveTo>
                                  <a:pt x="0" y="34"/>
                                </a:moveTo>
                                <a:cubicBezTo>
                                  <a:pt x="0" y="15"/>
                                  <a:pt x="15" y="0"/>
                                  <a:pt x="34" y="0"/>
                                </a:cubicBezTo>
                                <a:cubicBezTo>
                                  <a:pt x="52" y="0"/>
                                  <a:pt x="67" y="15"/>
                                  <a:pt x="67" y="34"/>
                                </a:cubicBezTo>
                                <a:cubicBezTo>
                                  <a:pt x="67" y="34"/>
                                  <a:pt x="67" y="34"/>
                                  <a:pt x="67" y="34"/>
                                </a:cubicBezTo>
                                <a:cubicBezTo>
                                  <a:pt x="67" y="52"/>
                                  <a:pt x="52" y="67"/>
                                  <a:pt x="34" y="67"/>
                                </a:cubicBezTo>
                                <a:cubicBezTo>
                                  <a:pt x="15" y="67"/>
                                  <a:pt x="0" y="52"/>
                                  <a:pt x="0" y="34"/>
                                </a:cubicBezTo>
                              </a:path>
                            </a:pathLst>
                          </a:custGeom>
                          <a:solidFill>
                            <a:srgbClr val="4878BF"/>
                          </a:solidFill>
                          <a:ln w="0">
                            <a:solidFill>
                              <a:srgbClr val="000000"/>
                            </a:solidFill>
                            <a:round/>
                            <a:headEnd/>
                            <a:tailEnd/>
                          </a:ln>
                        </wps:spPr>
                        <wps:bodyPr rot="0" vert="horz" wrap="square" lIns="91440" tIns="45720" rIns="91440" bIns="45720" anchor="t" anchorCtr="0" upright="1">
                          <a:noAutofit/>
                        </wps:bodyPr>
                      </wps:wsp>
                      <wps:wsp>
                        <wps:cNvPr id="310" name="Rectangle 881"/>
                        <wps:cNvSpPr>
                          <a:spLocks noChangeArrowheads="1"/>
                        </wps:cNvSpPr>
                        <wps:spPr bwMode="auto">
                          <a:xfrm>
                            <a:off x="2463311" y="2916345"/>
                            <a:ext cx="54737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5" w14:textId="77777777" w:rsidR="00EB1E52" w:rsidRDefault="00EB1E52" w:rsidP="00D77762">
                              <w:r>
                                <w:rPr>
                                  <w:rFonts w:cs="Verdana"/>
                                  <w:color w:val="000000"/>
                                  <w:sz w:val="16"/>
                                  <w:szCs w:val="16"/>
                                </w:rPr>
                                <w:t>Assignment Start</w:t>
                              </w:r>
                            </w:p>
                          </w:txbxContent>
                        </wps:txbx>
                        <wps:bodyPr rot="0" vert="horz" wrap="square" lIns="0" tIns="0" rIns="0" bIns="0" anchor="t" anchorCtr="0" upright="1">
                          <a:spAutoFit/>
                        </wps:bodyPr>
                      </wps:wsp>
                      <wps:wsp>
                        <wps:cNvPr id="312" name="Freeform 884"/>
                        <wps:cNvSpPr>
                          <a:spLocks/>
                        </wps:cNvSpPr>
                        <wps:spPr bwMode="auto">
                          <a:xfrm>
                            <a:off x="4097641" y="2488880"/>
                            <a:ext cx="38700" cy="38106"/>
                          </a:xfrm>
                          <a:custGeom>
                            <a:avLst/>
                            <a:gdLst>
                              <a:gd name="T0" fmla="*/ 0 w 75"/>
                              <a:gd name="T1" fmla="*/ 19304 h 75"/>
                              <a:gd name="T2" fmla="*/ 19626 w 75"/>
                              <a:gd name="T3" fmla="*/ 0 h 75"/>
                              <a:gd name="T4" fmla="*/ 38735 w 75"/>
                              <a:gd name="T5" fmla="*/ 19304 h 75"/>
                              <a:gd name="T6" fmla="*/ 38735 w 75"/>
                              <a:gd name="T7" fmla="*/ 19304 h 75"/>
                              <a:gd name="T8" fmla="*/ 19626 w 75"/>
                              <a:gd name="T9" fmla="*/ 38100 h 75"/>
                              <a:gd name="T10" fmla="*/ 0 w 75"/>
                              <a:gd name="T11" fmla="*/ 19304 h 7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5" h="75">
                                <a:moveTo>
                                  <a:pt x="0" y="38"/>
                                </a:moveTo>
                                <a:cubicBezTo>
                                  <a:pt x="0" y="17"/>
                                  <a:pt x="17" y="0"/>
                                  <a:pt x="38" y="0"/>
                                </a:cubicBezTo>
                                <a:cubicBezTo>
                                  <a:pt x="59" y="0"/>
                                  <a:pt x="75" y="17"/>
                                  <a:pt x="75" y="38"/>
                                </a:cubicBezTo>
                                <a:cubicBezTo>
                                  <a:pt x="75" y="38"/>
                                  <a:pt x="75" y="38"/>
                                  <a:pt x="75" y="38"/>
                                </a:cubicBezTo>
                                <a:cubicBezTo>
                                  <a:pt x="75" y="58"/>
                                  <a:pt x="59" y="75"/>
                                  <a:pt x="38" y="75"/>
                                </a:cubicBezTo>
                                <a:cubicBezTo>
                                  <a:pt x="17" y="75"/>
                                  <a:pt x="0" y="58"/>
                                  <a:pt x="0" y="38"/>
                                </a:cubicBezTo>
                              </a:path>
                            </a:pathLst>
                          </a:custGeom>
                          <a:solidFill>
                            <a:srgbClr val="4878BF"/>
                          </a:solidFill>
                          <a:ln w="0">
                            <a:solidFill>
                              <a:srgbClr val="000000"/>
                            </a:solidFill>
                            <a:round/>
                            <a:headEnd/>
                            <a:tailEnd/>
                          </a:ln>
                        </wps:spPr>
                        <wps:bodyPr rot="0" vert="horz" wrap="square" lIns="91440" tIns="45720" rIns="91440" bIns="45720" anchor="t" anchorCtr="0" upright="1">
                          <a:noAutofit/>
                        </wps:bodyPr>
                      </wps:wsp>
                      <wps:wsp>
                        <wps:cNvPr id="313" name="Rectangle 886"/>
                        <wps:cNvSpPr>
                          <a:spLocks noChangeArrowheads="1"/>
                        </wps:cNvSpPr>
                        <wps:spPr bwMode="auto">
                          <a:xfrm>
                            <a:off x="4196667" y="2916645"/>
                            <a:ext cx="55753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6" w14:textId="77777777" w:rsidR="00EB1E52" w:rsidRDefault="00EB1E52" w:rsidP="00D77762">
                              <w:r>
                                <w:rPr>
                                  <w:rFonts w:cs="Verdana"/>
                                  <w:color w:val="000000"/>
                                  <w:sz w:val="16"/>
                                  <w:szCs w:val="16"/>
                                </w:rPr>
                                <w:t xml:space="preserve">Assignment Finish </w:t>
                              </w:r>
                            </w:p>
                          </w:txbxContent>
                        </wps:txbx>
                        <wps:bodyPr rot="0" vert="horz" wrap="square" lIns="0" tIns="0" rIns="0" bIns="0" anchor="t" anchorCtr="0" upright="1">
                          <a:spAutoFit/>
                        </wps:bodyPr>
                      </wps:wsp>
                      <wps:wsp>
                        <wps:cNvPr id="314" name="Rounded Rectangle 2003"/>
                        <wps:cNvSpPr>
                          <a:spLocks noChangeArrowheads="1"/>
                        </wps:cNvSpPr>
                        <wps:spPr bwMode="auto">
                          <a:xfrm>
                            <a:off x="18600" y="1057274"/>
                            <a:ext cx="1151706" cy="959935"/>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0CAE7717" w14:textId="77777777" w:rsidR="00EB1E52" w:rsidRPr="00201CCA" w:rsidRDefault="00EB1E52" w:rsidP="00D77762">
                              <w:pPr>
                                <w:jc w:val="center"/>
                                <w:rPr>
                                  <w:color w:val="FFFFFF" w:themeColor="background1"/>
                                  <w:sz w:val="16"/>
                                </w:rPr>
                              </w:pPr>
                              <w:r w:rsidRPr="00201CCA">
                                <w:rPr>
                                  <w:b/>
                                  <w:color w:val="FFFFFF" w:themeColor="background1"/>
                                  <w:sz w:val="16"/>
                                </w:rPr>
                                <w:t>Open Date</w:t>
                              </w:r>
                              <w:r w:rsidRPr="00201CCA">
                                <w:rPr>
                                  <w:color w:val="FFFFFF" w:themeColor="background1"/>
                                  <w:sz w:val="16"/>
                                </w:rPr>
                                <w:t>: Indicates when the customer has first made contact to request service</w:t>
                              </w:r>
                              <w:r>
                                <w:rPr>
                                  <w:color w:val="FFFFFF" w:themeColor="background1"/>
                                  <w:sz w:val="16"/>
                                </w:rPr>
                                <w:t>. A task may not be scheduled before this date.</w:t>
                              </w:r>
                            </w:p>
                          </w:txbxContent>
                        </wps:txbx>
                        <wps:bodyPr rot="0" vert="horz" wrap="square" lIns="0" tIns="0" rIns="0" bIns="0" anchor="ctr" anchorCtr="0" upright="1">
                          <a:noAutofit/>
                        </wps:bodyPr>
                      </wps:wsp>
                      <wps:wsp>
                        <wps:cNvPr id="315" name="Rounded Rectangle 2004"/>
                        <wps:cNvSpPr>
                          <a:spLocks noChangeArrowheads="1"/>
                        </wps:cNvSpPr>
                        <wps:spPr bwMode="auto">
                          <a:xfrm>
                            <a:off x="1261406" y="236836"/>
                            <a:ext cx="1407507" cy="99775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0CAE7718" w14:textId="77777777" w:rsidR="00EB1E52" w:rsidRPr="00201CCA" w:rsidRDefault="00EB1E52" w:rsidP="00D77762">
                              <w:pPr>
                                <w:pStyle w:val="NormalWeb"/>
                                <w:spacing w:before="0" w:beforeAutospacing="0" w:after="120" w:afterAutospacing="0" w:line="264" w:lineRule="auto"/>
                                <w:jc w:val="center"/>
                                <w:rPr>
                                  <w:sz w:val="16"/>
                                  <w:szCs w:val="16"/>
                                </w:rPr>
                              </w:pPr>
                              <w:r w:rsidRPr="00201CCA">
                                <w:rPr>
                                  <w:b/>
                                  <w:bCs/>
                                  <w:color w:val="FFFFFF"/>
                                  <w:sz w:val="16"/>
                                  <w:szCs w:val="16"/>
                                </w:rPr>
                                <w:t>Early Start Date</w:t>
                              </w:r>
                              <w:r w:rsidRPr="00201CCA">
                                <w:rPr>
                                  <w:color w:val="FFFFFF"/>
                                  <w:sz w:val="16"/>
                                  <w:szCs w:val="16"/>
                                </w:rPr>
                                <w:t xml:space="preserve">: Indicates the earliest time that a task </w:t>
                              </w:r>
                              <w:r>
                                <w:rPr>
                                  <w:color w:val="FFFFFF"/>
                                  <w:sz w:val="16"/>
                                  <w:szCs w:val="16"/>
                                </w:rPr>
                                <w:t>should, ideally,</w:t>
                              </w:r>
                              <w:r w:rsidRPr="00201CCA">
                                <w:rPr>
                                  <w:color w:val="FFFFFF"/>
                                  <w:sz w:val="16"/>
                                  <w:szCs w:val="16"/>
                                </w:rPr>
                                <w:t xml:space="preserve"> be scheduled. It is often the same as the Open Date but may also be set later than the Open Date</w:t>
                              </w:r>
                              <w:r>
                                <w:rPr>
                                  <w:color w:val="FFFFFF"/>
                                  <w:sz w:val="16"/>
                                  <w:szCs w:val="16"/>
                                </w:rPr>
                                <w:t>.</w:t>
                              </w:r>
                            </w:p>
                          </w:txbxContent>
                        </wps:txbx>
                        <wps:bodyPr rot="0" vert="horz" wrap="square" lIns="0" tIns="0" rIns="0" bIns="0" anchor="ctr" anchorCtr="0" upright="1">
                          <a:noAutofit/>
                        </wps:bodyPr>
                      </wps:wsp>
                      <wps:wsp>
                        <wps:cNvPr id="316" name="Straight Connector 2005"/>
                        <wps:cNvCnPr/>
                        <wps:spPr bwMode="auto">
                          <a:xfrm flipH="1">
                            <a:off x="1446507" y="1288597"/>
                            <a:ext cx="3800" cy="1202183"/>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317" name="Straight Connector 2007"/>
                        <wps:cNvCnPr/>
                        <wps:spPr bwMode="auto">
                          <a:xfrm>
                            <a:off x="447177" y="2017208"/>
                            <a:ext cx="0" cy="609493"/>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319" name="Rectangle 2009"/>
                        <wps:cNvSpPr>
                          <a:spLocks noChangeArrowheads="1"/>
                        </wps:cNvSpPr>
                        <wps:spPr bwMode="auto">
                          <a:xfrm>
                            <a:off x="1902409" y="3173543"/>
                            <a:ext cx="50990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7719" w14:textId="77777777" w:rsidR="00EB1E52" w:rsidRDefault="00EB1E52" w:rsidP="00D77762">
                              <w:pPr>
                                <w:pStyle w:val="NormalWeb"/>
                                <w:spacing w:before="0" w:beforeAutospacing="0" w:after="120" w:afterAutospacing="0" w:line="264" w:lineRule="auto"/>
                              </w:pPr>
                              <w:r>
                                <w:rPr>
                                  <w:rFonts w:ascii="Calibri" w:hAnsi="Calibri" w:cs="Verdana"/>
                                  <w:b/>
                                  <w:bCs/>
                                  <w:color w:val="3366FF"/>
                                  <w:sz w:val="14"/>
                                  <w:szCs w:val="14"/>
                                </w:rPr>
                                <w:t xml:space="preserve">Appointment Start Date </w:t>
                              </w:r>
                            </w:p>
                          </w:txbxContent>
                        </wps:txbx>
                        <wps:bodyPr rot="0" vert="horz" wrap="square" lIns="0" tIns="0" rIns="0" bIns="0" anchor="t" anchorCtr="0" upright="1">
                          <a:spAutoFit/>
                        </wps:bodyPr>
                      </wps:wsp>
                      <wps:wsp>
                        <wps:cNvPr id="324" name="Rounded Rectangle 2013"/>
                        <wps:cNvSpPr>
                          <a:spLocks noChangeArrowheads="1"/>
                        </wps:cNvSpPr>
                        <wps:spPr bwMode="auto">
                          <a:xfrm>
                            <a:off x="4746723" y="800100"/>
                            <a:ext cx="1407207" cy="1075487"/>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0CAE771A" w14:textId="77777777" w:rsidR="00EB1E52" w:rsidRPr="00201CCA" w:rsidRDefault="00EB1E52" w:rsidP="00D77762">
                              <w:pPr>
                                <w:pStyle w:val="NormalWeb"/>
                                <w:spacing w:before="0" w:beforeAutospacing="0" w:after="120" w:afterAutospacing="0" w:line="264" w:lineRule="auto"/>
                                <w:jc w:val="center"/>
                                <w:rPr>
                                  <w:sz w:val="16"/>
                                  <w:szCs w:val="16"/>
                                </w:rPr>
                              </w:pPr>
                              <w:r w:rsidRPr="00201CCA">
                                <w:rPr>
                                  <w:b/>
                                  <w:bCs/>
                                  <w:color w:val="FFFFFF"/>
                                  <w:sz w:val="16"/>
                                  <w:szCs w:val="16"/>
                                </w:rPr>
                                <w:t>Due Date</w:t>
                              </w:r>
                              <w:r w:rsidRPr="00201CCA">
                                <w:rPr>
                                  <w:color w:val="FFFFFF"/>
                                  <w:sz w:val="16"/>
                                  <w:szCs w:val="16"/>
                                </w:rPr>
                                <w:t>: Indicates the completion SLA requirement for the task. It is the target date before which the work should be completed</w:t>
                              </w:r>
                              <w:r>
                                <w:rPr>
                                  <w:color w:val="FFFFFF"/>
                                  <w:sz w:val="16"/>
                                  <w:szCs w:val="16"/>
                                </w:rPr>
                                <w:t>. This is the Late Start Date plus  the assignment Duration.</w:t>
                              </w:r>
                            </w:p>
                          </w:txbxContent>
                        </wps:txbx>
                        <wps:bodyPr rot="0" vert="horz" wrap="square" lIns="0" tIns="0" rIns="0" bIns="0" anchor="ctr" anchorCtr="0" upright="1">
                          <a:noAutofit/>
                        </wps:bodyPr>
                      </wps:wsp>
                      <wps:wsp>
                        <wps:cNvPr id="325" name="Straight Connector 2014"/>
                        <wps:cNvCnPr/>
                        <wps:spPr bwMode="auto">
                          <a:xfrm>
                            <a:off x="5560627" y="1875586"/>
                            <a:ext cx="0" cy="649499"/>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326" name="Rounded Rectangle 2015"/>
                        <wps:cNvSpPr>
                          <a:spLocks noChangeArrowheads="1"/>
                        </wps:cNvSpPr>
                        <wps:spPr bwMode="auto">
                          <a:xfrm>
                            <a:off x="1124605" y="3429000"/>
                            <a:ext cx="3882919" cy="1031681"/>
                          </a:xfrm>
                          <a:prstGeom prst="roundRect">
                            <a:avLst>
                              <a:gd name="adj" fmla="val 16667"/>
                            </a:avLst>
                          </a:prstGeom>
                          <a:solidFill>
                            <a:schemeClr val="accent2">
                              <a:lumMod val="100000"/>
                              <a:lumOff val="0"/>
                            </a:schemeClr>
                          </a:solidFill>
                          <a:ln w="25400">
                            <a:solidFill>
                              <a:schemeClr val="accent2">
                                <a:lumMod val="50000"/>
                                <a:lumOff val="0"/>
                              </a:schemeClr>
                            </a:solidFill>
                            <a:round/>
                            <a:headEnd/>
                            <a:tailEnd/>
                          </a:ln>
                        </wps:spPr>
                        <wps:txbx>
                          <w:txbxContent>
                            <w:p w14:paraId="0CAE771B" w14:textId="77777777" w:rsidR="00EB1E52" w:rsidRPr="00362240" w:rsidRDefault="00EB1E52" w:rsidP="00D77762">
                              <w:pPr>
                                <w:pStyle w:val="NormalWeb"/>
                                <w:spacing w:before="0" w:beforeAutospacing="0" w:after="120" w:afterAutospacing="0" w:line="264" w:lineRule="auto"/>
                                <w:rPr>
                                  <w:color w:val="FFFFFF" w:themeColor="background1"/>
                                  <w:sz w:val="18"/>
                                  <w:szCs w:val="16"/>
                                </w:rPr>
                              </w:pPr>
                              <w:r w:rsidRPr="00362240">
                                <w:rPr>
                                  <w:color w:val="FFFFFF" w:themeColor="background1"/>
                                  <w:sz w:val="18"/>
                                  <w:szCs w:val="16"/>
                                </w:rPr>
                                <w:t>Appointment Start and Finish dates make up an Appointment Window. This window is determined by ClickSoftware as available before the commitment is given to the customer. The assignment for a task will be created to start somewhere within this time window. Note: The task only has to start and not finish within this window</w:t>
                              </w:r>
                              <w:r>
                                <w:rPr>
                                  <w:color w:val="FFFFFF" w:themeColor="background1"/>
                                  <w:sz w:val="18"/>
                                  <w:szCs w:val="16"/>
                                </w:rPr>
                                <w:t>. The difference between Assignment Start and Finish is the assignment Duration.</w:t>
                              </w:r>
                            </w:p>
                          </w:txbxContent>
                        </wps:txbx>
                        <wps:bodyPr rot="0" vert="horz" wrap="square" lIns="0" tIns="0" rIns="0" bIns="0" anchor="ctr" anchorCtr="0" upright="1">
                          <a:noAutofit/>
                        </wps:bodyPr>
                      </wps:wsp>
                      <wps:wsp>
                        <wps:cNvPr id="304" name="Freeform 865"/>
                        <wps:cNvSpPr>
                          <a:spLocks/>
                        </wps:cNvSpPr>
                        <wps:spPr bwMode="auto">
                          <a:xfrm>
                            <a:off x="3540744" y="2410198"/>
                            <a:ext cx="138401" cy="138421"/>
                          </a:xfrm>
                          <a:custGeom>
                            <a:avLst/>
                            <a:gdLst>
                              <a:gd name="T0" fmla="*/ 69215 w 218"/>
                              <a:gd name="T1" fmla="*/ 0 h 218"/>
                              <a:gd name="T2" fmla="*/ 0 w 218"/>
                              <a:gd name="T3" fmla="*/ 69215 h 218"/>
                              <a:gd name="T4" fmla="*/ 69215 w 218"/>
                              <a:gd name="T5" fmla="*/ 138430 h 218"/>
                              <a:gd name="T6" fmla="*/ 138430 w 218"/>
                              <a:gd name="T7" fmla="*/ 69215 h 218"/>
                              <a:gd name="T8" fmla="*/ 69215 w 218"/>
                              <a:gd name="T9" fmla="*/ 0 h 2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8" h="218">
                                <a:moveTo>
                                  <a:pt x="109" y="0"/>
                                </a:moveTo>
                                <a:lnTo>
                                  <a:pt x="0" y="109"/>
                                </a:lnTo>
                                <a:lnTo>
                                  <a:pt x="109" y="218"/>
                                </a:lnTo>
                                <a:lnTo>
                                  <a:pt x="218" y="109"/>
                                </a:lnTo>
                                <a:lnTo>
                                  <a:pt x="109" y="0"/>
                                </a:lnTo>
                                <a:close/>
                              </a:path>
                            </a:pathLst>
                          </a:custGeom>
                          <a:solidFill>
                            <a:srgbClr val="4878BF"/>
                          </a:solidFill>
                          <a:ln w="9525">
                            <a:solidFill>
                              <a:srgbClr val="000000"/>
                            </a:solidFill>
                            <a:round/>
                            <a:headEnd/>
                            <a:tailEnd/>
                          </a:ln>
                        </wps:spPr>
                        <wps:bodyPr rot="0" vert="horz" wrap="square" lIns="91440" tIns="45720" rIns="91440" bIns="45720" anchor="t" anchorCtr="0" upright="1">
                          <a:noAutofit/>
                        </wps:bodyPr>
                      </wps:wsp>
                      <wps:wsp>
                        <wps:cNvPr id="318" name="Straight Connector 2008"/>
                        <wps:cNvCnPr/>
                        <wps:spPr bwMode="auto">
                          <a:xfrm flipH="1" flipV="1">
                            <a:off x="3611222" y="2618800"/>
                            <a:ext cx="600" cy="504977"/>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50" name="Freeform 50"/>
                        <wps:cNvSpPr>
                          <a:spLocks noEditPoints="1"/>
                        </wps:cNvSpPr>
                        <wps:spPr bwMode="auto">
                          <a:xfrm flipH="1">
                            <a:off x="4114700" y="2526986"/>
                            <a:ext cx="275590" cy="356870"/>
                          </a:xfrm>
                          <a:custGeom>
                            <a:avLst/>
                            <a:gdLst>
                              <a:gd name="T0" fmla="*/ 276225 w 435"/>
                              <a:gd name="T1" fmla="*/ 0 h 562"/>
                              <a:gd name="T2" fmla="*/ 276225 w 435"/>
                              <a:gd name="T3" fmla="*/ 156210 h 562"/>
                              <a:gd name="T4" fmla="*/ 276225 w 435"/>
                              <a:gd name="T5" fmla="*/ 156210 h 562"/>
                              <a:gd name="T6" fmla="*/ 0 w 435"/>
                              <a:gd name="T7" fmla="*/ 356870 h 56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35" h="562">
                                <a:moveTo>
                                  <a:pt x="435" y="0"/>
                                </a:moveTo>
                                <a:lnTo>
                                  <a:pt x="435" y="246"/>
                                </a:lnTo>
                                <a:moveTo>
                                  <a:pt x="435" y="246"/>
                                </a:moveTo>
                                <a:lnTo>
                                  <a:pt x="0" y="562"/>
                                </a:lnTo>
                              </a:path>
                            </a:pathLst>
                          </a:custGeom>
                          <a:noFill/>
                          <a:ln w="12" cap="rnd">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CAE771C" w14:textId="77777777" w:rsidR="00EB1E52" w:rsidRDefault="00EB1E52" w:rsidP="00D77762"/>
                          </w:txbxContent>
                        </wps:txbx>
                        <wps:bodyPr rot="0" vert="horz" wrap="square" lIns="91440" tIns="45720" rIns="91440" bIns="45720" anchor="t" anchorCtr="0" upright="1">
                          <a:noAutofit/>
                        </wps:bodyPr>
                      </wps:wsp>
                      <wps:wsp>
                        <wps:cNvPr id="64" name="Straight Connector 64"/>
                        <wps:cNvCnPr/>
                        <wps:spPr bwMode="auto">
                          <a:xfrm flipH="1" flipV="1">
                            <a:off x="2138369" y="2626702"/>
                            <a:ext cx="0" cy="5048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67" name="Straight Connector 67"/>
                        <wps:cNvCnPr/>
                        <wps:spPr bwMode="auto">
                          <a:xfrm flipH="1">
                            <a:off x="4469062" y="1275845"/>
                            <a:ext cx="3175" cy="12020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68" name="Rounded Rectangle 68"/>
                        <wps:cNvSpPr>
                          <a:spLocks noChangeArrowheads="1"/>
                        </wps:cNvSpPr>
                        <wps:spPr bwMode="auto">
                          <a:xfrm>
                            <a:off x="3242435" y="236836"/>
                            <a:ext cx="1407160" cy="997585"/>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0CAE771D" w14:textId="77777777" w:rsidR="00EB1E52" w:rsidRDefault="00EB1E52" w:rsidP="00D77762">
                              <w:pPr>
                                <w:pStyle w:val="NormalWeb"/>
                                <w:spacing w:before="0" w:beforeAutospacing="0" w:after="120" w:afterAutospacing="0" w:line="264" w:lineRule="auto"/>
                                <w:jc w:val="center"/>
                              </w:pPr>
                              <w:r>
                                <w:rPr>
                                  <w:rFonts w:ascii="Calibri" w:hAnsi="Calibri"/>
                                  <w:b/>
                                  <w:bCs/>
                                  <w:color w:val="FFFFFF"/>
                                  <w:sz w:val="16"/>
                                  <w:szCs w:val="16"/>
                                </w:rPr>
                                <w:t>Late Start Date</w:t>
                              </w:r>
                              <w:r>
                                <w:rPr>
                                  <w:rFonts w:ascii="Calibri" w:hAnsi="Calibri"/>
                                  <w:color w:val="FFFFFF"/>
                                  <w:sz w:val="16"/>
                                  <w:szCs w:val="16"/>
                                </w:rPr>
                                <w:t>: Indicates the latest time that a task can be scheduled to start whilst still meeting the SLA.</w:t>
                              </w:r>
                            </w:p>
                          </w:txbxContent>
                        </wps:txbx>
                        <wps:bodyPr rot="0" vert="horz" wrap="square" lIns="0" tIns="0" rIns="0" bIns="0" anchor="ctr" anchorCtr="0" upright="1">
                          <a:noAutofit/>
                        </wps:bodyPr>
                      </wps:wsp>
                      <wps:wsp>
                        <wps:cNvPr id="2" name="Straight Connector 2"/>
                        <wps:cNvCnPr/>
                        <wps:spPr>
                          <a:xfrm>
                            <a:off x="3467100" y="1875587"/>
                            <a:ext cx="0" cy="449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2866050" y="2245655"/>
                            <a:ext cx="0" cy="444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0CAE76BC" id="Canvas 718" o:spid="_x0000_s1050" editas="canvas" style="width:485.9pt;height:355.7pt;mso-position-horizontal-relative:char;mso-position-vertical-relative:line" coordsize="61709,45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">
                <v:shape id="_x0000_s1051" type="#_x0000_t75" style="position:absolute;width:61709;height:45173;visibility:visible;mso-wrap-style:square">
                  <v:fill o:detectmouseclick="t"/>
                  <v:path o:connecttype="none"/>
                </v:shape>
                <v:rect id="Rectangle 2006" o:spid="_x0000_s1052" style="position:absolute;left:4462;top:24888;width:51144;height:1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SOcMA&#10;AADbAAAADwAAAGRycy9kb3ducmV2LnhtbESPQWsCMRSE7wX/Q3hCbzWrYJXVrBS1tEddW3p9bt5u&#10;lm5ewibq9t+bQqHHYWa+YdabwXbiSn1oHSuYTjIQxJXTLTcKPk6vT0sQISJr7ByTgh8KsClGD2vM&#10;tbvxka5lbESCcMhRgYnR51KGypDFMHGeOHm16y3GJPtG6h5vCW47OcuyZ2mx5bRg0NPWUPVdXmyi&#10;zJa7t/3neXG6mLJG/+XN/jBX6nE8vKxARBrif/iv/a4VzKfw+yX9A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dSOcMAAADbAAAADwAAAAAAAAAAAAAAAACYAgAAZHJzL2Rv&#10;d25yZXYueG1sUEsFBgAAAAAEAAQA9QAAAIgDAAAAAA==&#10;" fillcolor="#95b3d7 [1940]" strokecolor="black [3213]" strokeweight=".5pt"/>
                <v:rect id="Rectangle 2010" o:spid="_x0000_s1053" style="position:absolute;left:29997;top:24387;width:10979;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sEcEA&#10;AADcAAAADwAAAGRycy9kb3ducmV2LnhtbERPTWvCQBC9F/wPywjemo2KUtKsogGpFw/G6nmanSah&#10;2dmQ3Sbx37sHwePjfafb0TSip87VlhXMoxgEcWF1zaWC78vh/QOE88gaG8uk4E4OtpvJW4qJtgOf&#10;qc99KUIIuwQVVN63iZSuqMigi2xLHLhf2xn0AXal1B0OIdw0chHHa2mw5tBQYUtZRcVf/m8U4A13&#10;12IpVwd5yU6uyfqfr32v1Gw67j5BeBr9S/x0H7WC5SLMD2fCEZ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3bBHBAAAA3AAAAA8AAAAAAAAAAAAAAAAAmAIAAGRycy9kb3du&#10;cmV2LnhtbFBLBQYAAAAABAAEAPUAAACGAwAAAAA=&#10;" fillcolor="#4f81bd" strokecolor="black [3213]" strokeweight="1pt">
                  <v:fill opacity="52428f"/>
                </v:rect>
                <v:line id="Line 720" o:spid="_x0000_s1054" style="position:absolute;visibility:visible;mso-wrap-style:square" from="6826,25771" to="6832,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8RsYAAADbAAAADwAAAGRycy9kb3ducmV2LnhtbESP3WrCQBSE7wXfYTlC73RTqVJSN0FE&#10;odCCP602l8fsaRLMng3ZrcY+vVsQejnMzDfMLO1MLc7UusqygsdRBII4t7riQsHnx2r4DMJ5ZI21&#10;ZVJwJQdp0u/NMNb2wls673whAoRdjApK75tYSpeXZNCNbEMcvG/bGvRBtoXULV4C3NRyHEVTabDi&#10;sFBiQ4uS8tPuxyg4PmUy23RZtjb6/Xc5f9sfjl+1Ug+Dbv4CwlPn/8P39qtWMBnD35fwA2R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3vEbGAAAA2wAAAA8AAAAAAAAA&#10;AAAAAAAAoQIAAGRycy9kb3ducmV2LnhtbFBLBQYAAAAABAAEAPkAAACUAwAAAAA=&#10;" strokeweight="33e-5mm">
                  <v:stroke endcap="round"/>
                </v:line>
                <v:line id="Line 763" o:spid="_x0000_s1055" style="position:absolute;visibility:visible;mso-wrap-style:square" from="9264,25771" to="9271,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Z3cUAAADbAAAADwAAAGRycy9kb3ducmV2LnhtbESPW2vCQBSE3wX/w3KEvunGXkSiq0hR&#10;KFSw9ZrHY/aYBLNnQ3arsb++KxR8HGbmG2Y8bUwpLlS7wrKCfi8CQZxaXXCmYLtZdIcgnEfWWFom&#10;BTdyMJ20W2OMtb3yN13WPhMBwi5GBbn3VSylS3My6Hq2Ig7eydYGfZB1JnWN1wA3pXyOooE0WHBY&#10;yLGi95zS8/rHKDi+JjL5apJkZfTydz773O2Ph1Kpp04zG4Hw1PhH+L/9oRW8vcD9S/gBcv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sZ3cUAAADbAAAADwAAAAAAAAAA&#10;AAAAAAChAgAAZHJzL2Rvd25yZXYueG1sUEsFBgAAAAAEAAQA+QAAAJMDAAAAAA==&#10;" strokeweight="33e-5mm">
                  <v:stroke endcap="round"/>
                </v:line>
                <v:line id="Line 764" o:spid="_x0000_s1056" style="position:absolute;visibility:visible;mso-wrap-style:square" from="11703,25771" to="11709,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KBqcYAAADbAAAADwAAAGRycy9kb3ducmV2LnhtbESP3WrCQBSE7wu+w3IE7+qmRaWkboJI&#10;CwUFf1ptLo/Z0ySYPRuyq8Y+vVsQejnMzDfMNO1MLc7UusqygqdhBII4t7riQsHX5/vjCwjnkTXW&#10;lknBlRykSe9hirG2F97QeesLESDsYlRQet/EUrq8JINuaBvi4P3Y1qAPsi2kbvES4KaWz1E0kQYr&#10;DgslNjQvKT9uT0bBYZTJbN1l2cro5e/bbLHbH75rpQb9bvYKwlPn/8P39odWMB7B35fwA2R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SganGAAAA2wAAAA8AAAAAAAAA&#10;AAAAAAAAoQIAAGRycy9kb3ducmV2LnhtbFBLBQYAAAAABAAEAPkAAACUAwAAAAA=&#10;" strokeweight="33e-5mm">
                  <v:stroke endcap="round"/>
                </v:line>
                <v:line id="Line 765" o:spid="_x0000_s1057" style="position:absolute;visibility:visible;mso-wrap-style:square" from="14141,25771" to="14147,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4kMsYAAADbAAAADwAAAGRycy9kb3ducmV2LnhtbESPQWvCQBSE7wX/w/IEb3Vj0SKpmyBS&#10;Qahga6vN8Zl9JsHs25DdauyvdwsFj8PMfMPM0s7U4kytqywrGA0jEMS51RUXCr4+l49TEM4ja6wt&#10;k4IrOUiT3sMMY20v/EHnrS9EgLCLUUHpfRNL6fKSDLqhbYiDd7StQR9kW0jd4iXATS2fouhZGqw4&#10;LJTY0KKk/LT9MQoO40xm712WbYxe/77O33b7w3et1KDfzV9AeOr8PfzfXmkFkwn8fQk/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eJDLGAAAA2wAAAA8AAAAAAAAA&#10;AAAAAAAAoQIAAGRycy9kb3ducmV2LnhtbFBLBQYAAAAABAAEAPkAAACUAwAAAAA=&#10;" strokeweight="33e-5mm">
                  <v:stroke endcap="round"/>
                </v:line>
                <v:line id="Line 766" o:spid="_x0000_s1058" style="position:absolute;visibility:visible;mso-wrap-style:square" from="16586,25771" to="16592,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y6RcYAAADbAAAADwAAAGRycy9kb3ducmV2LnhtbESPQWvCQBSE74L/YXmCN91YrEjqJohU&#10;EFqotdXm+Mw+k2D2bchuNfXXdwsFj8PMfMMs0s7U4kKtqywrmIwjEMS51RUXCj4/1qM5COeRNdaW&#10;ScEPOUiTfm+BsbZXfqfLzhciQNjFqKD0vomldHlJBt3YNsTBO9nWoA+yLaRu8RrgppYPUTSTBisO&#10;CyU2tCopP+++jYLjNJPZtsuyN6Nfb8/Ll/3h+FUrNRx0yycQnjp/D/+3N1rB4wz+voQfIJ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MukXGAAAA2wAAAA8AAAAAAAAA&#10;AAAAAAAAoQIAAGRycy9kb3ducmV2LnhtbFBLBQYAAAAABAAEAPkAAACUAwAAAAA=&#10;" strokeweight="33e-5mm">
                  <v:stroke endcap="round"/>
                </v:line>
                <v:line id="Line 767" o:spid="_x0000_s1059" style="position:absolute;visibility:visible;mso-wrap-style:square" from="19018,25771" to="19024,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Af3sUAAADbAAAADwAAAGRycy9kb3ducmV2LnhtbESP3WrCQBSE7wXfYTlC73RjaatEV5Gi&#10;UKhg628uj9ljEsyeDdmtxj59Vyh4OczMN8x42phSXKh2hWUF/V4Egji1uuBMwXaz6A5BOI+ssbRM&#10;Cm7kYDppt8YYa3vlb7qsfSYChF2MCnLvq1hKl+Zk0PVsRRy8k60N+iDrTOoarwFuSvkcRW/SYMFh&#10;IceK3nNKz+sfo+D4ksjkq0mSldHL3/nsc7c/HkqlnjrNbATCU+Mf4f/2h1bwOoD7l/AD5O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Af3sUAAADbAAAADwAAAAAAAAAA&#10;AAAAAAChAgAAZHJzL2Rvd25yZXYueG1sUEsFBgAAAAAEAAQA+QAAAJMDAAAAAA==&#10;" strokeweight="33e-5mm">
                  <v:stroke endcap="round"/>
                </v:line>
                <v:line id="Line 768" o:spid="_x0000_s1060" style="position:absolute;visibility:visible;mso-wrap-style:square" from="21463,25771" to="21469,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LrMIAAADbAAAADwAAAGRycy9kb3ducmV2LnhtbERPy2rCQBTdF/oPwy24ayYVLRIdRURB&#10;UPBts7xmbpPQzJ2QGTX16zuLgsvDeY8mranEjRpXWlbwEcUgiDOrS84VHA+L9wEI55E1VpZJwS85&#10;mIxfX0aYaHvnHd32PhchhF2CCgrv60RKlxVk0EW2Jg7ct20M+gCbXOoG7yHcVLIbx5/SYMmhocCa&#10;ZgVlP/urUXDppTLdtmm6MXr9mE9Xp/Plq1Kq89ZOhyA8tf4p/ncvtYJ+GBu+hB8gx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LrMIAAADbAAAADwAAAAAAAAAAAAAA&#10;AAChAgAAZHJzL2Rvd25yZXYueG1sUEsFBgAAAAAEAAQA+QAAAJADAAAAAA==&#10;" strokeweight="33e-5mm">
                  <v:stroke endcap="round"/>
                </v:line>
                <v:line id="Line 769" o:spid="_x0000_s1061" style="position:absolute;visibility:visible;mso-wrap-style:square" from="23895,25771" to="23901,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MuN8UAAADbAAAADwAAAGRycy9kb3ducmV2LnhtbESP3WrCQBSE7wXfYTlC73RjaYtGV5Gi&#10;UKhg628uj9ljEsyeDdmtxj59Vyh4OczMN8x42phSXKh2hWUF/V4Egji1uuBMwXaz6A5AOI+ssbRM&#10;Cm7kYDppt8YYa3vlb7qsfSYChF2MCnLvq1hKl+Zk0PVsRRy8k60N+iDrTOoarwFuSvkcRW/SYMFh&#10;IceK3nNKz+sfo+D4ksjkq0mSldHL3/nsc7c/HkqlnjrNbATCU+Mf4f/2h1bwOoT7l/AD5O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MuN8UAAADbAAAADwAAAAAAAAAA&#10;AAAAAAChAgAAZHJzL2Rvd25yZXYueG1sUEsFBgAAAAAEAAQA+QAAAJMDAAAAAA==&#10;" strokeweight="33e-5mm">
                  <v:stroke endcap="round"/>
                </v:line>
                <v:line id="Line 770" o:spid="_x0000_s1062" style="position:absolute;visibility:visible;mso-wrap-style:square" from="26339,25771" to="26346,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VNF8EAAADbAAAADwAAAGRycy9kb3ducmV2LnhtbERPy4rCMBTdC/5DuII7TRUR6RhFZAYE&#10;BZ8z0+W1ubbF5qY0UatfbxYDszyc93TemFLcqXaFZQWDfgSCOLW64EzB6fjVm4BwHlljaZkUPMnB&#10;fNZuTTHW9sF7uh98JkIIuxgV5N5XsZQuzcmg69uKOHAXWxv0AdaZ1DU+Qrgp5TCKxtJgwaEhx4qW&#10;OaXXw80oOI8SmeyaJNkavXl9LtbfP+ffUqlup1l8gPDU+H/xn3ulFYzD+vAl/AA5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RU0XwQAAANsAAAAPAAAAAAAAAAAAAAAA&#10;AKECAABkcnMvZG93bnJldi54bWxQSwUGAAAAAAQABAD5AAAAjwMAAAAA&#10;" strokeweight="33e-5mm">
                  <v:stroke endcap="round"/>
                </v:line>
                <v:line id="Line 771" o:spid="_x0000_s1063" style="position:absolute;visibility:visible;mso-wrap-style:square" from="28771,25771" to="28778,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nojMUAAADbAAAADwAAAGRycy9kb3ducmV2LnhtbESPQWvCQBSE74L/YXlCb7pRSpDUVaRU&#10;ECxUbas5PrOvSWj2bchuTeqvdwXB4zAz3zCzRWcqcabGlZYVjEcRCOLM6pJzBV+fq+EUhPPIGivL&#10;pOCfHCzm/d4ME21b3tF573MRIOwSVFB4XydSuqwgg25ka+Lg/djGoA+yyaVusA1wU8lJFMXSYMlh&#10;ocCaXgvKfvd/RsHpOZXptkvTD6PfL2/LzffhdKyUehp0yxcQnjr/CN/ba60gHsPtS/gB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nojMUAAADbAAAADwAAAAAAAAAA&#10;AAAAAAChAgAAZHJzL2Rvd25yZXYueG1sUEsFBgAAAAAEAAQA+QAAAJMDAAAAAA==&#10;" strokeweight="33e-5mm">
                  <v:stroke endcap="round"/>
                </v:line>
                <v:line id="Line 772" o:spid="_x0000_s1064" style="position:absolute;visibility:visible;mso-wrap-style:square" from="31216,25771" to="31222,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2+8UAAADbAAAADwAAAGRycy9kb3ducmV2LnhtbESP3WrCQBSE7wXfYTlC73SjFCnRTRBR&#10;KLTQ+p/LY/aYBLNnQ3araZ/eLRR6OczMN8w87UwtbtS6yrKC8SgCQZxbXXGhYL9bD19AOI+ssbZM&#10;Cr7JQZr0e3OMtb3zhm5bX4gAYRejgtL7JpbS5SUZdCPbEAfvYluDPsi2kLrFe4CbWk6iaCoNVhwW&#10;SmxoWVJ+3X4ZBefnTGafXZZ9GP3+s1q8HY7nU63U06BbzEB46vx/+K/9qhVMJ/D7JfwAm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t2+8UAAADbAAAADwAAAAAAAAAA&#10;AAAAAAChAgAAZHJzL2Rvd25yZXYueG1sUEsFBgAAAAAEAAQA+QAAAJMDAAAAAA==&#10;" strokeweight="33e-5mm">
                  <v:stroke endcap="round"/>
                </v:line>
                <v:line id="Line 773" o:spid="_x0000_s1065" style="position:absolute;visibility:visible;mso-wrap-style:square" from="33655,25771" to="33661,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fTYMYAAADbAAAADwAAAGRycy9kb3ducmV2LnhtbESPQWvCQBSE74L/YXmCN91Yi0jqJohU&#10;EFqotdXm+Mw+k2D2bchuNfXXdwsFj8PMfMMs0s7U4kKtqywrmIwjEMS51RUXCj4/1qM5COeRNdaW&#10;ScEPOUiTfm+BsbZXfqfLzhciQNjFqKD0vomldHlJBt3YNsTBO9nWoA+yLaRu8RrgppYPUTSTBisO&#10;CyU2tCopP+++jYLjYyazbZdlb0a/3p6XL/vD8atWajjolk8gPHX+Hv5vb7SC2RT+voQfIJ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X02DGAAAA2wAAAA8AAAAAAAAA&#10;AAAAAAAAoQIAAGRycy9kb3ducmV2LnhtbFBLBQYAAAAABAAEAPkAAACUAwAAAAA=&#10;" strokeweight="33e-5mm">
                  <v:stroke endcap="round"/>
                </v:line>
                <v:line id="Line 774" o:spid="_x0000_s1066" style="position:absolute;visibility:visible;mso-wrap-style:square" from="36093,25771" to="36099,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sLsQAAADcAAAADwAAAGRycy9kb3ducmV2LnhtbERPTWvCQBC9F/oflil4qxuliETXEKSF&#10;QgVrbG2OY3aahGZnQ3Y1sb/ePQgeH+97mQymEWfqXG1ZwWQcgSAurK65VPC1f3ueg3AeWWNjmRRc&#10;yEGyenxYYqxtzzs6Z74UIYRdjAoq79tYSldUZNCNbUscuF/bGfQBdqXUHfYh3DRyGkUzabDm0FBh&#10;S+uKir/sZBQcX3KZfw55vjV68/+afnwfjj+NUqOnIV2A8DT4u/jmftcKpvOwNpwJR0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uwuxAAAANwAAAAPAAAAAAAAAAAA&#10;AAAAAKECAABkcnMvZG93bnJldi54bWxQSwUGAAAAAAQABAD5AAAAkgMAAAAA&#10;" strokeweight="33e-5mm">
                  <v:stroke endcap="round"/>
                </v:line>
                <v:line id="Line 775" o:spid="_x0000_s1067" style="position:absolute;visibility:visible;mso-wrap-style:square" from="38531,25771" to="38538,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29cMAAADcAAAADwAAAGRycy9kb3ducmV2LnhtbERPy2rCQBTdF/yH4QrumklFpEZHkdKC&#10;YMG3ZnnN3CahmTshM9Xo1zuLgsvDeU9mranEhRpXWlbwFsUgiDOrS84V7Hdfr+8gnEfWWFkmBTdy&#10;MJt2XiaYaHvlDV22PhchhF2CCgrv60RKlxVk0EW2Jg7cj20M+gCbXOoGryHcVLIfx0NpsOTQUGBN&#10;HwVlv9s/o+A8SGW6btN0ZfT3/XO+PBzPp0qpXredj0F4av1T/O9eaAX9UZgfzoQj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1dvXDAAAA3AAAAA8AAAAAAAAAAAAA&#10;AAAAoQIAAGRycy9kb3ducmV2LnhtbFBLBQYAAAAABAAEAPkAAACRAwAAAAA=&#10;" strokeweight="33e-5mm">
                  <v:stroke endcap="round"/>
                </v:line>
                <v:line id="Line 776" o:spid="_x0000_s1068" style="position:absolute;visibility:visible;mso-wrap-style:square" from="40970,25771" to="40976,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nTbscAAADcAAAADwAAAGRycy9kb3ducmV2LnhtbESPW2vCQBSE34X+h+UUfNONUsSmboKU&#10;FgoKXnoxj8fsMQnNng3ZVaO/3hUKfRxm5htmlnamFidqXWVZwWgYgSDOra64UPD1+T6YgnAeWWNt&#10;mRRcyEGaPPRmGGt75g2dtr4QAcIuRgWl900spctLMuiGtiEO3sG2Bn2QbSF1i+cAN7UcR9FEGqw4&#10;LJTY0GtJ+e/2aBTsnzKZrbssWxm9vL7NF98/+12tVP+xm7+A8NT5//Bf+0MrGD+P4H4mHAGZ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udNuxwAAANwAAAAPAAAAAAAA&#10;AAAAAAAAAKECAABkcnMvZG93bnJldi54bWxQSwUGAAAAAAQABAD5AAAAlQMAAAAA&#10;" strokeweight="33e-5mm">
                  <v:stroke endcap="round"/>
                </v:line>
                <v:line id="Line 777" o:spid="_x0000_s1069" style="position:absolute;visibility:visible;mso-wrap-style:square" from="43414,25771" to="43421,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tNGcYAAADcAAAADwAAAGRycy9kb3ducmV2LnhtbESP3WrCQBSE7wXfYTmCd7oxSKnRVURa&#10;EBTa2h9zecwek2D2bMiumvr0XaHg5TAz3zCzRWsqcaHGlZYVjIYRCOLM6pJzBV+fr4NnEM4ja6ws&#10;k4JfcrCYdzszTLS98gdddj4XAcIuQQWF93UipcsKMuiGtiYO3tE2Bn2QTS51g9cAN5WMo+hJGiw5&#10;LBRY06qg7LQ7GwWHcSrT9zZN34ze3l6Wm++fw75Sqt9rl1MQnlr/CP+311pBPInhfiYc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rTRnGAAAA3AAAAA8AAAAAAAAA&#10;AAAAAAAAoQIAAGRycy9kb3ducmV2LnhtbFBLBQYAAAAABAAEAPkAAACUAwAAAAA=&#10;" strokeweight="33e-5mm">
                  <v:stroke endcap="round"/>
                </v:line>
                <v:line id="Line 778" o:spid="_x0000_s1070" style="position:absolute;visibility:visible;mso-wrap-style:square" from="45847,25771" to="45853,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ogscAAADcAAAADwAAAGRycy9kb3ducmV2LnhtbESP3WrCQBSE7wXfYTlC78ymVqRGV5HS&#10;gmCh1vqTy2P2NAnNng3ZVVOf3i0IvRxm5htmOm9NJc7UuNKygscoBkGcWV1yrmD79dZ/BuE8ssbK&#10;Min4JQfzWbczxUTbC3/SeeNzESDsElRQeF8nUrqsIIMusjVx8L5tY9AH2eRSN3gJcFPJQRyPpMGS&#10;w0KBNb0UlP1sTkbBcZjKdN2m6YfR79fXxWq3Px4qpR567WICwlPr/8P39lIrGIyf4O9MO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J+iCxwAAANwAAAAPAAAAAAAA&#10;AAAAAAAAAKECAABkcnMvZG93bnJldi54bWxQSwUGAAAAAAQABAD5AAAAlQMAAAAA&#10;" strokeweight="33e-5mm">
                  <v:stroke endcap="round"/>
                </v:line>
                <v:line id="Line 779" o:spid="_x0000_s1071" style="position:absolute;visibility:visible;mso-wrap-style:square" from="48291,25771" to="48298,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5w9sYAAADcAAAADwAAAGRycy9kb3ducmV2LnhtbESPQWvCQBSE7wX/w/IEb3WjiNTUVaRU&#10;ECxYta05PrPPJJh9G7Jbjf56VxA8DjPzDTOeNqYUJ6pdYVlBrxuBIE6tLjhT8LOdv76BcB5ZY2mZ&#10;FFzIwXTSehljrO2Z13Ta+EwECLsYFeTeV7GULs3JoOvaijh4B1sb9EHWmdQ1ngPclLIfRUNpsOCw&#10;kGNFHzmlx82/UbAfJDL5bpJkZfTX9XO2/P3b70qlOu1m9g7CU+Of4Ud7oRX0RwO4nwlHQE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cPbGAAAA3AAAAA8AAAAAAAAA&#10;AAAAAAAAoQIAAGRycy9kb3ducmV2LnhtbFBLBQYAAAAABAAEAPkAAACUAwAAAAA=&#10;" strokeweight="33e-5mm">
                  <v:stroke endcap="round"/>
                </v:line>
                <v:line id="Line 780" o:spid="_x0000_s1072" style="position:absolute;visibility:visible;mso-wrap-style:square" from="50730,25771" to="50736,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LVbccAAADcAAAADwAAAGRycy9kb3ducmV2LnhtbESP3WrCQBSE7wXfYTlC78ymUqVGV5HS&#10;gmCh1vqTy2P2NAnNng3ZVVOf3i0IvRxm5htmOm9NJc7UuNKygscoBkGcWV1yrmD79dZ/BuE8ssbK&#10;Min4JQfzWbczxUTbC3/SeeNzESDsElRQeF8nUrqsIIMusjVx8L5tY9AH2eRSN3gJcFPJQRyPpMGS&#10;w0KBNb0UlP1sTkbB8SmV6bpN0w+j36+vi9VufzxUSj302sUEhKfW/4fv7aVWMBgP4e9MO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gtVtxwAAANwAAAAPAAAAAAAA&#10;AAAAAAAAAKECAABkcnMvZG93bnJldi54bWxQSwUGAAAAAAQABAD5AAAAlQMAAAAA&#10;" strokeweight="33e-5mm">
                  <v:stroke endcap="round"/>
                </v:line>
                <v:line id="Line 781" o:spid="_x0000_s1073" style="position:absolute;visibility:visible;mso-wrap-style:square" from="53168,25771" to="53174,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BLGsYAAADcAAAADwAAAGRycy9kb3ducmV2LnhtbESP3WrCQBSE74W+w3IK3ummIqKpq4go&#10;CApV+2Muj9ljEpo9G7Krpj69Kwi9HGbmG2Y8bUwpLlS7wrKCt24Egji1uuBMwdfnsjME4TyyxtIy&#10;KfgjB9PJS2uMsbZX3tFl7zMRIOxiVJB7X8VSujQng65rK+LgnWxt0AdZZ1LXeA1wU8peFA2kwYLD&#10;Qo4VzXNKf/dno+DYT2SybZLkw+jNbTFbf/8cD6VS7ddm9g7CU+P/w8/2SivojQbwOBOOgJ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SxrGAAAA3AAAAA8AAAAAAAAA&#10;AAAAAAAAoQIAAGRycy9kb3ducmV2LnhtbFBLBQYAAAAABAAEAPkAAACUAwAAAAA=&#10;" strokeweight="33e-5mm">
                  <v:stroke endcap="round"/>
                </v:line>
                <v:shape id="Freeform 799" o:spid="_x0000_s1074" style="position:absolute;left:21436;top:23002;width:14657;height:2077;visibility:visible;mso-wrap-style:square;v-text-anchor:top" coordsize="323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uucscA&#10;AADcAAAADwAAAGRycy9kb3ducmV2LnhtbESPQWvCQBSE74L/YXlCL1I3Wqht6iqiiHrIwbSX3h7Z&#10;1000+zZktzH9925B8DjMzDfMYtXbWnTU+sqxgukkAUFcOF2xUfD1uXt+A+EDssbaMSn4Iw+r5XCw&#10;wFS7K5+oy4MREcI+RQVlCE0qpS9KsugnriGO3o9rLYYoWyN1i9cIt7WcJcmrtFhxXCixoU1JxSX/&#10;tQr285ftpjtlu63JzPG8H2f59zFT6mnUrz9ABOrDI3xvH7SC2fsc/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rrnLHAAAA3AAAAA8AAAAAAAAAAAAAAAAAmAIAAGRy&#10;cy9kb3ducmV2LnhtbFBLBQYAAAAABAAEAPUAAACMAwAAAAA=&#10;" path="m,327l,,3239,r,327e" filled="f" strokeweight=".001mm">
                  <v:stroke endcap="round"/>
                  <v:path arrowok="t" o:connecttype="custom" o:connectlocs="0,131909820;0,0;930676955,0;930676955,131909820" o:connectangles="0,0,0,0"/>
                </v:shape>
                <v:rect id="Rectangle 802" o:spid="_x0000_s1075" style="position:absolute;left:24682;top:21275;width:9188;height:21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14:paraId="0CAE770E" w14:textId="77777777" w:rsidR="00EB1E52" w:rsidRDefault="00EB1E52" w:rsidP="00D77762">
                        <w:r>
                          <w:rPr>
                            <w:rFonts w:cs="Verdana"/>
                            <w:color w:val="000000"/>
                            <w:sz w:val="16"/>
                            <w:szCs w:val="16"/>
                          </w:rPr>
                          <w:t>Appointment Window</w:t>
                        </w:r>
                      </w:p>
                    </w:txbxContent>
                  </v:textbox>
                </v:rect>
                <v:shape id="Freeform 830" o:spid="_x0000_s1076" style="position:absolute;left:14465;top:19204;width:41141;height:5684;visibility:visible;mso-wrap-style:square;v-text-anchor:top" coordsize="4486,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qZMQA&#10;AADcAAAADwAAAGRycy9kb3ducmV2LnhtbESPT2sCMRTE7wW/Q3hCbzXRgujWKFKorRdB7aW3x+bt&#10;H7p5WZK4rn56Iwgeh5n5DbNY9bYRHflQO9YwHikQxLkzNZcafo9fbzMQISIbbByThgsFWC0HLwvM&#10;jDvznrpDLEWCcMhQQxVjm0kZ8ooshpFriZNXOG8xJulLaTyeE9w2cqLUVFqsOS1U2NJnRfn/4WQ1&#10;/HnF3xfcXd9DV2w322KqdnvU+nXYrz9AROrjM/xo/xgNk/kc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a6mTEAAAA3AAAAA8AAAAAAAAAAAAAAAAAmAIAAGRycy9k&#10;b3ducmV2LnhtbFBLBQYAAAAABAAEAPUAAACJAwAAAAA=&#10;" path="m,719l,,4486,r,719e" filled="f" strokecolor="purple" strokeweight=".001mm">
                  <v:stroke endcap="round"/>
                  <v:path arrowok="t" o:connecttype="custom" o:connectlocs="0,449274745;0,0;2147483646,0;2147483646,449274745" o:connectangles="0,0,0,0"/>
                </v:shape>
                <v:rect id="Rectangle 833" o:spid="_x0000_s1077" style="position:absolute;left:31222;top:17294;width:7830;height:1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14:paraId="0CAE770F" w14:textId="77777777" w:rsidR="00EB1E52" w:rsidRDefault="00EB1E52" w:rsidP="00D77762">
                        <w:pPr>
                          <w:pStyle w:val="NoSpacing"/>
                          <w:jc w:val="center"/>
                          <w:rPr>
                            <w:color w:val="8064A2" w:themeColor="accent4"/>
                            <w:sz w:val="18"/>
                          </w:rPr>
                        </w:pPr>
                        <w:r w:rsidRPr="00E51C42">
                          <w:rPr>
                            <w:color w:val="8064A2" w:themeColor="accent4"/>
                            <w:sz w:val="18"/>
                          </w:rPr>
                          <w:t>SLA Window</w:t>
                        </w:r>
                      </w:p>
                      <w:p w14:paraId="0CAE7710" w14:textId="77777777" w:rsidR="00EB1E52" w:rsidRPr="00E51C42" w:rsidRDefault="00EB1E52" w:rsidP="00D77762">
                        <w:pPr>
                          <w:pStyle w:val="NoSpacing"/>
                          <w:jc w:val="center"/>
                          <w:rPr>
                            <w:color w:val="8064A2" w:themeColor="accent4"/>
                            <w:sz w:val="18"/>
                          </w:rPr>
                        </w:pPr>
                      </w:p>
                      <w:p w14:paraId="0CAE7711" w14:textId="77777777" w:rsidR="00EB1E52" w:rsidRDefault="00EB1E52" w:rsidP="00D77762"/>
                    </w:txbxContent>
                  </v:textbox>
                </v:rect>
                <v:rect id="Rectangle 834" o:spid="_x0000_s1078" style="position:absolute;left:25958;top:17477;width:788;height:25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14:paraId="0CAE7712" w14:textId="77777777" w:rsidR="00EB1E52" w:rsidRDefault="00EB1E52" w:rsidP="00D77762"/>
                    </w:txbxContent>
                  </v:textbox>
                </v:rect>
                <v:rect id="Rectangle 852" o:spid="_x0000_s1079" style="position:absolute;left:24803;top:165;width:9391;height:25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48IA&#10;AADcAAAADwAAAGRycy9kb3ducmV2LnhtbESP3WoCMRSE74W+QziF3mnSF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erjwgAAANwAAAAPAAAAAAAAAAAAAAAAAJgCAABkcnMvZG93&#10;bnJldi54bWxQSwUGAAAAAAQABAD1AAAAhwMAAAAA&#10;" filled="f" stroked="f">
                  <v:textbox style="mso-fit-shape-to-text:t" inset="0,0,0,0">
                    <w:txbxContent>
                      <w:p w14:paraId="0CAE7713" w14:textId="77777777" w:rsidR="00EB1E52" w:rsidRDefault="00EB1E52" w:rsidP="00D77762">
                        <w:r>
                          <w:rPr>
                            <w:rFonts w:cs="Verdana"/>
                            <w:b/>
                            <w:bCs/>
                            <w:color w:val="000000"/>
                          </w:rPr>
                          <w:t>Time Description</w:t>
                        </w:r>
                      </w:p>
                    </w:txbxContent>
                  </v:textbox>
                </v:rect>
                <v:rect id="Rectangle 868" o:spid="_x0000_s1080" style="position:absolute;left:33584;top:31619;width:5099;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4MYA&#10;AADcAAAADwAAAGRycy9kb3ducmV2LnhtbESPQWvCQBSE70L/w/IKXkQ3VSyauoZSCPQgFFMPentk&#10;n9m02bchu5q0v75bEDwOM/MNs8kG24grdb52rOBploAgLp2uuVJw+MynKxA+IGtsHJOCH/KQbR9G&#10;G0y163lP1yJUIkLYp6jAhNCmUvrSkEU/cy1x9M6usxii7CqpO+wj3DZyniTP0mLNccFgS2+Gyu/i&#10;YhXkH8ea+FfuJ+tV777K+akwu1ap8ePw+gIi0BDu4Vv7XStYJEv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4MYAAADcAAAADwAAAAAAAAAAAAAAAACYAgAAZHJz&#10;L2Rvd25yZXYueG1sUEsFBgAAAAAEAAQA9QAAAIsDAAAAAA==&#10;" filled="f" stroked="f">
                  <v:textbox style="mso-fit-shape-to-text:t" inset="0,0,0,0">
                    <w:txbxContent>
                      <w:p w14:paraId="0CAE7714" w14:textId="77777777" w:rsidR="00EB1E52" w:rsidRDefault="00EB1E52" w:rsidP="00D77762">
                        <w:r>
                          <w:rPr>
                            <w:rFonts w:cs="Verdana"/>
                            <w:b/>
                            <w:bCs/>
                            <w:color w:val="3366FF"/>
                            <w:sz w:val="14"/>
                            <w:szCs w:val="14"/>
                          </w:rPr>
                          <w:t xml:space="preserve">Appointment Finish Date </w:t>
                        </w:r>
                      </w:p>
                    </w:txbxContent>
                  </v:textbox>
                </v:rect>
                <v:shape id="Freeform 870" o:spid="_x0000_s1081" style="position:absolute;left:20720;top:24132;width:1385;height:1392;visibility:visible;mso-wrap-style:square;v-text-anchor:top" coordsize="21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hGMUA&#10;AADcAAAADwAAAGRycy9kb3ducmV2LnhtbESPQYvCMBSE7wv+h/CEva2pCq5Wo4igrAcPq6J4ezTP&#10;ttq81CbV+u/NgrDHYWa+YSazxhTiTpXLLSvodiIQxInVOacK9rvl1xCE88gaC8uk4EkOZtPWxwRj&#10;bR/8S/etT0WAsItRQeZ9GUvpkowMuo4tiYN3tpVBH2SVSl3hI8BNIXtRNJAGcw4LGZa0yCi5bmuj&#10;4LZqytPx+F1fTvXajQp32HSTlVKf7WY+BuGp8f/hd/tHK+hHA/g7E46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OEYxQAAANwAAAAPAAAAAAAAAAAAAAAAAJgCAABkcnMv&#10;ZG93bnJldi54bWxQSwUGAAAAAAQABAD1AAAAigMAAAAA&#10;" path="m109,l,110,109,219,218,110,109,xe" fillcolor="#4878bf">
                  <v:path arrowok="t" o:connecttype="custom" o:connectlocs="43974068,0;0,44372611;43974068,88341835;87948135,44372611;43974068,0" o:connectangles="0,0,0,0,0"/>
                </v:shape>
                <v:shape id="Freeform 878" o:spid="_x0000_s1082" style="position:absolute;left:27070;top:25250;width:2762;height:3570;visibility:visible;mso-wrap-style:square;v-text-anchor:top" coordsize="43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T8LwA&#10;AADcAAAADwAAAGRycy9kb3ducmV2LnhtbERPuwrCMBTdBf8hXMFNUxWKVKNURXATH4Pjpbm2tc1N&#10;aaLWvzeD4Hg47+W6M7V4UetKywom4wgEcWZ1ybmC62U/moNwHlljbZkUfMjBetXvLTHR9s0nep19&#10;LkIIuwQVFN43iZQuK8igG9uGOHB32xr0Aba51C2+Q7ip5TSKYmmw5NBQYEPbgrLq/DQKOrw1Oz6m&#10;9LjI+LDbxhsy1Uap4aBLFyA8df4v/rkPWsEsCmvDmXA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CAJPwvAAAANwAAAAPAAAAAAAAAAAAAAAAAJgCAABkcnMvZG93bnJldi54&#10;bWxQSwUGAAAAAAQABAD1AAAAgQMAAAAA&#10;" path="m435,r,246m435,246l,562e" filled="f" strokeweight="33e-5mm">
                  <v:stroke endcap="round"/>
                  <v:path arrowok="t" o:connecttype="custom" o:connectlocs="175387635,0;175387635,99216976;175387635,99216976;0,226666425" o:connectangles="0,0,0,0"/>
                  <o:lock v:ext="edit" verticies="t"/>
                </v:shape>
                <v:shape id="Freeform 879" o:spid="_x0000_s1083" style="position:absolute;left:29654;top:24907;width:343;height:343;visibility:visible;mso-wrap-style:square;v-text-anchor:top" coordsize="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jQL8cA&#10;AADcAAAADwAAAGRycy9kb3ducmV2LnhtbESPQWvCQBSE7wX/w/KEXkrdqKBtmo1IIdWDPVRF8PbI&#10;PpNg9m3Y3WraX+8KhR6HmfmGyRa9acWFnG8sKxiPEhDEpdUNVwr2u+L5BYQPyBpby6Tghzws8sFD&#10;hqm2V/6iyzZUIkLYp6igDqFLpfRlTQb9yHbE0TtZZzBE6SqpHV4j3LRykiQzabDhuFBjR+81left&#10;t1FQrJ6qMC8+0R5Pv8ePw2Tjxhuv1OOwX76BCNSH//Bfe60VTJNXuJ+JR0D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40C/HAAAA3AAAAA8AAAAAAAAAAAAAAAAAmAIAAGRy&#10;cy9kb3ducmV2LnhtbFBLBQYAAAAABAAEAPUAAACMAwAAAAA=&#10;" path="m,34c,15,15,,34,,52,,67,15,67,34v,,,,,c67,52,52,67,34,67,15,67,,52,,34e" fillcolor="#4878bf" strokeweight="0">
                  <v:path arrowok="t" o:connecttype="custom" o:connectlocs="0,8909572;8908273,0;17554433,8909572;17554433,8909572;8908273,17556992;0,8909572" o:connectangles="0,0,0,0,0,0"/>
                </v:shape>
                <v:rect id="Rectangle 881" o:spid="_x0000_s1084" style="position:absolute;left:24633;top:29163;width:5473;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KpcIA&#10;AADcAAAADwAAAGRycy9kb3ducmV2LnhtbERPTYvCMBC9C/6HMIIX0VQF0a5RRBD2IIjdPezehma2&#10;qTaT0mRt9debg+Dx8b7X285W4kaNLx0rmE4SEMS50yUXCr6/DuMlCB+QNVaOScGdPGw3/d4aU+1a&#10;PtMtC4WIIexTVGBCqFMpfW7Iop+4mjhyf66xGCJsCqkbbGO4reQsSRbSYsmxwWBNe0P5Nfu3Cg6n&#10;n5L4Ic+j1bJ1l3z2m5ljrdRw0O0+QATqwlv8cn9qBfNpnB/Px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gqlwgAAANwAAAAPAAAAAAAAAAAAAAAAAJgCAABkcnMvZG93&#10;bnJldi54bWxQSwUGAAAAAAQABAD1AAAAhwMAAAAA&#10;" filled="f" stroked="f">
                  <v:textbox style="mso-fit-shape-to-text:t" inset="0,0,0,0">
                    <w:txbxContent>
                      <w:p w14:paraId="0CAE7715" w14:textId="77777777" w:rsidR="00EB1E52" w:rsidRDefault="00EB1E52" w:rsidP="00D77762">
                        <w:r>
                          <w:rPr>
                            <w:rFonts w:cs="Verdana"/>
                            <w:color w:val="000000"/>
                            <w:sz w:val="16"/>
                            <w:szCs w:val="16"/>
                          </w:rPr>
                          <w:t>Assignment Start</w:t>
                        </w:r>
                      </w:p>
                    </w:txbxContent>
                  </v:textbox>
                </v:rect>
                <v:shape id="Freeform 884" o:spid="_x0000_s1085" style="position:absolute;left:40976;top:24888;width:387;height:381;visibility:visible;mso-wrap-style:square;v-text-anchor:top" coordsize="7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TsAA&#10;AADcAAAADwAAAGRycy9kb3ducmV2LnhtbESPzarCMBSE94LvEI7gTlMriFSjiCCIIFz/Fu4OzbEp&#10;NieliVrf3lwQXA4z8w0zX7a2Ek9qfOlYwWiYgCDOnS65UHA+bQZTED4ga6wck4I3eVguup05Ztq9&#10;+EDPYyhEhLDPUIEJoc6k9Lkhi37oauLo3VxjMUTZFFI3+IpwW8k0SSbSYslxwWBNa0P5/fiwCjRq&#10;s9P55bD/K5FWk6u7pjenVL/XrmYgArXhF/62t1rBeJTC/5l4BO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NjTsAAAADcAAAADwAAAAAAAAAAAAAAAACYAgAAZHJzL2Rvd25y&#10;ZXYueG1sUEsFBgAAAAAEAAQA9QAAAIUDAAAAAA==&#10;" path="m,38c,17,17,,38,,59,,75,17,75,38v,,,,,c75,58,59,75,38,75,17,75,,58,,38e" fillcolor="#4878bf" strokeweight="0">
                  <v:path arrowok="t" o:connecttype="custom" o:connectlocs="0,9807976;10127016,0;19987260,9807976;19987260,9807976;10127016,19357848;0,9807976" o:connectangles="0,0,0,0,0,0"/>
                </v:shape>
                <v:rect id="Rectangle 886" o:spid="_x0000_s1086" style="position:absolute;left:41966;top:29166;width:5575;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U0sUA&#10;AADcAAAADwAAAGRycy9kb3ducmV2LnhtbESPQWvCQBSE7wX/w/IEL0U3K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JTSxQAAANwAAAAPAAAAAAAAAAAAAAAAAJgCAABkcnMv&#10;ZG93bnJldi54bWxQSwUGAAAAAAQABAD1AAAAigMAAAAA&#10;" filled="f" stroked="f">
                  <v:textbox style="mso-fit-shape-to-text:t" inset="0,0,0,0">
                    <w:txbxContent>
                      <w:p w14:paraId="0CAE7716" w14:textId="77777777" w:rsidR="00EB1E52" w:rsidRDefault="00EB1E52" w:rsidP="00D77762">
                        <w:r>
                          <w:rPr>
                            <w:rFonts w:cs="Verdana"/>
                            <w:color w:val="000000"/>
                            <w:sz w:val="16"/>
                            <w:szCs w:val="16"/>
                          </w:rPr>
                          <w:t xml:space="preserve">Assignment Finish </w:t>
                        </w:r>
                      </w:p>
                    </w:txbxContent>
                  </v:textbox>
                </v:rect>
                <v:roundrect id="Rounded Rectangle 2003" o:spid="_x0000_s1087" style="position:absolute;left:186;top:10572;width:11517;height:9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sUsYA&#10;AADcAAAADwAAAGRycy9kb3ducmV2LnhtbESPQWsCMRSE70L/Q3hCb5q1XYqsRrGC0oNQ3Ap6fG5e&#10;k6Wbl+0mdbf/vikUehxm5htmuR5cI27Uhdqzgtk0A0FceV2zUXB6203mIEJE1th4JgXfFGC9uhst&#10;sdC+5yPdymhEgnAoUIGNsS2kDJUlh2HqW+LkvfvOYUyyM1J32Ce4a+RDlj1JhzWnBYstbS1VH+WX&#10;U3DoM+PMtrzkh3N/bXN73H++Pit1Px42CxCRhvgf/mu/aAWPsx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YsUsYAAADcAAAADwAAAAAAAAAAAAAAAACYAgAAZHJz&#10;L2Rvd25yZXYueG1sUEsFBgAAAAAEAAQA9QAAAIsDAAAAAA==&#10;" fillcolor="#4f81bd [3204]" strokecolor="#243f60 [1604]" strokeweight="2pt">
                  <v:textbox inset="0,0,0,0">
                    <w:txbxContent>
                      <w:p w14:paraId="0CAE7717" w14:textId="77777777" w:rsidR="00EB1E52" w:rsidRPr="00201CCA" w:rsidRDefault="00EB1E52" w:rsidP="00D77762">
                        <w:pPr>
                          <w:jc w:val="center"/>
                          <w:rPr>
                            <w:color w:val="FFFFFF" w:themeColor="background1"/>
                            <w:sz w:val="16"/>
                          </w:rPr>
                        </w:pPr>
                        <w:r w:rsidRPr="00201CCA">
                          <w:rPr>
                            <w:b/>
                            <w:color w:val="FFFFFF" w:themeColor="background1"/>
                            <w:sz w:val="16"/>
                          </w:rPr>
                          <w:t>Open Date</w:t>
                        </w:r>
                        <w:r w:rsidRPr="00201CCA">
                          <w:rPr>
                            <w:color w:val="FFFFFF" w:themeColor="background1"/>
                            <w:sz w:val="16"/>
                          </w:rPr>
                          <w:t>: Indicates when the customer has first made contact to request service</w:t>
                        </w:r>
                        <w:r>
                          <w:rPr>
                            <w:color w:val="FFFFFF" w:themeColor="background1"/>
                            <w:sz w:val="16"/>
                          </w:rPr>
                          <w:t>. A task may not be scheduled before this date.</w:t>
                        </w:r>
                      </w:p>
                    </w:txbxContent>
                  </v:textbox>
                </v:roundrect>
                <v:roundrect id="Rounded Rectangle 2004" o:spid="_x0000_s1088" style="position:absolute;left:12614;top:2368;width:14075;height:9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JycYA&#10;AADcAAAADwAAAGRycy9kb3ducmV2LnhtbESPQWsCMRSE7wX/Q3hCbzVra0tZjWKFFg9CcRXa4+vm&#10;mSxuXrab1F3/vRGEHoeZ+YaZLXpXixO1ofKsYDzKQBCXXldsFOx37w+vIEJE1lh7JgVnCrCYD+5m&#10;mGvf8ZZORTQiQTjkqMDG2ORShtKSwzDyDXHyDr51GJNsjdQtdgnuavmYZS/SYcVpwWJDK0vlsfhz&#10;CjZdZpxZFd+TzVf300zs9uP3802p+2G/nIKI1Mf/8K291gqexs9wPZOO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qJycYAAADcAAAADwAAAAAAAAAAAAAAAACYAgAAZHJz&#10;L2Rvd25yZXYueG1sUEsFBgAAAAAEAAQA9QAAAIsDAAAAAA==&#10;" fillcolor="#4f81bd [3204]" strokecolor="#243f60 [1604]" strokeweight="2pt">
                  <v:textbox inset="0,0,0,0">
                    <w:txbxContent>
                      <w:p w14:paraId="0CAE7718" w14:textId="77777777" w:rsidR="00EB1E52" w:rsidRPr="00201CCA" w:rsidRDefault="00EB1E52" w:rsidP="00D77762">
                        <w:pPr>
                          <w:pStyle w:val="NormalWeb"/>
                          <w:spacing w:before="0" w:beforeAutospacing="0" w:after="120" w:afterAutospacing="0" w:line="264" w:lineRule="auto"/>
                          <w:jc w:val="center"/>
                          <w:rPr>
                            <w:sz w:val="16"/>
                            <w:szCs w:val="16"/>
                          </w:rPr>
                        </w:pPr>
                        <w:r w:rsidRPr="00201CCA">
                          <w:rPr>
                            <w:b/>
                            <w:bCs/>
                            <w:color w:val="FFFFFF"/>
                            <w:sz w:val="16"/>
                            <w:szCs w:val="16"/>
                          </w:rPr>
                          <w:t>Early Start Date</w:t>
                        </w:r>
                        <w:r w:rsidRPr="00201CCA">
                          <w:rPr>
                            <w:color w:val="FFFFFF"/>
                            <w:sz w:val="16"/>
                            <w:szCs w:val="16"/>
                          </w:rPr>
                          <w:t xml:space="preserve">: Indicates the earliest time that a task </w:t>
                        </w:r>
                        <w:r>
                          <w:rPr>
                            <w:color w:val="FFFFFF"/>
                            <w:sz w:val="16"/>
                            <w:szCs w:val="16"/>
                          </w:rPr>
                          <w:t>should, ideally,</w:t>
                        </w:r>
                        <w:r w:rsidRPr="00201CCA">
                          <w:rPr>
                            <w:color w:val="FFFFFF"/>
                            <w:sz w:val="16"/>
                            <w:szCs w:val="16"/>
                          </w:rPr>
                          <w:t xml:space="preserve"> be scheduled. It is often the same as the Open Date but may also be set later than the Open Date</w:t>
                        </w:r>
                        <w:r>
                          <w:rPr>
                            <w:color w:val="FFFFFF"/>
                            <w:sz w:val="16"/>
                            <w:szCs w:val="16"/>
                          </w:rPr>
                          <w:t>.</w:t>
                        </w:r>
                      </w:p>
                    </w:txbxContent>
                  </v:textbox>
                </v:roundrect>
                <v:line id="Straight Connector 2005" o:spid="_x0000_s1089" style="position:absolute;flip:x;visibility:visible;mso-wrap-style:square" from="14465,12885" to="14503,2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cicMAAADcAAAADwAAAGRycy9kb3ducmV2LnhtbESPS4sCMRCE74L/IbTgTTMqqIxGEUFY&#10;dnHxefDWTHoeOOkMk+jM/vuNIHgsquorarluTSmeVLvCsoLRMAJBnFhdcKbgct4N5iCcR9ZYWiYF&#10;f+Rgvep2lhhr2/CRniefiQBhF6OC3PsqltIlORl0Q1sRBy+1tUEfZJ1JXWMT4KaU4yiaSoMFh4Uc&#10;K9rmlNxPD6MgdY9qe7tqn86+98d9+pP9YnNQqt9rNwsQnlr/Cb/bX1rBZDSF15lw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sXInDAAAA3AAAAA8AAAAAAAAAAAAA&#10;AAAAoQIAAGRycy9kb3ducmV2LnhtbFBLBQYAAAAABAAEAPkAAACRAwAAAAA=&#10;" strokecolor="black [3040]"/>
                <v:line id="Straight Connector 2007" o:spid="_x0000_s1090" style="position:absolute;visibility:visible;mso-wrap-style:square" from="4471,20172" to="4471,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jhMMAAADcAAAADwAAAGRycy9kb3ducmV2LnhtbESPQWsCMRSE7wX/Q3hCb5rdilq3Riml&#10;pVJPbvX+2LzuLm5e1iTV+O9NQehxmJlvmOU6mk6cyfnWsoJ8nIEgrqxuuVaw//4YPYPwAVljZ5kU&#10;XMnDejV4WGKh7YV3dC5DLRKEfYEKmhD6QkpfNWTQj21PnLwf6wyGJF0ttcNLgptOPmXZTBpsOS00&#10;2NNbQ9Wx/DWJkh9ORn4eF3j4clv3PpnFaTwp9TiMry8gAsXwH763N1rBJJ/D35l0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4TDAAAA3AAAAA8AAAAAAAAAAAAA&#10;AAAAoQIAAGRycy9kb3ducmV2LnhtbFBLBQYAAAAABAAEAPkAAACRAwAAAAA=&#10;" strokecolor="black [3040]"/>
                <v:rect id="Rectangle 2009" o:spid="_x0000_s1091" style="position:absolute;left:19024;top:31735;width:5099;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jOMUA&#10;AADcAAAADwAAAGRycy9kb3ducmV2LnhtbESPQWvCQBSE70L/w/IKvYhuVBCNrlIKQg+CmPagt0f2&#10;mY3Nvg3ZrYn+elcQPA4z8w2zXHe2EhdqfOlYwWiYgCDOnS65UPD7sxnMQPiArLFyTAqu5GG9eust&#10;MdWu5T1dslCICGGfogITQp1K6XNDFv3Q1cTRO7nGYoiyKaRusI1wW8lxkkylxZLjgsGavgzlf9m/&#10;VbDZHUrim9z357PWnfPxMTPbWqmP9+5zASJQF17hZ/tbK5iM5vA4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KM4xQAAANwAAAAPAAAAAAAAAAAAAAAAAJgCAABkcnMv&#10;ZG93bnJldi54bWxQSwUGAAAAAAQABAD1AAAAigMAAAAA&#10;" filled="f" stroked="f">
                  <v:textbox style="mso-fit-shape-to-text:t" inset="0,0,0,0">
                    <w:txbxContent>
                      <w:p w14:paraId="0CAE7719" w14:textId="77777777" w:rsidR="00EB1E52" w:rsidRDefault="00EB1E52" w:rsidP="00D77762">
                        <w:pPr>
                          <w:pStyle w:val="NormalWeb"/>
                          <w:spacing w:before="0" w:beforeAutospacing="0" w:after="120" w:afterAutospacing="0" w:line="264" w:lineRule="auto"/>
                        </w:pPr>
                        <w:r>
                          <w:rPr>
                            <w:rFonts w:ascii="Calibri" w:hAnsi="Calibri" w:cs="Verdana"/>
                            <w:b/>
                            <w:bCs/>
                            <w:color w:val="3366FF"/>
                            <w:sz w:val="14"/>
                            <w:szCs w:val="14"/>
                          </w:rPr>
                          <w:t xml:space="preserve">Appointment Start Date </w:t>
                        </w:r>
                      </w:p>
                    </w:txbxContent>
                  </v:textbox>
                </v:rect>
                <v:roundrect id="Rounded Rectangle 2013" o:spid="_x0000_s1092" style="position:absolute;left:47467;top:8001;width:14072;height:107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m78YA&#10;AADcAAAADwAAAGRycy9kb3ducmV2LnhtbESPQWsCMRSE74L/ITyhN83WLkVWo7SC0oNQ3Ap6fG5e&#10;k6Wbl+0mdbf/vikUehxm5htmtRlcI27UhdqzgvtZBoK48rpmo+D0tpsuQISIrLHxTAq+KcBmPR6t&#10;sNC+5yPdymhEgnAoUIGNsS2kDJUlh2HmW+LkvfvOYUyyM1J32Ce4a+Q8yx6lw5rTgsWWtpaqj/LL&#10;KTj0mXFmW17yw7m/trk97j9fn5W6mwxPSxCRhvgf/mu/aAUP8xx+z6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rm78YAAADcAAAADwAAAAAAAAAAAAAAAACYAgAAZHJz&#10;L2Rvd25yZXYueG1sUEsFBgAAAAAEAAQA9QAAAIsDAAAAAA==&#10;" fillcolor="#4f81bd [3204]" strokecolor="#243f60 [1604]" strokeweight="2pt">
                  <v:textbox inset="0,0,0,0">
                    <w:txbxContent>
                      <w:p w14:paraId="0CAE771A" w14:textId="77777777" w:rsidR="00EB1E52" w:rsidRPr="00201CCA" w:rsidRDefault="00EB1E52" w:rsidP="00D77762">
                        <w:pPr>
                          <w:pStyle w:val="NormalWeb"/>
                          <w:spacing w:before="0" w:beforeAutospacing="0" w:after="120" w:afterAutospacing="0" w:line="264" w:lineRule="auto"/>
                          <w:jc w:val="center"/>
                          <w:rPr>
                            <w:sz w:val="16"/>
                            <w:szCs w:val="16"/>
                          </w:rPr>
                        </w:pPr>
                        <w:r w:rsidRPr="00201CCA">
                          <w:rPr>
                            <w:b/>
                            <w:bCs/>
                            <w:color w:val="FFFFFF"/>
                            <w:sz w:val="16"/>
                            <w:szCs w:val="16"/>
                          </w:rPr>
                          <w:t>Due Date</w:t>
                        </w:r>
                        <w:r w:rsidRPr="00201CCA">
                          <w:rPr>
                            <w:color w:val="FFFFFF"/>
                            <w:sz w:val="16"/>
                            <w:szCs w:val="16"/>
                          </w:rPr>
                          <w:t>: Indicates the completion SLA requirement for the task. It is the target date before which the work should be completed</w:t>
                        </w:r>
                        <w:r>
                          <w:rPr>
                            <w:color w:val="FFFFFF"/>
                            <w:sz w:val="16"/>
                            <w:szCs w:val="16"/>
                          </w:rPr>
                          <w:t>. This is the Late Start Date plus  the assignment Duration.</w:t>
                        </w:r>
                      </w:p>
                    </w:txbxContent>
                  </v:textbox>
                </v:roundrect>
                <v:line id="Straight Connector 2014" o:spid="_x0000_s1093" style="position:absolute;visibility:visible;mso-wrap-style:square" from="55606,18755" to="55606,2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roundrect id="Rounded Rectangle 2015" o:spid="_x0000_s1094" style="position:absolute;left:11246;top:34290;width:38829;height:103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XL8UA&#10;AADcAAAADwAAAGRycy9kb3ducmV2LnhtbESPQUvDQBSE74L/YXmCF2k3VggSuy21qPTgwUap10f2&#10;NRvMvo27zzT+e1cQPA4z8w2zXE++VyPF1AU2cD0vQBE3wXbcGnh7fZzdgkqCbLEPTAa+KcF6dX62&#10;xMqGE+9prKVVGcKpQgNOZKi0To0jj2keBuLsHUP0KFnGVtuIpwz3vV4URak9dpwXHA60ddR81F/e&#10;wObpZS/u+f6hRtkePsurY9y9j8ZcXkybO1BCk/yH/9o7a+BmUc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9cvxQAAANwAAAAPAAAAAAAAAAAAAAAAAJgCAABkcnMv&#10;ZG93bnJldi54bWxQSwUGAAAAAAQABAD1AAAAigMAAAAA&#10;" fillcolor="#c0504d [3205]" strokecolor="#622423 [1605]" strokeweight="2pt">
                  <v:textbox inset="0,0,0,0">
                    <w:txbxContent>
                      <w:p w14:paraId="0CAE771B" w14:textId="77777777" w:rsidR="00EB1E52" w:rsidRPr="00362240" w:rsidRDefault="00EB1E52" w:rsidP="00D77762">
                        <w:pPr>
                          <w:pStyle w:val="NormalWeb"/>
                          <w:spacing w:before="0" w:beforeAutospacing="0" w:after="120" w:afterAutospacing="0" w:line="264" w:lineRule="auto"/>
                          <w:rPr>
                            <w:color w:val="FFFFFF" w:themeColor="background1"/>
                            <w:sz w:val="18"/>
                            <w:szCs w:val="16"/>
                          </w:rPr>
                        </w:pPr>
                        <w:r w:rsidRPr="00362240">
                          <w:rPr>
                            <w:color w:val="FFFFFF" w:themeColor="background1"/>
                            <w:sz w:val="18"/>
                            <w:szCs w:val="16"/>
                          </w:rPr>
                          <w:t>Appointment Start and Finish dates make up an Appointment Window. This window is determined by ClickSoftware as available before the commitment is given to the customer. The assignment for a task will be created to start somewhere within this time window. Note: The task only has to start and not finish within this window</w:t>
                        </w:r>
                        <w:r>
                          <w:rPr>
                            <w:color w:val="FFFFFF" w:themeColor="background1"/>
                            <w:sz w:val="18"/>
                            <w:szCs w:val="16"/>
                          </w:rPr>
                          <w:t>. The difference between Assignment Start and Finish is the assignment Duration.</w:t>
                        </w:r>
                      </w:p>
                    </w:txbxContent>
                  </v:textbox>
                </v:roundrect>
                <v:shape id="Freeform 865" o:spid="_x0000_s1095" style="position:absolute;left:35407;top:24101;width:1384;height:1385;visibility:visible;mso-wrap-style:square;v-text-anchor:top" coordsize="218,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TnMQA&#10;AADcAAAADwAAAGRycy9kb3ducmV2LnhtbESPT4vCMBTE74LfITxhb5qqi0g1igiiu7AH/1y8PZtn&#10;Wm1eShO1u59+Iwgeh5n5DTOdN7YUd6p94VhBv5eAIM6cLtgoOOxX3TEIH5A1lo5JwS95mM/arSmm&#10;2j14S/ddMCJC2KeoIA+hSqX0WU4Wfc9VxNE7u9piiLI2Utf4iHBbykGSjKTFguNCjhUtc8quu5tV&#10;cCxXi8spRNjX0tDPwPx9V+u9Uh+dZjEBEagJ7/CrvdEKhskn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k5zEAAAA3AAAAA8AAAAAAAAAAAAAAAAAmAIAAGRycy9k&#10;b3ducmV2LnhtbFBLBQYAAAAABAAEAPUAAACJAwAAAAA=&#10;" path="m109,l,109,109,218,218,109,109,xe" fillcolor="#4878bf">
                  <v:path arrowok="t" o:connecttype="custom" o:connectlocs="43942318,0;0,43948668;43942318,87897335;87884635,43948668;43942318,0" o:connectangles="0,0,0,0,0"/>
                </v:shape>
                <v:line id="Straight Connector 2008" o:spid="_x0000_s1096" style="position:absolute;flip:x y;visibility:visible;mso-wrap-style:square" from="36112,26188" to="36118,3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v81sMAAADcAAAADwAAAGRycy9kb3ducmV2LnhtbERPz2vCMBS+C/sfwhN2EU11IFJNi2wK&#10;22nO2YO3R/Nsi81Ll2S1+++Xg+Dx4/u9yQfTip6cbywrmM8SEMSl1Q1XCk7f++kKhA/IGlvLpOCP&#10;POTZ02iDqbY3/qL+GCoRQ9inqKAOoUul9GVNBv3MdsSRu1hnMEToKqkd3mK4aeUiSZbSYMOxocaO&#10;Xmsqr8dfo6BbVW75+XNIdsVbf/6YUOEKs1fqeTxs1yACDeEhvrvftYKXeVwbz8Qj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L/NbDAAAA3AAAAA8AAAAAAAAAAAAA&#10;AAAAoQIAAGRycy9kb3ducmV2LnhtbFBLBQYAAAAABAAEAPkAAACRAwAAAAA=&#10;" strokecolor="black [3040]"/>
                <v:shape id="Freeform 50" o:spid="_x0000_s1097" style="position:absolute;left:41147;top:25269;width:2755;height:3569;flip:x;visibility:visible;mso-wrap-style:square;v-text-anchor:top" coordsize="435,5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OFsEA&#10;AADbAAAADwAAAGRycy9kb3ducmV2LnhtbERPz2vCMBS+C/4P4Q1203QbulmNIoIguIt2eH42z6ba&#10;vHRNbOt/bw6DHT++34tVbyvRUuNLxwrexgkI4tzpkgsFP9l29AXCB2SNlWNS8CAPq+VwsMBUu44P&#10;1B5DIWII+xQVmBDqVEqfG7Lox64mjtzFNRZDhE0hdYNdDLeVfE+SqbRYcmwwWNPGUH473q2C++77&#10;OjvJ08dvZtv9+frZnTPTKfX60q/nIAL14V/8595pBZ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hDhbBAAAA2wAAAA8AAAAAAAAAAAAAAAAAmAIAAGRycy9kb3du&#10;cmV2LnhtbFBLBQYAAAAABAAEAPUAAACGAwAAAAA=&#10;" adj="-11796480,,5400" path="m435,r,246m435,246l,562e" filled="f" strokeweight="33e-5mm">
                  <v:stroke joinstyle="round" endcap="round"/>
                  <v:formulas/>
                  <v:path arrowok="t" o:connecttype="custom" o:connectlocs="174999650,0;174999650,99193350;174999650,99193350;0,226612450" o:connectangles="0,0,0,0" textboxrect="0,0,435,562"/>
                  <o:lock v:ext="edit" verticies="t"/>
                  <v:textbox>
                    <w:txbxContent>
                      <w:p w14:paraId="0CAE771C" w14:textId="77777777" w:rsidR="00EB1E52" w:rsidRDefault="00EB1E52" w:rsidP="00D77762"/>
                    </w:txbxContent>
                  </v:textbox>
                </v:shape>
                <v:line id="Straight Connector 64" o:spid="_x0000_s1098" style="position:absolute;flip:x y;visibility:visible;mso-wrap-style:square" from="21383,26267" to="21383,3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LJsUAAADbAAAADwAAAGRycy9kb3ducmV2LnhtbESPQWvCQBSE7wX/w/KEXkrdWCRI6iqi&#10;FeqpGptDb4/sMwlm36a725j++25B8DjMzDfMYjWYVvTkfGNZwXSSgCAurW64UvB52j3PQfiArLG1&#10;TAp+ycNqOXpYYKbtlY/U56ESEcI+QwV1CF0mpS9rMugntiOO3tk6gyFKV0nt8BrhppUvSZJKgw3H&#10;hRo72tRUXvIfo6CbVy79+D4kb8W2/9o/UeEKs1PqcTysX0EEGsI9fGu/awXpD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LJsUAAADbAAAADwAAAAAAAAAA&#10;AAAAAAChAgAAZHJzL2Rvd25yZXYueG1sUEsFBgAAAAAEAAQA+QAAAJMDAAAAAA==&#10;" strokecolor="black [3040]"/>
                <v:line id="Straight Connector 67" o:spid="_x0000_s1099" style="position:absolute;flip:x;visibility:visible;mso-wrap-style:square" from="44690,12758" to="44722,24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XMpsQAAADbAAAADwAAAGRycy9kb3ducmV2LnhtbESPT2vCQBTE7wW/w/IEb3VjD7HEbESE&#10;QqmkqK0Hb4/syx/Mvg3Z1cRv7xaEHoeZ+Q2TrkfTihv1rrGsYDGPQBAXVjdcKfj9+Xh9B+E8ssbW&#10;Mim4k4N1NnlJMdF24APdjr4SAcIuQQW1910ipStqMujmtiMOXml7gz7IvpK6xyHATSvfoiiWBhsO&#10;CzV2tK2puByvRkHprt32fNK+XH7lh7zcVd847JWaTcfNCoSn0f+Hn+1PrSBewt+X8ANk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cymxAAAANsAAAAPAAAAAAAAAAAA&#10;AAAAAKECAABkcnMvZG93bnJldi54bWxQSwUGAAAAAAQABAD5AAAAkgMAAAAA&#10;" strokecolor="black [3040]"/>
                <v:roundrect id="Rounded Rectangle 68" o:spid="_x0000_s1100" style="position:absolute;left:32424;top:2368;width:14071;height:9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HR8IA&#10;AADbAAAADwAAAGRycy9kb3ducmV2LnhtbERPz2vCMBS+D/Y/hCd4m6mjiHRG2QoTD4JYhe341rwl&#10;Zc1L10Rb//vlMPD48f1ebUbXiiv1ofGsYD7LQBDXXjdsFJxP709LECEia2w9k4IbBdisHx9WWGg/&#10;8JGuVTQihXAoUIGNsSukDLUlh2HmO+LEffveYUywN1L3OKRw18rnLFtIhw2nBosdlZbqn+riFOyH&#10;zDhTVp/5/mP46nJ73P4e3pSaTsbXFxCRxngX/7t3WsEijU1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4dHwgAAANsAAAAPAAAAAAAAAAAAAAAAAJgCAABkcnMvZG93&#10;bnJldi54bWxQSwUGAAAAAAQABAD1AAAAhwMAAAAA&#10;" fillcolor="#4f81bd [3204]" strokecolor="#243f60 [1604]" strokeweight="2pt">
                  <v:textbox inset="0,0,0,0">
                    <w:txbxContent>
                      <w:p w14:paraId="0CAE771D" w14:textId="77777777" w:rsidR="00EB1E52" w:rsidRDefault="00EB1E52" w:rsidP="00D77762">
                        <w:pPr>
                          <w:pStyle w:val="NormalWeb"/>
                          <w:spacing w:before="0" w:beforeAutospacing="0" w:after="120" w:afterAutospacing="0" w:line="264" w:lineRule="auto"/>
                          <w:jc w:val="center"/>
                        </w:pPr>
                        <w:r>
                          <w:rPr>
                            <w:rFonts w:ascii="Calibri" w:hAnsi="Calibri"/>
                            <w:b/>
                            <w:bCs/>
                            <w:color w:val="FFFFFF"/>
                            <w:sz w:val="16"/>
                            <w:szCs w:val="16"/>
                          </w:rPr>
                          <w:t>Late Start Date</w:t>
                        </w:r>
                        <w:r>
                          <w:rPr>
                            <w:rFonts w:ascii="Calibri" w:hAnsi="Calibri"/>
                            <w:color w:val="FFFFFF"/>
                            <w:sz w:val="16"/>
                            <w:szCs w:val="16"/>
                          </w:rPr>
                          <w:t>: Indicates the latest time that a task can be scheduled to start whilst still meeting the SLA.</w:t>
                        </w:r>
                      </w:p>
                    </w:txbxContent>
                  </v:textbox>
                </v:roundrect>
                <v:line id="Straight Connector 2" o:spid="_x0000_s1101" style="position:absolute;visibility:visible;mso-wrap-style:square" from="34671,18755" to="34671,19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wua8MAAADaAAAADwAAAGRycy9kb3ducmV2LnhtbESPUWvCQBCE34X+h2MLvumlKYpGT5FC&#10;QWxfavsD1tyaBHN76d1WY3+9Vyj4OMzMN8xy3btWnSnExrOBp3EGirj0tuHKwNfn62gGKgqyxdYz&#10;GbhShPXqYbDEwvoLf9B5L5VKEI4FGqhFukLrWNbkMI59R5y8ow8OJclQaRvwkuCu1XmWTbXDhtNC&#10;jR291FSe9j/OwPfb+zZeD20u08nv7hQ2s7k8R2OGj/1mAUqol3v4v721BnL4u5JugF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LmvDAAAA2gAAAA8AAAAAAAAAAAAA&#10;AAAAoQIAAGRycy9kb3ducmV2LnhtbFBLBQYAAAAABAAEAPkAAACRAwAAAAA=&#10;" strokecolor="#4579b8 [3044]"/>
                <v:line id="Straight Connector 69" o:spid="_x0000_s1102" style="position:absolute;visibility:visible;mso-wrap-style:square" from="28660,22456" to="28660,22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neMQAAADbAAAADwAAAGRycy9kb3ducmV2LnhtbESPUWvCQBCE3wv9D8cWfKuXWgwaPUUK&#10;BbF9qfoD1tyaBHN76d1WY3+9Vyj4OMzMN8x82btWnSnExrOBl2EGirj0tuHKwH73/jwBFQXZYuuZ&#10;DFwpwnLx+DDHwvoLf9F5K5VKEI4FGqhFukLrWNbkMA59R5y8ow8OJclQaRvwkuCu1aMsy7XDhtNC&#10;jR291VSetj/OwPfH5zpeD+1I8vHv5hRWk6m8RmMGT/1qBkqol3v4v722BvI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Cd4xAAAANsAAAAPAAAAAAAAAAAA&#10;AAAAAKECAABkcnMvZG93bnJldi54bWxQSwUGAAAAAAQABAD5AAAAkgMAAAAA&#10;" strokecolor="#4579b8 [3044]"/>
                <w10:anchorlock/>
              </v:group>
            </w:pict>
          </mc:Fallback>
        </mc:AlternateContent>
      </w:r>
    </w:p>
    <w:p w14:paraId="0CAE6BA8" w14:textId="77777777" w:rsidR="00D77762" w:rsidRPr="003E65B4" w:rsidRDefault="00D77762" w:rsidP="00D77762">
      <w:pPr>
        <w:pStyle w:val="Caption"/>
        <w:ind w:left="2880" w:firstLine="720"/>
        <w:jc w:val="left"/>
      </w:pPr>
      <w:r w:rsidRPr="003E65B4">
        <w:t xml:space="preserve">Figure </w:t>
      </w:r>
      <w:r w:rsidR="001E0D06">
        <w:fldChar w:fldCharType="begin"/>
      </w:r>
      <w:r w:rsidR="001E0D06">
        <w:instrText xml:space="preserve"> SEQ Figure \* ARABIC </w:instrText>
      </w:r>
      <w:r w:rsidR="001E0D06">
        <w:fldChar w:fldCharType="separate"/>
      </w:r>
      <w:r w:rsidR="00B263B3">
        <w:rPr>
          <w:noProof/>
        </w:rPr>
        <w:t>4</w:t>
      </w:r>
      <w:r w:rsidR="001E0D06">
        <w:rPr>
          <w:noProof/>
        </w:rPr>
        <w:fldChar w:fldCharType="end"/>
      </w:r>
      <w:r w:rsidRPr="003E65B4">
        <w:t>- Time Description</w:t>
      </w:r>
    </w:p>
    <w:p w14:paraId="0CAE6BA9" w14:textId="56DAF1CB" w:rsidR="00D77762" w:rsidRDefault="00D77762" w:rsidP="00D77762">
      <w:pPr>
        <w:jc w:val="left"/>
      </w:pPr>
      <w:r>
        <w:t xml:space="preserve">An important point to note is that the Early Start Date is not </w:t>
      </w:r>
      <w:r w:rsidR="00B579AD">
        <w:t xml:space="preserve">always </w:t>
      </w:r>
      <w:r>
        <w:t>an absolute restriction in this solution</w:t>
      </w:r>
      <w:r w:rsidR="00B579AD">
        <w:t>.</w:t>
      </w:r>
      <w:r>
        <w:t xml:space="preserve"> </w:t>
      </w:r>
      <w:r w:rsidR="00B579AD">
        <w:t xml:space="preserve">It is a rule for Part Pickup (see section </w:t>
      </w:r>
      <w:r w:rsidR="00B579AD">
        <w:fldChar w:fldCharType="begin"/>
      </w:r>
      <w:r w:rsidR="00B579AD">
        <w:instrText xml:space="preserve"> REF _Ref369684658 \r \h </w:instrText>
      </w:r>
      <w:r w:rsidR="00B579AD">
        <w:fldChar w:fldCharType="separate"/>
      </w:r>
      <w:r w:rsidR="00B579AD">
        <w:t>4.3.11.1</w:t>
      </w:r>
      <w:r w:rsidR="00B579AD">
        <w:fldChar w:fldCharType="end"/>
      </w:r>
      <w:r w:rsidR="00B579AD">
        <w:t>) and Customer Expectation B tasks and an objective for all other tasks</w:t>
      </w:r>
      <w:r>
        <w:t xml:space="preserve">. </w:t>
      </w:r>
      <w:r w:rsidRPr="006B4773">
        <w:t xml:space="preserve">See </w:t>
      </w:r>
      <w:r w:rsidR="002B18D8">
        <w:t>s</w:t>
      </w:r>
      <w:r w:rsidRPr="006B4773">
        <w:t xml:space="preserve">ection </w:t>
      </w:r>
      <w:r w:rsidR="002B18D8">
        <w:fldChar w:fldCharType="begin"/>
      </w:r>
      <w:r w:rsidR="002B18D8">
        <w:instrText xml:space="preserve"> REF _Ref363203062 \r \h </w:instrText>
      </w:r>
      <w:r w:rsidR="002B18D8">
        <w:fldChar w:fldCharType="separate"/>
      </w:r>
      <w:r w:rsidR="00EA7CED">
        <w:t>7.1</w:t>
      </w:r>
      <w:r w:rsidR="002B18D8">
        <w:fldChar w:fldCharType="end"/>
      </w:r>
      <w:r>
        <w:t xml:space="preserve"> for details related to objectives.</w:t>
      </w:r>
    </w:p>
    <w:p w14:paraId="0CAE6BAA" w14:textId="77777777" w:rsidR="00D77762" w:rsidRDefault="00D77762" w:rsidP="00D77762">
      <w:pPr>
        <w:pStyle w:val="Heading2"/>
        <w:jc w:val="left"/>
      </w:pPr>
      <w:bookmarkStart w:id="4340" w:name="_Toc425500336"/>
      <w:bookmarkStart w:id="4341" w:name="_Toc355343793"/>
      <w:bookmarkStart w:id="4342" w:name="_Toc359587079"/>
      <w:bookmarkStart w:id="4343" w:name="_Toc534093937"/>
      <w:bookmarkStart w:id="4344" w:name="_Toc536247787"/>
      <w:bookmarkStart w:id="4345" w:name="_Toc536248564"/>
      <w:r>
        <w:t>Object Model Overview</w:t>
      </w:r>
      <w:bookmarkEnd w:id="4340"/>
    </w:p>
    <w:p w14:paraId="0CAE6BAB" w14:textId="77777777" w:rsidR="00D77762" w:rsidRDefault="00D77762" w:rsidP="00D77762">
      <w:r>
        <w:t>ClickSchedule uses a configurable object model to hold data pertinent to the scheduling problem. The objects themselves are retained until no longer required and are then purged from the database.</w:t>
      </w:r>
    </w:p>
    <w:p w14:paraId="0CAE6BAC" w14:textId="77777777" w:rsidR="00D77762" w:rsidRDefault="00D77762" w:rsidP="00D77762">
      <w:r>
        <w:t>In this solution there are two distinct sets of objects:</w:t>
      </w:r>
    </w:p>
    <w:p w14:paraId="0CAE6BAD" w14:textId="77777777" w:rsidR="00D77762" w:rsidRDefault="00D77762" w:rsidP="009A52C8">
      <w:pPr>
        <w:pStyle w:val="ListParagraph"/>
        <w:numPr>
          <w:ilvl w:val="0"/>
          <w:numId w:val="19"/>
        </w:numPr>
      </w:pPr>
      <w:r>
        <w:t>Those provided by GEHC via a periodic data synchronization mechanism and which are used as sources of information used in data derivation. These have no direct visual representation within the various ClickSchedule and ClickMobile clients used in the solution</w:t>
      </w:r>
      <w:r w:rsidR="00665C04">
        <w:t>; only the derived data does, where required</w:t>
      </w:r>
      <w:r>
        <w:t>.</w:t>
      </w:r>
    </w:p>
    <w:p w14:paraId="0CAE6BAE" w14:textId="77777777" w:rsidR="005D6E67" w:rsidRDefault="00D77762" w:rsidP="009A52C8">
      <w:pPr>
        <w:pStyle w:val="ListParagraph"/>
        <w:numPr>
          <w:ilvl w:val="0"/>
          <w:numId w:val="19"/>
        </w:numPr>
      </w:pPr>
      <w:r>
        <w:t>Those provided by GEHC via a periodic or on demand data synchronization mechanism that represent core components of scheduling: tasks and resources. These have explicit visual representation within the various clients used in the solution.</w:t>
      </w:r>
    </w:p>
    <w:p w14:paraId="0CAE6BAF" w14:textId="77777777" w:rsidR="005D6E67" w:rsidRDefault="005D6E67">
      <w:pPr>
        <w:spacing w:after="0" w:line="240" w:lineRule="auto"/>
        <w:jc w:val="left"/>
      </w:pPr>
      <w:r>
        <w:br w:type="page"/>
      </w:r>
    </w:p>
    <w:p w14:paraId="0CAE6BB0" w14:textId="77777777" w:rsidR="00D77762" w:rsidRDefault="00D77762" w:rsidP="005D6E67">
      <w:pPr>
        <w:ind w:left="360"/>
      </w:pPr>
    </w:p>
    <w:p w14:paraId="0CAE6BB1" w14:textId="77777777" w:rsidR="00D77762" w:rsidRDefault="00D77762" w:rsidP="00D77762">
      <w:r>
        <w:t xml:space="preserve">The object model for the solution is illustrated in the following </w:t>
      </w:r>
      <w:r w:rsidR="006E7312">
        <w:t xml:space="preserve">high level </w:t>
      </w:r>
      <w:r>
        <w:t>diagram.</w:t>
      </w:r>
      <w:r w:rsidR="005460AB">
        <w:t xml:space="preserve"> See A</w:t>
      </w:r>
      <w:r w:rsidR="006E7312">
        <w:t>ppendix A for details of the all the data properties included in the data structure.</w:t>
      </w:r>
    </w:p>
    <w:p w14:paraId="0CAE6BB2" w14:textId="77777777" w:rsidR="00B263B3" w:rsidRDefault="008759BC" w:rsidP="00B263B3">
      <w:pPr>
        <w:keepNext/>
      </w:pPr>
      <w:r w:rsidRPr="008759BC">
        <w:rPr>
          <w:noProof/>
          <w:lang w:val="en-US"/>
        </w:rPr>
        <mc:AlternateContent>
          <mc:Choice Requires="wpg">
            <w:drawing>
              <wp:anchor distT="0" distB="0" distL="114300" distR="114300" simplePos="0" relativeHeight="251660800" behindDoc="0" locked="0" layoutInCell="1" allowOverlap="1" wp14:anchorId="0CAE76BE" wp14:editId="0CAE76BF">
                <wp:simplePos x="0" y="0"/>
                <wp:positionH relativeFrom="column">
                  <wp:posOffset>-490220</wp:posOffset>
                </wp:positionH>
                <wp:positionV relativeFrom="paragraph">
                  <wp:posOffset>234315</wp:posOffset>
                </wp:positionV>
                <wp:extent cx="7081520" cy="3213735"/>
                <wp:effectExtent l="0" t="0" r="24130" b="24765"/>
                <wp:wrapTopAndBottom/>
                <wp:docPr id="2272" name="Group 40"/>
                <wp:cNvGraphicFramePr/>
                <a:graphic xmlns:a="http://schemas.openxmlformats.org/drawingml/2006/main">
                  <a:graphicData uri="http://schemas.microsoft.com/office/word/2010/wordprocessingGroup">
                    <wpg:wgp>
                      <wpg:cNvGrpSpPr/>
                      <wpg:grpSpPr>
                        <a:xfrm>
                          <a:off x="0" y="0"/>
                          <a:ext cx="7081520" cy="3213735"/>
                          <a:chOff x="0" y="0"/>
                          <a:chExt cx="7081956" cy="3213938"/>
                        </a:xfrm>
                      </wpg:grpSpPr>
                      <wpg:grpSp>
                        <wpg:cNvPr id="2273" name="Group 2273"/>
                        <wpg:cNvGrpSpPr/>
                        <wpg:grpSpPr>
                          <a:xfrm>
                            <a:off x="1" y="0"/>
                            <a:ext cx="1368152" cy="839212"/>
                            <a:chOff x="1" y="0"/>
                            <a:chExt cx="1368152" cy="839212"/>
                          </a:xfrm>
                        </wpg:grpSpPr>
                        <wps:wsp>
                          <wps:cNvPr id="2274" name="Rectangle 2274"/>
                          <wps:cNvSpPr/>
                          <wps:spPr>
                            <a:xfrm>
                              <a:off x="1" y="47124"/>
                              <a:ext cx="1368152"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1E"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FSE SSO</w:t>
                                </w:r>
                                <w:r>
                                  <w:rPr>
                                    <w:rFonts w:hAnsi="Calibri" w:cstheme="minorBidi"/>
                                    <w:color w:val="1F497D" w:themeColor="text2"/>
                                    <w:kern w:val="24"/>
                                    <w:sz w:val="22"/>
                                    <w:szCs w:val="22"/>
                                  </w:rPr>
                                  <w:br/>
                                </w:r>
                              </w:p>
                            </w:txbxContent>
                          </wps:txbx>
                          <wps:bodyPr rtlCol="0" anchor="ctr"/>
                        </wps:wsp>
                        <wps:wsp>
                          <wps:cNvPr id="2275" name="Straight Connector 2275"/>
                          <wps:cNvCnPr/>
                          <wps:spPr>
                            <a:xfrm>
                              <a:off x="1" y="244560"/>
                              <a:ext cx="13681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6" name="TextBox 15"/>
                          <wps:cNvSpPr txBox="1"/>
                          <wps:spPr>
                            <a:xfrm>
                              <a:off x="216012" y="0"/>
                              <a:ext cx="704893" cy="262272"/>
                            </a:xfrm>
                            <a:prstGeom prst="rect">
                              <a:avLst/>
                            </a:prstGeom>
                            <a:noFill/>
                          </wps:spPr>
                          <wps:txbx>
                            <w:txbxContent>
                              <w:p w14:paraId="0CAE771F"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FSE Skills</w:t>
                                </w:r>
                              </w:p>
                            </w:txbxContent>
                          </wps:txbx>
                          <wps:bodyPr wrap="none" rtlCol="0">
                            <a:spAutoFit/>
                          </wps:bodyPr>
                        </wps:wsp>
                      </wpg:grpSp>
                      <wpg:grpSp>
                        <wpg:cNvPr id="2277" name="Group 2277"/>
                        <wpg:cNvGrpSpPr/>
                        <wpg:grpSpPr>
                          <a:xfrm>
                            <a:off x="0" y="2376114"/>
                            <a:ext cx="1369287" cy="837824"/>
                            <a:chOff x="0" y="2376114"/>
                            <a:chExt cx="1369287" cy="837824"/>
                          </a:xfrm>
                        </wpg:grpSpPr>
                        <wpg:grpSp>
                          <wpg:cNvPr id="2278" name="Group 2278"/>
                          <wpg:cNvGrpSpPr/>
                          <wpg:grpSpPr>
                            <a:xfrm>
                              <a:off x="0" y="2421850"/>
                              <a:ext cx="1369287" cy="792088"/>
                              <a:chOff x="0" y="2421850"/>
                              <a:chExt cx="1152128" cy="792088"/>
                            </a:xfrm>
                          </wpg:grpSpPr>
                          <wps:wsp>
                            <wps:cNvPr id="2279" name="Rectangle 2279"/>
                            <wps:cNvSpPr/>
                            <wps:spPr>
                              <a:xfrm>
                                <a:off x="0" y="2421850"/>
                                <a:ext cx="1152128"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20"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FSE SSO</w:t>
                                  </w:r>
                                  <w:r>
                                    <w:rPr>
                                      <w:rFonts w:hAnsi="Calibri" w:cstheme="minorBidi"/>
                                      <w:color w:val="1F497D" w:themeColor="text2"/>
                                      <w:kern w:val="24"/>
                                      <w:sz w:val="22"/>
                                      <w:szCs w:val="22"/>
                                    </w:rPr>
                                    <w:br/>
                                  </w:r>
                                </w:p>
                              </w:txbxContent>
                            </wps:txbx>
                            <wps:bodyPr rtlCol="0" anchor="ctr"/>
                          </wps:wsp>
                          <wps:wsp>
                            <wps:cNvPr id="2280" name="Straight Connector 2280"/>
                            <wps:cNvCnPr/>
                            <wps:spPr>
                              <a:xfrm>
                                <a:off x="0" y="2619286"/>
                                <a:ext cx="1152128"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281" name="TextBox 16"/>
                          <wps:cNvSpPr txBox="1"/>
                          <wps:spPr>
                            <a:xfrm>
                              <a:off x="1" y="2376114"/>
                              <a:ext cx="1358983" cy="262272"/>
                            </a:xfrm>
                            <a:prstGeom prst="rect">
                              <a:avLst/>
                            </a:prstGeom>
                            <a:noFill/>
                          </wps:spPr>
                          <wps:txbx>
                            <w:txbxContent>
                              <w:p w14:paraId="0CAE7721"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FSE List and Address</w:t>
                                </w:r>
                              </w:p>
                            </w:txbxContent>
                          </wps:txbx>
                          <wps:bodyPr wrap="none" rtlCol="0">
                            <a:spAutoFit/>
                          </wps:bodyPr>
                        </wps:wsp>
                      </wpg:grpSp>
                      <wpg:grpSp>
                        <wpg:cNvPr id="2282" name="Group 2282"/>
                        <wpg:cNvGrpSpPr/>
                        <wpg:grpSpPr>
                          <a:xfrm>
                            <a:off x="1729327" y="1078582"/>
                            <a:ext cx="1368152" cy="839212"/>
                            <a:chOff x="1729327" y="1078582"/>
                            <a:chExt cx="1368152" cy="839212"/>
                          </a:xfrm>
                        </wpg:grpSpPr>
                        <wps:wsp>
                          <wps:cNvPr id="2283" name="Rectangle 2283"/>
                          <wps:cNvSpPr/>
                          <wps:spPr>
                            <a:xfrm>
                              <a:off x="1729327" y="1125706"/>
                              <a:ext cx="1368152"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22"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System ID</w:t>
                                </w:r>
                                <w:r>
                                  <w:rPr>
                                    <w:rFonts w:hAnsi="Calibri" w:cstheme="minorBidi"/>
                                    <w:color w:val="1F497D" w:themeColor="text2"/>
                                    <w:kern w:val="24"/>
                                    <w:sz w:val="22"/>
                                    <w:szCs w:val="22"/>
                                  </w:rPr>
                                  <w:br/>
                                </w:r>
                              </w:p>
                            </w:txbxContent>
                          </wps:txbx>
                          <wps:bodyPr rtlCol="0" anchor="ctr"/>
                        </wps:wsp>
                        <wps:wsp>
                          <wps:cNvPr id="2284" name="Straight Connector 2284"/>
                          <wps:cNvCnPr/>
                          <wps:spPr>
                            <a:xfrm>
                              <a:off x="1729327" y="1323142"/>
                              <a:ext cx="13681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5" name="TextBox 20"/>
                          <wps:cNvSpPr txBox="1"/>
                          <wps:spPr>
                            <a:xfrm>
                              <a:off x="2161375" y="1078582"/>
                              <a:ext cx="440082" cy="262907"/>
                            </a:xfrm>
                            <a:prstGeom prst="rect">
                              <a:avLst/>
                            </a:prstGeom>
                            <a:noFill/>
                          </wps:spPr>
                          <wps:txbx>
                            <w:txbxContent>
                              <w:p w14:paraId="0CAE7723"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Task</w:t>
                                </w:r>
                              </w:p>
                            </w:txbxContent>
                          </wps:txbx>
                          <wps:bodyPr wrap="none" rtlCol="0">
                            <a:spAutoFit/>
                          </wps:bodyPr>
                        </wps:wsp>
                      </wpg:grpSp>
                      <wpg:grpSp>
                        <wpg:cNvPr id="2286" name="Group 2286"/>
                        <wpg:cNvGrpSpPr/>
                        <wpg:grpSpPr>
                          <a:xfrm>
                            <a:off x="5689767" y="0"/>
                            <a:ext cx="1368152" cy="839212"/>
                            <a:chOff x="5689767" y="0"/>
                            <a:chExt cx="1368152" cy="839212"/>
                          </a:xfrm>
                        </wpg:grpSpPr>
                        <wps:wsp>
                          <wps:cNvPr id="2287" name="Rectangle 2287"/>
                          <wps:cNvSpPr/>
                          <wps:spPr>
                            <a:xfrm>
                              <a:off x="5689767" y="47124"/>
                              <a:ext cx="1368152"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24"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Contract ID</w:t>
                                </w:r>
                                <w:r>
                                  <w:rPr>
                                    <w:rFonts w:hAnsi="Calibri" w:cstheme="minorBidi"/>
                                    <w:color w:val="1F497D" w:themeColor="text2"/>
                                    <w:kern w:val="24"/>
                                    <w:sz w:val="22"/>
                                    <w:szCs w:val="22"/>
                                  </w:rPr>
                                  <w:br/>
                                  <w:t>System ID</w:t>
                                </w:r>
                              </w:p>
                            </w:txbxContent>
                          </wps:txbx>
                          <wps:bodyPr rtlCol="0" anchor="ctr"/>
                        </wps:wsp>
                        <wps:wsp>
                          <wps:cNvPr id="2288" name="Straight Connector 2288"/>
                          <wps:cNvCnPr/>
                          <wps:spPr>
                            <a:xfrm>
                              <a:off x="5689767" y="244560"/>
                              <a:ext cx="13681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9" name="TextBox 26"/>
                          <wps:cNvSpPr txBox="1"/>
                          <wps:spPr>
                            <a:xfrm>
                              <a:off x="6059190" y="0"/>
                              <a:ext cx="631190" cy="262255"/>
                            </a:xfrm>
                            <a:prstGeom prst="rect">
                              <a:avLst/>
                            </a:prstGeom>
                            <a:noFill/>
                          </wps:spPr>
                          <wps:txbx>
                            <w:txbxContent>
                              <w:p w14:paraId="0CAE7725"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Contact</w:t>
                                </w:r>
                              </w:p>
                            </w:txbxContent>
                          </wps:txbx>
                          <wps:bodyPr wrap="none" rtlCol="0">
                            <a:spAutoFit/>
                          </wps:bodyPr>
                        </wps:wsp>
                      </wpg:grpSp>
                      <wpg:grpSp>
                        <wpg:cNvPr id="2290" name="Group 2290"/>
                        <wpg:cNvGrpSpPr/>
                        <wpg:grpSpPr>
                          <a:xfrm>
                            <a:off x="5689767" y="2410730"/>
                            <a:ext cx="1392189" cy="803208"/>
                            <a:chOff x="5689767" y="2410730"/>
                            <a:chExt cx="1392189" cy="803208"/>
                          </a:xfrm>
                        </wpg:grpSpPr>
                        <wps:wsp>
                          <wps:cNvPr id="2292" name="Rectangle 2292"/>
                          <wps:cNvSpPr/>
                          <wps:spPr>
                            <a:xfrm>
                              <a:off x="5689767" y="2421850"/>
                              <a:ext cx="1368152"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26"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Site ID</w:t>
                                </w:r>
                                <w:r>
                                  <w:rPr>
                                    <w:rFonts w:hAnsi="Calibri" w:cstheme="minorBidi"/>
                                    <w:color w:val="1F497D" w:themeColor="text2"/>
                                    <w:kern w:val="24"/>
                                    <w:sz w:val="22"/>
                                    <w:szCs w:val="22"/>
                                  </w:rPr>
                                  <w:br/>
                                </w:r>
                              </w:p>
                            </w:txbxContent>
                          </wps:txbx>
                          <wps:bodyPr rtlCol="0" anchor="ctr"/>
                        </wps:wsp>
                        <wps:wsp>
                          <wps:cNvPr id="2293" name="Straight Connector 2293"/>
                          <wps:cNvCnPr/>
                          <wps:spPr>
                            <a:xfrm>
                              <a:off x="5713804" y="2655290"/>
                              <a:ext cx="13681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4" name="TextBox 29"/>
                          <wps:cNvSpPr txBox="1"/>
                          <wps:spPr>
                            <a:xfrm>
                              <a:off x="6146379" y="2410730"/>
                              <a:ext cx="407484" cy="261610"/>
                            </a:xfrm>
                            <a:prstGeom prst="rect">
                              <a:avLst/>
                            </a:prstGeom>
                            <a:noFill/>
                          </wps:spPr>
                          <wps:txbx>
                            <w:txbxContent>
                              <w:p w14:paraId="0CAE7727"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Site</w:t>
                                </w:r>
                              </w:p>
                            </w:txbxContent>
                          </wps:txbx>
                          <wps:bodyPr wrap="none" rtlCol="0">
                            <a:spAutoFit/>
                          </wps:bodyPr>
                        </wps:wsp>
                      </wpg:grpSp>
                      <wpg:grpSp>
                        <wpg:cNvPr id="2295" name="Group 2295"/>
                        <wpg:cNvGrpSpPr/>
                        <wpg:grpSpPr>
                          <a:xfrm>
                            <a:off x="3745551" y="1080052"/>
                            <a:ext cx="1372228" cy="837742"/>
                            <a:chOff x="3745551" y="1080052"/>
                            <a:chExt cx="1372228" cy="837742"/>
                          </a:xfrm>
                        </wpg:grpSpPr>
                        <wps:wsp>
                          <wps:cNvPr id="2296" name="Rectangle 2296"/>
                          <wps:cNvSpPr/>
                          <wps:spPr>
                            <a:xfrm>
                              <a:off x="3749627" y="1125706"/>
                              <a:ext cx="1368152" cy="792088"/>
                            </a:xfrm>
                            <a:prstGeom prst="rect">
                              <a:avLst/>
                            </a:prstGeom>
                            <a:solidFill>
                              <a:schemeClr val="bg2">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E7728" w14:textId="77777777" w:rsidR="00EB1E52" w:rsidRDefault="00EB1E52" w:rsidP="008759BC">
                                <w:pPr>
                                  <w:pStyle w:val="NormalWeb"/>
                                  <w:spacing w:before="0" w:beforeAutospacing="0" w:after="0" w:afterAutospacing="0"/>
                                </w:pPr>
                                <w:r>
                                  <w:rPr>
                                    <w:rFonts w:hAnsi="Calibri" w:cstheme="minorBidi"/>
                                    <w:color w:val="1F497D" w:themeColor="text2"/>
                                    <w:kern w:val="24"/>
                                    <w:sz w:val="22"/>
                                    <w:szCs w:val="22"/>
                                  </w:rPr>
                                  <w:t>System ID</w:t>
                                </w:r>
                              </w:p>
                              <w:p w14:paraId="0CAE7729"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Site ID</w:t>
                                </w:r>
                              </w:p>
                            </w:txbxContent>
                          </wps:txbx>
                          <wps:bodyPr rtlCol="0" anchor="ctr"/>
                        </wps:wsp>
                        <wps:wsp>
                          <wps:cNvPr id="2297" name="Straight Connector 2297"/>
                          <wps:cNvCnPr/>
                          <wps:spPr>
                            <a:xfrm>
                              <a:off x="3745551" y="1323142"/>
                              <a:ext cx="136815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8" name="TextBox 30"/>
                          <wps:cNvSpPr txBox="1"/>
                          <wps:spPr>
                            <a:xfrm>
                              <a:off x="4070339" y="1080052"/>
                              <a:ext cx="603287" cy="262272"/>
                            </a:xfrm>
                            <a:prstGeom prst="rect">
                              <a:avLst/>
                            </a:prstGeom>
                            <a:noFill/>
                          </wps:spPr>
                          <wps:txbx>
                            <w:txbxContent>
                              <w:p w14:paraId="0CAE772A"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System</w:t>
                                </w:r>
                              </w:p>
                            </w:txbxContent>
                          </wps:txbx>
                          <wps:bodyPr wrap="none" rtlCol="0">
                            <a:spAutoFit/>
                          </wps:bodyPr>
                        </wps:wsp>
                      </wpg:grpSp>
                      <wps:wsp>
                        <wps:cNvPr id="2299" name="Straight Arrow Connector 2299"/>
                        <wps:cNvCnPr/>
                        <wps:spPr>
                          <a:xfrm>
                            <a:off x="684077" y="839212"/>
                            <a:ext cx="567" cy="15370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00" name="Straight Arrow Connector 2300"/>
                        <wps:cNvCnPr/>
                        <wps:spPr>
                          <a:xfrm>
                            <a:off x="3097479" y="1521750"/>
                            <a:ext cx="65214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01" name="Elbow Connector 2301"/>
                        <wps:cNvCnPr/>
                        <wps:spPr>
                          <a:xfrm flipV="1">
                            <a:off x="5117779" y="839212"/>
                            <a:ext cx="1256064" cy="483930"/>
                          </a:xfrm>
                          <a:prstGeom prst="bentConnector2">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302" name="Elbow Connector 2302"/>
                        <wps:cNvCnPr/>
                        <wps:spPr>
                          <a:xfrm>
                            <a:off x="5117779" y="1712890"/>
                            <a:ext cx="1232342" cy="69784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0CAE76BE" id="Group 40" o:spid="_x0000_s1103" style="position:absolute;left:0;text-align:left;margin-left:-38.6pt;margin-top:18.45pt;width:557.6pt;height:253.05pt;z-index:251660800;mso-position-horizontal-relative:text;mso-position-vertical-relative:text" coordsize="70819,3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">
                <v:group id="Group 2273" o:spid="_x0000_s1104" style="position:absolute;width:13681;height:8392" coordorigin="" coordsize="13681,8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XmcYAAADdAAAADwAAAGRycy9kb3ducmV2LnhtbESPQWvCQBSE7wX/w/KE&#10;3uomkbYSXUVESw8iVAXx9sg+k2D2bciuSfz3riD0OMzMN8xs0ZtKtNS40rKCeBSBIM6sLjlXcDxs&#10;PiYgnEfWWFkmBXdysJgP3maYatvxH7V7n4sAYZeigsL7OpXSZQUZdCNbEwfvYhuDPsgml7rBLsBN&#10;JZMo+pIGSw4LBda0Kii77m9GwU+H3XIcr9vt9bK6nw+fu9M2JqXeh/1yCsJT7//Dr/avVpAk32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JeZxgAAAN0A&#10;AAAPAAAAAAAAAAAAAAAAAKoCAABkcnMvZG93bnJldi54bWxQSwUGAAAAAAQABAD6AAAAnQMAAAAA&#10;">
                  <v:rect id="Rectangle 2274" o:spid="_x0000_s1105" style="position:absolute;top:471;width:1368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0wsQA&#10;AADdAAAADwAAAGRycy9kb3ducmV2LnhtbESPQWvCQBSE7wX/w/KE3urGII1EV1GL4ClgWjw/ss8k&#10;JPs2ZLcm9dd3BcHjMDPfMOvtaFpxo97VlhXMZxEI4sLqmksFP9/HjyUI55E1tpZJwR852G4mb2tM&#10;tR34TLfclyJA2KWooPK+S6V0RUUG3cx2xMG72t6gD7Ivpe5xCHDTyjiKPqXBmsNChR0dKiqa/Nco&#10;OAynryYpc3O/ZNwkep/N702m1Pt03K1AeBr9K/xsn7SCOE4W8HgTn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NMLEAAAA3QAAAA8AAAAAAAAAAAAAAAAAmAIAAGRycy9k&#10;b3ducmV2LnhtbFBLBQYAAAAABAAEAPUAAACJAwAAAAA=&#10;" fillcolor="#e5e2d1 [3054]" strokecolor="#243f60 [1604]" strokeweight="2pt">
                    <v:textbox>
                      <w:txbxContent>
                        <w:p w14:paraId="0CAE771E"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FSE SSO</w:t>
                          </w:r>
                          <w:r>
                            <w:rPr>
                              <w:rFonts w:hAnsi="Calibri" w:cstheme="minorBidi"/>
                              <w:color w:val="1F497D" w:themeColor="text2"/>
                              <w:kern w:val="24"/>
                              <w:sz w:val="22"/>
                              <w:szCs w:val="22"/>
                            </w:rPr>
                            <w:br/>
                          </w:r>
                        </w:p>
                      </w:txbxContent>
                    </v:textbox>
                  </v:rect>
                  <v:line id="Straight Connector 2275" o:spid="_x0000_s1106" style="position:absolute;visibility:visible;mso-wrap-style:square" from="0,2445" to="1368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JYAMYAAADdAAAADwAAAGRycy9kb3ducmV2LnhtbESPUWvCQBCE3wv9D8cW+qaXpmg19RQp&#10;CNL2ResPWHNrEsztpXerxv76XkHo4zAz3zCzRe9adaYQG88GnoYZKOLS24YrA7uv1WACKgqyxdYz&#10;GbhShMX8/m6GhfUX3tB5K5VKEI4FGqhFukLrWNbkMA59R5y8gw8OJclQaRvwkuCu1XmWjbXDhtNC&#10;jR291VQetydn4Pvjcx2v+zaX8ejn/RiWk6k8R2MeH/rlKyihXv7Dt/baGsjzlxH8vUlP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yWADGAAAA3QAAAA8AAAAAAAAA&#10;AAAAAAAAoQIAAGRycy9kb3ducmV2LnhtbFBLBQYAAAAABAAEAPkAAACUAwAAAAA=&#10;" strokecolor="#4579b8 [3044]"/>
                  <v:shape id="TextBox 15" o:spid="_x0000_s1107" type="#_x0000_t202" style="position:absolute;left:2160;width:704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L3cUA&#10;AADdAAAADwAAAGRycy9kb3ducmV2LnhtbESPzWrDMBCE74W+g9hCbo1s0+bHjRxCmkBvzd8DLNbG&#10;cm2tjKUkTp++KhR6HGbmG2axHGwrrtT72rGCdJyAIC6drrlScDpun2cgfEDW2DomBXfysCweHxaY&#10;a3fjPV0PoRIRwj5HBSaELpfSl4Ys+rHriKN3dr3FEGVfSd3jLcJtK7MkmUiLNccFgx2tDZXN4WIV&#10;zBL72TTzbOfty3f6atbvbtN9KTV6GlZvIAIN4T/81/7QCrJsOoHfN/E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50vdxQAAAN0AAAAPAAAAAAAAAAAAAAAAAJgCAABkcnMv&#10;ZG93bnJldi54bWxQSwUGAAAAAAQABAD1AAAAigMAAAAA&#10;" filled="f" stroked="f">
                    <v:textbox style="mso-fit-shape-to-text:t">
                      <w:txbxContent>
                        <w:p w14:paraId="0CAE771F"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FSE Skills</w:t>
                          </w:r>
                        </w:p>
                      </w:txbxContent>
                    </v:textbox>
                  </v:shape>
                </v:group>
                <v:group id="Group 2277" o:spid="_x0000_s1108" style="position:absolute;top:23761;width:13692;height:8378" coordorigin=",23761" coordsize="13692,8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uRmsYAAADdAAAADwAAAGRycy9kb3ducmV2LnhtbESPQWvCQBSE7wX/w/IE&#10;b3WTSKtEVxGx4kEKVUG8PbLPJJh9G7LbJP77riD0OMzMN8xi1ZtKtNS40rKCeByBIM6sLjlXcD59&#10;vc9AOI+ssbJMCh7kYLUcvC0w1bbjH2qPPhcBwi5FBYX3dSqlywoy6Ma2Jg7ezTYGfZBNLnWDXYCb&#10;SiZR9CkNlhwWCqxpU1B2P/4aBbsOu/Uk3raH+23zuJ4+vi+HmJQaDfv1HISn3v+HX+29VpAk0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5GaxgAAAN0A&#10;AAAPAAAAAAAAAAAAAAAAAKoCAABkcnMvZG93bnJldi54bWxQSwUGAAAAAAQABAD6AAAAnQMAAAAA&#10;">
                  <v:group id="Group 2278" o:spid="_x0000_s1109" style="position:absolute;top:24218;width:13692;height:7921" coordorigin=",24218" coordsize="11521,7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QF6MQAAADdAAAADwAAAGRycy9kb3ducmV2LnhtbERPTWuDQBC9F/Iflink&#10;VlcNbYN1IyGkIYdQaBIovQ3uREV3Vtytmn/fPRR6fLzvvJhNJ0YaXGNZQRLFIIhLqxuuFFwv709r&#10;EM4ja+wsk4I7OSg2i4ccM20n/qTx7CsRQthlqKD2vs+kdGVNBl1ke+LA3exg0Ac4VFIPOIVw08k0&#10;jl+kwYZDQ4097Woq2/OPUXCYcNqukv14am+7+/fl+ePrlJBSy8d5+wbC0+z/xX/uo1aQpq9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QF6MQAAADdAAAA&#10;DwAAAAAAAAAAAAAAAACqAgAAZHJzL2Rvd25yZXYueG1sUEsFBgAAAAAEAAQA+gAAAJsDAAAAAA==&#10;">
                    <v:rect id="Rectangle 2279" o:spid="_x0000_s1110" style="position:absolute;top:24218;width:115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bXMUA&#10;AADdAAAADwAAAGRycy9kb3ducmV2LnhtbESPT2vCQBTE7wW/w/KE3urGHEyNruIfBE8B0+L5kX0m&#10;Idm3Ibua1E/fLQg9DjPzG2a9HU0rHtS72rKC+SwCQVxYXXOp4Pvr9PEJwnlkja1lUvBDDrabydsa&#10;U20HvtAj96UIEHYpKqi871IpXVGRQTezHXHwbrY36IPsS6l7HALctDKOooU0WHNYqLCjQ0VFk9+N&#10;gsNwPjZJmZvnNeMm0fts/mwypd6n424FwtPo/8Ov9lkriONkCX9vw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ptcxQAAAN0AAAAPAAAAAAAAAAAAAAAAAJgCAABkcnMv&#10;ZG93bnJldi54bWxQSwUGAAAAAAQABAD1AAAAigMAAAAA&#10;" fillcolor="#e5e2d1 [3054]" strokecolor="#243f60 [1604]" strokeweight="2pt">
                      <v:textbox>
                        <w:txbxContent>
                          <w:p w14:paraId="0CAE7720"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FSE SSO</w:t>
                            </w:r>
                            <w:r>
                              <w:rPr>
                                <w:rFonts w:hAnsi="Calibri" w:cstheme="minorBidi"/>
                                <w:color w:val="1F497D" w:themeColor="text2"/>
                                <w:kern w:val="24"/>
                                <w:sz w:val="22"/>
                                <w:szCs w:val="22"/>
                              </w:rPr>
                              <w:br/>
                            </w:r>
                          </w:p>
                        </w:txbxContent>
                      </v:textbox>
                    </v:rect>
                    <v:line id="Straight Connector 2280" o:spid="_x0000_s1111" style="position:absolute;visibility:visible;mso-wrap-style:square" from="0,26192" to="11521,2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CLv8MAAADdAAAADwAAAGRycy9kb3ducmV2LnhtbERPzWrCQBC+F/oOywi91Y0plRhdRQRB&#10;ai+1fYAxOybB7Gy6O9Xo03cPhR4/vv/FanCdulCIrWcDk3EGirjytuXawNfn9rkAFQXZYueZDNwo&#10;wmr5+LDA0vorf9DlILVKIRxLNNCI9KXWsWrIYRz7njhxJx8cSoKh1jbgNYW7TudZNtUOW04NDfa0&#10;aag6H36cge/9+y7ejl0u09f72zmsi5m8RGOeRsN6DkpokH/xn3tnDeR5kfanN+kJ6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i7/DAAAA3QAAAA8AAAAAAAAAAAAA&#10;AAAAoQIAAGRycy9kb3ducmV2LnhtbFBLBQYAAAAABAAEAPkAAACRAwAAAAA=&#10;" strokecolor="#4579b8 [3044]"/>
                  </v:group>
                  <v:shape id="TextBox 16" o:spid="_x0000_s1112" type="#_x0000_t202" style="position:absolute;top:23761;width:1358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ujjsUA&#10;AADdAAAADwAAAGRycy9kb3ducmV2LnhtbESP3WrCQBSE7wu+w3IE7+omwZYYXUWsQu9afx7gkD1m&#10;Y7JnQ3araZ++Wyh4OczMN8xyPdhW3Kj3tWMF6TQBQVw6XXOl4HzaP+cgfEDW2DomBd/kYb0aPS2x&#10;0O7OB7odQyUihH2BCkwIXSGlLw1Z9FPXEUfv4nqLIcq+krrHe4TbVmZJ8iot1hwXDHa0NVQ2xy+r&#10;IE/sR9PMs09vZz/pi9m+uV13VWoyHjYLEIGG8Aj/t9+1gizLU/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6OOxQAAAN0AAAAPAAAAAAAAAAAAAAAAAJgCAABkcnMv&#10;ZG93bnJldi54bWxQSwUGAAAAAAQABAD1AAAAigMAAAAA&#10;" filled="f" stroked="f">
                    <v:textbox style="mso-fit-shape-to-text:t">
                      <w:txbxContent>
                        <w:p w14:paraId="0CAE7721"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FSE List and Address</w:t>
                          </w:r>
                        </w:p>
                      </w:txbxContent>
                    </v:textbox>
                  </v:shape>
                </v:group>
                <v:group id="Group 2282" o:spid="_x0000_s1113" style="position:absolute;left:17293;top:10785;width:13681;height:8392" coordorigin="17293,10785" coordsize="13681,8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lCJcUAAADdAAAADwAAAGRycy9kb3ducmV2LnhtbESPQYvCMBSE7wv+h/AE&#10;b2vayi5SjSKi4kEWVgXx9miebbF5KU1s67/fLAgeh5n5hpkve1OJlhpXWlYQjyMQxJnVJecKzqft&#10;5xSE88gaK8uk4EkOlovBxxxTbTv+pfbocxEg7FJUUHhfp1K6rCCDbmxr4uDdbGPQB9nkUjfYBbip&#10;ZBJF39JgyWGhwJrWBWX348Mo2HXYrSbxpj3cb+vn9fT1cznEpNRo2K9mIDz1/h1+tfdaQZJM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l5QiXFAAAA3QAA&#10;AA8AAAAAAAAAAAAAAAAAqgIAAGRycy9kb3ducmV2LnhtbFBLBQYAAAAABAAEAPoAAACcAwAAAAA=&#10;">
                  <v:rect id="Rectangle 2283" o:spid="_x0000_s1114" style="position:absolute;left:17293;top:11257;width:1368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ckcQA&#10;AADdAAAADwAAAGRycy9kb3ducmV2LnhtbESPT4vCMBTE7wt+h/CEva2pFVapRvEPgqfCVvH8aJ5t&#10;afNSmmi7fvqNIOxxmJnfMKvNYBrxoM5VlhVMJxEI4tzqigsFl/PxawHCeWSNjWVS8EsONuvRxwoT&#10;bXv+oUfmCxEg7BJUUHrfJlK6vCSDbmJb4uDdbGfQB9kVUnfYB7hpZBxF39JgxWGhxJb2JeV1djcK&#10;9v3pUM+LzDyvKddzvUunzzpV6nM8bJcgPA3+P/xun7SCOF7M4PU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L3JHEAAAA3QAAAA8AAAAAAAAAAAAAAAAAmAIAAGRycy9k&#10;b3ducmV2LnhtbFBLBQYAAAAABAAEAPUAAACJAwAAAAA=&#10;" fillcolor="#e5e2d1 [3054]" strokecolor="#243f60 [1604]" strokeweight="2pt">
                    <v:textbox>
                      <w:txbxContent>
                        <w:p w14:paraId="0CAE7722"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System ID</w:t>
                          </w:r>
                          <w:r>
                            <w:rPr>
                              <w:rFonts w:hAnsi="Calibri" w:cstheme="minorBidi"/>
                              <w:color w:val="1F497D" w:themeColor="text2"/>
                              <w:kern w:val="24"/>
                              <w:sz w:val="22"/>
                              <w:szCs w:val="22"/>
                            </w:rPr>
                            <w:br/>
                          </w:r>
                        </w:p>
                      </w:txbxContent>
                    </v:textbox>
                  </v:rect>
                  <v:line id="Straight Connector 2284" o:spid="_x0000_s1115" style="position:absolute;visibility:visible;mso-wrap-style:square" from="17293,13231" to="30974,1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uNvMYAAADdAAAADwAAAGRycy9kb3ducmV2LnhtbESP3UrDQBSE7wXfYTlC7+zG9IcYuy1F&#10;KJTqjdUHOGaPSWj2bNw9tmmf3hUKXg4z8w2zWA2uU0cKsfVs4GGcgSKuvG25NvDxvrkvQEVBtth5&#10;JgNnirBa3t4ssLT+xG903EutEoRjiQYakb7UOlYNOYxj3xMn78sHh5JkqLUNeEpw1+k8y+baYctp&#10;ocGenhuqDvsfZ+D75XUbz59dLvPZZXcI6+JRJtGY0d2wfgIlNMh/+NreWgN5Xkzh7016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rjbzGAAAA3QAAAA8AAAAAAAAA&#10;AAAAAAAAoQIAAGRycy9kb3ducmV2LnhtbFBLBQYAAAAABAAEAPkAAACUAwAAAAA=&#10;" strokecolor="#4579b8 [3044]"/>
                  <v:shape id="TextBox 20" o:spid="_x0000_s1116" type="#_x0000_t202" style="position:absolute;left:21613;top:10785;width:4401;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jcUA&#10;AADdAAAADwAAAGRycy9kb3ducmV2LnhtbESP0WrCQBRE3wv9h+UWfKsbg0qM2UixFvqmVT/gkr3N&#10;psneDdlV0369Wyj0cZiZM0yxGW0nrjT4xrGC2TQBQVw53XCt4Hx6e85A+ICssXNMCr7Jw6Z8fCgw&#10;1+7GH3Q9hlpECPscFZgQ+lxKXxmy6KeuJ47epxsshiiHWuoBbxFuO5kmyVJabDguGOxpa6hqjxer&#10;IEvsvm1X6cHb+c9sYbavbtd/KTV5Gl/WIAKN4T/8137XCtI0W8Dvm/gEZH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KWNxQAAAN0AAAAPAAAAAAAAAAAAAAAAAJgCAABkcnMv&#10;ZG93bnJldi54bWxQSwUGAAAAAAQABAD1AAAAigMAAAAA&#10;" filled="f" stroked="f">
                    <v:textbox style="mso-fit-shape-to-text:t">
                      <w:txbxContent>
                        <w:p w14:paraId="0CAE7723"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Task</w:t>
                          </w:r>
                        </w:p>
                      </w:txbxContent>
                    </v:textbox>
                  </v:shape>
                </v:group>
                <v:group id="Group 2286" o:spid="_x0000_s1117" style="position:absolute;left:56897;width:13682;height:8392" coordorigin="56897" coordsize="13681,8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JEJsUAAADdAAAADwAAAGRycy9kb3ducmV2LnhtbESPQYvCMBSE7wv+h/AE&#10;b2vayopUo4ioeBBhdWHx9miebbF5KU1s6783C8Ieh5n5hlmselOJlhpXWlYQjyMQxJnVJecKfi67&#10;zxkI55E1VpZJwZMcrJaDjwWm2nb8Te3Z5yJA2KWooPC+TqV0WUEG3djWxMG72cagD7LJpW6wC3BT&#10;ySSKptJgyWGhwJo2BWX388Mo2HfYrSfxtj3eb5vn9fJ1+j3GpNRo2K/nIDz1/j/8bh+0giSZTe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CRCbFAAAA3QAA&#10;AA8AAAAAAAAAAAAAAAAAqgIAAGRycy9kb3ducmV2LnhtbFBLBQYAAAAABAAEAPoAAACcAwAAAAA=&#10;">
                  <v:rect id="Rectangle 2287" o:spid="_x0000_s1118" style="position:absolute;left:56897;top:471;width:13682;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aksQA&#10;AADdAAAADwAAAGRycy9kb3ducmV2LnhtbESPT4vCMBTE74LfITxhb5raw1a6RvEPC54KVvH8aN62&#10;pc1LaaLt+uk3C4LHYWZ+w6y3o2nFg3pXW1awXEQgiAuray4VXC/f8xUI55E1tpZJwS852G6mkzWm&#10;2g58pkfuSxEg7FJUUHnfpVK6oiKDbmE74uD92N6gD7Ivpe5xCHDTyjiKPqXBmsNChR0dKiqa/G4U&#10;HIbTsUnK3DxvGTeJ3mfLZ5Mp9TEbd18gPI3+HX61T1pBHK8S+H8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w2pLEAAAA3QAAAA8AAAAAAAAAAAAAAAAAmAIAAGRycy9k&#10;b3ducmV2LnhtbFBLBQYAAAAABAAEAPUAAACJAwAAAAA=&#10;" fillcolor="#e5e2d1 [3054]" strokecolor="#243f60 [1604]" strokeweight="2pt">
                    <v:textbox>
                      <w:txbxContent>
                        <w:p w14:paraId="0CAE7724"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Contract ID</w:t>
                          </w:r>
                          <w:r>
                            <w:rPr>
                              <w:rFonts w:hAnsi="Calibri" w:cstheme="minorBidi"/>
                              <w:color w:val="1F497D" w:themeColor="text2"/>
                              <w:kern w:val="24"/>
                              <w:sz w:val="22"/>
                              <w:szCs w:val="22"/>
                            </w:rPr>
                            <w:br/>
                            <w:t>System ID</w:t>
                          </w:r>
                        </w:p>
                      </w:txbxContent>
                    </v:textbox>
                  </v:rect>
                  <v:line id="Straight Connector 2288" o:spid="_x0000_s1119" style="position:absolute;visibility:visible;mso-wrap-style:square" from="56897,2445" to="70579,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HucMAAADdAAAADwAAAGRycy9kb3ducmV2LnhtbERPzWrCQBC+F/oOywi91Y0plRhdRQRB&#10;ai+1fYAxOybB7Gy6O9Xo03cPhR4/vv/FanCdulCIrWcDk3EGirjytuXawNfn9rkAFQXZYueZDNwo&#10;wmr5+LDA0vorf9DlILVKIRxLNNCI9KXWsWrIYRz7njhxJx8cSoKh1jbgNYW7TudZNtUOW04NDfa0&#10;aag6H36cge/9+y7ejl0u09f72zmsi5m8RGOeRsN6DkpokH/xn3tnDeR5keamN+kJ6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mh7nDAAAA3QAAAA8AAAAAAAAAAAAA&#10;AAAAoQIAAGRycy9kb3ducmV2LnhtbFBLBQYAAAAABAAEAPkAAACRAwAAAAA=&#10;" strokecolor="#4579b8 [3044]"/>
                  <v:shape id="TextBox 26" o:spid="_x0000_s1120" type="#_x0000_t202" style="position:absolute;left:60591;width:6312;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viMUA&#10;AADdAAAADwAAAGRycy9kb3ducmV2LnhtbESP3WrCQBSE7wXfYTlC73RjsCVGVxG10LvWnwc4ZI/Z&#10;mOzZkF017dN3CwUvh5n5hlmue9uIO3W+cqxgOklAEBdOV1wqOJ/exxkIH5A1No5JwTd5WK+GgyXm&#10;2j34QPdjKEWEsM9RgQmhzaX0hSGLfuJa4uhdXGcxRNmVUnf4iHDbyDRJ3qTFiuOCwZa2hor6eLMK&#10;ssR+1vU8/fJ29jN9Ndud27dXpV5G/WYBIlAfnuH/9odWkKbZH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a+IxQAAAN0AAAAPAAAAAAAAAAAAAAAAAJgCAABkcnMv&#10;ZG93bnJldi54bWxQSwUGAAAAAAQABAD1AAAAigMAAAAA&#10;" filled="f" stroked="f">
                    <v:textbox style="mso-fit-shape-to-text:t">
                      <w:txbxContent>
                        <w:p w14:paraId="0CAE7725"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Contact</w:t>
                          </w:r>
                        </w:p>
                      </w:txbxContent>
                    </v:textbox>
                  </v:shape>
                </v:group>
                <v:group id="Group 2290" o:spid="_x0000_s1121" style="position:absolute;left:56897;top:24107;width:13922;height:8032" coordorigin="56897,24107" coordsize="13921,8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7vFMQAAADdAAAADwAAAGRycy9kb3ducmV2LnhtbERPTWuDQBC9F/Iflink&#10;VlcNLY11IyGkIYdQaBIovQ3uREV3Vtytmn/fPRR6fLzvvJhNJ0YaXGNZQRLFIIhLqxuuFFwv70+v&#10;IJxH1thZJgV3clBsFg85ZtpO/Enj2VcihLDLUEHtfZ9J6cqaDLrI9sSBu9nBoA9wqKQecArhppNp&#10;HL9Igw2Hhhp72tVUtucfo+Aw4bRdJfvx1N529+/L88fXKSGllo/z9g2Ep9n/i//cR60gTdd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7vFMQAAADdAAAA&#10;DwAAAAAAAAAAAAAAAACqAgAAZHJzL2Rvd25yZXYueG1sUEsFBgAAAAAEAAQA+gAAAJsDAAAAAA==&#10;">
                  <v:rect id="Rectangle 2292" o:spid="_x0000_s1122" style="position:absolute;left:56897;top:24218;width:13682;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7v18QA&#10;AADdAAAADwAAAGRycy9kb3ducmV2LnhtbESPT4vCMBTE7wt+h/AEb2tqD7pWo/gHwVNhu4vnR/Ns&#10;S5uX0kRb/fRGWNjjMDO/YdbbwTTiTp2rLCuYTSMQxLnVFRcKfn9On18gnEfW2FgmBQ9ysN2MPtaY&#10;aNvzN90zX4gAYZeggtL7NpHS5SUZdFPbEgfvajuDPsiukLrDPsBNI+MomkuDFYeFEls6lJTX2c0o&#10;OPTnY70oMvO8pFwv9D6dPetUqcl42K1AeBr8f/ivfdYK4ngZw/tNe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e79fEAAAA3QAAAA8AAAAAAAAAAAAAAAAAmAIAAGRycy9k&#10;b3ducmV2LnhtbFBLBQYAAAAABAAEAPUAAACJAwAAAAA=&#10;" fillcolor="#e5e2d1 [3054]" strokecolor="#243f60 [1604]" strokeweight="2pt">
                    <v:textbox>
                      <w:txbxContent>
                        <w:p w14:paraId="0CAE7726"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Site ID</w:t>
                          </w:r>
                          <w:r>
                            <w:rPr>
                              <w:rFonts w:hAnsi="Calibri" w:cstheme="minorBidi"/>
                              <w:color w:val="1F497D" w:themeColor="text2"/>
                              <w:kern w:val="24"/>
                              <w:sz w:val="22"/>
                              <w:szCs w:val="22"/>
                            </w:rPr>
                            <w:br/>
                          </w:r>
                        </w:p>
                      </w:txbxContent>
                    </v:textbox>
                  </v:rect>
                  <v:line id="Straight Connector 2293" o:spid="_x0000_s1123" style="position:absolute;visibility:visible;mso-wrap-style:square" from="57138,26552" to="70819,26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uDFcUAAADdAAAADwAAAGRycy9kb3ducmV2LnhtbESPUWvCQBCE34X+h2MLvumlkYqmniKF&#10;glhftP0B29w2Ceb20rutxv76niD4OMzMN8xi1btWnSjExrOBp3EGirj0tuHKwOfH22gGKgqyxdYz&#10;GbhQhNXyYbDAwvoz7+l0kEolCMcCDdQiXaF1LGtyGMe+I07etw8OJclQaRvwnOCu1XmWTbXDhtNC&#10;jR291lQeD7/OwM/7bhMvX20u0+e/7TGsZ3OZRGOGj/36BZRQL/fwrb2xBvJ8PoHrm/QE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uDFcUAAADdAAAADwAAAAAAAAAA&#10;AAAAAAChAgAAZHJzL2Rvd25yZXYueG1sUEsFBgAAAAAEAAQA+QAAAJMDAAAAAA==&#10;" strokecolor="#4579b8 [3044]"/>
                  <v:shape id="TextBox 29" o:spid="_x0000_s1124" type="#_x0000_t202" style="position:absolute;left:61463;top:24107;width:4075;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Wy8UA&#10;AADdAAAADwAAAGRycy9kb3ducmV2LnhtbESP0WrCQBRE3wv+w3IF3+rGoEVTVym2gm/W2A+4ZG+z&#10;abJ3Q3ar0a93BcHHYWbOMMt1bxtxos5XjhVMxgkI4sLpiksFP8ft6xyED8gaG8ek4EIe1qvByxIz&#10;7c58oFMeShEh7DNUYEJoMyl9YciiH7uWOHq/rrMYouxKqTs8R7htZJokb9JixXHBYEsbQ0Wd/1sF&#10;88Tu63qRfns7vU5mZvPpvto/pUbD/uMdRKA+PMOP9k4rSN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ZbLxQAAAN0AAAAPAAAAAAAAAAAAAAAAAJgCAABkcnMv&#10;ZG93bnJldi54bWxQSwUGAAAAAAQABAD1AAAAigMAAAAA&#10;" filled="f" stroked="f">
                    <v:textbox style="mso-fit-shape-to-text:t">
                      <w:txbxContent>
                        <w:p w14:paraId="0CAE7727"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Site</w:t>
                          </w:r>
                        </w:p>
                      </w:txbxContent>
                    </v:textbox>
                  </v:shape>
                </v:group>
                <v:group id="Group 2295" o:spid="_x0000_s1125" style="position:absolute;left:37455;top:10800;width:13722;height:8377" coordorigin="37455,10800" coordsize="13722,8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lMjMYAAADdAAAADwAAAGRycy9kb3ducmV2LnhtbESPQWvCQBSE7wX/w/IE&#10;b3WTiKVGVxGx4kGEqiDeHtlnEsy+DdltEv99tyD0OMzMN8xi1ZtKtNS40rKCeByBIM6sLjlXcDl/&#10;vX+CcB5ZY2WZFDzJwWo5eFtgqm3H39SefC4ChF2KCgrv61RKlxVk0I1tTRy8u20M+iCbXOoGuwA3&#10;lUyi6EMaLDksFFjTpqDscfoxCnYddutJvG0Pj/vmeTtPj9dDTEqNhv16DsJT7//Dr/ZeK0iS2R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UyMxgAAAN0A&#10;AAAPAAAAAAAAAAAAAAAAAKoCAABkcnMvZG93bnJldi54bWxQSwUGAAAAAAQABAD6AAAAnQMAAAAA&#10;">
                  <v:rect id="Rectangle 2296" o:spid="_x0000_s1126" style="position:absolute;left:37496;top:11257;width:1368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p1MQA&#10;AADdAAAADwAAAGRycy9kb3ducmV2LnhtbESPQYvCMBSE78L+h/AWvGlqD+p2jaIuC54K1mXPj+bZ&#10;ljYvpYm2+uuNIHgcZuYbZrUZTCOu1LnKsoLZNAJBnFtdcaHg7/Q7WYJwHlljY5kU3MjBZv0xWmGi&#10;bc9Huma+EAHCLkEFpfdtIqXLSzLoprYlDt7ZdgZ9kF0hdYd9gJtGxlE0lwYrDgsltrQvKa+zi1Gw&#10;7w8/9aLIzP0/5Xqhd+nsXqdKjT+H7TcIT4N/h1/tg1YQx19zeL4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6dTEAAAA3QAAAA8AAAAAAAAAAAAAAAAAmAIAAGRycy9k&#10;b3ducmV2LnhtbFBLBQYAAAAABAAEAPUAAACJAwAAAAA=&#10;" fillcolor="#e5e2d1 [3054]" strokecolor="#243f60 [1604]" strokeweight="2pt">
                    <v:textbox>
                      <w:txbxContent>
                        <w:p w14:paraId="0CAE7728" w14:textId="77777777" w:rsidR="00EB1E52" w:rsidRDefault="00EB1E52" w:rsidP="008759BC">
                          <w:pPr>
                            <w:pStyle w:val="NormalWeb"/>
                            <w:spacing w:before="0" w:beforeAutospacing="0" w:after="0" w:afterAutospacing="0"/>
                          </w:pPr>
                          <w:r>
                            <w:rPr>
                              <w:rFonts w:hAnsi="Calibri" w:cstheme="minorBidi"/>
                              <w:color w:val="1F497D" w:themeColor="text2"/>
                              <w:kern w:val="24"/>
                              <w:sz w:val="22"/>
                              <w:szCs w:val="22"/>
                            </w:rPr>
                            <w:t>System ID</w:t>
                          </w:r>
                        </w:p>
                        <w:p w14:paraId="0CAE7729" w14:textId="77777777" w:rsidR="00EB1E52" w:rsidRDefault="00EB1E52" w:rsidP="008759BC">
                          <w:pPr>
                            <w:pStyle w:val="NormalWeb"/>
                            <w:spacing w:before="0" w:beforeAutospacing="0" w:after="0" w:afterAutospacing="0"/>
                            <w:jc w:val="left"/>
                          </w:pPr>
                          <w:r>
                            <w:rPr>
                              <w:rFonts w:hAnsi="Calibri" w:cstheme="minorBidi"/>
                              <w:color w:val="1F497D" w:themeColor="text2"/>
                              <w:kern w:val="24"/>
                              <w:sz w:val="22"/>
                              <w:szCs w:val="22"/>
                            </w:rPr>
                            <w:t>Site ID</w:t>
                          </w:r>
                        </w:p>
                      </w:txbxContent>
                    </v:textbox>
                  </v:rect>
                  <v:line id="Straight Connector 2297" o:spid="_x0000_s1127" style="position:absolute;visibility:visible;mso-wrap-style:square" from="37455,13231" to="51137,1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FFsYAAADdAAAADwAAAGRycy9kb3ducmV2LnhtbESP3WrCQBSE7wt9h+UUeqebpviXuooI&#10;BWl7o/YBTrOnSTB7Nt09avTpuwWhl8PMfMPMl71r1YlCbDwbeBpmoIhLbxuuDHzuXwdTUFGQLbae&#10;ycCFIiwX93dzLKw/85ZOO6lUgnAs0EAt0hVax7Imh3HoO+LkffvgUJIMlbYBzwnuWp1n2Vg7bDgt&#10;1NjRuqbysDs6Az/vH5t4+WpzGY+ub4ewms7kORrz+NCvXkAJ9fIfvrU31kCezybw9yY9Ab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ghRbGAAAA3QAAAA8AAAAAAAAA&#10;AAAAAAAAoQIAAGRycy9kb3ducmV2LnhtbFBLBQYAAAAABAAEAPkAAACUAwAAAAA=&#10;" strokecolor="#4579b8 [3044]"/>
                  <v:shape id="TextBox 30" o:spid="_x0000_s1128" type="#_x0000_t202" style="position:absolute;left:40703;top:10800;width:603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czsEA&#10;AADdAAAADwAAAGRycy9kb3ducmV2LnhtbERPy4rCMBTdC/MP4Q6409QyilajDDqCOx8zH3Bprk2n&#10;zU1pola/3iwEl4fzXqw6W4srtb50rGA0TEAQ506XXCj4+90OpiB8QNZYOyYFd/KwWn70Fphpd+Mj&#10;XU+hEDGEfYYKTAhNJqXPDVn0Q9cQR+7sWoshwraQusVbDLe1TJNkIi2WHBsMNrQ2lFeni1UwTey+&#10;qmbpwduvx2hs1hv30/wr1f/svucgAnXhLX65d1pBms7i3P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4nM7BAAAA3QAAAA8AAAAAAAAAAAAAAAAAmAIAAGRycy9kb3du&#10;cmV2LnhtbFBLBQYAAAAABAAEAPUAAACGAwAAAAA=&#10;" filled="f" stroked="f">
                    <v:textbox style="mso-fit-shape-to-text:t">
                      <w:txbxContent>
                        <w:p w14:paraId="0CAE772A" w14:textId="77777777" w:rsidR="00EB1E52" w:rsidRDefault="00EB1E52" w:rsidP="008759BC">
                          <w:pPr>
                            <w:pStyle w:val="NormalWeb"/>
                            <w:spacing w:before="0" w:beforeAutospacing="0" w:after="0" w:afterAutospacing="0"/>
                          </w:pPr>
                          <w:r>
                            <w:rPr>
                              <w:rFonts w:hAnsi="Calibri" w:cstheme="minorBidi"/>
                              <w:b/>
                              <w:bCs/>
                              <w:color w:val="000000" w:themeColor="text1"/>
                              <w:kern w:val="24"/>
                              <w:sz w:val="22"/>
                              <w:szCs w:val="22"/>
                            </w:rPr>
                            <w:t>System</w:t>
                          </w:r>
                        </w:p>
                      </w:txbxContent>
                    </v:textbox>
                  </v:shape>
                </v:group>
                <v:shapetype id="_x0000_t32" coordsize="21600,21600" o:spt="32" o:oned="t" path="m,l21600,21600e" filled="f">
                  <v:path arrowok="t" fillok="f" o:connecttype="none"/>
                  <o:lock v:ext="edit" shapetype="t"/>
                </v:shapetype>
                <v:shape id="Straight Arrow Connector 2299" o:spid="_x0000_s1129" type="#_x0000_t32" style="position:absolute;left:6840;top:8392;width:6;height:15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BncQAAADdAAAADwAAAGRycy9kb3ducmV2LnhtbESPQWvCQBSE7wX/w/IEb3VjJCVGVxEh&#10;6LW2Bb09s88kmH0bshuN/94tFHocZuYbZrUZTCPu1LnasoLZNAJBXFhdc6ng+yt/T0E4j6yxsUwK&#10;nuRgsx69rTDT9sGfdD/6UgQIuwwVVN63mZSuqMigm9qWOHhX2xn0QXal1B0+Atw0Mo6iD2mw5rBQ&#10;YUu7iorbsTcK5tfLsE/9Vqb5ye76PkmSn/ys1GQ8bJcgPA3+P/zXPmgFcbxYwO+b8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QGdxAAAAN0AAAAPAAAAAAAAAAAA&#10;AAAAAKECAABkcnMvZG93bnJldi54bWxQSwUGAAAAAAQABAD5AAAAkgMAAAAA&#10;" strokecolor="#4579b8 [3044]">
                  <v:stroke endarrow="open"/>
                </v:shape>
                <v:shape id="Straight Arrow Connector 2300" o:spid="_x0000_s1130" type="#_x0000_t32" style="position:absolute;left:30974;top:15217;width:65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wyGsIAAADdAAAADwAAAGRycy9kb3ducmV2LnhtbERPy2qDQBTdF/oPwy1kl4w1GMRkIiJI&#10;s23aQru7dW5U4twRZ3z07zuLQpeH8z7lq+nFTKPrLCt43kUgiGurO24UvL9V2xSE88gae8uk4Icc&#10;5OfHhxNm2i78SvPVNyKEsMtQQev9kEnp6pYMup0diAN3s6NBH+DYSD3iEsJNL+MoOkiDHYeGFgcq&#10;W6rv18ko2N++15fUFzKtPm05TUmSfFRfSm2e1uIIwtPq/8V/7otWEO+jsD+8CU9A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wyGsIAAADdAAAADwAAAAAAAAAAAAAA&#10;AAChAgAAZHJzL2Rvd25yZXYueG1sUEsFBgAAAAAEAAQA+QAAAJADAAAAAA==&#10;" strokecolor="#4579b8 [3044]">
                  <v:stroke endarrow="open"/>
                </v:shape>
                <v:shapetype id="_x0000_t33" coordsize="21600,21600" o:spt="33" o:oned="t" path="m,l21600,r,21600e" filled="f">
                  <v:stroke joinstyle="miter"/>
                  <v:path arrowok="t" fillok="f" o:connecttype="none"/>
                  <o:lock v:ext="edit" shapetype="t"/>
                </v:shapetype>
                <v:shape id="Elbow Connector 2301" o:spid="_x0000_s1131" type="#_x0000_t33" style="position:absolute;left:51177;top:8392;width:12561;height:48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0acYAAADdAAAADwAAAGRycy9kb3ducmV2LnhtbESPT2vCQBTE7wW/w/IEb7qJgaCpq6jQ&#10;Ij1I/dP7I/uahGbfxt1V47fvCoUeh5n5DbNY9aYVN3K+sawgnSQgiEurG64UnE9v4xkIH5A1tpZJ&#10;wYM8rJaDlwUW2t75QLdjqESEsC9QQR1CV0jpy5oM+ontiKP3bZ3BEKWrpHZ4j3DTymmS5NJgw3Gh&#10;xo62NZU/x6tR8PG52dv8es7mF7e+vGd5uqv8l1KjYb9+BRGoD//hv/ZOK5hmSQrPN/E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sdGnGAAAA3QAAAA8AAAAAAAAA&#10;AAAAAAAAoQIAAGRycy9kb3ducmV2LnhtbFBLBQYAAAAABAAEAPkAAACUAwAAAAA=&#10;" strokecolor="#4579b8 [3044]">
                  <v:stroke startarrow="open"/>
                </v:shape>
                <v:shape id="Elbow Connector 2302" o:spid="_x0000_s1132" type="#_x0000_t33" style="position:absolute;left:51177;top:17128;width:12324;height:69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G46sUAAADdAAAADwAAAGRycy9kb3ducmV2LnhtbESPQWvCQBSE70L/w/KE3nRjFCmpq0ht&#10;oFBBTAu9vmafSTD7NmRXXf+9Kwgeh5n5hlmsgmnFmXrXWFYwGScgiEurG64U/P7kozcQziNrbC2T&#10;gis5WC1fBgvMtL3wns6Fr0SEsMtQQe19l0npypoMurHtiKN3sL1BH2VfSd3jJcJNK9MkmUuDDceF&#10;Gjv6qKk8FiejYLPT08/v6+zI6X/429pT7sMmV+p1GNbvIDwF/ww/2l9aQTpNUri/iU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G46sUAAADdAAAADwAAAAAAAAAA&#10;AAAAAAChAgAAZHJzL2Rvd25yZXYueG1sUEsFBgAAAAAEAAQA+QAAAJMDAAAAAA==&#10;" strokecolor="#4579b8 [3044]">
                  <v:stroke endarrow="open"/>
                </v:shape>
                <w10:wrap type="topAndBottom"/>
              </v:group>
            </w:pict>
          </mc:Fallback>
        </mc:AlternateContent>
      </w:r>
    </w:p>
    <w:p w14:paraId="0CAE6BB3" w14:textId="77777777" w:rsidR="00B263B3" w:rsidRDefault="00B263B3" w:rsidP="00B263B3">
      <w:pPr>
        <w:pStyle w:val="Caption"/>
        <w:jc w:val="both"/>
      </w:pPr>
      <w:r>
        <w:t xml:space="preserve">Figure </w:t>
      </w:r>
      <w:r w:rsidR="001E0D06">
        <w:fldChar w:fldCharType="begin"/>
      </w:r>
      <w:r w:rsidR="001E0D06">
        <w:instrText xml:space="preserve"> SEQ Figure \* ARABIC </w:instrText>
      </w:r>
      <w:r w:rsidR="001E0D06">
        <w:fldChar w:fldCharType="separate"/>
      </w:r>
      <w:r>
        <w:rPr>
          <w:noProof/>
        </w:rPr>
        <w:t>5</w:t>
      </w:r>
      <w:r w:rsidR="001E0D06">
        <w:rPr>
          <w:noProof/>
        </w:rPr>
        <w:fldChar w:fldCharType="end"/>
      </w:r>
      <w:r>
        <w:t xml:space="preserve"> - High-level Object Model with Relationships</w:t>
      </w:r>
    </w:p>
    <w:p w14:paraId="0CAE6BB4" w14:textId="77777777" w:rsidR="00D77762" w:rsidRPr="00025AF5" w:rsidRDefault="00D77762" w:rsidP="00D77762">
      <w:r>
        <w:t>The types of object shown are covered in more detail in the following sections.</w:t>
      </w:r>
    </w:p>
    <w:p w14:paraId="0CAE6BB5" w14:textId="77777777" w:rsidR="00D77762" w:rsidRDefault="00D77762" w:rsidP="00D77762">
      <w:pPr>
        <w:pStyle w:val="Heading2"/>
        <w:jc w:val="left"/>
      </w:pPr>
      <w:bookmarkStart w:id="4346" w:name="_Toc425500337"/>
      <w:r>
        <w:t>Sites</w:t>
      </w:r>
      <w:bookmarkEnd w:id="4346"/>
    </w:p>
    <w:p w14:paraId="0CAE6BB6" w14:textId="77777777" w:rsidR="00D77762" w:rsidRDefault="00D77762" w:rsidP="00D77762">
      <w:r>
        <w:t>The following sections describe the supporting data required to describe sites, these being the locations at which GE Healthcare systems have been installed. Note that certain “sites” are actually mobile, where the system has been installed in a truck. Special case handling is applied to these “</w:t>
      </w:r>
      <w:commentRangeStart w:id="4347"/>
      <w:r>
        <w:t>mobile” sites</w:t>
      </w:r>
      <w:commentRangeEnd w:id="4347"/>
      <w:r w:rsidR="00A93204">
        <w:rPr>
          <w:rStyle w:val="CommentReference"/>
        </w:rPr>
        <w:commentReference w:id="4347"/>
      </w:r>
      <w:r>
        <w:t xml:space="preserve"> as described in section </w:t>
      </w:r>
      <w:r>
        <w:fldChar w:fldCharType="begin"/>
      </w:r>
      <w:r>
        <w:instrText xml:space="preserve"> REF _Ref361838087 \r \h </w:instrText>
      </w:r>
      <w:r>
        <w:fldChar w:fldCharType="separate"/>
      </w:r>
      <w:r w:rsidR="00EA7CED">
        <w:t>5.8.6</w:t>
      </w:r>
      <w:r>
        <w:fldChar w:fldCharType="end"/>
      </w:r>
      <w:r>
        <w:t>.</w:t>
      </w:r>
    </w:p>
    <w:p w14:paraId="0CAE6BB7" w14:textId="77777777" w:rsidR="001253C6" w:rsidRDefault="001253C6" w:rsidP="00D77762">
      <w:r>
        <w:t>For clarity and consistency this is represented as a business object type called GE</w:t>
      </w:r>
      <w:r w:rsidR="00B81E2B">
        <w:t>HC</w:t>
      </w:r>
      <w:r>
        <w:t>Site within ClickSchedule.</w:t>
      </w:r>
    </w:p>
    <w:p w14:paraId="0CAE6BB8" w14:textId="77777777" w:rsidR="00D77762" w:rsidRDefault="00D77762" w:rsidP="00D77762">
      <w:pPr>
        <w:pStyle w:val="Heading3"/>
      </w:pPr>
      <w:bookmarkStart w:id="4348" w:name="_Toc425500338"/>
      <w:r>
        <w:t>Site Property Requirements</w:t>
      </w:r>
      <w:bookmarkEnd w:id="4348"/>
    </w:p>
    <w:p w14:paraId="0CAE6BB9" w14:textId="77777777" w:rsidR="00D77762" w:rsidRDefault="00D77762" w:rsidP="00D77762">
      <w:pPr>
        <w:jc w:val="left"/>
      </w:pPr>
      <w:r w:rsidRPr="003E65B4">
        <w:t xml:space="preserve">The following table describes the </w:t>
      </w:r>
      <w:r>
        <w:t>site</w:t>
      </w:r>
      <w:r w:rsidRPr="003E65B4">
        <w:t xml:space="preserve"> properties/attributes that will be used </w:t>
      </w:r>
      <w:r>
        <w:t>in this solution</w:t>
      </w:r>
      <w:r w:rsidRPr="003E65B4">
        <w:t>. It is possible that</w:t>
      </w:r>
      <w:r>
        <w:t>,</w:t>
      </w:r>
      <w:r w:rsidRPr="003E65B4">
        <w:t xml:space="preserve"> during later stages of the implementation (e.g. design or testing)</w:t>
      </w:r>
      <w:r>
        <w:t>,</w:t>
      </w:r>
      <w:r w:rsidRPr="003E65B4">
        <w:t xml:space="preserve"> additional required properties will be identified. Therefore, this list should be cons</w:t>
      </w:r>
      <w:r>
        <w:t>idered as an initial list only.</w:t>
      </w:r>
    </w:p>
    <w:p w14:paraId="0CAE6BBA" w14:textId="77777777" w:rsidR="00D77762" w:rsidRDefault="00D77762" w:rsidP="00D77762">
      <w:pPr>
        <w:jc w:val="left"/>
      </w:pPr>
      <w:r>
        <w:t>Sites are not visible in the ClickSchedule user interface and exist in order to provide values for properties related to tasks.</w:t>
      </w:r>
    </w:p>
    <w:p w14:paraId="0CAE6BBB" w14:textId="77777777" w:rsidR="00D77762" w:rsidRDefault="00D77762" w:rsidP="00D77762">
      <w:pPr>
        <w:jc w:val="left"/>
        <w:rPr>
          <w:rFonts w:cs="Arial"/>
        </w:rPr>
      </w:pPr>
      <w:r w:rsidRPr="003E65B4">
        <w:t>For</w:t>
      </w:r>
      <w:r w:rsidRPr="003E65B4">
        <w:rPr>
          <w:rFonts w:cs="Arial"/>
        </w:rPr>
        <w:t xml:space="preserve"> each property appearing in the table, the following information is provided:</w:t>
      </w:r>
    </w:p>
    <w:p w14:paraId="0CAE6BBC" w14:textId="77777777" w:rsidR="00D77762" w:rsidRPr="003E65B4" w:rsidRDefault="00D77762" w:rsidP="009A52C8">
      <w:pPr>
        <w:pStyle w:val="ListParagraph"/>
        <w:numPr>
          <w:ilvl w:val="0"/>
          <w:numId w:val="14"/>
        </w:numPr>
        <w:jc w:val="left"/>
      </w:pPr>
      <w:r w:rsidRPr="00E95977">
        <w:rPr>
          <w:b/>
          <w:bCs/>
        </w:rPr>
        <w:t xml:space="preserve">Property </w:t>
      </w:r>
      <w:r>
        <w:t>– The internal name of property.</w:t>
      </w:r>
    </w:p>
    <w:p w14:paraId="0CAE6BBD" w14:textId="77777777" w:rsidR="00D77762" w:rsidRPr="003E65B4" w:rsidRDefault="00D77762" w:rsidP="009A52C8">
      <w:pPr>
        <w:pStyle w:val="ListParagraph"/>
        <w:numPr>
          <w:ilvl w:val="0"/>
          <w:numId w:val="14"/>
        </w:numPr>
        <w:jc w:val="left"/>
      </w:pPr>
      <w:r w:rsidRPr="00E95977">
        <w:rPr>
          <w:b/>
          <w:bCs/>
        </w:rPr>
        <w:t>Description</w:t>
      </w:r>
      <w:r w:rsidRPr="003E65B4">
        <w:t xml:space="preserve"> – A description of the usage of the </w:t>
      </w:r>
      <w:r>
        <w:t>property.</w:t>
      </w:r>
    </w:p>
    <w:p w14:paraId="0CAE6BBE" w14:textId="77777777" w:rsidR="00D77762" w:rsidRPr="003E65B4" w:rsidRDefault="00D77762" w:rsidP="009A52C8">
      <w:pPr>
        <w:pStyle w:val="ListParagraph"/>
        <w:numPr>
          <w:ilvl w:val="0"/>
          <w:numId w:val="14"/>
        </w:numPr>
        <w:jc w:val="left"/>
      </w:pPr>
      <w:r w:rsidRPr="00E95977">
        <w:rPr>
          <w:b/>
          <w:bCs/>
        </w:rPr>
        <w:t>Type</w:t>
      </w:r>
      <w:r w:rsidRPr="003E65B4">
        <w:t xml:space="preserve"> – the type </w:t>
      </w:r>
      <w:r>
        <w:t xml:space="preserve">of the property </w:t>
      </w:r>
      <w:r w:rsidRPr="003E65B4">
        <w:t>(</w:t>
      </w:r>
      <w:r>
        <w:t>number, string</w:t>
      </w:r>
      <w:r w:rsidRPr="003E65B4">
        <w:t>, dictionary, etc.)</w:t>
      </w:r>
      <w:r>
        <w:t>.</w:t>
      </w:r>
    </w:p>
    <w:p w14:paraId="0CAE6BBF" w14:textId="77777777" w:rsidR="00D77762" w:rsidRPr="00C4196E" w:rsidRDefault="00D77762" w:rsidP="009A52C8">
      <w:pPr>
        <w:pStyle w:val="ListParagraph"/>
        <w:numPr>
          <w:ilvl w:val="0"/>
          <w:numId w:val="14"/>
        </w:numPr>
        <w:jc w:val="left"/>
      </w:pPr>
      <w:r w:rsidRPr="00B0297D">
        <w:rPr>
          <w:b/>
          <w:bCs/>
        </w:rPr>
        <w:t>Mandatory</w:t>
      </w:r>
      <w:r w:rsidRPr="003E65B4">
        <w:t xml:space="preserve"> – indicates whether this property is mandatory or not in ClickSchedule</w:t>
      </w:r>
      <w:r>
        <w:rPr>
          <w:b/>
          <w:bCs/>
        </w:rPr>
        <w:t>.</w:t>
      </w:r>
    </w:p>
    <w:tbl>
      <w:tblPr>
        <w:tblW w:w="4840"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03"/>
        <w:gridCol w:w="3825"/>
        <w:gridCol w:w="1700"/>
        <w:gridCol w:w="1700"/>
      </w:tblGrid>
      <w:tr w:rsidR="00D77762" w:rsidRPr="00C02ABA" w14:paraId="0CAE6BC4" w14:textId="77777777" w:rsidTr="00CE1C2F">
        <w:trPr>
          <w:tblHeader/>
        </w:trPr>
        <w:tc>
          <w:tcPr>
            <w:tcW w:w="1286" w:type="pct"/>
            <w:shd w:val="clear" w:color="auto" w:fill="1F497D" w:themeFill="text2"/>
          </w:tcPr>
          <w:p w14:paraId="0CAE6BC0" w14:textId="77777777" w:rsidR="00D77762" w:rsidRPr="00C02ABA" w:rsidRDefault="00D77762" w:rsidP="00D77762">
            <w:pPr>
              <w:pStyle w:val="TableHeading"/>
              <w:keepNext/>
              <w:jc w:val="left"/>
              <w:rPr>
                <w:rFonts w:cs="Arial"/>
                <w:szCs w:val="21"/>
              </w:rPr>
            </w:pPr>
            <w:r w:rsidRPr="00C02ABA">
              <w:rPr>
                <w:rFonts w:cs="Arial"/>
                <w:szCs w:val="21"/>
              </w:rPr>
              <w:lastRenderedPageBreak/>
              <w:t>Property</w:t>
            </w:r>
          </w:p>
        </w:tc>
        <w:tc>
          <w:tcPr>
            <w:tcW w:w="1966" w:type="pct"/>
            <w:shd w:val="clear" w:color="auto" w:fill="1F497D" w:themeFill="text2"/>
          </w:tcPr>
          <w:p w14:paraId="0CAE6BC1" w14:textId="77777777" w:rsidR="00D77762" w:rsidRPr="00C02ABA" w:rsidRDefault="00D77762" w:rsidP="00D77762">
            <w:pPr>
              <w:pStyle w:val="TableHeading"/>
              <w:keepNext/>
              <w:jc w:val="left"/>
              <w:rPr>
                <w:rFonts w:cs="Arial"/>
                <w:szCs w:val="21"/>
              </w:rPr>
            </w:pPr>
            <w:r w:rsidRPr="00C02ABA">
              <w:rPr>
                <w:rFonts w:cs="Arial"/>
                <w:szCs w:val="21"/>
              </w:rPr>
              <w:t>Description</w:t>
            </w:r>
          </w:p>
        </w:tc>
        <w:tc>
          <w:tcPr>
            <w:tcW w:w="874" w:type="pct"/>
            <w:shd w:val="clear" w:color="auto" w:fill="1F497D" w:themeFill="text2"/>
          </w:tcPr>
          <w:p w14:paraId="0CAE6BC2" w14:textId="77777777" w:rsidR="00D77762" w:rsidRPr="00C02ABA" w:rsidRDefault="00D77762" w:rsidP="00D77762">
            <w:pPr>
              <w:pStyle w:val="TableHeading"/>
              <w:keepNext/>
              <w:jc w:val="left"/>
              <w:rPr>
                <w:rFonts w:cs="Arial"/>
                <w:szCs w:val="21"/>
              </w:rPr>
            </w:pPr>
            <w:r w:rsidRPr="00C02ABA">
              <w:rPr>
                <w:rFonts w:cs="Arial"/>
                <w:szCs w:val="21"/>
              </w:rPr>
              <w:t>Type</w:t>
            </w:r>
          </w:p>
        </w:tc>
        <w:tc>
          <w:tcPr>
            <w:tcW w:w="874" w:type="pct"/>
            <w:shd w:val="clear" w:color="auto" w:fill="1F497D" w:themeFill="text2"/>
          </w:tcPr>
          <w:p w14:paraId="0CAE6BC3" w14:textId="77777777" w:rsidR="00D77762" w:rsidRPr="00C02ABA" w:rsidRDefault="00D77762" w:rsidP="00D77762">
            <w:pPr>
              <w:pStyle w:val="TableHeading"/>
              <w:keepNext/>
              <w:jc w:val="left"/>
              <w:rPr>
                <w:rFonts w:cs="Arial"/>
                <w:szCs w:val="21"/>
              </w:rPr>
            </w:pPr>
            <w:r w:rsidRPr="00C02ABA">
              <w:rPr>
                <w:rFonts w:cs="Arial"/>
                <w:szCs w:val="21"/>
              </w:rPr>
              <w:t>Mandatory?</w:t>
            </w:r>
          </w:p>
        </w:tc>
      </w:tr>
      <w:tr w:rsidR="00D77762" w:rsidRPr="00C02ABA" w14:paraId="0CAE6BC9" w14:textId="77777777" w:rsidTr="00CE1C2F">
        <w:trPr>
          <w:cantSplit/>
        </w:trPr>
        <w:tc>
          <w:tcPr>
            <w:tcW w:w="1286" w:type="pct"/>
          </w:tcPr>
          <w:p w14:paraId="0CAE6BC5" w14:textId="77777777" w:rsidR="00D77762" w:rsidRPr="00C02ABA" w:rsidRDefault="00D77762" w:rsidP="008A0F9E">
            <w:pPr>
              <w:pStyle w:val="TableText"/>
              <w:jc w:val="left"/>
              <w:rPr>
                <w:rFonts w:cs="Arial"/>
                <w:szCs w:val="21"/>
              </w:rPr>
            </w:pPr>
            <w:r w:rsidRPr="00C02ABA">
              <w:rPr>
                <w:rFonts w:cs="Arial"/>
                <w:szCs w:val="21"/>
              </w:rPr>
              <w:t>ID</w:t>
            </w:r>
          </w:p>
        </w:tc>
        <w:tc>
          <w:tcPr>
            <w:tcW w:w="1966" w:type="pct"/>
          </w:tcPr>
          <w:p w14:paraId="0CAE6BC6" w14:textId="7F14371D" w:rsidR="00D77762" w:rsidRPr="00C02ABA" w:rsidRDefault="00D77762" w:rsidP="008A0F9E">
            <w:pPr>
              <w:pStyle w:val="TableText"/>
              <w:jc w:val="left"/>
              <w:rPr>
                <w:rFonts w:cs="Arial"/>
                <w:szCs w:val="21"/>
              </w:rPr>
            </w:pPr>
            <w:r w:rsidRPr="00C02ABA">
              <w:rPr>
                <w:rFonts w:cs="Arial"/>
                <w:szCs w:val="21"/>
              </w:rPr>
              <w:t>An internal and unique identifier used to identify a specific site. This value is useful for creating references between other objects and the site.</w:t>
            </w:r>
            <w:r w:rsidR="008A0F9E">
              <w:rPr>
                <w:rFonts w:cs="Arial"/>
                <w:szCs w:val="21"/>
              </w:rPr>
              <w:t xml:space="preserve"> This is the </w:t>
            </w:r>
            <w:r w:rsidR="00D01A1B">
              <w:rPr>
                <w:rFonts w:cs="Arial"/>
                <w:szCs w:val="21"/>
              </w:rPr>
              <w:t>SIEBEL</w:t>
            </w:r>
            <w:r w:rsidR="008A0F9E">
              <w:rPr>
                <w:rFonts w:cs="Arial"/>
                <w:szCs w:val="21"/>
              </w:rPr>
              <w:t xml:space="preserve"> Site ID combined with a database number.</w:t>
            </w:r>
          </w:p>
        </w:tc>
        <w:tc>
          <w:tcPr>
            <w:tcW w:w="874" w:type="pct"/>
          </w:tcPr>
          <w:p w14:paraId="0CAE6BC7" w14:textId="77777777" w:rsidR="00D77762" w:rsidRPr="00C02ABA" w:rsidRDefault="00D77762" w:rsidP="008A0F9E">
            <w:pPr>
              <w:pStyle w:val="TableText"/>
              <w:jc w:val="left"/>
              <w:rPr>
                <w:rFonts w:cs="Arial"/>
                <w:szCs w:val="21"/>
              </w:rPr>
            </w:pPr>
            <w:r w:rsidRPr="00C02ABA">
              <w:rPr>
                <w:rFonts w:cs="Arial"/>
                <w:szCs w:val="21"/>
              </w:rPr>
              <w:t>String (64)</w:t>
            </w:r>
          </w:p>
        </w:tc>
        <w:tc>
          <w:tcPr>
            <w:tcW w:w="874" w:type="pct"/>
          </w:tcPr>
          <w:p w14:paraId="0CAE6BC8" w14:textId="77777777" w:rsidR="00D77762" w:rsidRPr="00C02ABA" w:rsidRDefault="00D77762" w:rsidP="008A0F9E">
            <w:pPr>
              <w:pStyle w:val="TableText"/>
              <w:jc w:val="left"/>
              <w:rPr>
                <w:rFonts w:cs="Arial"/>
                <w:szCs w:val="21"/>
              </w:rPr>
            </w:pPr>
            <w:r w:rsidRPr="00C02ABA">
              <w:rPr>
                <w:rFonts w:cs="Arial"/>
                <w:szCs w:val="21"/>
              </w:rPr>
              <w:t>Yes</w:t>
            </w:r>
          </w:p>
        </w:tc>
      </w:tr>
      <w:tr w:rsidR="00D77762" w:rsidRPr="00C02ABA" w14:paraId="0CAE6BCE" w14:textId="77777777" w:rsidTr="00CE1C2F">
        <w:trPr>
          <w:cantSplit/>
        </w:trPr>
        <w:tc>
          <w:tcPr>
            <w:tcW w:w="1286" w:type="pct"/>
          </w:tcPr>
          <w:p w14:paraId="0CAE6BCA" w14:textId="77777777" w:rsidR="00D77762" w:rsidRPr="00C02ABA" w:rsidRDefault="00D77762" w:rsidP="008A0F9E">
            <w:pPr>
              <w:pStyle w:val="TableText"/>
              <w:jc w:val="left"/>
              <w:rPr>
                <w:rFonts w:cs="Arial"/>
                <w:szCs w:val="21"/>
              </w:rPr>
            </w:pPr>
            <w:r w:rsidRPr="00C02ABA">
              <w:rPr>
                <w:rFonts w:cs="Arial"/>
                <w:szCs w:val="21"/>
              </w:rPr>
              <w:t>DisplayID</w:t>
            </w:r>
          </w:p>
        </w:tc>
        <w:tc>
          <w:tcPr>
            <w:tcW w:w="1966" w:type="pct"/>
          </w:tcPr>
          <w:p w14:paraId="0CAE6BCB" w14:textId="459351F0" w:rsidR="00D77762" w:rsidRPr="00C02ABA" w:rsidRDefault="00D77762" w:rsidP="008A0F9E">
            <w:pPr>
              <w:pStyle w:val="TableText"/>
              <w:jc w:val="left"/>
              <w:rPr>
                <w:rFonts w:cs="Arial"/>
                <w:szCs w:val="21"/>
              </w:rPr>
            </w:pPr>
            <w:r w:rsidRPr="00C02ABA">
              <w:rPr>
                <w:rFonts w:cs="Arial"/>
                <w:szCs w:val="21"/>
              </w:rPr>
              <w:t xml:space="preserve">An identifier for the site that is for external use. It is the value used by the FSEs to identify the site. </w:t>
            </w:r>
            <w:r w:rsidR="008A0F9E">
              <w:rPr>
                <w:rFonts w:cs="Arial"/>
                <w:szCs w:val="21"/>
              </w:rPr>
              <w:t xml:space="preserve">This is the </w:t>
            </w:r>
            <w:r w:rsidR="00D01A1B">
              <w:rPr>
                <w:rFonts w:cs="Arial"/>
                <w:szCs w:val="21"/>
              </w:rPr>
              <w:t>SIEBEL</w:t>
            </w:r>
            <w:r w:rsidR="008A0F9E">
              <w:rPr>
                <w:rFonts w:cs="Arial"/>
                <w:szCs w:val="21"/>
              </w:rPr>
              <w:t xml:space="preserve"> Site ID.</w:t>
            </w:r>
          </w:p>
        </w:tc>
        <w:tc>
          <w:tcPr>
            <w:tcW w:w="874" w:type="pct"/>
          </w:tcPr>
          <w:p w14:paraId="0CAE6BCC" w14:textId="77777777" w:rsidR="00D77762" w:rsidRPr="00C02ABA" w:rsidRDefault="00D77762" w:rsidP="008A0F9E">
            <w:pPr>
              <w:pStyle w:val="TableText"/>
              <w:jc w:val="left"/>
              <w:rPr>
                <w:rFonts w:cs="Arial"/>
                <w:szCs w:val="21"/>
              </w:rPr>
            </w:pPr>
            <w:r w:rsidRPr="00C02ABA">
              <w:rPr>
                <w:rFonts w:cs="Arial"/>
                <w:szCs w:val="21"/>
              </w:rPr>
              <w:t>String (64)</w:t>
            </w:r>
          </w:p>
        </w:tc>
        <w:tc>
          <w:tcPr>
            <w:tcW w:w="874" w:type="pct"/>
          </w:tcPr>
          <w:p w14:paraId="0CAE6BCD" w14:textId="77777777" w:rsidR="00D77762" w:rsidRPr="00C02ABA" w:rsidRDefault="00D77762" w:rsidP="008A0F9E">
            <w:pPr>
              <w:pStyle w:val="TableText"/>
              <w:jc w:val="left"/>
              <w:rPr>
                <w:rFonts w:cs="Arial"/>
                <w:szCs w:val="21"/>
              </w:rPr>
            </w:pPr>
            <w:r w:rsidRPr="00C02ABA">
              <w:rPr>
                <w:rFonts w:cs="Arial"/>
                <w:szCs w:val="21"/>
              </w:rPr>
              <w:t>Yes</w:t>
            </w:r>
          </w:p>
        </w:tc>
      </w:tr>
      <w:tr w:rsidR="00D77762" w:rsidRPr="00C02ABA" w14:paraId="0CAE6BD3" w14:textId="77777777" w:rsidTr="00CE1C2F">
        <w:trPr>
          <w:cantSplit/>
        </w:trPr>
        <w:tc>
          <w:tcPr>
            <w:tcW w:w="1286" w:type="pct"/>
          </w:tcPr>
          <w:p w14:paraId="0CAE6BCF" w14:textId="77777777" w:rsidR="00D77762" w:rsidRPr="00C02ABA" w:rsidRDefault="00D77762" w:rsidP="008A0F9E">
            <w:pPr>
              <w:pStyle w:val="TableText"/>
              <w:jc w:val="left"/>
              <w:rPr>
                <w:rFonts w:cs="Arial"/>
                <w:szCs w:val="21"/>
              </w:rPr>
            </w:pPr>
            <w:r w:rsidRPr="00C02ABA">
              <w:rPr>
                <w:rFonts w:cs="Arial"/>
                <w:szCs w:val="21"/>
              </w:rPr>
              <w:t>Name</w:t>
            </w:r>
          </w:p>
        </w:tc>
        <w:tc>
          <w:tcPr>
            <w:tcW w:w="1966" w:type="pct"/>
          </w:tcPr>
          <w:p w14:paraId="0CAE6BD0" w14:textId="77777777" w:rsidR="00D77762" w:rsidRPr="00C02ABA" w:rsidRDefault="00D77762" w:rsidP="008A0F9E">
            <w:pPr>
              <w:pStyle w:val="TableText"/>
              <w:jc w:val="left"/>
              <w:rPr>
                <w:rFonts w:cs="Arial"/>
                <w:szCs w:val="21"/>
              </w:rPr>
            </w:pPr>
            <w:r w:rsidRPr="00C02ABA">
              <w:rPr>
                <w:rFonts w:cs="Arial"/>
                <w:szCs w:val="21"/>
              </w:rPr>
              <w:t>Human readable short description of the site.</w:t>
            </w:r>
          </w:p>
        </w:tc>
        <w:tc>
          <w:tcPr>
            <w:tcW w:w="874" w:type="pct"/>
          </w:tcPr>
          <w:p w14:paraId="0CAE6BD1" w14:textId="77777777" w:rsidR="00D77762" w:rsidRPr="00C02ABA" w:rsidRDefault="00D77762" w:rsidP="008617C2">
            <w:pPr>
              <w:pStyle w:val="TableText"/>
              <w:jc w:val="left"/>
              <w:rPr>
                <w:rFonts w:cs="Arial"/>
                <w:szCs w:val="21"/>
              </w:rPr>
            </w:pPr>
            <w:r w:rsidRPr="00C02ABA">
              <w:rPr>
                <w:rFonts w:cs="Arial"/>
                <w:szCs w:val="21"/>
              </w:rPr>
              <w:t>String (</w:t>
            </w:r>
            <w:r w:rsidR="008617C2">
              <w:rPr>
                <w:rFonts w:cs="Arial"/>
                <w:szCs w:val="21"/>
              </w:rPr>
              <w:t>64</w:t>
            </w:r>
            <w:r w:rsidRPr="00C02ABA">
              <w:rPr>
                <w:rFonts w:cs="Arial"/>
                <w:szCs w:val="21"/>
              </w:rPr>
              <w:t>)</w:t>
            </w:r>
          </w:p>
        </w:tc>
        <w:tc>
          <w:tcPr>
            <w:tcW w:w="874" w:type="pct"/>
          </w:tcPr>
          <w:p w14:paraId="0CAE6BD2" w14:textId="77777777" w:rsidR="00D77762" w:rsidRPr="00C02ABA" w:rsidRDefault="00D77762" w:rsidP="008A0F9E">
            <w:pPr>
              <w:pStyle w:val="TableText"/>
              <w:jc w:val="left"/>
              <w:rPr>
                <w:rFonts w:cs="Arial"/>
                <w:szCs w:val="21"/>
              </w:rPr>
            </w:pPr>
            <w:r w:rsidRPr="00C02ABA">
              <w:rPr>
                <w:rFonts w:cs="Arial"/>
                <w:szCs w:val="21"/>
              </w:rPr>
              <w:t>No</w:t>
            </w:r>
          </w:p>
        </w:tc>
      </w:tr>
      <w:tr w:rsidR="004D73EB" w:rsidRPr="00C02ABA" w14:paraId="0CAE6BD8" w14:textId="77777777" w:rsidTr="00CE1C2F">
        <w:trPr>
          <w:cantSplit/>
        </w:trPr>
        <w:tc>
          <w:tcPr>
            <w:tcW w:w="1286" w:type="pct"/>
          </w:tcPr>
          <w:p w14:paraId="0CAE6BD4" w14:textId="77777777" w:rsidR="004D73EB" w:rsidRPr="00C02ABA" w:rsidRDefault="004D73EB" w:rsidP="008A0F9E">
            <w:pPr>
              <w:pStyle w:val="TableText"/>
              <w:jc w:val="left"/>
              <w:rPr>
                <w:rFonts w:cs="Arial"/>
                <w:szCs w:val="21"/>
              </w:rPr>
            </w:pPr>
            <w:r>
              <w:rPr>
                <w:rFonts w:cs="Arial"/>
                <w:szCs w:val="21"/>
              </w:rPr>
              <w:t>CRMSystemName</w:t>
            </w:r>
          </w:p>
        </w:tc>
        <w:tc>
          <w:tcPr>
            <w:tcW w:w="1966" w:type="pct"/>
          </w:tcPr>
          <w:p w14:paraId="0CAE6BD5" w14:textId="77777777" w:rsidR="004D73EB" w:rsidRPr="00C02ABA" w:rsidRDefault="004D73EB" w:rsidP="008A0F9E">
            <w:pPr>
              <w:pStyle w:val="TableText"/>
              <w:jc w:val="left"/>
              <w:rPr>
                <w:rFonts w:cs="Arial"/>
                <w:szCs w:val="21"/>
              </w:rPr>
            </w:pPr>
            <w:r>
              <w:rPr>
                <w:rFonts w:cs="Arial"/>
                <w:szCs w:val="21"/>
              </w:rPr>
              <w:t>Identification as to which CRM system covers the site. Not currently used.</w:t>
            </w:r>
          </w:p>
        </w:tc>
        <w:tc>
          <w:tcPr>
            <w:tcW w:w="874" w:type="pct"/>
          </w:tcPr>
          <w:p w14:paraId="0CAE6BD6" w14:textId="77777777" w:rsidR="004D73EB" w:rsidRPr="00C02ABA" w:rsidRDefault="004D73EB" w:rsidP="008A0F9E">
            <w:pPr>
              <w:pStyle w:val="TableText"/>
              <w:jc w:val="left"/>
              <w:rPr>
                <w:rFonts w:cs="Arial"/>
                <w:szCs w:val="21"/>
              </w:rPr>
            </w:pPr>
            <w:r>
              <w:rPr>
                <w:rFonts w:cs="Arial"/>
                <w:szCs w:val="21"/>
              </w:rPr>
              <w:t>Dictionary (CRMSystem)</w:t>
            </w:r>
          </w:p>
        </w:tc>
        <w:tc>
          <w:tcPr>
            <w:tcW w:w="874" w:type="pct"/>
          </w:tcPr>
          <w:p w14:paraId="0CAE6BD7" w14:textId="77777777" w:rsidR="004D73EB" w:rsidRPr="00C02ABA" w:rsidRDefault="004D73EB" w:rsidP="008A0F9E">
            <w:pPr>
              <w:pStyle w:val="TableText"/>
              <w:jc w:val="left"/>
              <w:rPr>
                <w:rFonts w:cs="Arial"/>
                <w:szCs w:val="21"/>
              </w:rPr>
            </w:pPr>
            <w:r>
              <w:rPr>
                <w:rFonts w:cs="Arial"/>
                <w:szCs w:val="21"/>
              </w:rPr>
              <w:t>No</w:t>
            </w:r>
          </w:p>
        </w:tc>
      </w:tr>
      <w:tr w:rsidR="004F3815" w:rsidRPr="00C02ABA" w14:paraId="0CAE6BDD" w14:textId="77777777" w:rsidTr="00CE1C2F">
        <w:trPr>
          <w:cantSplit/>
        </w:trPr>
        <w:tc>
          <w:tcPr>
            <w:tcW w:w="1286" w:type="pct"/>
          </w:tcPr>
          <w:p w14:paraId="0CAE6BD9" w14:textId="77777777" w:rsidR="004F3815" w:rsidRDefault="004F3815" w:rsidP="008A0F9E">
            <w:pPr>
              <w:pStyle w:val="TableText"/>
              <w:jc w:val="left"/>
              <w:rPr>
                <w:rFonts w:cs="Arial"/>
                <w:szCs w:val="21"/>
              </w:rPr>
            </w:pPr>
            <w:r>
              <w:rPr>
                <w:rFonts w:cs="Arial"/>
                <w:szCs w:val="21"/>
              </w:rPr>
              <w:t>District</w:t>
            </w:r>
          </w:p>
        </w:tc>
        <w:tc>
          <w:tcPr>
            <w:tcW w:w="1966" w:type="pct"/>
          </w:tcPr>
          <w:p w14:paraId="0CAE6BDA" w14:textId="77777777" w:rsidR="004F3815" w:rsidRDefault="004F3815" w:rsidP="008A0F9E">
            <w:pPr>
              <w:pStyle w:val="TableText"/>
              <w:jc w:val="left"/>
              <w:rPr>
                <w:rFonts w:cs="Arial"/>
                <w:szCs w:val="21"/>
              </w:rPr>
            </w:pPr>
            <w:r>
              <w:rPr>
                <w:color w:val="404040"/>
                <w:szCs w:val="21"/>
              </w:rPr>
              <w:t>Specifies the district in which the site resides. This is used to derive the district for tasks associated with systems within the site when the task district is not otherwise specified.</w:t>
            </w:r>
          </w:p>
        </w:tc>
        <w:tc>
          <w:tcPr>
            <w:tcW w:w="874" w:type="pct"/>
          </w:tcPr>
          <w:p w14:paraId="0CAE6BDB" w14:textId="77777777" w:rsidR="004F3815" w:rsidRDefault="004F3815" w:rsidP="008A0F9E">
            <w:pPr>
              <w:pStyle w:val="TableText"/>
              <w:jc w:val="left"/>
              <w:rPr>
                <w:rFonts w:cs="Arial"/>
                <w:szCs w:val="21"/>
              </w:rPr>
            </w:pPr>
            <w:r>
              <w:rPr>
                <w:color w:val="404040"/>
                <w:szCs w:val="21"/>
              </w:rPr>
              <w:t>Dictionary (District)</w:t>
            </w:r>
          </w:p>
        </w:tc>
        <w:tc>
          <w:tcPr>
            <w:tcW w:w="874" w:type="pct"/>
          </w:tcPr>
          <w:p w14:paraId="0CAE6BDC" w14:textId="77777777" w:rsidR="004F3815" w:rsidRDefault="004F3815" w:rsidP="008A0F9E">
            <w:pPr>
              <w:pStyle w:val="TableText"/>
              <w:jc w:val="left"/>
              <w:rPr>
                <w:rFonts w:cs="Arial"/>
                <w:szCs w:val="21"/>
              </w:rPr>
            </w:pPr>
            <w:r>
              <w:rPr>
                <w:rFonts w:cs="Arial"/>
                <w:szCs w:val="21"/>
              </w:rPr>
              <w:t>Yes</w:t>
            </w:r>
          </w:p>
        </w:tc>
      </w:tr>
      <w:tr w:rsidR="00D77762" w:rsidRPr="00C02ABA" w14:paraId="0CAE6BE2" w14:textId="77777777" w:rsidTr="00CE1C2F">
        <w:trPr>
          <w:cantSplit/>
        </w:trPr>
        <w:tc>
          <w:tcPr>
            <w:tcW w:w="1286" w:type="pct"/>
          </w:tcPr>
          <w:p w14:paraId="0CAE6BDE" w14:textId="77777777" w:rsidR="00D77762" w:rsidRPr="00C02ABA" w:rsidRDefault="00D77762" w:rsidP="008A0F9E">
            <w:pPr>
              <w:pStyle w:val="TableText"/>
              <w:jc w:val="left"/>
              <w:rPr>
                <w:rFonts w:cs="Arial"/>
                <w:szCs w:val="21"/>
              </w:rPr>
            </w:pPr>
            <w:r w:rsidRPr="00C02ABA">
              <w:rPr>
                <w:rFonts w:cs="Arial"/>
                <w:szCs w:val="21"/>
              </w:rPr>
              <w:t>Comment</w:t>
            </w:r>
            <w:r w:rsidR="001253C6">
              <w:rPr>
                <w:rFonts w:cs="Arial"/>
                <w:szCs w:val="21"/>
              </w:rPr>
              <w:t>s</w:t>
            </w:r>
          </w:p>
        </w:tc>
        <w:tc>
          <w:tcPr>
            <w:tcW w:w="1966" w:type="pct"/>
          </w:tcPr>
          <w:p w14:paraId="0CAE6BDF" w14:textId="77777777" w:rsidR="00D77762" w:rsidRPr="00C02ABA" w:rsidRDefault="00D77762" w:rsidP="008A0F9E">
            <w:pPr>
              <w:pStyle w:val="TableText"/>
              <w:jc w:val="left"/>
              <w:rPr>
                <w:rFonts w:cs="Arial"/>
                <w:szCs w:val="21"/>
              </w:rPr>
            </w:pPr>
            <w:r w:rsidRPr="00C02ABA">
              <w:rPr>
                <w:rFonts w:cs="Arial"/>
                <w:szCs w:val="21"/>
              </w:rPr>
              <w:t>A comment providing further details about the site, such as how to access the system(s) at the site.</w:t>
            </w:r>
          </w:p>
        </w:tc>
        <w:tc>
          <w:tcPr>
            <w:tcW w:w="874" w:type="pct"/>
          </w:tcPr>
          <w:p w14:paraId="0CAE6BE0" w14:textId="77777777" w:rsidR="00D77762" w:rsidRPr="00C02ABA" w:rsidRDefault="00D77762" w:rsidP="008A0F9E">
            <w:pPr>
              <w:pStyle w:val="TableText"/>
              <w:jc w:val="left"/>
              <w:rPr>
                <w:rFonts w:cs="Arial"/>
                <w:szCs w:val="21"/>
              </w:rPr>
            </w:pPr>
            <w:r w:rsidRPr="00C02ABA">
              <w:rPr>
                <w:rFonts w:cs="Arial"/>
                <w:szCs w:val="21"/>
              </w:rPr>
              <w:t xml:space="preserve">String </w:t>
            </w:r>
            <w:r w:rsidR="007E3BE0">
              <w:rPr>
                <w:rFonts w:cs="Arial"/>
                <w:szCs w:val="21"/>
              </w:rPr>
              <w:t>(256)</w:t>
            </w:r>
          </w:p>
        </w:tc>
        <w:tc>
          <w:tcPr>
            <w:tcW w:w="874" w:type="pct"/>
          </w:tcPr>
          <w:p w14:paraId="0CAE6BE1" w14:textId="77777777" w:rsidR="00D77762" w:rsidRPr="00C02ABA" w:rsidRDefault="00D77762" w:rsidP="008A0F9E">
            <w:pPr>
              <w:pStyle w:val="TableText"/>
              <w:jc w:val="left"/>
              <w:rPr>
                <w:rFonts w:cs="Arial"/>
                <w:szCs w:val="21"/>
              </w:rPr>
            </w:pPr>
            <w:r w:rsidRPr="00C02ABA">
              <w:rPr>
                <w:rFonts w:cs="Arial"/>
                <w:szCs w:val="21"/>
              </w:rPr>
              <w:t>No</w:t>
            </w:r>
          </w:p>
        </w:tc>
      </w:tr>
      <w:tr w:rsidR="008A0F9E" w:rsidRPr="00C02ABA" w14:paraId="0CAE6BE7" w14:textId="77777777" w:rsidTr="00CE1C2F">
        <w:trPr>
          <w:cantSplit/>
        </w:trPr>
        <w:tc>
          <w:tcPr>
            <w:tcW w:w="1286" w:type="pct"/>
          </w:tcPr>
          <w:p w14:paraId="0CAE6BE3" w14:textId="77777777" w:rsidR="008A0F9E" w:rsidRPr="00C02ABA" w:rsidRDefault="008A0F9E" w:rsidP="008A0F9E">
            <w:pPr>
              <w:pStyle w:val="TableText"/>
              <w:jc w:val="left"/>
              <w:rPr>
                <w:rFonts w:cs="Arial"/>
                <w:szCs w:val="21"/>
              </w:rPr>
            </w:pPr>
            <w:r>
              <w:rPr>
                <w:rFonts w:cs="Arial"/>
                <w:szCs w:val="21"/>
              </w:rPr>
              <w:t>PreferredLanguage</w:t>
            </w:r>
          </w:p>
        </w:tc>
        <w:tc>
          <w:tcPr>
            <w:tcW w:w="1966" w:type="pct"/>
          </w:tcPr>
          <w:p w14:paraId="0CAE6BE4" w14:textId="77777777" w:rsidR="008A0F9E" w:rsidRPr="00C02ABA" w:rsidRDefault="008A0F9E" w:rsidP="00254211">
            <w:pPr>
              <w:pStyle w:val="TableText"/>
              <w:jc w:val="left"/>
              <w:rPr>
                <w:rFonts w:cs="Arial"/>
                <w:szCs w:val="21"/>
              </w:rPr>
            </w:pPr>
            <w:r>
              <w:rPr>
                <w:rFonts w:cs="Arial"/>
                <w:szCs w:val="21"/>
              </w:rPr>
              <w:t>The language to be used in e-mail correspondence with the Site contact(s).</w:t>
            </w:r>
            <w:r w:rsidR="00F26881">
              <w:rPr>
                <w:rFonts w:cs="Arial"/>
                <w:szCs w:val="21"/>
              </w:rPr>
              <w:t xml:space="preserve"> Should ideally be one of the Languages defined for the Site.</w:t>
            </w:r>
            <w:r w:rsidR="007D6F26">
              <w:rPr>
                <w:rFonts w:cs="Arial"/>
                <w:szCs w:val="21"/>
              </w:rPr>
              <w:t xml:space="preserve"> Defaults to </w:t>
            </w:r>
            <w:r w:rsidR="00254211">
              <w:rPr>
                <w:rFonts w:cs="Arial"/>
                <w:szCs w:val="21"/>
              </w:rPr>
              <w:t>no specific preference</w:t>
            </w:r>
            <w:r w:rsidR="007D6F26">
              <w:rPr>
                <w:rFonts w:cs="Arial"/>
                <w:szCs w:val="21"/>
              </w:rPr>
              <w:t>.</w:t>
            </w:r>
          </w:p>
        </w:tc>
        <w:tc>
          <w:tcPr>
            <w:tcW w:w="874" w:type="pct"/>
          </w:tcPr>
          <w:p w14:paraId="0CAE6BE5" w14:textId="77777777" w:rsidR="008A0F9E" w:rsidRPr="00C02ABA" w:rsidRDefault="008A0F9E" w:rsidP="008A0F9E">
            <w:pPr>
              <w:pStyle w:val="TableText"/>
              <w:jc w:val="left"/>
              <w:rPr>
                <w:rFonts w:cs="Arial"/>
                <w:szCs w:val="21"/>
              </w:rPr>
            </w:pPr>
            <w:r>
              <w:rPr>
                <w:rFonts w:cs="Arial"/>
                <w:szCs w:val="21"/>
              </w:rPr>
              <w:t>Dictionary (Language)</w:t>
            </w:r>
          </w:p>
        </w:tc>
        <w:tc>
          <w:tcPr>
            <w:tcW w:w="874" w:type="pct"/>
          </w:tcPr>
          <w:p w14:paraId="0CAE6BE6" w14:textId="77777777" w:rsidR="008A0F9E" w:rsidRPr="00C02ABA" w:rsidRDefault="008A0F9E" w:rsidP="008A0F9E">
            <w:pPr>
              <w:pStyle w:val="TableText"/>
              <w:jc w:val="left"/>
              <w:rPr>
                <w:rFonts w:cs="Arial"/>
                <w:szCs w:val="21"/>
              </w:rPr>
            </w:pPr>
            <w:r>
              <w:rPr>
                <w:rFonts w:cs="Arial"/>
                <w:szCs w:val="21"/>
              </w:rPr>
              <w:t>No</w:t>
            </w:r>
          </w:p>
        </w:tc>
      </w:tr>
      <w:tr w:rsidR="00A608CD" w:rsidRPr="00C02ABA" w14:paraId="0CAE6BEC" w14:textId="77777777" w:rsidTr="00CE1C2F">
        <w:trPr>
          <w:cantSplit/>
        </w:trPr>
        <w:tc>
          <w:tcPr>
            <w:tcW w:w="1286" w:type="pct"/>
          </w:tcPr>
          <w:p w14:paraId="0CAE6BE8" w14:textId="77777777" w:rsidR="00A608CD" w:rsidRDefault="00A608CD" w:rsidP="008A0F9E">
            <w:pPr>
              <w:pStyle w:val="TableText"/>
              <w:jc w:val="left"/>
              <w:rPr>
                <w:rFonts w:cs="Arial"/>
                <w:szCs w:val="21"/>
              </w:rPr>
            </w:pPr>
            <w:r>
              <w:rPr>
                <w:rFonts w:cs="Arial"/>
                <w:szCs w:val="21"/>
              </w:rPr>
              <w:t>SiteLanguages</w:t>
            </w:r>
          </w:p>
        </w:tc>
        <w:tc>
          <w:tcPr>
            <w:tcW w:w="1966" w:type="pct"/>
          </w:tcPr>
          <w:p w14:paraId="0CAE6BE9" w14:textId="77777777" w:rsidR="00A608CD" w:rsidRDefault="00A608CD" w:rsidP="00E130BE">
            <w:pPr>
              <w:pStyle w:val="TableText"/>
              <w:jc w:val="left"/>
              <w:rPr>
                <w:rFonts w:cs="Arial"/>
                <w:szCs w:val="21"/>
              </w:rPr>
            </w:pPr>
            <w:r>
              <w:rPr>
                <w:rFonts w:cs="Arial"/>
                <w:szCs w:val="21"/>
              </w:rPr>
              <w:t>A sequence of semi-colon separated language names.</w:t>
            </w:r>
          </w:p>
        </w:tc>
        <w:tc>
          <w:tcPr>
            <w:tcW w:w="874" w:type="pct"/>
          </w:tcPr>
          <w:p w14:paraId="0CAE6BEA" w14:textId="77777777" w:rsidR="00A608CD" w:rsidRDefault="00A608CD" w:rsidP="008A0F9E">
            <w:pPr>
              <w:pStyle w:val="TableText"/>
              <w:jc w:val="left"/>
              <w:rPr>
                <w:rFonts w:cs="Arial"/>
                <w:szCs w:val="21"/>
              </w:rPr>
            </w:pPr>
            <w:r>
              <w:rPr>
                <w:rFonts w:cs="Arial"/>
                <w:szCs w:val="21"/>
              </w:rPr>
              <w:t>String (1024)</w:t>
            </w:r>
          </w:p>
        </w:tc>
        <w:tc>
          <w:tcPr>
            <w:tcW w:w="874" w:type="pct"/>
          </w:tcPr>
          <w:p w14:paraId="0CAE6BEB" w14:textId="77777777" w:rsidR="00A608CD" w:rsidRDefault="00A608CD" w:rsidP="008A0F9E">
            <w:pPr>
              <w:pStyle w:val="TableText"/>
              <w:jc w:val="left"/>
              <w:rPr>
                <w:rFonts w:cs="Arial"/>
                <w:szCs w:val="21"/>
              </w:rPr>
            </w:pPr>
            <w:r>
              <w:rPr>
                <w:rFonts w:cs="Arial"/>
                <w:szCs w:val="21"/>
              </w:rPr>
              <w:t>No</w:t>
            </w:r>
          </w:p>
        </w:tc>
      </w:tr>
      <w:tr w:rsidR="00F26881" w:rsidRPr="00C02ABA" w14:paraId="0CAE6BF1" w14:textId="77777777" w:rsidTr="00CE1C2F">
        <w:trPr>
          <w:cantSplit/>
        </w:trPr>
        <w:tc>
          <w:tcPr>
            <w:tcW w:w="1286" w:type="pct"/>
          </w:tcPr>
          <w:p w14:paraId="0CAE6BED" w14:textId="77777777" w:rsidR="00F26881" w:rsidRDefault="00F26881" w:rsidP="008A0F9E">
            <w:pPr>
              <w:pStyle w:val="TableText"/>
              <w:jc w:val="left"/>
              <w:rPr>
                <w:rFonts w:cs="Arial"/>
                <w:szCs w:val="21"/>
              </w:rPr>
            </w:pPr>
            <w:r>
              <w:rPr>
                <w:rFonts w:cs="Arial"/>
                <w:szCs w:val="21"/>
              </w:rPr>
              <w:t>Languages</w:t>
            </w:r>
          </w:p>
        </w:tc>
        <w:tc>
          <w:tcPr>
            <w:tcW w:w="1966" w:type="pct"/>
          </w:tcPr>
          <w:p w14:paraId="0CAE6BEE" w14:textId="77777777" w:rsidR="00F26881" w:rsidRDefault="00F26881" w:rsidP="00A608CD">
            <w:pPr>
              <w:pStyle w:val="TableText"/>
              <w:jc w:val="left"/>
              <w:rPr>
                <w:rFonts w:cs="Arial"/>
                <w:szCs w:val="21"/>
              </w:rPr>
            </w:pPr>
            <w:r>
              <w:rPr>
                <w:rFonts w:cs="Arial"/>
                <w:szCs w:val="21"/>
              </w:rPr>
              <w:t>The language(s) acceptable at the Site.</w:t>
            </w:r>
            <w:r w:rsidR="007D6F26">
              <w:rPr>
                <w:rFonts w:cs="Arial"/>
                <w:szCs w:val="21"/>
              </w:rPr>
              <w:t xml:space="preserve"> </w:t>
            </w:r>
            <w:r w:rsidR="00E130BE">
              <w:rPr>
                <w:rFonts w:cs="Arial"/>
                <w:szCs w:val="21"/>
              </w:rPr>
              <w:t>If unspecified no resource language restrictions are applied at the site</w:t>
            </w:r>
            <w:r w:rsidR="007D6F26">
              <w:rPr>
                <w:rFonts w:cs="Arial"/>
                <w:szCs w:val="21"/>
              </w:rPr>
              <w:t>.</w:t>
            </w:r>
            <w:r w:rsidR="00A608CD">
              <w:rPr>
                <w:rFonts w:cs="Arial"/>
                <w:szCs w:val="21"/>
              </w:rPr>
              <w:t xml:space="preserve"> This is derived from the SiteLanguages.</w:t>
            </w:r>
          </w:p>
        </w:tc>
        <w:tc>
          <w:tcPr>
            <w:tcW w:w="874" w:type="pct"/>
          </w:tcPr>
          <w:p w14:paraId="0CAE6BEF" w14:textId="77777777" w:rsidR="00F26881" w:rsidRDefault="007D6F26" w:rsidP="008A0F9E">
            <w:pPr>
              <w:pStyle w:val="TableText"/>
              <w:jc w:val="left"/>
              <w:rPr>
                <w:rFonts w:cs="Arial"/>
                <w:szCs w:val="21"/>
              </w:rPr>
            </w:pPr>
            <w:r>
              <w:rPr>
                <w:rFonts w:cs="Arial"/>
                <w:szCs w:val="21"/>
              </w:rPr>
              <w:t>Dictionary (Language, Multi-value)</w:t>
            </w:r>
          </w:p>
        </w:tc>
        <w:tc>
          <w:tcPr>
            <w:tcW w:w="874" w:type="pct"/>
          </w:tcPr>
          <w:p w14:paraId="0CAE6BF0" w14:textId="77777777" w:rsidR="00F26881" w:rsidRDefault="007D6F26" w:rsidP="008A0F9E">
            <w:pPr>
              <w:pStyle w:val="TableText"/>
              <w:jc w:val="left"/>
              <w:rPr>
                <w:rFonts w:cs="Arial"/>
                <w:szCs w:val="21"/>
              </w:rPr>
            </w:pPr>
            <w:r>
              <w:rPr>
                <w:rFonts w:cs="Arial"/>
                <w:szCs w:val="21"/>
              </w:rPr>
              <w:t>N</w:t>
            </w:r>
            <w:r w:rsidR="00A608CD">
              <w:rPr>
                <w:rFonts w:cs="Arial"/>
                <w:szCs w:val="21"/>
              </w:rPr>
              <w:t>/A</w:t>
            </w:r>
          </w:p>
        </w:tc>
      </w:tr>
      <w:tr w:rsidR="00A608CD" w:rsidRPr="00C02ABA" w14:paraId="0CAE6BF6" w14:textId="77777777" w:rsidTr="00CE1C2F">
        <w:trPr>
          <w:cantSplit/>
        </w:trPr>
        <w:tc>
          <w:tcPr>
            <w:tcW w:w="1286" w:type="pct"/>
          </w:tcPr>
          <w:p w14:paraId="0CAE6BF2" w14:textId="77777777" w:rsidR="00A608CD" w:rsidRPr="00C02ABA" w:rsidRDefault="00A608CD" w:rsidP="008A0F9E">
            <w:pPr>
              <w:pStyle w:val="TableText"/>
              <w:jc w:val="left"/>
              <w:rPr>
                <w:rFonts w:cs="Arial"/>
                <w:szCs w:val="21"/>
              </w:rPr>
            </w:pPr>
            <w:r w:rsidRPr="00C02ABA">
              <w:rPr>
                <w:rFonts w:cs="Arial"/>
                <w:szCs w:val="21"/>
              </w:rPr>
              <w:t>Street</w:t>
            </w:r>
            <w:bookmarkStart w:id="4349" w:name="_Ref361840669"/>
            <w:r>
              <w:rPr>
                <w:rStyle w:val="FootnoteReference"/>
                <w:szCs w:val="21"/>
              </w:rPr>
              <w:footnoteReference w:id="1"/>
            </w:r>
            <w:bookmarkEnd w:id="4349"/>
          </w:p>
        </w:tc>
        <w:tc>
          <w:tcPr>
            <w:tcW w:w="1966" w:type="pct"/>
            <w:vMerge w:val="restart"/>
          </w:tcPr>
          <w:p w14:paraId="0CAE6BF3" w14:textId="77777777" w:rsidR="00A608CD" w:rsidRPr="00C02ABA" w:rsidRDefault="00A608CD" w:rsidP="008A0F9E">
            <w:pPr>
              <w:pStyle w:val="TableText"/>
              <w:jc w:val="left"/>
              <w:rPr>
                <w:rFonts w:cs="Arial"/>
                <w:szCs w:val="21"/>
              </w:rPr>
            </w:pPr>
            <w:r w:rsidRPr="00C02ABA">
              <w:rPr>
                <w:rFonts w:cs="Arial"/>
                <w:szCs w:val="21"/>
              </w:rPr>
              <w:t>The various address components. These are used in geo-coding. Enough detail is required in order to successfully geo-code the location for the address.</w:t>
            </w:r>
          </w:p>
        </w:tc>
        <w:tc>
          <w:tcPr>
            <w:tcW w:w="874" w:type="pct"/>
          </w:tcPr>
          <w:p w14:paraId="0CAE6BF4" w14:textId="77777777" w:rsidR="00A608CD" w:rsidRPr="00C02ABA" w:rsidRDefault="00A608CD" w:rsidP="008A0F9E">
            <w:pPr>
              <w:pStyle w:val="TableText"/>
              <w:jc w:val="left"/>
              <w:rPr>
                <w:rFonts w:cs="Arial"/>
                <w:szCs w:val="21"/>
              </w:rPr>
            </w:pPr>
            <w:r w:rsidRPr="00C02ABA">
              <w:rPr>
                <w:rFonts w:cs="Arial"/>
                <w:szCs w:val="21"/>
              </w:rPr>
              <w:t>String (64)</w:t>
            </w:r>
          </w:p>
        </w:tc>
        <w:tc>
          <w:tcPr>
            <w:tcW w:w="874" w:type="pct"/>
            <w:vMerge w:val="restart"/>
          </w:tcPr>
          <w:p w14:paraId="0CAE6BF5" w14:textId="77777777" w:rsidR="00A608CD" w:rsidRPr="00C02ABA" w:rsidRDefault="00A608CD" w:rsidP="008A0F9E">
            <w:pPr>
              <w:pStyle w:val="TableText"/>
              <w:jc w:val="left"/>
              <w:rPr>
                <w:rFonts w:cs="Arial"/>
                <w:szCs w:val="21"/>
              </w:rPr>
            </w:pPr>
            <w:r w:rsidRPr="00C02ABA">
              <w:rPr>
                <w:rFonts w:cs="Arial"/>
                <w:szCs w:val="21"/>
              </w:rPr>
              <w:t>Yes</w:t>
            </w:r>
            <w:r>
              <w:rPr>
                <w:rFonts w:cs="Arial"/>
                <w:szCs w:val="21"/>
              </w:rPr>
              <w:t>, enough to support geo-coding.</w:t>
            </w:r>
          </w:p>
        </w:tc>
      </w:tr>
      <w:tr w:rsidR="00A608CD" w:rsidRPr="00C02ABA" w14:paraId="0CAE6BFB" w14:textId="77777777" w:rsidTr="00CE1C2F">
        <w:trPr>
          <w:cantSplit/>
        </w:trPr>
        <w:tc>
          <w:tcPr>
            <w:tcW w:w="1286" w:type="pct"/>
          </w:tcPr>
          <w:p w14:paraId="0CAE6BF7" w14:textId="77777777" w:rsidR="00A608CD" w:rsidRPr="00C02ABA" w:rsidRDefault="00A608CD" w:rsidP="008A0F9E">
            <w:pPr>
              <w:pStyle w:val="TableText"/>
              <w:jc w:val="left"/>
              <w:rPr>
                <w:rFonts w:cs="Arial"/>
                <w:szCs w:val="21"/>
              </w:rPr>
            </w:pPr>
            <w:r w:rsidRPr="00C02ABA">
              <w:rPr>
                <w:rFonts w:cs="Arial"/>
                <w:szCs w:val="21"/>
              </w:rPr>
              <w:t>City</w:t>
            </w:r>
          </w:p>
        </w:tc>
        <w:tc>
          <w:tcPr>
            <w:tcW w:w="1966" w:type="pct"/>
            <w:vMerge/>
          </w:tcPr>
          <w:p w14:paraId="0CAE6BF8" w14:textId="77777777" w:rsidR="00A608CD" w:rsidRPr="00C02ABA" w:rsidRDefault="00A608CD" w:rsidP="008A0F9E">
            <w:pPr>
              <w:pStyle w:val="TableText"/>
              <w:jc w:val="left"/>
              <w:rPr>
                <w:rFonts w:cs="Arial"/>
                <w:szCs w:val="21"/>
              </w:rPr>
            </w:pPr>
          </w:p>
        </w:tc>
        <w:tc>
          <w:tcPr>
            <w:tcW w:w="874" w:type="pct"/>
          </w:tcPr>
          <w:p w14:paraId="0CAE6BF9" w14:textId="77777777" w:rsidR="00A608CD" w:rsidRPr="00C02ABA" w:rsidRDefault="00A608CD" w:rsidP="008A0F9E">
            <w:pPr>
              <w:pStyle w:val="TableText"/>
              <w:jc w:val="left"/>
              <w:rPr>
                <w:rFonts w:cs="Arial"/>
                <w:szCs w:val="21"/>
              </w:rPr>
            </w:pPr>
            <w:r w:rsidRPr="00C02ABA">
              <w:rPr>
                <w:rFonts w:cs="Arial"/>
                <w:szCs w:val="21"/>
              </w:rPr>
              <w:t>String (64)</w:t>
            </w:r>
          </w:p>
        </w:tc>
        <w:tc>
          <w:tcPr>
            <w:tcW w:w="874" w:type="pct"/>
            <w:vMerge/>
          </w:tcPr>
          <w:p w14:paraId="0CAE6BFA" w14:textId="77777777" w:rsidR="00A608CD" w:rsidRPr="00C02ABA" w:rsidRDefault="00A608CD" w:rsidP="008A0F9E">
            <w:pPr>
              <w:pStyle w:val="TableText"/>
              <w:jc w:val="left"/>
              <w:rPr>
                <w:rFonts w:cs="Arial"/>
                <w:szCs w:val="21"/>
              </w:rPr>
            </w:pPr>
          </w:p>
        </w:tc>
      </w:tr>
      <w:tr w:rsidR="00A608CD" w:rsidRPr="00C02ABA" w14:paraId="0CAE6C00" w14:textId="77777777" w:rsidTr="00CE1C2F">
        <w:trPr>
          <w:cantSplit/>
        </w:trPr>
        <w:tc>
          <w:tcPr>
            <w:tcW w:w="1286" w:type="pct"/>
          </w:tcPr>
          <w:p w14:paraId="0CAE6BFC" w14:textId="77777777" w:rsidR="00A608CD" w:rsidRPr="00C02ABA" w:rsidRDefault="00A608CD" w:rsidP="008A0F9E">
            <w:pPr>
              <w:pStyle w:val="TableText"/>
              <w:jc w:val="left"/>
              <w:rPr>
                <w:rFonts w:cs="Arial"/>
                <w:szCs w:val="21"/>
              </w:rPr>
            </w:pPr>
            <w:r w:rsidRPr="00C02ABA">
              <w:rPr>
                <w:rFonts w:cs="Arial"/>
                <w:szCs w:val="21"/>
              </w:rPr>
              <w:t>State</w:t>
            </w:r>
          </w:p>
        </w:tc>
        <w:tc>
          <w:tcPr>
            <w:tcW w:w="1966" w:type="pct"/>
            <w:vMerge/>
          </w:tcPr>
          <w:p w14:paraId="0CAE6BFD" w14:textId="77777777" w:rsidR="00A608CD" w:rsidRPr="00C02ABA" w:rsidRDefault="00A608CD" w:rsidP="008A0F9E">
            <w:pPr>
              <w:pStyle w:val="TableText"/>
              <w:jc w:val="left"/>
              <w:rPr>
                <w:rFonts w:cs="Arial"/>
                <w:szCs w:val="21"/>
              </w:rPr>
            </w:pPr>
          </w:p>
        </w:tc>
        <w:tc>
          <w:tcPr>
            <w:tcW w:w="874" w:type="pct"/>
          </w:tcPr>
          <w:p w14:paraId="0CAE6BFE" w14:textId="77777777" w:rsidR="00A608CD" w:rsidRPr="00C02ABA" w:rsidRDefault="00A608CD" w:rsidP="008A0F9E">
            <w:pPr>
              <w:pStyle w:val="TableText"/>
              <w:jc w:val="left"/>
              <w:rPr>
                <w:rFonts w:cs="Arial"/>
                <w:szCs w:val="21"/>
              </w:rPr>
            </w:pPr>
            <w:r w:rsidRPr="00C02ABA">
              <w:rPr>
                <w:rFonts w:cs="Arial"/>
                <w:szCs w:val="21"/>
              </w:rPr>
              <w:t>String (64)</w:t>
            </w:r>
          </w:p>
        </w:tc>
        <w:tc>
          <w:tcPr>
            <w:tcW w:w="874" w:type="pct"/>
            <w:vMerge/>
          </w:tcPr>
          <w:p w14:paraId="0CAE6BFF" w14:textId="77777777" w:rsidR="00A608CD" w:rsidRPr="00C02ABA" w:rsidRDefault="00A608CD" w:rsidP="008A0F9E">
            <w:pPr>
              <w:pStyle w:val="TableText"/>
              <w:jc w:val="left"/>
              <w:rPr>
                <w:rFonts w:cs="Arial"/>
                <w:szCs w:val="21"/>
              </w:rPr>
            </w:pPr>
          </w:p>
        </w:tc>
      </w:tr>
      <w:tr w:rsidR="00A608CD" w:rsidRPr="00C02ABA" w14:paraId="0CAE6C05" w14:textId="77777777" w:rsidTr="00CE1C2F">
        <w:trPr>
          <w:cantSplit/>
        </w:trPr>
        <w:tc>
          <w:tcPr>
            <w:tcW w:w="1286" w:type="pct"/>
          </w:tcPr>
          <w:p w14:paraId="0CAE6C01" w14:textId="77777777" w:rsidR="00A608CD" w:rsidRPr="00C02ABA" w:rsidRDefault="00A608CD" w:rsidP="008A0F9E">
            <w:pPr>
              <w:pStyle w:val="TableText"/>
              <w:jc w:val="left"/>
              <w:rPr>
                <w:rFonts w:cs="Arial"/>
                <w:szCs w:val="21"/>
              </w:rPr>
            </w:pPr>
            <w:r w:rsidRPr="00C02ABA">
              <w:rPr>
                <w:rFonts w:cs="Arial"/>
                <w:szCs w:val="21"/>
              </w:rPr>
              <w:t>Postcode</w:t>
            </w:r>
          </w:p>
        </w:tc>
        <w:tc>
          <w:tcPr>
            <w:tcW w:w="1966" w:type="pct"/>
            <w:vMerge/>
          </w:tcPr>
          <w:p w14:paraId="0CAE6C02" w14:textId="77777777" w:rsidR="00A608CD" w:rsidRPr="00C02ABA" w:rsidRDefault="00A608CD" w:rsidP="008A0F9E">
            <w:pPr>
              <w:pStyle w:val="TableText"/>
              <w:jc w:val="left"/>
              <w:rPr>
                <w:rFonts w:cs="Arial"/>
                <w:szCs w:val="21"/>
              </w:rPr>
            </w:pPr>
          </w:p>
        </w:tc>
        <w:tc>
          <w:tcPr>
            <w:tcW w:w="874" w:type="pct"/>
          </w:tcPr>
          <w:p w14:paraId="0CAE6C03" w14:textId="77777777" w:rsidR="00A608CD" w:rsidRPr="00C02ABA" w:rsidRDefault="00A608CD" w:rsidP="008A0F9E">
            <w:pPr>
              <w:pStyle w:val="TableText"/>
              <w:jc w:val="left"/>
              <w:rPr>
                <w:rFonts w:cs="Arial"/>
                <w:szCs w:val="21"/>
              </w:rPr>
            </w:pPr>
            <w:r w:rsidRPr="00C02ABA">
              <w:rPr>
                <w:rFonts w:cs="Arial"/>
                <w:szCs w:val="21"/>
              </w:rPr>
              <w:t>String (64)</w:t>
            </w:r>
          </w:p>
        </w:tc>
        <w:tc>
          <w:tcPr>
            <w:tcW w:w="874" w:type="pct"/>
            <w:vMerge/>
          </w:tcPr>
          <w:p w14:paraId="0CAE6C04" w14:textId="77777777" w:rsidR="00A608CD" w:rsidRPr="00C02ABA" w:rsidRDefault="00A608CD" w:rsidP="008A0F9E">
            <w:pPr>
              <w:pStyle w:val="TableText"/>
              <w:jc w:val="left"/>
              <w:rPr>
                <w:rFonts w:cs="Arial"/>
                <w:szCs w:val="21"/>
              </w:rPr>
            </w:pPr>
          </w:p>
        </w:tc>
      </w:tr>
      <w:tr w:rsidR="00A608CD" w:rsidRPr="00C02ABA" w14:paraId="0CAE6C0A" w14:textId="77777777" w:rsidTr="00CE1C2F">
        <w:trPr>
          <w:cantSplit/>
        </w:trPr>
        <w:tc>
          <w:tcPr>
            <w:tcW w:w="1286" w:type="pct"/>
          </w:tcPr>
          <w:p w14:paraId="0CAE6C06" w14:textId="77777777" w:rsidR="00A608CD" w:rsidRPr="00C02ABA" w:rsidRDefault="00A608CD" w:rsidP="008A0F9E">
            <w:pPr>
              <w:pStyle w:val="TableText"/>
              <w:jc w:val="left"/>
              <w:rPr>
                <w:rFonts w:cs="Arial"/>
                <w:szCs w:val="21"/>
              </w:rPr>
            </w:pPr>
            <w:r w:rsidRPr="00C02ABA">
              <w:rPr>
                <w:rFonts w:cs="Arial"/>
                <w:szCs w:val="21"/>
              </w:rPr>
              <w:t>CountryID</w:t>
            </w:r>
          </w:p>
        </w:tc>
        <w:tc>
          <w:tcPr>
            <w:tcW w:w="1966" w:type="pct"/>
          </w:tcPr>
          <w:p w14:paraId="0CAE6C07" w14:textId="77777777" w:rsidR="00A608CD" w:rsidRPr="00C02ABA" w:rsidRDefault="00A608CD" w:rsidP="008A0F9E">
            <w:pPr>
              <w:pStyle w:val="TableText"/>
              <w:jc w:val="left"/>
              <w:rPr>
                <w:rFonts w:cs="Arial"/>
                <w:szCs w:val="21"/>
              </w:rPr>
            </w:pPr>
            <w:r w:rsidRPr="00C02ABA">
              <w:rPr>
                <w:rFonts w:cs="Arial"/>
                <w:szCs w:val="21"/>
              </w:rPr>
              <w:t>The country in which the address exists.</w:t>
            </w:r>
          </w:p>
        </w:tc>
        <w:tc>
          <w:tcPr>
            <w:tcW w:w="874" w:type="pct"/>
          </w:tcPr>
          <w:p w14:paraId="0CAE6C08" w14:textId="77777777" w:rsidR="00A608CD" w:rsidRPr="00C02ABA" w:rsidRDefault="00A608CD" w:rsidP="008A0F9E">
            <w:pPr>
              <w:pStyle w:val="TableText"/>
              <w:jc w:val="left"/>
              <w:rPr>
                <w:rFonts w:cs="Arial"/>
                <w:szCs w:val="21"/>
              </w:rPr>
            </w:pPr>
            <w:r>
              <w:rPr>
                <w:rFonts w:cs="Arial"/>
                <w:szCs w:val="21"/>
              </w:rPr>
              <w:t>Dictionary</w:t>
            </w:r>
            <w:r w:rsidRPr="00C02ABA">
              <w:rPr>
                <w:rFonts w:cs="Arial"/>
                <w:szCs w:val="21"/>
              </w:rPr>
              <w:t xml:space="preserve"> (</w:t>
            </w:r>
            <w:r>
              <w:rPr>
                <w:rFonts w:cs="Arial"/>
                <w:szCs w:val="21"/>
              </w:rPr>
              <w:t>Country</w:t>
            </w:r>
            <w:r w:rsidRPr="00C02ABA">
              <w:rPr>
                <w:rFonts w:cs="Arial"/>
                <w:szCs w:val="21"/>
              </w:rPr>
              <w:t>)</w:t>
            </w:r>
          </w:p>
        </w:tc>
        <w:tc>
          <w:tcPr>
            <w:tcW w:w="874" w:type="pct"/>
            <w:vMerge/>
          </w:tcPr>
          <w:p w14:paraId="0CAE6C09" w14:textId="77777777" w:rsidR="00A608CD" w:rsidRPr="00C02ABA" w:rsidRDefault="00A608CD" w:rsidP="008A0F9E">
            <w:pPr>
              <w:pStyle w:val="TableText"/>
              <w:jc w:val="left"/>
              <w:rPr>
                <w:rFonts w:cs="Arial"/>
                <w:szCs w:val="21"/>
              </w:rPr>
            </w:pPr>
          </w:p>
        </w:tc>
      </w:tr>
      <w:tr w:rsidR="00D77762" w:rsidRPr="00C02ABA" w14:paraId="0CAE6C0F" w14:textId="77777777" w:rsidTr="00CE1C2F">
        <w:trPr>
          <w:cantSplit/>
        </w:trPr>
        <w:tc>
          <w:tcPr>
            <w:tcW w:w="1286" w:type="pct"/>
          </w:tcPr>
          <w:p w14:paraId="0CAE6C0B" w14:textId="77777777" w:rsidR="00D77762" w:rsidRPr="00C02ABA" w:rsidRDefault="00D77762" w:rsidP="008A0F9E">
            <w:pPr>
              <w:pStyle w:val="TableText"/>
              <w:jc w:val="left"/>
              <w:rPr>
                <w:rFonts w:cs="Arial"/>
                <w:szCs w:val="21"/>
              </w:rPr>
            </w:pPr>
            <w:r w:rsidRPr="00C02ABA">
              <w:rPr>
                <w:rFonts w:cs="Arial"/>
                <w:szCs w:val="21"/>
              </w:rPr>
              <w:t>Latitude</w:t>
            </w:r>
          </w:p>
        </w:tc>
        <w:tc>
          <w:tcPr>
            <w:tcW w:w="1966" w:type="pct"/>
            <w:vMerge w:val="restart"/>
          </w:tcPr>
          <w:p w14:paraId="0CAE6C0C" w14:textId="77777777" w:rsidR="00D77762" w:rsidRPr="00C02ABA" w:rsidRDefault="00D77762" w:rsidP="0015308E">
            <w:pPr>
              <w:pStyle w:val="TableText"/>
              <w:jc w:val="left"/>
              <w:rPr>
                <w:rFonts w:cs="Arial"/>
                <w:szCs w:val="21"/>
              </w:rPr>
            </w:pPr>
            <w:r w:rsidRPr="00C02ABA">
              <w:rPr>
                <w:rFonts w:cs="Arial"/>
                <w:szCs w:val="21"/>
              </w:rPr>
              <w:t>The geo-cod</w:t>
            </w:r>
            <w:r w:rsidR="0015308E">
              <w:rPr>
                <w:rFonts w:cs="Arial"/>
                <w:szCs w:val="21"/>
              </w:rPr>
              <w:t>ing</w:t>
            </w:r>
            <w:r w:rsidRPr="00C02ABA">
              <w:rPr>
                <w:rFonts w:cs="Arial"/>
                <w:szCs w:val="21"/>
              </w:rPr>
              <w:t xml:space="preserve"> location for the site. These </w:t>
            </w:r>
            <w:r w:rsidR="0015308E">
              <w:rPr>
                <w:rFonts w:cs="Arial"/>
                <w:szCs w:val="21"/>
              </w:rPr>
              <w:t>can be provided</w:t>
            </w:r>
            <w:r w:rsidRPr="00C02ABA">
              <w:rPr>
                <w:rFonts w:cs="Arial"/>
                <w:szCs w:val="21"/>
              </w:rPr>
              <w:t xml:space="preserve"> on creation or update of the site’s address</w:t>
            </w:r>
            <w:r w:rsidR="0015308E">
              <w:rPr>
                <w:rFonts w:cs="Arial"/>
                <w:szCs w:val="21"/>
              </w:rPr>
              <w:t xml:space="preserve"> if available</w:t>
            </w:r>
            <w:r w:rsidRPr="00C02ABA">
              <w:rPr>
                <w:rFonts w:cs="Arial"/>
                <w:szCs w:val="21"/>
              </w:rPr>
              <w:t>.</w:t>
            </w:r>
          </w:p>
        </w:tc>
        <w:tc>
          <w:tcPr>
            <w:tcW w:w="874" w:type="pct"/>
          </w:tcPr>
          <w:p w14:paraId="0CAE6C0D" w14:textId="77777777" w:rsidR="00D77762" w:rsidRPr="00C02ABA" w:rsidRDefault="00D77762" w:rsidP="008A0F9E">
            <w:pPr>
              <w:pStyle w:val="TableText"/>
              <w:jc w:val="left"/>
              <w:rPr>
                <w:rFonts w:cs="Arial"/>
                <w:szCs w:val="21"/>
              </w:rPr>
            </w:pPr>
            <w:r>
              <w:rPr>
                <w:rFonts w:cs="Arial"/>
                <w:szCs w:val="21"/>
              </w:rPr>
              <w:t>Number</w:t>
            </w:r>
          </w:p>
        </w:tc>
        <w:tc>
          <w:tcPr>
            <w:tcW w:w="874" w:type="pct"/>
          </w:tcPr>
          <w:p w14:paraId="0CAE6C0E" w14:textId="77777777" w:rsidR="00D77762" w:rsidRPr="00C02ABA" w:rsidRDefault="00D77762" w:rsidP="008A0F9E">
            <w:pPr>
              <w:pStyle w:val="TableText"/>
              <w:jc w:val="left"/>
              <w:rPr>
                <w:rFonts w:cs="Arial"/>
                <w:szCs w:val="21"/>
              </w:rPr>
            </w:pPr>
            <w:r w:rsidRPr="00C02ABA">
              <w:rPr>
                <w:rFonts w:cs="Arial"/>
                <w:szCs w:val="21"/>
              </w:rPr>
              <w:t>N/A</w:t>
            </w:r>
          </w:p>
        </w:tc>
      </w:tr>
      <w:tr w:rsidR="00D77762" w:rsidRPr="00C02ABA" w14:paraId="0CAE6C14" w14:textId="77777777" w:rsidTr="00CE1C2F">
        <w:trPr>
          <w:cantSplit/>
          <w:trHeight w:val="236"/>
        </w:trPr>
        <w:tc>
          <w:tcPr>
            <w:tcW w:w="1286" w:type="pct"/>
          </w:tcPr>
          <w:p w14:paraId="0CAE6C10" w14:textId="77777777" w:rsidR="00D77762" w:rsidRPr="00C02ABA" w:rsidRDefault="00D77762" w:rsidP="008A0F9E">
            <w:pPr>
              <w:pStyle w:val="TableText"/>
              <w:jc w:val="left"/>
              <w:rPr>
                <w:rFonts w:cs="Arial"/>
                <w:szCs w:val="21"/>
              </w:rPr>
            </w:pPr>
            <w:r w:rsidRPr="00C02ABA">
              <w:rPr>
                <w:rFonts w:cs="Arial"/>
                <w:szCs w:val="21"/>
              </w:rPr>
              <w:t>Longitude</w:t>
            </w:r>
          </w:p>
        </w:tc>
        <w:tc>
          <w:tcPr>
            <w:tcW w:w="1966" w:type="pct"/>
            <w:vMerge/>
          </w:tcPr>
          <w:p w14:paraId="0CAE6C11" w14:textId="77777777" w:rsidR="00D77762" w:rsidRPr="00C02ABA" w:rsidRDefault="00D77762" w:rsidP="008A0F9E">
            <w:pPr>
              <w:pStyle w:val="TableText"/>
              <w:jc w:val="left"/>
              <w:rPr>
                <w:rFonts w:cs="Arial"/>
                <w:szCs w:val="21"/>
              </w:rPr>
            </w:pPr>
          </w:p>
        </w:tc>
        <w:tc>
          <w:tcPr>
            <w:tcW w:w="874" w:type="pct"/>
          </w:tcPr>
          <w:p w14:paraId="0CAE6C12" w14:textId="77777777" w:rsidR="00D77762" w:rsidRPr="00C02ABA" w:rsidRDefault="00D77762" w:rsidP="008A0F9E">
            <w:pPr>
              <w:pStyle w:val="TableText"/>
              <w:jc w:val="left"/>
              <w:rPr>
                <w:rFonts w:cs="Arial"/>
                <w:szCs w:val="21"/>
              </w:rPr>
            </w:pPr>
            <w:r>
              <w:rPr>
                <w:rFonts w:cs="Arial"/>
                <w:szCs w:val="21"/>
              </w:rPr>
              <w:t>Number</w:t>
            </w:r>
          </w:p>
        </w:tc>
        <w:tc>
          <w:tcPr>
            <w:tcW w:w="874" w:type="pct"/>
          </w:tcPr>
          <w:p w14:paraId="0CAE6C13" w14:textId="77777777" w:rsidR="00D77762" w:rsidRPr="00C02ABA" w:rsidRDefault="00D77762" w:rsidP="008A0F9E">
            <w:pPr>
              <w:pStyle w:val="TableText"/>
              <w:jc w:val="left"/>
              <w:rPr>
                <w:rFonts w:cs="Arial"/>
                <w:szCs w:val="21"/>
              </w:rPr>
            </w:pPr>
            <w:r w:rsidRPr="00C02ABA">
              <w:rPr>
                <w:rFonts w:cs="Arial"/>
                <w:szCs w:val="21"/>
              </w:rPr>
              <w:t>N/A</w:t>
            </w:r>
          </w:p>
        </w:tc>
      </w:tr>
    </w:tbl>
    <w:p w14:paraId="0CAE6C15" w14:textId="77777777" w:rsidR="00D77762" w:rsidRDefault="00D77762" w:rsidP="00D77762"/>
    <w:p w14:paraId="0CAE6C16" w14:textId="77777777" w:rsidR="00A608CD" w:rsidRDefault="00A608CD" w:rsidP="009A52C8">
      <w:pPr>
        <w:pStyle w:val="Heading3"/>
        <w:numPr>
          <w:ilvl w:val="2"/>
          <w:numId w:val="16"/>
        </w:numPr>
        <w:jc w:val="left"/>
        <w:rPr>
          <w:bCs/>
        </w:rPr>
      </w:pPr>
      <w:bookmarkStart w:id="4350" w:name="_Toc425500339"/>
      <w:r>
        <w:rPr>
          <w:bCs/>
        </w:rPr>
        <w:t>Site Data Derivation</w:t>
      </w:r>
      <w:bookmarkEnd w:id="4350"/>
    </w:p>
    <w:p w14:paraId="0CAE6C17" w14:textId="3FBB4E83" w:rsidR="00A608CD" w:rsidRDefault="00A608CD" w:rsidP="00A608CD">
      <w:r>
        <w:t>When a site is created not all the required data is provided by the work order system (</w:t>
      </w:r>
      <w:r w:rsidR="00D01A1B">
        <w:t>SIEBEL</w:t>
      </w:r>
      <w:r>
        <w:t>) in a form usable directly by ClickSchedule. The additional data needed will have to be automatically derived, according to the following mappings.</w:t>
      </w:r>
    </w:p>
    <w:p w14:paraId="0CAE6C18" w14:textId="77777777" w:rsidR="00A608CD" w:rsidRDefault="00A608CD" w:rsidP="009A52C8">
      <w:pPr>
        <w:pStyle w:val="ListParagraph"/>
        <w:keepNext/>
        <w:numPr>
          <w:ilvl w:val="0"/>
          <w:numId w:val="18"/>
        </w:numPr>
        <w:spacing w:after="200" w:line="276" w:lineRule="auto"/>
        <w:ind w:left="714" w:hanging="357"/>
        <w:jc w:val="left"/>
      </w:pPr>
      <w:r>
        <w:t>Languages</w:t>
      </w:r>
    </w:p>
    <w:p w14:paraId="0CAE6C19" w14:textId="06E504E8" w:rsidR="00A608CD" w:rsidRPr="00A608CD" w:rsidRDefault="00A608CD" w:rsidP="00A608CD">
      <w:pPr>
        <w:spacing w:after="200" w:line="276" w:lineRule="auto"/>
        <w:ind w:left="720"/>
        <w:jc w:val="left"/>
      </w:pPr>
      <w:r>
        <w:t>There is a requirement to derive the Languages list from a formatted string (SiteLanguages) containing a semi-colon separated sequence of language names.</w:t>
      </w:r>
      <w:r w:rsidR="00571299">
        <w:t xml:space="preserve"> (Korea &amp; Thailand needs local language support)</w:t>
      </w:r>
    </w:p>
    <w:p w14:paraId="0CAE6C1A" w14:textId="77777777" w:rsidR="00D77762" w:rsidRPr="000A47F5" w:rsidRDefault="00D77762" w:rsidP="009A52C8">
      <w:pPr>
        <w:pStyle w:val="Heading3"/>
        <w:numPr>
          <w:ilvl w:val="2"/>
          <w:numId w:val="16"/>
        </w:numPr>
        <w:jc w:val="left"/>
        <w:rPr>
          <w:bCs/>
        </w:rPr>
      </w:pPr>
      <w:bookmarkStart w:id="4351" w:name="_Toc425500340"/>
      <w:r>
        <w:rPr>
          <w:bCs/>
        </w:rPr>
        <w:t>Site</w:t>
      </w:r>
      <w:r w:rsidRPr="000A47F5">
        <w:rPr>
          <w:bCs/>
        </w:rPr>
        <w:t xml:space="preserve"> Data Management</w:t>
      </w:r>
      <w:bookmarkEnd w:id="4351"/>
    </w:p>
    <w:p w14:paraId="0CAE6C1B" w14:textId="77777777" w:rsidR="00D77762" w:rsidRPr="003A50E0" w:rsidRDefault="00D77762" w:rsidP="00D77762">
      <w:r>
        <w:t>Sites are always created and updated via periodic synchronization from GEHC’s infrastructure.</w:t>
      </w:r>
    </w:p>
    <w:p w14:paraId="0CAE6C1C" w14:textId="77777777" w:rsidR="00D77762" w:rsidRDefault="00D77762" w:rsidP="00D77762">
      <w:pPr>
        <w:pStyle w:val="Heading2"/>
        <w:jc w:val="left"/>
      </w:pPr>
      <w:bookmarkStart w:id="4352" w:name="_Toc425500341"/>
      <w:r>
        <w:t>Systems</w:t>
      </w:r>
      <w:bookmarkEnd w:id="4352"/>
    </w:p>
    <w:p w14:paraId="0CAE6C1D" w14:textId="77777777" w:rsidR="00D77762" w:rsidRDefault="00D77762" w:rsidP="00D77762">
      <w:r>
        <w:t>The following sections describe the supporting data required to describe systems, these being the GE Healthcare systems that have been installed at customer sites.</w:t>
      </w:r>
    </w:p>
    <w:p w14:paraId="0CAE6C1E" w14:textId="77777777" w:rsidR="001253C6" w:rsidRDefault="001253C6" w:rsidP="00D77762">
      <w:r>
        <w:t>For clarity and consistency this is represented as a business object type called GE</w:t>
      </w:r>
      <w:r w:rsidR="00B81E2B">
        <w:t>HC</w:t>
      </w:r>
      <w:r>
        <w:t>System within ClickSchedule.</w:t>
      </w:r>
    </w:p>
    <w:p w14:paraId="0CAE6C1F" w14:textId="77777777" w:rsidR="00D77762" w:rsidRDefault="00D77762" w:rsidP="00D77762">
      <w:pPr>
        <w:pStyle w:val="Heading3"/>
      </w:pPr>
      <w:bookmarkStart w:id="4353" w:name="_Toc425500342"/>
      <w:r>
        <w:t>System Property Requirements</w:t>
      </w:r>
      <w:bookmarkEnd w:id="4353"/>
    </w:p>
    <w:p w14:paraId="0CAE6C20" w14:textId="77777777" w:rsidR="00D77762" w:rsidRDefault="00D77762" w:rsidP="00D77762">
      <w:pPr>
        <w:jc w:val="left"/>
      </w:pPr>
      <w:r w:rsidRPr="003E65B4">
        <w:t xml:space="preserve">The following table describes the </w:t>
      </w:r>
      <w:r>
        <w:t>system</w:t>
      </w:r>
      <w:r w:rsidRPr="003E65B4">
        <w:t xml:space="preserve"> properties/attributes that will be used </w:t>
      </w:r>
      <w:r>
        <w:t>in this solution</w:t>
      </w:r>
      <w:r w:rsidRPr="003E65B4">
        <w:t>. It is possible that</w:t>
      </w:r>
      <w:r>
        <w:t>,</w:t>
      </w:r>
      <w:r w:rsidRPr="003E65B4">
        <w:t xml:space="preserve"> during later stages of the implementation (e.g. design or testing)</w:t>
      </w:r>
      <w:r>
        <w:t>,</w:t>
      </w:r>
      <w:r w:rsidRPr="003E65B4">
        <w:t xml:space="preserve"> additional required properties will be identified. Therefore, this list should be cons</w:t>
      </w:r>
      <w:r>
        <w:t>idered as an initial list only.</w:t>
      </w:r>
    </w:p>
    <w:p w14:paraId="0CAE6C21" w14:textId="77777777" w:rsidR="00D77762" w:rsidRDefault="00D77762" w:rsidP="00D77762">
      <w:pPr>
        <w:jc w:val="left"/>
      </w:pPr>
      <w:r>
        <w:t>Systems are not visible in the ClickSchedule user interface and exist in order to provide values for properties related to tasks.</w:t>
      </w:r>
    </w:p>
    <w:p w14:paraId="0CAE6C22" w14:textId="77777777" w:rsidR="00D77762" w:rsidRDefault="00D77762" w:rsidP="00D77762">
      <w:pPr>
        <w:jc w:val="left"/>
        <w:rPr>
          <w:rFonts w:cs="Arial"/>
        </w:rPr>
      </w:pPr>
      <w:r w:rsidRPr="003E65B4">
        <w:t>For</w:t>
      </w:r>
      <w:r w:rsidRPr="003E65B4">
        <w:rPr>
          <w:rFonts w:cs="Arial"/>
        </w:rPr>
        <w:t xml:space="preserve"> each property appearing in the table, the following information is provided:</w:t>
      </w:r>
    </w:p>
    <w:p w14:paraId="0CAE6C23" w14:textId="77777777" w:rsidR="00D77762" w:rsidRPr="003E65B4" w:rsidRDefault="00D77762" w:rsidP="009A52C8">
      <w:pPr>
        <w:pStyle w:val="ListParagraph"/>
        <w:numPr>
          <w:ilvl w:val="0"/>
          <w:numId w:val="14"/>
        </w:numPr>
        <w:jc w:val="left"/>
      </w:pPr>
      <w:r w:rsidRPr="00E95977">
        <w:rPr>
          <w:b/>
          <w:bCs/>
        </w:rPr>
        <w:t xml:space="preserve">Property </w:t>
      </w:r>
      <w:r>
        <w:t>– The internal name of property.</w:t>
      </w:r>
    </w:p>
    <w:p w14:paraId="0CAE6C24" w14:textId="77777777" w:rsidR="00D77762" w:rsidRPr="003E65B4" w:rsidRDefault="00D77762" w:rsidP="009A52C8">
      <w:pPr>
        <w:pStyle w:val="ListParagraph"/>
        <w:numPr>
          <w:ilvl w:val="0"/>
          <w:numId w:val="14"/>
        </w:numPr>
        <w:jc w:val="left"/>
      </w:pPr>
      <w:r w:rsidRPr="00E95977">
        <w:rPr>
          <w:b/>
          <w:bCs/>
        </w:rPr>
        <w:t>Description</w:t>
      </w:r>
      <w:r w:rsidRPr="003E65B4">
        <w:t xml:space="preserve"> – A description of the usage of the </w:t>
      </w:r>
      <w:r>
        <w:t>property.</w:t>
      </w:r>
    </w:p>
    <w:p w14:paraId="0CAE6C25" w14:textId="77777777" w:rsidR="00D77762" w:rsidRPr="003E65B4" w:rsidRDefault="00D77762" w:rsidP="009A52C8">
      <w:pPr>
        <w:pStyle w:val="ListParagraph"/>
        <w:numPr>
          <w:ilvl w:val="0"/>
          <w:numId w:val="14"/>
        </w:numPr>
        <w:jc w:val="left"/>
      </w:pPr>
      <w:r w:rsidRPr="00E95977">
        <w:rPr>
          <w:b/>
          <w:bCs/>
        </w:rPr>
        <w:t>Type</w:t>
      </w:r>
      <w:r w:rsidRPr="003E65B4">
        <w:t xml:space="preserve"> – the type </w:t>
      </w:r>
      <w:r>
        <w:t xml:space="preserve">of the property </w:t>
      </w:r>
      <w:r w:rsidRPr="003E65B4">
        <w:t>(</w:t>
      </w:r>
      <w:r>
        <w:t>number, string</w:t>
      </w:r>
      <w:r w:rsidRPr="003E65B4">
        <w:t>, dictionary, etc.)</w:t>
      </w:r>
      <w:r>
        <w:t>.</w:t>
      </w:r>
    </w:p>
    <w:p w14:paraId="0CAE6C26" w14:textId="77777777" w:rsidR="00D77762" w:rsidRPr="00F25A31" w:rsidRDefault="00D77762" w:rsidP="009A52C8">
      <w:pPr>
        <w:pStyle w:val="ListParagraph"/>
        <w:numPr>
          <w:ilvl w:val="0"/>
          <w:numId w:val="14"/>
        </w:numPr>
        <w:jc w:val="left"/>
      </w:pPr>
      <w:r w:rsidRPr="00B0297D">
        <w:rPr>
          <w:b/>
          <w:bCs/>
        </w:rPr>
        <w:t>Mandatory</w:t>
      </w:r>
      <w:r w:rsidRPr="003E65B4">
        <w:t xml:space="preserve"> – indicates whether this property is mandatory or not in ClickSchedule</w:t>
      </w:r>
      <w:r>
        <w:rPr>
          <w:b/>
          <w:bCs/>
        </w:rPr>
        <w:t>.</w:t>
      </w:r>
    </w:p>
    <w:p w14:paraId="0CAE6C27" w14:textId="77777777" w:rsidR="00D77762" w:rsidRPr="00C4196E" w:rsidRDefault="00D77762" w:rsidP="00D77762">
      <w:pPr>
        <w:jc w:val="left"/>
      </w:pPr>
      <w:r w:rsidRPr="00F25A31">
        <w:t xml:space="preserve">Note: </w:t>
      </w:r>
      <w:r>
        <w:t>It assume that all</w:t>
      </w:r>
      <w:r w:rsidRPr="00F25A31">
        <w:t xml:space="preserve"> data</w:t>
      </w:r>
      <w:r>
        <w:t xml:space="preserve"> will be synchronized from GEHC’s infrastructure on a periodic basis.</w:t>
      </w:r>
    </w:p>
    <w:tbl>
      <w:tblPr>
        <w:tblW w:w="4840"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03"/>
        <w:gridCol w:w="3825"/>
        <w:gridCol w:w="1700"/>
        <w:gridCol w:w="1700"/>
      </w:tblGrid>
      <w:tr w:rsidR="00D77762" w:rsidRPr="00C02ABA" w14:paraId="0CAE6C2C" w14:textId="77777777" w:rsidTr="00D77762">
        <w:trPr>
          <w:tblHeader/>
        </w:trPr>
        <w:tc>
          <w:tcPr>
            <w:tcW w:w="1286" w:type="pct"/>
            <w:shd w:val="clear" w:color="auto" w:fill="1F497D" w:themeFill="text2"/>
          </w:tcPr>
          <w:p w14:paraId="0CAE6C28" w14:textId="77777777" w:rsidR="00D77762" w:rsidRPr="00C02ABA" w:rsidRDefault="00D77762" w:rsidP="00D77762">
            <w:pPr>
              <w:pStyle w:val="TableHeading"/>
              <w:keepNext/>
              <w:jc w:val="left"/>
              <w:rPr>
                <w:rFonts w:cs="Arial"/>
                <w:szCs w:val="21"/>
              </w:rPr>
            </w:pPr>
            <w:r w:rsidRPr="00C02ABA">
              <w:rPr>
                <w:rFonts w:cs="Arial"/>
                <w:szCs w:val="21"/>
              </w:rPr>
              <w:t>Property</w:t>
            </w:r>
          </w:p>
        </w:tc>
        <w:tc>
          <w:tcPr>
            <w:tcW w:w="1966" w:type="pct"/>
            <w:shd w:val="clear" w:color="auto" w:fill="1F497D" w:themeFill="text2"/>
          </w:tcPr>
          <w:p w14:paraId="0CAE6C29" w14:textId="77777777" w:rsidR="00D77762" w:rsidRPr="00C02ABA" w:rsidRDefault="00D77762" w:rsidP="00D77762">
            <w:pPr>
              <w:pStyle w:val="TableHeading"/>
              <w:keepNext/>
              <w:jc w:val="left"/>
              <w:rPr>
                <w:rFonts w:cs="Arial"/>
                <w:szCs w:val="21"/>
              </w:rPr>
            </w:pPr>
            <w:r w:rsidRPr="00C02ABA">
              <w:rPr>
                <w:rFonts w:cs="Arial"/>
                <w:szCs w:val="21"/>
              </w:rPr>
              <w:t>Description</w:t>
            </w:r>
          </w:p>
        </w:tc>
        <w:tc>
          <w:tcPr>
            <w:tcW w:w="874" w:type="pct"/>
            <w:shd w:val="clear" w:color="auto" w:fill="1F497D" w:themeFill="text2"/>
          </w:tcPr>
          <w:p w14:paraId="0CAE6C2A" w14:textId="77777777" w:rsidR="00D77762" w:rsidRPr="00C02ABA" w:rsidRDefault="00D77762" w:rsidP="00D77762">
            <w:pPr>
              <w:pStyle w:val="TableHeading"/>
              <w:keepNext/>
              <w:jc w:val="left"/>
              <w:rPr>
                <w:rFonts w:cs="Arial"/>
                <w:szCs w:val="21"/>
              </w:rPr>
            </w:pPr>
            <w:r w:rsidRPr="00C02ABA">
              <w:rPr>
                <w:rFonts w:cs="Arial"/>
                <w:szCs w:val="21"/>
              </w:rPr>
              <w:t>Type</w:t>
            </w:r>
          </w:p>
        </w:tc>
        <w:tc>
          <w:tcPr>
            <w:tcW w:w="874" w:type="pct"/>
            <w:shd w:val="clear" w:color="auto" w:fill="1F497D" w:themeFill="text2"/>
          </w:tcPr>
          <w:p w14:paraId="0CAE6C2B" w14:textId="77777777" w:rsidR="00D77762" w:rsidRPr="00C02ABA" w:rsidRDefault="00D77762" w:rsidP="00D77762">
            <w:pPr>
              <w:pStyle w:val="TableHeading"/>
              <w:keepNext/>
              <w:jc w:val="left"/>
              <w:rPr>
                <w:rFonts w:cs="Arial"/>
                <w:szCs w:val="21"/>
              </w:rPr>
            </w:pPr>
            <w:r w:rsidRPr="00C02ABA">
              <w:rPr>
                <w:rFonts w:cs="Arial"/>
                <w:szCs w:val="21"/>
              </w:rPr>
              <w:t>Mandatory?</w:t>
            </w:r>
          </w:p>
        </w:tc>
      </w:tr>
      <w:tr w:rsidR="00D77762" w:rsidRPr="00C02ABA" w14:paraId="0CAE6C31" w14:textId="77777777" w:rsidTr="00D77762">
        <w:trPr>
          <w:cantSplit/>
        </w:trPr>
        <w:tc>
          <w:tcPr>
            <w:tcW w:w="1286" w:type="pct"/>
          </w:tcPr>
          <w:p w14:paraId="0CAE6C2D" w14:textId="77777777" w:rsidR="00D77762" w:rsidRPr="00C02ABA" w:rsidRDefault="00D77762" w:rsidP="00D77762">
            <w:pPr>
              <w:pStyle w:val="TableText"/>
              <w:jc w:val="left"/>
              <w:rPr>
                <w:rFonts w:cs="Arial"/>
                <w:szCs w:val="21"/>
              </w:rPr>
            </w:pPr>
            <w:r w:rsidRPr="00C02ABA">
              <w:rPr>
                <w:rFonts w:cs="Arial"/>
                <w:szCs w:val="21"/>
              </w:rPr>
              <w:t>ID</w:t>
            </w:r>
          </w:p>
        </w:tc>
        <w:tc>
          <w:tcPr>
            <w:tcW w:w="1966" w:type="pct"/>
          </w:tcPr>
          <w:p w14:paraId="0CAE6C2E" w14:textId="51807707" w:rsidR="00D77762" w:rsidRPr="00C02ABA" w:rsidRDefault="00D77762" w:rsidP="00D77762">
            <w:pPr>
              <w:pStyle w:val="TableText"/>
              <w:jc w:val="left"/>
              <w:rPr>
                <w:rFonts w:cs="Arial"/>
                <w:szCs w:val="21"/>
              </w:rPr>
            </w:pPr>
            <w:r w:rsidRPr="00C02ABA">
              <w:rPr>
                <w:rFonts w:cs="Arial"/>
                <w:szCs w:val="21"/>
              </w:rPr>
              <w:t>An internal and unique identifier used to identify a specific system. This value is useful for creating references between other objects and the system.</w:t>
            </w:r>
            <w:r w:rsidR="008A0F9E">
              <w:rPr>
                <w:rFonts w:cs="Arial"/>
                <w:szCs w:val="21"/>
              </w:rPr>
              <w:t xml:space="preserve"> This is the </w:t>
            </w:r>
            <w:r w:rsidR="00D01A1B">
              <w:rPr>
                <w:rFonts w:cs="Arial"/>
                <w:szCs w:val="21"/>
              </w:rPr>
              <w:t>SIEBEL</w:t>
            </w:r>
            <w:r w:rsidR="008A0F9E">
              <w:rPr>
                <w:rFonts w:cs="Arial"/>
                <w:szCs w:val="21"/>
              </w:rPr>
              <w:t xml:space="preserve"> System ID plus a database number.</w:t>
            </w:r>
          </w:p>
        </w:tc>
        <w:tc>
          <w:tcPr>
            <w:tcW w:w="874" w:type="pct"/>
          </w:tcPr>
          <w:p w14:paraId="0CAE6C2F" w14:textId="77777777" w:rsidR="00D77762" w:rsidRPr="00C02ABA" w:rsidRDefault="00D77762" w:rsidP="00D77762">
            <w:pPr>
              <w:pStyle w:val="TableText"/>
              <w:jc w:val="left"/>
              <w:rPr>
                <w:rFonts w:cs="Arial"/>
                <w:szCs w:val="21"/>
              </w:rPr>
            </w:pPr>
            <w:r w:rsidRPr="00C02ABA">
              <w:rPr>
                <w:rFonts w:cs="Arial"/>
                <w:szCs w:val="21"/>
              </w:rPr>
              <w:t>String (64)</w:t>
            </w:r>
          </w:p>
        </w:tc>
        <w:tc>
          <w:tcPr>
            <w:tcW w:w="874" w:type="pct"/>
          </w:tcPr>
          <w:p w14:paraId="0CAE6C30"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36" w14:textId="77777777" w:rsidTr="00D77762">
        <w:trPr>
          <w:cantSplit/>
        </w:trPr>
        <w:tc>
          <w:tcPr>
            <w:tcW w:w="1286" w:type="pct"/>
          </w:tcPr>
          <w:p w14:paraId="0CAE6C32" w14:textId="77777777" w:rsidR="00D77762" w:rsidRPr="00C02ABA" w:rsidRDefault="00D77762" w:rsidP="00D77762">
            <w:pPr>
              <w:pStyle w:val="TableText"/>
              <w:jc w:val="left"/>
              <w:rPr>
                <w:rFonts w:cs="Arial"/>
                <w:szCs w:val="21"/>
              </w:rPr>
            </w:pPr>
            <w:r w:rsidRPr="00C02ABA">
              <w:rPr>
                <w:rFonts w:cs="Arial"/>
                <w:szCs w:val="21"/>
              </w:rPr>
              <w:t>DisplayID</w:t>
            </w:r>
          </w:p>
        </w:tc>
        <w:tc>
          <w:tcPr>
            <w:tcW w:w="1966" w:type="pct"/>
          </w:tcPr>
          <w:p w14:paraId="0CAE6C33" w14:textId="48632E6C" w:rsidR="00D77762" w:rsidRPr="00C02ABA" w:rsidRDefault="00D77762" w:rsidP="008A0F9E">
            <w:pPr>
              <w:pStyle w:val="TableText"/>
              <w:jc w:val="left"/>
              <w:rPr>
                <w:rFonts w:cs="Arial"/>
                <w:szCs w:val="21"/>
              </w:rPr>
            </w:pPr>
            <w:r w:rsidRPr="00C02ABA">
              <w:rPr>
                <w:rFonts w:cs="Arial"/>
                <w:szCs w:val="21"/>
              </w:rPr>
              <w:t xml:space="preserve">An identifier for the system that is for external use. It is the value used by the FSEs to identify the system. </w:t>
            </w:r>
            <w:r w:rsidR="008A0F9E">
              <w:rPr>
                <w:rFonts w:cs="Arial"/>
                <w:szCs w:val="21"/>
              </w:rPr>
              <w:t xml:space="preserve"> This is the </w:t>
            </w:r>
            <w:r w:rsidR="00D01A1B">
              <w:rPr>
                <w:rFonts w:cs="Arial"/>
                <w:szCs w:val="21"/>
              </w:rPr>
              <w:t>SIEBEL</w:t>
            </w:r>
            <w:r w:rsidR="008A0F9E">
              <w:rPr>
                <w:rFonts w:cs="Arial"/>
                <w:szCs w:val="21"/>
              </w:rPr>
              <w:t xml:space="preserve"> System ID.</w:t>
            </w:r>
          </w:p>
        </w:tc>
        <w:tc>
          <w:tcPr>
            <w:tcW w:w="874" w:type="pct"/>
          </w:tcPr>
          <w:p w14:paraId="0CAE6C34" w14:textId="77777777" w:rsidR="00D77762" w:rsidRPr="00C02ABA" w:rsidRDefault="00D77762" w:rsidP="00D77762">
            <w:pPr>
              <w:pStyle w:val="TableText"/>
              <w:jc w:val="left"/>
              <w:rPr>
                <w:rFonts w:cs="Arial"/>
                <w:szCs w:val="21"/>
              </w:rPr>
            </w:pPr>
            <w:r w:rsidRPr="00C02ABA">
              <w:rPr>
                <w:rFonts w:cs="Arial"/>
                <w:szCs w:val="21"/>
              </w:rPr>
              <w:t>String (64)</w:t>
            </w:r>
          </w:p>
        </w:tc>
        <w:tc>
          <w:tcPr>
            <w:tcW w:w="874" w:type="pct"/>
          </w:tcPr>
          <w:p w14:paraId="0CAE6C35"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3B" w14:textId="77777777" w:rsidTr="00D77762">
        <w:trPr>
          <w:cantSplit/>
        </w:trPr>
        <w:tc>
          <w:tcPr>
            <w:tcW w:w="1286" w:type="pct"/>
          </w:tcPr>
          <w:p w14:paraId="0CAE6C37" w14:textId="77777777" w:rsidR="00D77762" w:rsidRPr="00C02ABA" w:rsidRDefault="00D77762" w:rsidP="00D77762">
            <w:pPr>
              <w:pStyle w:val="TableText"/>
              <w:jc w:val="left"/>
              <w:rPr>
                <w:rFonts w:cs="Arial"/>
                <w:szCs w:val="21"/>
              </w:rPr>
            </w:pPr>
            <w:r w:rsidRPr="00C02ABA">
              <w:rPr>
                <w:rFonts w:cs="Arial"/>
                <w:szCs w:val="21"/>
              </w:rPr>
              <w:t>SiteID</w:t>
            </w:r>
          </w:p>
        </w:tc>
        <w:tc>
          <w:tcPr>
            <w:tcW w:w="1966" w:type="pct"/>
          </w:tcPr>
          <w:p w14:paraId="0CAE6C38" w14:textId="77777777" w:rsidR="00D77762" w:rsidRPr="00C02ABA" w:rsidRDefault="00D77762" w:rsidP="00D77762">
            <w:pPr>
              <w:pStyle w:val="TableText"/>
              <w:jc w:val="left"/>
              <w:rPr>
                <w:rFonts w:cs="Arial"/>
                <w:szCs w:val="21"/>
              </w:rPr>
            </w:pPr>
            <w:r w:rsidRPr="00C02ABA">
              <w:rPr>
                <w:rFonts w:cs="Arial"/>
                <w:szCs w:val="21"/>
              </w:rPr>
              <w:t>A reference to the site at which the system is installed.</w:t>
            </w:r>
          </w:p>
        </w:tc>
        <w:tc>
          <w:tcPr>
            <w:tcW w:w="874" w:type="pct"/>
          </w:tcPr>
          <w:p w14:paraId="0CAE6C39" w14:textId="77777777" w:rsidR="00D77762" w:rsidRPr="00C02ABA" w:rsidRDefault="00D77762" w:rsidP="00D77762">
            <w:pPr>
              <w:pStyle w:val="TableText"/>
              <w:jc w:val="left"/>
              <w:rPr>
                <w:rFonts w:cs="Arial"/>
                <w:szCs w:val="21"/>
              </w:rPr>
            </w:pPr>
            <w:r w:rsidRPr="00C02ABA">
              <w:rPr>
                <w:rFonts w:cs="Arial"/>
                <w:szCs w:val="21"/>
              </w:rPr>
              <w:t>Reference to Site</w:t>
            </w:r>
          </w:p>
        </w:tc>
        <w:tc>
          <w:tcPr>
            <w:tcW w:w="874" w:type="pct"/>
          </w:tcPr>
          <w:p w14:paraId="0CAE6C3A"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40" w14:textId="77777777" w:rsidTr="00D77762">
        <w:trPr>
          <w:cantSplit/>
        </w:trPr>
        <w:tc>
          <w:tcPr>
            <w:tcW w:w="1286" w:type="pct"/>
          </w:tcPr>
          <w:p w14:paraId="0CAE6C3C" w14:textId="77777777" w:rsidR="00D77762" w:rsidRPr="00C02ABA" w:rsidRDefault="00D77762" w:rsidP="00D77762">
            <w:pPr>
              <w:pStyle w:val="TableText"/>
              <w:jc w:val="left"/>
              <w:rPr>
                <w:rFonts w:cs="Arial"/>
                <w:szCs w:val="21"/>
              </w:rPr>
            </w:pPr>
            <w:r w:rsidRPr="00C02ABA">
              <w:rPr>
                <w:rFonts w:cs="Arial"/>
                <w:szCs w:val="21"/>
              </w:rPr>
              <w:t>Name</w:t>
            </w:r>
          </w:p>
        </w:tc>
        <w:tc>
          <w:tcPr>
            <w:tcW w:w="1966" w:type="pct"/>
          </w:tcPr>
          <w:p w14:paraId="0CAE6C3D" w14:textId="77777777" w:rsidR="00D77762" w:rsidRPr="00C02ABA" w:rsidRDefault="00D77762" w:rsidP="00D77762">
            <w:pPr>
              <w:pStyle w:val="TableText"/>
              <w:jc w:val="left"/>
              <w:rPr>
                <w:rFonts w:cs="Arial"/>
                <w:szCs w:val="21"/>
              </w:rPr>
            </w:pPr>
            <w:r w:rsidRPr="00C02ABA">
              <w:rPr>
                <w:rFonts w:cs="Arial"/>
                <w:szCs w:val="21"/>
              </w:rPr>
              <w:t>Human readable short description of the system.</w:t>
            </w:r>
          </w:p>
        </w:tc>
        <w:tc>
          <w:tcPr>
            <w:tcW w:w="874" w:type="pct"/>
          </w:tcPr>
          <w:p w14:paraId="0CAE6C3E" w14:textId="77777777" w:rsidR="00D77762" w:rsidRPr="00C02ABA" w:rsidRDefault="00D77762" w:rsidP="008617C2">
            <w:pPr>
              <w:pStyle w:val="TableText"/>
              <w:jc w:val="left"/>
              <w:rPr>
                <w:rFonts w:cs="Arial"/>
                <w:szCs w:val="21"/>
              </w:rPr>
            </w:pPr>
            <w:r w:rsidRPr="00C02ABA">
              <w:rPr>
                <w:rFonts w:cs="Arial"/>
                <w:szCs w:val="21"/>
              </w:rPr>
              <w:t>String (</w:t>
            </w:r>
            <w:r w:rsidR="008617C2">
              <w:rPr>
                <w:rFonts w:cs="Arial"/>
                <w:szCs w:val="21"/>
              </w:rPr>
              <w:t>64</w:t>
            </w:r>
            <w:r w:rsidRPr="00C02ABA">
              <w:rPr>
                <w:rFonts w:cs="Arial"/>
                <w:szCs w:val="21"/>
              </w:rPr>
              <w:t>)</w:t>
            </w:r>
          </w:p>
        </w:tc>
        <w:tc>
          <w:tcPr>
            <w:tcW w:w="874" w:type="pct"/>
          </w:tcPr>
          <w:p w14:paraId="0CAE6C3F" w14:textId="77777777" w:rsidR="00D77762" w:rsidRPr="00C02ABA" w:rsidRDefault="00D77762" w:rsidP="00D77762">
            <w:pPr>
              <w:pStyle w:val="TableText"/>
              <w:jc w:val="left"/>
              <w:rPr>
                <w:rFonts w:cs="Arial"/>
                <w:szCs w:val="21"/>
              </w:rPr>
            </w:pPr>
            <w:r w:rsidRPr="00C02ABA">
              <w:rPr>
                <w:rFonts w:cs="Arial"/>
                <w:szCs w:val="21"/>
              </w:rPr>
              <w:t>No</w:t>
            </w:r>
          </w:p>
        </w:tc>
      </w:tr>
      <w:tr w:rsidR="009E622F" w:rsidRPr="00C02ABA" w14:paraId="0CAE6C45" w14:textId="77777777" w:rsidTr="002C6019">
        <w:trPr>
          <w:cantSplit/>
        </w:trPr>
        <w:tc>
          <w:tcPr>
            <w:tcW w:w="1286" w:type="pct"/>
            <w:tcBorders>
              <w:top w:val="single" w:sz="6" w:space="0" w:color="000000"/>
              <w:bottom w:val="single" w:sz="6" w:space="0" w:color="000000"/>
            </w:tcBorders>
          </w:tcPr>
          <w:p w14:paraId="0CAE6C41" w14:textId="77777777" w:rsidR="009E622F" w:rsidRPr="00C02ABA" w:rsidRDefault="009E622F" w:rsidP="002C6019">
            <w:pPr>
              <w:pStyle w:val="TableText"/>
              <w:jc w:val="left"/>
              <w:rPr>
                <w:rFonts w:cs="Arial"/>
                <w:szCs w:val="21"/>
              </w:rPr>
            </w:pPr>
            <w:r>
              <w:rPr>
                <w:rFonts w:cs="Arial"/>
                <w:szCs w:val="21"/>
              </w:rPr>
              <w:lastRenderedPageBreak/>
              <w:t>CRMSystemName</w:t>
            </w:r>
          </w:p>
        </w:tc>
        <w:tc>
          <w:tcPr>
            <w:tcW w:w="1966" w:type="pct"/>
            <w:tcBorders>
              <w:top w:val="single" w:sz="6" w:space="0" w:color="000000"/>
              <w:bottom w:val="single" w:sz="6" w:space="0" w:color="000000"/>
            </w:tcBorders>
          </w:tcPr>
          <w:p w14:paraId="0CAE6C42" w14:textId="77777777" w:rsidR="009E622F" w:rsidRPr="00C02ABA" w:rsidRDefault="009E622F" w:rsidP="009E622F">
            <w:pPr>
              <w:pStyle w:val="TableText"/>
              <w:jc w:val="left"/>
              <w:rPr>
                <w:rFonts w:cs="Arial"/>
                <w:szCs w:val="21"/>
              </w:rPr>
            </w:pPr>
            <w:r>
              <w:rPr>
                <w:rFonts w:cs="Arial"/>
                <w:szCs w:val="21"/>
              </w:rPr>
              <w:t>Identification as to which CRM system covers the system. Not currently used.</w:t>
            </w:r>
          </w:p>
        </w:tc>
        <w:tc>
          <w:tcPr>
            <w:tcW w:w="874" w:type="pct"/>
            <w:tcBorders>
              <w:top w:val="single" w:sz="6" w:space="0" w:color="000000"/>
              <w:bottom w:val="single" w:sz="6" w:space="0" w:color="000000"/>
            </w:tcBorders>
          </w:tcPr>
          <w:p w14:paraId="0CAE6C43" w14:textId="77777777" w:rsidR="009E622F" w:rsidRPr="00C02ABA" w:rsidRDefault="009E622F" w:rsidP="002C6019">
            <w:pPr>
              <w:pStyle w:val="TableText"/>
              <w:jc w:val="left"/>
              <w:rPr>
                <w:rFonts w:cs="Arial"/>
                <w:szCs w:val="21"/>
              </w:rPr>
            </w:pPr>
            <w:r>
              <w:rPr>
                <w:rFonts w:cs="Arial"/>
                <w:szCs w:val="21"/>
              </w:rPr>
              <w:t>Dictionary (CRMSystem)</w:t>
            </w:r>
          </w:p>
        </w:tc>
        <w:tc>
          <w:tcPr>
            <w:tcW w:w="874" w:type="pct"/>
            <w:tcBorders>
              <w:top w:val="single" w:sz="6" w:space="0" w:color="000000"/>
              <w:bottom w:val="single" w:sz="6" w:space="0" w:color="000000"/>
            </w:tcBorders>
          </w:tcPr>
          <w:p w14:paraId="0CAE6C44" w14:textId="77777777" w:rsidR="009E622F" w:rsidRPr="00C02ABA" w:rsidRDefault="009E622F" w:rsidP="002C6019">
            <w:pPr>
              <w:pStyle w:val="TableText"/>
              <w:jc w:val="left"/>
              <w:rPr>
                <w:rFonts w:cs="Arial"/>
                <w:szCs w:val="21"/>
              </w:rPr>
            </w:pPr>
            <w:r>
              <w:rPr>
                <w:rFonts w:cs="Arial"/>
                <w:szCs w:val="21"/>
              </w:rPr>
              <w:t>No</w:t>
            </w:r>
          </w:p>
        </w:tc>
      </w:tr>
      <w:tr w:rsidR="00D77762" w:rsidRPr="00C02ABA" w14:paraId="0CAE6C4A" w14:textId="77777777" w:rsidTr="00D77762">
        <w:trPr>
          <w:cantSplit/>
        </w:trPr>
        <w:tc>
          <w:tcPr>
            <w:tcW w:w="1286" w:type="pct"/>
          </w:tcPr>
          <w:p w14:paraId="0CAE6C46" w14:textId="77777777" w:rsidR="00D77762" w:rsidRPr="00C02ABA" w:rsidRDefault="00D77762" w:rsidP="00D77762">
            <w:pPr>
              <w:pStyle w:val="TableText"/>
              <w:jc w:val="left"/>
              <w:rPr>
                <w:rFonts w:cs="Arial"/>
                <w:szCs w:val="21"/>
              </w:rPr>
            </w:pPr>
            <w:r w:rsidRPr="00C02ABA">
              <w:rPr>
                <w:rFonts w:cs="Arial"/>
                <w:szCs w:val="21"/>
              </w:rPr>
              <w:t>Comment</w:t>
            </w:r>
            <w:r w:rsidR="001253C6">
              <w:rPr>
                <w:rFonts w:cs="Arial"/>
                <w:szCs w:val="21"/>
              </w:rPr>
              <w:t>s</w:t>
            </w:r>
          </w:p>
        </w:tc>
        <w:tc>
          <w:tcPr>
            <w:tcW w:w="1966" w:type="pct"/>
          </w:tcPr>
          <w:p w14:paraId="0CAE6C47" w14:textId="77777777" w:rsidR="00D77762" w:rsidRPr="00C02ABA" w:rsidRDefault="00D77762" w:rsidP="00D77762">
            <w:pPr>
              <w:pStyle w:val="TableText"/>
              <w:jc w:val="left"/>
              <w:rPr>
                <w:rFonts w:cs="Arial"/>
                <w:szCs w:val="21"/>
              </w:rPr>
            </w:pPr>
            <w:r w:rsidRPr="00C02ABA">
              <w:rPr>
                <w:rFonts w:cs="Arial"/>
                <w:szCs w:val="21"/>
              </w:rPr>
              <w:t>A comment providing further details about the system.</w:t>
            </w:r>
          </w:p>
        </w:tc>
        <w:tc>
          <w:tcPr>
            <w:tcW w:w="874" w:type="pct"/>
          </w:tcPr>
          <w:p w14:paraId="0CAE6C48" w14:textId="77777777" w:rsidR="00D77762" w:rsidRPr="00C02ABA" w:rsidRDefault="00D77762" w:rsidP="00D77762">
            <w:pPr>
              <w:pStyle w:val="TableText"/>
              <w:jc w:val="left"/>
              <w:rPr>
                <w:rFonts w:cs="Arial"/>
                <w:szCs w:val="21"/>
              </w:rPr>
            </w:pPr>
            <w:r w:rsidRPr="00C02ABA">
              <w:rPr>
                <w:rFonts w:cs="Arial"/>
                <w:szCs w:val="21"/>
              </w:rPr>
              <w:t xml:space="preserve">String </w:t>
            </w:r>
            <w:r w:rsidR="007E3BE0">
              <w:rPr>
                <w:rFonts w:cs="Arial"/>
                <w:szCs w:val="21"/>
              </w:rPr>
              <w:t>(256)</w:t>
            </w:r>
          </w:p>
        </w:tc>
        <w:tc>
          <w:tcPr>
            <w:tcW w:w="874" w:type="pct"/>
          </w:tcPr>
          <w:p w14:paraId="0CAE6C49" w14:textId="77777777" w:rsidR="00D77762" w:rsidRPr="00C02ABA" w:rsidRDefault="00D77762" w:rsidP="00D77762">
            <w:pPr>
              <w:pStyle w:val="TableText"/>
              <w:jc w:val="left"/>
              <w:rPr>
                <w:rFonts w:cs="Arial"/>
                <w:szCs w:val="21"/>
              </w:rPr>
            </w:pPr>
            <w:r w:rsidRPr="00C02ABA">
              <w:rPr>
                <w:rFonts w:cs="Arial"/>
                <w:szCs w:val="21"/>
              </w:rPr>
              <w:t>No</w:t>
            </w:r>
          </w:p>
        </w:tc>
      </w:tr>
      <w:tr w:rsidR="00D77762" w:rsidRPr="00C02ABA" w14:paraId="0CAE6C4F" w14:textId="77777777" w:rsidTr="00D77762">
        <w:trPr>
          <w:cantSplit/>
        </w:trPr>
        <w:tc>
          <w:tcPr>
            <w:tcW w:w="1286" w:type="pct"/>
          </w:tcPr>
          <w:p w14:paraId="0CAE6C4B" w14:textId="77777777" w:rsidR="00D77762" w:rsidRPr="00C02ABA" w:rsidRDefault="00D77762" w:rsidP="00D77762">
            <w:pPr>
              <w:pStyle w:val="TableText"/>
              <w:jc w:val="left"/>
              <w:rPr>
                <w:rFonts w:cs="Arial"/>
                <w:szCs w:val="21"/>
              </w:rPr>
            </w:pPr>
            <w:r w:rsidRPr="00C02ABA">
              <w:rPr>
                <w:rFonts w:cs="Arial"/>
                <w:szCs w:val="21"/>
              </w:rPr>
              <w:t>Modality</w:t>
            </w:r>
          </w:p>
        </w:tc>
        <w:tc>
          <w:tcPr>
            <w:tcW w:w="1966" w:type="pct"/>
          </w:tcPr>
          <w:p w14:paraId="0CAE6C4C" w14:textId="77777777" w:rsidR="00D77762" w:rsidRPr="00C02ABA" w:rsidRDefault="00D77762" w:rsidP="00D77762">
            <w:pPr>
              <w:pStyle w:val="TableText"/>
              <w:jc w:val="left"/>
              <w:rPr>
                <w:rFonts w:cs="Arial"/>
                <w:szCs w:val="21"/>
              </w:rPr>
            </w:pPr>
            <w:r w:rsidRPr="00C02ABA">
              <w:rPr>
                <w:rFonts w:cs="Arial"/>
                <w:szCs w:val="21"/>
              </w:rPr>
              <w:t>The system’s modality.</w:t>
            </w:r>
          </w:p>
        </w:tc>
        <w:tc>
          <w:tcPr>
            <w:tcW w:w="874" w:type="pct"/>
          </w:tcPr>
          <w:p w14:paraId="0CAE6C4D" w14:textId="77777777" w:rsidR="00D77762" w:rsidRPr="00C02ABA" w:rsidRDefault="00D77762" w:rsidP="00D77762">
            <w:pPr>
              <w:pStyle w:val="TableText"/>
              <w:jc w:val="left"/>
              <w:rPr>
                <w:rFonts w:cs="Arial"/>
                <w:szCs w:val="21"/>
              </w:rPr>
            </w:pPr>
            <w:r w:rsidRPr="00C02ABA">
              <w:rPr>
                <w:rFonts w:cs="Arial"/>
                <w:szCs w:val="21"/>
              </w:rPr>
              <w:t xml:space="preserve">String </w:t>
            </w:r>
            <w:r w:rsidR="007E3BE0">
              <w:rPr>
                <w:rFonts w:cs="Arial"/>
                <w:szCs w:val="21"/>
              </w:rPr>
              <w:t>(256)</w:t>
            </w:r>
          </w:p>
        </w:tc>
        <w:tc>
          <w:tcPr>
            <w:tcW w:w="874" w:type="pct"/>
          </w:tcPr>
          <w:p w14:paraId="0CAE6C4E"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54" w14:textId="77777777" w:rsidTr="00D77762">
        <w:trPr>
          <w:cantSplit/>
        </w:trPr>
        <w:tc>
          <w:tcPr>
            <w:tcW w:w="1286" w:type="pct"/>
          </w:tcPr>
          <w:p w14:paraId="0CAE6C50" w14:textId="77777777" w:rsidR="00D77762" w:rsidRPr="00C02ABA" w:rsidRDefault="00D77762" w:rsidP="00D77762">
            <w:pPr>
              <w:pStyle w:val="TableText"/>
              <w:jc w:val="left"/>
              <w:rPr>
                <w:rFonts w:cs="Arial"/>
                <w:szCs w:val="21"/>
              </w:rPr>
            </w:pPr>
            <w:r w:rsidRPr="00C02ABA">
              <w:rPr>
                <w:rFonts w:cs="Arial"/>
                <w:szCs w:val="21"/>
              </w:rPr>
              <w:t>ProductID</w:t>
            </w:r>
          </w:p>
        </w:tc>
        <w:tc>
          <w:tcPr>
            <w:tcW w:w="1966" w:type="pct"/>
          </w:tcPr>
          <w:p w14:paraId="0CAE6C51" w14:textId="77777777" w:rsidR="00D77762" w:rsidRPr="00C02ABA" w:rsidRDefault="00D77762" w:rsidP="00D77762">
            <w:pPr>
              <w:pStyle w:val="TableText"/>
              <w:jc w:val="left"/>
              <w:rPr>
                <w:rFonts w:cs="Arial"/>
                <w:szCs w:val="21"/>
              </w:rPr>
            </w:pPr>
            <w:r w:rsidRPr="00C02ABA">
              <w:rPr>
                <w:rFonts w:cs="Arial"/>
                <w:szCs w:val="21"/>
              </w:rPr>
              <w:t>Identifies the system’s product identity.</w:t>
            </w:r>
            <w:r>
              <w:rPr>
                <w:rFonts w:cs="Arial"/>
                <w:szCs w:val="21"/>
              </w:rPr>
              <w:t xml:space="preserve"> This is critical for identifying the skills required by a resource when working on the system.</w:t>
            </w:r>
          </w:p>
        </w:tc>
        <w:tc>
          <w:tcPr>
            <w:tcW w:w="874" w:type="pct"/>
          </w:tcPr>
          <w:p w14:paraId="0CAE6C52" w14:textId="77777777" w:rsidR="00D77762" w:rsidRPr="00C02ABA" w:rsidRDefault="00D77762" w:rsidP="00D77762">
            <w:pPr>
              <w:pStyle w:val="TableText"/>
              <w:jc w:val="left"/>
              <w:rPr>
                <w:rFonts w:cs="Arial"/>
                <w:szCs w:val="21"/>
              </w:rPr>
            </w:pPr>
            <w:r>
              <w:rPr>
                <w:rFonts w:cs="Arial"/>
                <w:szCs w:val="21"/>
              </w:rPr>
              <w:t>Dictionary (Skill)</w:t>
            </w:r>
          </w:p>
        </w:tc>
        <w:tc>
          <w:tcPr>
            <w:tcW w:w="874" w:type="pct"/>
          </w:tcPr>
          <w:p w14:paraId="0CAE6C53"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59" w14:textId="77777777" w:rsidTr="00D77762">
        <w:trPr>
          <w:cantSplit/>
          <w:trHeight w:val="236"/>
        </w:trPr>
        <w:tc>
          <w:tcPr>
            <w:tcW w:w="1286" w:type="pct"/>
          </w:tcPr>
          <w:p w14:paraId="0CAE6C55" w14:textId="77777777" w:rsidR="00D77762" w:rsidRPr="00C02ABA" w:rsidRDefault="00D77762" w:rsidP="00D77762">
            <w:pPr>
              <w:pStyle w:val="TableText"/>
              <w:jc w:val="left"/>
              <w:rPr>
                <w:rFonts w:cs="Arial"/>
                <w:szCs w:val="21"/>
              </w:rPr>
            </w:pPr>
            <w:r w:rsidRPr="00C02ABA">
              <w:rPr>
                <w:rFonts w:cs="Arial"/>
                <w:szCs w:val="21"/>
              </w:rPr>
              <w:t>ProductName</w:t>
            </w:r>
          </w:p>
        </w:tc>
        <w:tc>
          <w:tcPr>
            <w:tcW w:w="1966" w:type="pct"/>
          </w:tcPr>
          <w:p w14:paraId="0CAE6C56" w14:textId="77777777" w:rsidR="00D77762" w:rsidRPr="00C02ABA" w:rsidRDefault="00D77762" w:rsidP="00D77762">
            <w:pPr>
              <w:pStyle w:val="TableText"/>
              <w:jc w:val="left"/>
              <w:rPr>
                <w:rFonts w:cs="Arial"/>
                <w:szCs w:val="21"/>
              </w:rPr>
            </w:pPr>
            <w:r w:rsidRPr="00C02ABA">
              <w:rPr>
                <w:rFonts w:cs="Arial"/>
                <w:szCs w:val="21"/>
              </w:rPr>
              <w:t>A human readable identity for the product.</w:t>
            </w:r>
          </w:p>
        </w:tc>
        <w:tc>
          <w:tcPr>
            <w:tcW w:w="874" w:type="pct"/>
          </w:tcPr>
          <w:p w14:paraId="0CAE6C57" w14:textId="77777777" w:rsidR="00D77762" w:rsidRPr="00C02ABA" w:rsidRDefault="00D77762" w:rsidP="00D77762">
            <w:pPr>
              <w:pStyle w:val="TableText"/>
              <w:jc w:val="left"/>
              <w:rPr>
                <w:rFonts w:cs="Arial"/>
                <w:szCs w:val="21"/>
              </w:rPr>
            </w:pPr>
            <w:r w:rsidRPr="00C02ABA">
              <w:rPr>
                <w:rFonts w:cs="Arial"/>
                <w:szCs w:val="21"/>
              </w:rPr>
              <w:t xml:space="preserve">String </w:t>
            </w:r>
            <w:r w:rsidR="007E3BE0">
              <w:rPr>
                <w:rFonts w:cs="Arial"/>
                <w:szCs w:val="21"/>
              </w:rPr>
              <w:t>(256)</w:t>
            </w:r>
          </w:p>
        </w:tc>
        <w:tc>
          <w:tcPr>
            <w:tcW w:w="874" w:type="pct"/>
          </w:tcPr>
          <w:p w14:paraId="0CAE6C58"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5E" w14:textId="77777777" w:rsidTr="00D77762">
        <w:trPr>
          <w:cantSplit/>
          <w:trHeight w:val="236"/>
        </w:trPr>
        <w:tc>
          <w:tcPr>
            <w:tcW w:w="1286" w:type="pct"/>
          </w:tcPr>
          <w:p w14:paraId="0CAE6C5A" w14:textId="77777777" w:rsidR="00D77762" w:rsidRPr="00C02ABA" w:rsidRDefault="00D77762" w:rsidP="00D77762">
            <w:pPr>
              <w:pStyle w:val="TableText"/>
              <w:jc w:val="left"/>
              <w:rPr>
                <w:rFonts w:cs="Arial"/>
                <w:szCs w:val="21"/>
              </w:rPr>
            </w:pPr>
            <w:r>
              <w:rPr>
                <w:rFonts w:cs="Arial"/>
                <w:szCs w:val="21"/>
              </w:rPr>
              <w:t>PreferredFSEs</w:t>
            </w:r>
          </w:p>
        </w:tc>
        <w:tc>
          <w:tcPr>
            <w:tcW w:w="1966" w:type="pct"/>
          </w:tcPr>
          <w:p w14:paraId="0CAE6C5B" w14:textId="77777777" w:rsidR="00D77762" w:rsidRPr="00C02ABA" w:rsidRDefault="00D77762" w:rsidP="00F15E1E">
            <w:pPr>
              <w:pStyle w:val="TableText"/>
              <w:jc w:val="left"/>
              <w:rPr>
                <w:rFonts w:cs="Arial"/>
                <w:szCs w:val="21"/>
              </w:rPr>
            </w:pPr>
            <w:r>
              <w:rPr>
                <w:rFonts w:cs="Arial"/>
                <w:szCs w:val="21"/>
              </w:rPr>
              <w:t>A sequence of semi-colon separated IDs used to identify the preferred resources.</w:t>
            </w:r>
          </w:p>
        </w:tc>
        <w:tc>
          <w:tcPr>
            <w:tcW w:w="874" w:type="pct"/>
          </w:tcPr>
          <w:p w14:paraId="0CAE6C5C" w14:textId="77777777" w:rsidR="00D77762" w:rsidRDefault="00D77762" w:rsidP="00D77762">
            <w:pPr>
              <w:pStyle w:val="TableText"/>
              <w:jc w:val="left"/>
              <w:rPr>
                <w:rFonts w:cs="Arial"/>
                <w:szCs w:val="21"/>
              </w:rPr>
            </w:pPr>
            <w:r>
              <w:rPr>
                <w:rFonts w:cs="Arial"/>
                <w:szCs w:val="21"/>
              </w:rPr>
              <w:t xml:space="preserve">String </w:t>
            </w:r>
            <w:r w:rsidR="007E3BE0">
              <w:rPr>
                <w:rFonts w:cs="Arial"/>
                <w:szCs w:val="21"/>
              </w:rPr>
              <w:t>(256)</w:t>
            </w:r>
          </w:p>
        </w:tc>
        <w:tc>
          <w:tcPr>
            <w:tcW w:w="874" w:type="pct"/>
          </w:tcPr>
          <w:p w14:paraId="0CAE6C5D" w14:textId="77777777" w:rsidR="00D77762" w:rsidRPr="00C02ABA" w:rsidRDefault="00D77762" w:rsidP="00D77762">
            <w:pPr>
              <w:pStyle w:val="TableText"/>
              <w:jc w:val="left"/>
              <w:rPr>
                <w:rFonts w:cs="Arial"/>
                <w:szCs w:val="21"/>
              </w:rPr>
            </w:pPr>
            <w:r>
              <w:rPr>
                <w:rFonts w:cs="Arial"/>
                <w:szCs w:val="21"/>
              </w:rPr>
              <w:t>No</w:t>
            </w:r>
          </w:p>
        </w:tc>
      </w:tr>
      <w:tr w:rsidR="00D77762" w:rsidRPr="00C02ABA" w14:paraId="0CAE6C63" w14:textId="77777777" w:rsidTr="00D77762">
        <w:trPr>
          <w:cantSplit/>
          <w:trHeight w:val="236"/>
        </w:trPr>
        <w:tc>
          <w:tcPr>
            <w:tcW w:w="1286" w:type="pct"/>
          </w:tcPr>
          <w:p w14:paraId="0CAE6C5F" w14:textId="77777777" w:rsidR="00D77762" w:rsidRPr="00C02ABA" w:rsidRDefault="00D77762" w:rsidP="00D77762">
            <w:pPr>
              <w:pStyle w:val="TableText"/>
              <w:jc w:val="left"/>
              <w:rPr>
                <w:rFonts w:cs="Arial"/>
                <w:szCs w:val="21"/>
              </w:rPr>
            </w:pPr>
            <w:r>
              <w:rPr>
                <w:rFonts w:cs="Arial"/>
                <w:szCs w:val="21"/>
              </w:rPr>
              <w:t>PreferredEngineer</w:t>
            </w:r>
            <w:r w:rsidRPr="00C02ABA">
              <w:rPr>
                <w:rFonts w:cs="Arial"/>
                <w:szCs w:val="21"/>
              </w:rPr>
              <w:t>s</w:t>
            </w:r>
          </w:p>
        </w:tc>
        <w:tc>
          <w:tcPr>
            <w:tcW w:w="1966" w:type="pct"/>
          </w:tcPr>
          <w:p w14:paraId="0CAE6C60" w14:textId="77777777" w:rsidR="00D77762" w:rsidRPr="00C02ABA" w:rsidRDefault="00D77762" w:rsidP="00D77762">
            <w:pPr>
              <w:pStyle w:val="TableText"/>
              <w:jc w:val="left"/>
              <w:rPr>
                <w:rFonts w:cs="Arial"/>
                <w:szCs w:val="21"/>
              </w:rPr>
            </w:pPr>
            <w:r w:rsidRPr="00C02ABA">
              <w:rPr>
                <w:rFonts w:cs="Arial"/>
                <w:szCs w:val="21"/>
              </w:rPr>
              <w:t xml:space="preserve">A list of </w:t>
            </w:r>
            <w:r>
              <w:rPr>
                <w:rFonts w:cs="Arial"/>
                <w:szCs w:val="21"/>
              </w:rPr>
              <w:t>the resources</w:t>
            </w:r>
            <w:r w:rsidRPr="00C02ABA">
              <w:rPr>
                <w:rFonts w:cs="Arial"/>
                <w:szCs w:val="21"/>
              </w:rPr>
              <w:t xml:space="preserve"> </w:t>
            </w:r>
            <w:r>
              <w:rPr>
                <w:rFonts w:cs="Arial"/>
                <w:szCs w:val="21"/>
              </w:rPr>
              <w:t xml:space="preserve">who are </w:t>
            </w:r>
            <w:r w:rsidRPr="00C02ABA">
              <w:rPr>
                <w:rFonts w:cs="Arial"/>
                <w:szCs w:val="21"/>
              </w:rPr>
              <w:t>preferred when working on this system.</w:t>
            </w:r>
          </w:p>
        </w:tc>
        <w:tc>
          <w:tcPr>
            <w:tcW w:w="874" w:type="pct"/>
          </w:tcPr>
          <w:p w14:paraId="0CAE6C61" w14:textId="77777777" w:rsidR="00D77762" w:rsidRPr="00C02ABA" w:rsidRDefault="00D77762" w:rsidP="00D77762">
            <w:pPr>
              <w:pStyle w:val="TableText"/>
              <w:jc w:val="left"/>
              <w:rPr>
                <w:rFonts w:cs="Arial"/>
                <w:szCs w:val="21"/>
              </w:rPr>
            </w:pPr>
            <w:r>
              <w:rPr>
                <w:rFonts w:cs="Arial"/>
                <w:szCs w:val="21"/>
              </w:rPr>
              <w:t>Reference</w:t>
            </w:r>
            <w:r w:rsidRPr="00C02ABA">
              <w:rPr>
                <w:rFonts w:cs="Arial"/>
                <w:szCs w:val="21"/>
              </w:rPr>
              <w:t xml:space="preserve"> to Engineer</w:t>
            </w:r>
            <w:r>
              <w:rPr>
                <w:rFonts w:cs="Arial"/>
                <w:szCs w:val="21"/>
              </w:rPr>
              <w:t xml:space="preserve"> (</w:t>
            </w:r>
            <w:r w:rsidRPr="00C02ABA">
              <w:rPr>
                <w:rFonts w:cs="Arial"/>
                <w:szCs w:val="21"/>
              </w:rPr>
              <w:t>Multi</w:t>
            </w:r>
            <w:r>
              <w:rPr>
                <w:rFonts w:cs="Arial"/>
                <w:szCs w:val="21"/>
              </w:rPr>
              <w:t>-</w:t>
            </w:r>
            <w:r w:rsidRPr="00C02ABA">
              <w:rPr>
                <w:rFonts w:cs="Arial"/>
                <w:szCs w:val="21"/>
              </w:rPr>
              <w:t>value</w:t>
            </w:r>
            <w:r>
              <w:rPr>
                <w:rFonts w:cs="Arial"/>
                <w:szCs w:val="21"/>
              </w:rPr>
              <w:t>)</w:t>
            </w:r>
          </w:p>
        </w:tc>
        <w:tc>
          <w:tcPr>
            <w:tcW w:w="874" w:type="pct"/>
          </w:tcPr>
          <w:p w14:paraId="0CAE6C62" w14:textId="77777777" w:rsidR="00D77762" w:rsidRPr="00C02ABA" w:rsidRDefault="00D77762" w:rsidP="00D77762">
            <w:pPr>
              <w:pStyle w:val="TableText"/>
              <w:jc w:val="left"/>
              <w:rPr>
                <w:rFonts w:cs="Arial"/>
                <w:szCs w:val="21"/>
              </w:rPr>
            </w:pPr>
            <w:r w:rsidRPr="00C02ABA">
              <w:rPr>
                <w:rFonts w:cs="Arial"/>
                <w:szCs w:val="21"/>
              </w:rPr>
              <w:t>No</w:t>
            </w:r>
          </w:p>
        </w:tc>
      </w:tr>
      <w:tr w:rsidR="009438CB" w:rsidRPr="00C02ABA" w14:paraId="0CAE6C68" w14:textId="77777777" w:rsidTr="002C6019">
        <w:trPr>
          <w:cantSplit/>
          <w:trHeight w:val="236"/>
        </w:trPr>
        <w:tc>
          <w:tcPr>
            <w:tcW w:w="1286" w:type="pct"/>
            <w:tcBorders>
              <w:top w:val="single" w:sz="6" w:space="0" w:color="000000"/>
              <w:bottom w:val="single" w:sz="6" w:space="0" w:color="000000"/>
            </w:tcBorders>
          </w:tcPr>
          <w:p w14:paraId="0CAE6C64" w14:textId="77777777" w:rsidR="009438CB" w:rsidRPr="00C02ABA" w:rsidRDefault="009438CB" w:rsidP="002C6019">
            <w:pPr>
              <w:pStyle w:val="TableText"/>
              <w:jc w:val="left"/>
              <w:rPr>
                <w:rFonts w:cs="Arial"/>
                <w:szCs w:val="21"/>
              </w:rPr>
            </w:pPr>
            <w:r>
              <w:rPr>
                <w:rFonts w:cs="Arial"/>
                <w:szCs w:val="21"/>
              </w:rPr>
              <w:t>ExcludedFSEs</w:t>
            </w:r>
          </w:p>
        </w:tc>
        <w:tc>
          <w:tcPr>
            <w:tcW w:w="1966" w:type="pct"/>
          </w:tcPr>
          <w:p w14:paraId="0CAE6C65" w14:textId="77777777" w:rsidR="009438CB" w:rsidRPr="00C02ABA" w:rsidRDefault="009438CB" w:rsidP="00F15E1E">
            <w:pPr>
              <w:pStyle w:val="TableText"/>
              <w:jc w:val="left"/>
              <w:rPr>
                <w:rFonts w:cs="Arial"/>
                <w:szCs w:val="21"/>
              </w:rPr>
            </w:pPr>
            <w:r>
              <w:rPr>
                <w:rFonts w:cs="Arial"/>
                <w:szCs w:val="21"/>
              </w:rPr>
              <w:t>A sequence of semi-colon separated IDs used to identify the excluded resources (aka “blacklisted”).</w:t>
            </w:r>
          </w:p>
        </w:tc>
        <w:tc>
          <w:tcPr>
            <w:tcW w:w="874" w:type="pct"/>
            <w:tcBorders>
              <w:top w:val="single" w:sz="6" w:space="0" w:color="000000"/>
              <w:bottom w:val="single" w:sz="6" w:space="0" w:color="000000"/>
            </w:tcBorders>
          </w:tcPr>
          <w:p w14:paraId="0CAE6C66" w14:textId="77777777" w:rsidR="009438CB" w:rsidRDefault="009438CB" w:rsidP="002C6019">
            <w:pPr>
              <w:pStyle w:val="TableText"/>
              <w:jc w:val="left"/>
              <w:rPr>
                <w:rFonts w:cs="Arial"/>
                <w:szCs w:val="21"/>
              </w:rPr>
            </w:pPr>
            <w:r>
              <w:rPr>
                <w:rFonts w:cs="Arial"/>
                <w:szCs w:val="21"/>
              </w:rPr>
              <w:t>String (256)</w:t>
            </w:r>
          </w:p>
        </w:tc>
        <w:tc>
          <w:tcPr>
            <w:tcW w:w="874" w:type="pct"/>
            <w:tcBorders>
              <w:top w:val="single" w:sz="6" w:space="0" w:color="000000"/>
              <w:bottom w:val="single" w:sz="6" w:space="0" w:color="000000"/>
            </w:tcBorders>
          </w:tcPr>
          <w:p w14:paraId="0CAE6C67" w14:textId="77777777" w:rsidR="009438CB" w:rsidRPr="00C02ABA" w:rsidRDefault="009438CB" w:rsidP="002C6019">
            <w:pPr>
              <w:pStyle w:val="TableText"/>
              <w:jc w:val="left"/>
              <w:rPr>
                <w:rFonts w:cs="Arial"/>
                <w:szCs w:val="21"/>
              </w:rPr>
            </w:pPr>
            <w:r>
              <w:rPr>
                <w:rFonts w:cs="Arial"/>
                <w:szCs w:val="21"/>
              </w:rPr>
              <w:t>No</w:t>
            </w:r>
          </w:p>
        </w:tc>
      </w:tr>
      <w:tr w:rsidR="009438CB" w:rsidRPr="00C02ABA" w14:paraId="0CAE6C6D" w14:textId="77777777" w:rsidTr="002C6019">
        <w:trPr>
          <w:cantSplit/>
          <w:trHeight w:val="236"/>
        </w:trPr>
        <w:tc>
          <w:tcPr>
            <w:tcW w:w="1286" w:type="pct"/>
            <w:tcBorders>
              <w:top w:val="single" w:sz="6" w:space="0" w:color="000000"/>
            </w:tcBorders>
          </w:tcPr>
          <w:p w14:paraId="0CAE6C69" w14:textId="77777777" w:rsidR="009438CB" w:rsidRDefault="009438CB" w:rsidP="002C6019">
            <w:pPr>
              <w:pStyle w:val="TableText"/>
              <w:jc w:val="left"/>
              <w:rPr>
                <w:rFonts w:cs="Arial"/>
                <w:szCs w:val="21"/>
              </w:rPr>
            </w:pPr>
            <w:r>
              <w:rPr>
                <w:rFonts w:cs="Arial"/>
                <w:szCs w:val="21"/>
              </w:rPr>
              <w:t>ExcludedEngineers</w:t>
            </w:r>
          </w:p>
        </w:tc>
        <w:tc>
          <w:tcPr>
            <w:tcW w:w="1966" w:type="pct"/>
          </w:tcPr>
          <w:p w14:paraId="0CAE6C6A" w14:textId="77777777" w:rsidR="009438CB" w:rsidRDefault="009438CB" w:rsidP="002C6019">
            <w:pPr>
              <w:pStyle w:val="TableText"/>
              <w:jc w:val="left"/>
              <w:rPr>
                <w:rFonts w:cs="Arial"/>
                <w:szCs w:val="21"/>
              </w:rPr>
            </w:pPr>
            <w:r w:rsidRPr="00C02ABA">
              <w:rPr>
                <w:rFonts w:cs="Arial"/>
                <w:szCs w:val="21"/>
              </w:rPr>
              <w:t xml:space="preserve">A list of </w:t>
            </w:r>
            <w:r>
              <w:rPr>
                <w:rFonts w:cs="Arial"/>
                <w:szCs w:val="21"/>
              </w:rPr>
              <w:t>the resources</w:t>
            </w:r>
            <w:r w:rsidRPr="00C02ABA">
              <w:rPr>
                <w:rFonts w:cs="Arial"/>
                <w:szCs w:val="21"/>
              </w:rPr>
              <w:t xml:space="preserve"> </w:t>
            </w:r>
            <w:r>
              <w:rPr>
                <w:rFonts w:cs="Arial"/>
                <w:szCs w:val="21"/>
              </w:rPr>
              <w:t>who are excluded</w:t>
            </w:r>
            <w:r w:rsidRPr="00C02ABA">
              <w:rPr>
                <w:rFonts w:cs="Arial"/>
                <w:szCs w:val="21"/>
              </w:rPr>
              <w:t xml:space="preserve"> </w:t>
            </w:r>
            <w:r>
              <w:rPr>
                <w:rFonts w:cs="Arial"/>
                <w:szCs w:val="21"/>
              </w:rPr>
              <w:t xml:space="preserve">from </w:t>
            </w:r>
            <w:r w:rsidRPr="00C02ABA">
              <w:rPr>
                <w:rFonts w:cs="Arial"/>
                <w:szCs w:val="21"/>
              </w:rPr>
              <w:t>working on this system.</w:t>
            </w:r>
            <w:r>
              <w:rPr>
                <w:rFonts w:cs="Arial"/>
                <w:szCs w:val="21"/>
              </w:rPr>
              <w:t xml:space="preserve"> Derived from ExcludedFSEs.</w:t>
            </w:r>
          </w:p>
        </w:tc>
        <w:tc>
          <w:tcPr>
            <w:tcW w:w="874" w:type="pct"/>
            <w:tcBorders>
              <w:top w:val="single" w:sz="6" w:space="0" w:color="000000"/>
            </w:tcBorders>
          </w:tcPr>
          <w:p w14:paraId="0CAE6C6B" w14:textId="77777777" w:rsidR="009438CB" w:rsidRDefault="009438CB" w:rsidP="002C6019">
            <w:pPr>
              <w:pStyle w:val="TableText"/>
              <w:jc w:val="left"/>
              <w:rPr>
                <w:rFonts w:cs="Arial"/>
                <w:szCs w:val="21"/>
              </w:rPr>
            </w:pPr>
            <w:r>
              <w:rPr>
                <w:rFonts w:cs="Arial"/>
                <w:szCs w:val="21"/>
              </w:rPr>
              <w:t>Reference</w:t>
            </w:r>
            <w:r w:rsidRPr="00C02ABA">
              <w:rPr>
                <w:rFonts w:cs="Arial"/>
                <w:szCs w:val="21"/>
              </w:rPr>
              <w:t xml:space="preserve"> to Engineer</w:t>
            </w:r>
            <w:r>
              <w:rPr>
                <w:rFonts w:cs="Arial"/>
                <w:szCs w:val="21"/>
              </w:rPr>
              <w:t xml:space="preserve"> (</w:t>
            </w:r>
            <w:r w:rsidRPr="00C02ABA">
              <w:rPr>
                <w:rFonts w:cs="Arial"/>
                <w:szCs w:val="21"/>
              </w:rPr>
              <w:t>Multi</w:t>
            </w:r>
            <w:r>
              <w:rPr>
                <w:rFonts w:cs="Arial"/>
                <w:szCs w:val="21"/>
              </w:rPr>
              <w:t>-</w:t>
            </w:r>
            <w:r w:rsidRPr="00C02ABA">
              <w:rPr>
                <w:rFonts w:cs="Arial"/>
                <w:szCs w:val="21"/>
              </w:rPr>
              <w:t>value</w:t>
            </w:r>
            <w:r>
              <w:rPr>
                <w:rFonts w:cs="Arial"/>
                <w:szCs w:val="21"/>
              </w:rPr>
              <w:t>)</w:t>
            </w:r>
          </w:p>
        </w:tc>
        <w:tc>
          <w:tcPr>
            <w:tcW w:w="874" w:type="pct"/>
            <w:tcBorders>
              <w:top w:val="single" w:sz="6" w:space="0" w:color="000000"/>
            </w:tcBorders>
          </w:tcPr>
          <w:p w14:paraId="0CAE6C6C" w14:textId="77777777" w:rsidR="009438CB" w:rsidRDefault="009438CB" w:rsidP="002C6019">
            <w:pPr>
              <w:pStyle w:val="TableText"/>
              <w:jc w:val="left"/>
              <w:rPr>
                <w:rFonts w:cs="Arial"/>
                <w:szCs w:val="21"/>
              </w:rPr>
            </w:pPr>
            <w:r w:rsidRPr="00C02ABA">
              <w:rPr>
                <w:rFonts w:cs="Arial"/>
                <w:szCs w:val="21"/>
              </w:rPr>
              <w:t>No</w:t>
            </w:r>
          </w:p>
        </w:tc>
      </w:tr>
      <w:tr w:rsidR="00BA1D87" w:rsidRPr="00C02ABA" w14:paraId="52219E8E" w14:textId="77777777" w:rsidTr="002C6019">
        <w:trPr>
          <w:cantSplit/>
          <w:trHeight w:val="236"/>
        </w:trPr>
        <w:tc>
          <w:tcPr>
            <w:tcW w:w="1286" w:type="pct"/>
            <w:tcBorders>
              <w:top w:val="single" w:sz="6" w:space="0" w:color="000000"/>
            </w:tcBorders>
          </w:tcPr>
          <w:p w14:paraId="44961164" w14:textId="626F6C9B" w:rsidR="00BA1D87" w:rsidRDefault="00BA1D87" w:rsidP="002C6019">
            <w:pPr>
              <w:pStyle w:val="TableText"/>
              <w:jc w:val="left"/>
              <w:rPr>
                <w:rFonts w:cs="Arial"/>
                <w:szCs w:val="21"/>
              </w:rPr>
            </w:pPr>
            <w:r>
              <w:rPr>
                <w:rFonts w:cs="Arial"/>
                <w:szCs w:val="21"/>
              </w:rPr>
              <w:t>RequiredFSEs</w:t>
            </w:r>
          </w:p>
        </w:tc>
        <w:tc>
          <w:tcPr>
            <w:tcW w:w="1966" w:type="pct"/>
          </w:tcPr>
          <w:p w14:paraId="4C25FB73" w14:textId="7243FB40" w:rsidR="00BA1D87" w:rsidRPr="00C02ABA" w:rsidRDefault="00BA1D87" w:rsidP="002C6019">
            <w:pPr>
              <w:pStyle w:val="TableText"/>
              <w:jc w:val="left"/>
              <w:rPr>
                <w:rFonts w:cs="Arial"/>
                <w:szCs w:val="21"/>
              </w:rPr>
            </w:pPr>
            <w:r>
              <w:rPr>
                <w:rFonts w:cs="Arial"/>
                <w:szCs w:val="21"/>
              </w:rPr>
              <w:t>A sequence of semi-colon separated IDs used to identify the required resources (i.e. a “whitelist” defining the only resources permitted to work on this system).</w:t>
            </w:r>
          </w:p>
        </w:tc>
        <w:tc>
          <w:tcPr>
            <w:tcW w:w="874" w:type="pct"/>
            <w:tcBorders>
              <w:top w:val="single" w:sz="6" w:space="0" w:color="000000"/>
            </w:tcBorders>
          </w:tcPr>
          <w:p w14:paraId="682C479D" w14:textId="350ACD92" w:rsidR="00BA1D87" w:rsidRDefault="00BA1D87" w:rsidP="002C6019">
            <w:pPr>
              <w:pStyle w:val="TableText"/>
              <w:jc w:val="left"/>
              <w:rPr>
                <w:rFonts w:cs="Arial"/>
                <w:szCs w:val="21"/>
              </w:rPr>
            </w:pPr>
            <w:r>
              <w:rPr>
                <w:rFonts w:cs="Arial"/>
                <w:szCs w:val="21"/>
              </w:rPr>
              <w:t>String (256)</w:t>
            </w:r>
          </w:p>
        </w:tc>
        <w:tc>
          <w:tcPr>
            <w:tcW w:w="874" w:type="pct"/>
            <w:tcBorders>
              <w:top w:val="single" w:sz="6" w:space="0" w:color="000000"/>
            </w:tcBorders>
          </w:tcPr>
          <w:p w14:paraId="05C42DE7" w14:textId="7A7D35AC" w:rsidR="00BA1D87" w:rsidRPr="00C02ABA" w:rsidRDefault="00BA1D87" w:rsidP="002C6019">
            <w:pPr>
              <w:pStyle w:val="TableText"/>
              <w:jc w:val="left"/>
              <w:rPr>
                <w:rFonts w:cs="Arial"/>
                <w:szCs w:val="21"/>
              </w:rPr>
            </w:pPr>
            <w:r>
              <w:rPr>
                <w:rFonts w:cs="Arial"/>
                <w:szCs w:val="21"/>
              </w:rPr>
              <w:t>No</w:t>
            </w:r>
          </w:p>
        </w:tc>
      </w:tr>
      <w:tr w:rsidR="00BA1D87" w:rsidRPr="00C02ABA" w14:paraId="432ED89E" w14:textId="77777777" w:rsidTr="002C6019">
        <w:trPr>
          <w:cantSplit/>
          <w:trHeight w:val="236"/>
        </w:trPr>
        <w:tc>
          <w:tcPr>
            <w:tcW w:w="1286" w:type="pct"/>
            <w:tcBorders>
              <w:top w:val="single" w:sz="6" w:space="0" w:color="000000"/>
            </w:tcBorders>
          </w:tcPr>
          <w:p w14:paraId="0CBC7037" w14:textId="30810D4F" w:rsidR="00BA1D87" w:rsidRDefault="00BA1D87" w:rsidP="002C6019">
            <w:pPr>
              <w:pStyle w:val="TableText"/>
              <w:jc w:val="left"/>
              <w:rPr>
                <w:rFonts w:cs="Arial"/>
                <w:szCs w:val="21"/>
              </w:rPr>
            </w:pPr>
            <w:r>
              <w:rPr>
                <w:rFonts w:cs="Arial"/>
                <w:szCs w:val="21"/>
              </w:rPr>
              <w:t>RequiredEngineers</w:t>
            </w:r>
          </w:p>
        </w:tc>
        <w:tc>
          <w:tcPr>
            <w:tcW w:w="1966" w:type="pct"/>
          </w:tcPr>
          <w:p w14:paraId="342994CB" w14:textId="61E8530F" w:rsidR="00BA1D87" w:rsidRPr="00C02ABA" w:rsidRDefault="00BA1D87" w:rsidP="002C6019">
            <w:pPr>
              <w:pStyle w:val="TableText"/>
              <w:jc w:val="left"/>
              <w:rPr>
                <w:rFonts w:cs="Arial"/>
                <w:szCs w:val="21"/>
              </w:rPr>
            </w:pPr>
            <w:r>
              <w:rPr>
                <w:rFonts w:cs="Arial"/>
                <w:szCs w:val="21"/>
              </w:rPr>
              <w:t>A list of the resources permitted to work on this system. Derived from RequiredFSEs.</w:t>
            </w:r>
          </w:p>
        </w:tc>
        <w:tc>
          <w:tcPr>
            <w:tcW w:w="874" w:type="pct"/>
            <w:tcBorders>
              <w:top w:val="single" w:sz="6" w:space="0" w:color="000000"/>
            </w:tcBorders>
          </w:tcPr>
          <w:p w14:paraId="3A3E0D08" w14:textId="28C74B9B" w:rsidR="00BA1D87" w:rsidRDefault="00BA1D87" w:rsidP="002C6019">
            <w:pPr>
              <w:pStyle w:val="TableText"/>
              <w:jc w:val="left"/>
              <w:rPr>
                <w:rFonts w:cs="Arial"/>
                <w:szCs w:val="21"/>
              </w:rPr>
            </w:pPr>
            <w:r>
              <w:rPr>
                <w:rFonts w:cs="Arial"/>
                <w:szCs w:val="21"/>
              </w:rPr>
              <w:t>Reference to Engineer (Multi-value)</w:t>
            </w:r>
          </w:p>
        </w:tc>
        <w:tc>
          <w:tcPr>
            <w:tcW w:w="874" w:type="pct"/>
            <w:tcBorders>
              <w:top w:val="single" w:sz="6" w:space="0" w:color="000000"/>
            </w:tcBorders>
          </w:tcPr>
          <w:p w14:paraId="7986CB36" w14:textId="00AC3508" w:rsidR="00BA1D87" w:rsidRDefault="00BA1D87" w:rsidP="002C6019">
            <w:pPr>
              <w:pStyle w:val="TableText"/>
              <w:jc w:val="left"/>
              <w:rPr>
                <w:rFonts w:cs="Arial"/>
                <w:szCs w:val="21"/>
              </w:rPr>
            </w:pPr>
            <w:r>
              <w:rPr>
                <w:rFonts w:cs="Arial"/>
                <w:szCs w:val="21"/>
              </w:rPr>
              <w:t>No</w:t>
            </w:r>
          </w:p>
        </w:tc>
      </w:tr>
      <w:tr w:rsidR="00D77762" w:rsidRPr="00C02ABA" w14:paraId="0CAE6C72" w14:textId="77777777" w:rsidTr="00D77762">
        <w:trPr>
          <w:cantSplit/>
          <w:trHeight w:val="236"/>
        </w:trPr>
        <w:tc>
          <w:tcPr>
            <w:tcW w:w="1286" w:type="pct"/>
          </w:tcPr>
          <w:p w14:paraId="0CAE6C6E" w14:textId="77777777" w:rsidR="00D77762" w:rsidRPr="00C02ABA" w:rsidRDefault="00D77762" w:rsidP="00D77762">
            <w:pPr>
              <w:pStyle w:val="TableText"/>
              <w:jc w:val="left"/>
              <w:rPr>
                <w:rFonts w:cs="Arial"/>
                <w:szCs w:val="21"/>
              </w:rPr>
            </w:pPr>
            <w:r w:rsidRPr="00C02ABA">
              <w:rPr>
                <w:rFonts w:cs="Arial"/>
                <w:szCs w:val="21"/>
              </w:rPr>
              <w:t>VIP</w:t>
            </w:r>
          </w:p>
        </w:tc>
        <w:tc>
          <w:tcPr>
            <w:tcW w:w="1966" w:type="pct"/>
          </w:tcPr>
          <w:p w14:paraId="0CAE6C6F" w14:textId="77777777" w:rsidR="00D77762" w:rsidRPr="00C02ABA" w:rsidRDefault="00D77762" w:rsidP="00D77762">
            <w:pPr>
              <w:pStyle w:val="TableText"/>
              <w:jc w:val="left"/>
              <w:rPr>
                <w:rFonts w:cs="Arial"/>
                <w:szCs w:val="21"/>
              </w:rPr>
            </w:pPr>
            <w:r>
              <w:rPr>
                <w:rFonts w:cs="Arial"/>
                <w:szCs w:val="21"/>
              </w:rPr>
              <w:t>An indication as to whether the system has VIP status. Not currently used.</w:t>
            </w:r>
          </w:p>
        </w:tc>
        <w:tc>
          <w:tcPr>
            <w:tcW w:w="874" w:type="pct"/>
          </w:tcPr>
          <w:p w14:paraId="0CAE6C70" w14:textId="77777777" w:rsidR="00D77762" w:rsidRPr="00C02ABA" w:rsidRDefault="00D77762" w:rsidP="00D77762">
            <w:pPr>
              <w:pStyle w:val="TableText"/>
              <w:jc w:val="left"/>
              <w:rPr>
                <w:rFonts w:cs="Arial"/>
                <w:szCs w:val="21"/>
              </w:rPr>
            </w:pPr>
            <w:r>
              <w:rPr>
                <w:rFonts w:cs="Arial"/>
                <w:szCs w:val="21"/>
              </w:rPr>
              <w:t>Yes/No (</w:t>
            </w:r>
            <w:r w:rsidRPr="00C02ABA">
              <w:rPr>
                <w:rFonts w:cs="Arial"/>
                <w:szCs w:val="21"/>
              </w:rPr>
              <w:t>Boolean</w:t>
            </w:r>
            <w:r>
              <w:rPr>
                <w:rFonts w:cs="Arial"/>
                <w:szCs w:val="21"/>
              </w:rPr>
              <w:t>)</w:t>
            </w:r>
          </w:p>
        </w:tc>
        <w:tc>
          <w:tcPr>
            <w:tcW w:w="874" w:type="pct"/>
          </w:tcPr>
          <w:p w14:paraId="0CAE6C71" w14:textId="77777777" w:rsidR="00D77762" w:rsidRPr="00C02ABA" w:rsidRDefault="00D77762" w:rsidP="00D77762">
            <w:pPr>
              <w:pStyle w:val="TableText"/>
              <w:jc w:val="left"/>
              <w:rPr>
                <w:rFonts w:cs="Arial"/>
                <w:szCs w:val="21"/>
              </w:rPr>
            </w:pPr>
            <w:r w:rsidRPr="00C02ABA">
              <w:rPr>
                <w:rFonts w:cs="Arial"/>
                <w:szCs w:val="21"/>
              </w:rPr>
              <w:t>No</w:t>
            </w:r>
          </w:p>
        </w:tc>
      </w:tr>
    </w:tbl>
    <w:p w14:paraId="0CAE6C73" w14:textId="77777777" w:rsidR="00D77762" w:rsidRPr="001D70B7" w:rsidRDefault="00D77762" w:rsidP="00D77762">
      <w:pPr>
        <w:pStyle w:val="Heading3"/>
        <w:jc w:val="left"/>
        <w:rPr>
          <w:bCs/>
        </w:rPr>
      </w:pPr>
      <w:bookmarkStart w:id="4354" w:name="_Toc425500343"/>
      <w:r>
        <w:rPr>
          <w:bCs/>
        </w:rPr>
        <w:t>System</w:t>
      </w:r>
      <w:r w:rsidRPr="001D70B7">
        <w:rPr>
          <w:bCs/>
        </w:rPr>
        <w:t xml:space="preserve"> Data Derivation</w:t>
      </w:r>
      <w:bookmarkEnd w:id="4354"/>
    </w:p>
    <w:p w14:paraId="0CAE6C74" w14:textId="1FF8BEC7" w:rsidR="00D77762" w:rsidRDefault="00D77762" w:rsidP="00D77762">
      <w:r>
        <w:t>When a system is created not all the required data is provided by the work order system (</w:t>
      </w:r>
      <w:r w:rsidR="00D01A1B">
        <w:t>SIEBEL</w:t>
      </w:r>
      <w:r>
        <w:t>) in a form usable directly by ClickSchedule. The additional data needed will have to be automatically derived, according to the following mappings.</w:t>
      </w:r>
    </w:p>
    <w:p w14:paraId="0CAE6C75" w14:textId="24BB8E18" w:rsidR="00D77762" w:rsidRDefault="00D77762" w:rsidP="009A52C8">
      <w:pPr>
        <w:pStyle w:val="ListParagraph"/>
        <w:keepNext/>
        <w:numPr>
          <w:ilvl w:val="0"/>
          <w:numId w:val="18"/>
        </w:numPr>
        <w:spacing w:after="200" w:line="276" w:lineRule="auto"/>
        <w:ind w:left="714" w:hanging="357"/>
        <w:jc w:val="left"/>
      </w:pPr>
      <w:r>
        <w:t>PreferredEngineers</w:t>
      </w:r>
      <w:r w:rsidR="00BA1D87">
        <w:t>,</w:t>
      </w:r>
      <w:r w:rsidR="009E622F">
        <w:t xml:space="preserve"> ExcludedEngineers</w:t>
      </w:r>
      <w:r w:rsidR="00BA1D87">
        <w:t xml:space="preserve"> and RequiredEngineers</w:t>
      </w:r>
    </w:p>
    <w:p w14:paraId="0CAE6C76" w14:textId="1EC78E2A" w:rsidR="00D77762" w:rsidRDefault="00D77762" w:rsidP="00D77762">
      <w:pPr>
        <w:spacing w:after="200" w:line="276" w:lineRule="auto"/>
        <w:ind w:left="720"/>
        <w:jc w:val="left"/>
      </w:pPr>
      <w:r>
        <w:t>There is a requirement to derive the Preferred</w:t>
      </w:r>
      <w:r w:rsidR="00BA1D87">
        <w:t>,</w:t>
      </w:r>
      <w:r w:rsidR="009E622F">
        <w:t xml:space="preserve"> Excluded </w:t>
      </w:r>
      <w:r w:rsidR="00BA1D87">
        <w:t xml:space="preserve">and Required </w:t>
      </w:r>
      <w:r>
        <w:t>Engineers list</w:t>
      </w:r>
      <w:r w:rsidR="009E622F">
        <w:t>s</w:t>
      </w:r>
      <w:r>
        <w:t xml:space="preserve"> from formatted string</w:t>
      </w:r>
      <w:r w:rsidR="009E622F">
        <w:t>s</w:t>
      </w:r>
      <w:r>
        <w:t xml:space="preserve"> containing semi-colon separated sequence</w:t>
      </w:r>
      <w:r w:rsidR="009E622F">
        <w:t>s</w:t>
      </w:r>
      <w:r>
        <w:t xml:space="preserve"> of FSE IDs.</w:t>
      </w:r>
      <w:r w:rsidR="001253C6">
        <w:t xml:space="preserve"> Note that this derivation requires the FSEs to already exist within the ClickSchedule database</w:t>
      </w:r>
      <w:r w:rsidR="00064AB1">
        <w:t xml:space="preserve"> and will </w:t>
      </w:r>
      <w:r w:rsidR="004148B8">
        <w:t xml:space="preserve">otherwise </w:t>
      </w:r>
      <w:r w:rsidR="00064AB1">
        <w:t xml:space="preserve">fail </w:t>
      </w:r>
      <w:r w:rsidR="00FF104B">
        <w:t>to retain the unknown FSE reference(s)</w:t>
      </w:r>
      <w:r w:rsidR="001253C6">
        <w:t>.</w:t>
      </w:r>
    </w:p>
    <w:p w14:paraId="0CAE6C77" w14:textId="77777777" w:rsidR="00D77762" w:rsidRPr="001D70B7" w:rsidRDefault="00D77762" w:rsidP="00D77762">
      <w:pPr>
        <w:pStyle w:val="Heading3"/>
        <w:jc w:val="left"/>
        <w:rPr>
          <w:bCs/>
        </w:rPr>
      </w:pPr>
      <w:bookmarkStart w:id="4355" w:name="_Toc425500344"/>
      <w:r>
        <w:rPr>
          <w:bCs/>
        </w:rPr>
        <w:lastRenderedPageBreak/>
        <w:t>System</w:t>
      </w:r>
      <w:r w:rsidRPr="001D70B7">
        <w:rPr>
          <w:bCs/>
        </w:rPr>
        <w:t xml:space="preserve"> Data </w:t>
      </w:r>
      <w:r>
        <w:rPr>
          <w:bCs/>
        </w:rPr>
        <w:t>Management</w:t>
      </w:r>
      <w:bookmarkEnd w:id="4355"/>
    </w:p>
    <w:p w14:paraId="0CAE6C78" w14:textId="77777777" w:rsidR="00D77762" w:rsidRDefault="00D77762" w:rsidP="00D77762">
      <w:r>
        <w:t>System</w:t>
      </w:r>
      <w:r w:rsidR="0042087E">
        <w:t xml:space="preserve"> data is </w:t>
      </w:r>
      <w:r>
        <w:t>created and updated via periodic synchronization from GEHC’s infrastructure.</w:t>
      </w:r>
    </w:p>
    <w:p w14:paraId="0CAE6C79" w14:textId="77777777" w:rsidR="0042087E" w:rsidRPr="006F505C" w:rsidRDefault="0042087E" w:rsidP="00D77762"/>
    <w:p w14:paraId="0CAE6C7A" w14:textId="77777777" w:rsidR="00D77762" w:rsidRDefault="00D77762" w:rsidP="00D77762">
      <w:pPr>
        <w:pStyle w:val="Heading2"/>
        <w:jc w:val="left"/>
      </w:pPr>
      <w:bookmarkStart w:id="4356" w:name="_Toc425500345"/>
      <w:r>
        <w:t>Contracts</w:t>
      </w:r>
      <w:bookmarkEnd w:id="4356"/>
    </w:p>
    <w:p w14:paraId="0CAE6C7B" w14:textId="77777777" w:rsidR="00D77762" w:rsidRDefault="00D77762" w:rsidP="00D77762">
      <w:r>
        <w:t>The following sections describe the supporting data required to describe contracts covering GE Healthcare systems.</w:t>
      </w:r>
    </w:p>
    <w:p w14:paraId="0CAE6C7C" w14:textId="77777777" w:rsidR="001253C6" w:rsidRDefault="001253C6" w:rsidP="00D77762">
      <w:r>
        <w:t xml:space="preserve">For clarity and consistency this is represented as a business object type called </w:t>
      </w:r>
      <w:commentRangeStart w:id="4357"/>
      <w:r>
        <w:t>GE</w:t>
      </w:r>
      <w:r w:rsidR="00B81E2B">
        <w:t>HC</w:t>
      </w:r>
      <w:r>
        <w:t xml:space="preserve">Contract </w:t>
      </w:r>
      <w:commentRangeEnd w:id="4357"/>
      <w:r w:rsidR="004B2F8B">
        <w:rPr>
          <w:rStyle w:val="CommentReference"/>
        </w:rPr>
        <w:commentReference w:id="4357"/>
      </w:r>
      <w:r>
        <w:t>within ClickSchedule.</w:t>
      </w:r>
    </w:p>
    <w:p w14:paraId="0CAE6C7D" w14:textId="77777777" w:rsidR="00D77762" w:rsidRDefault="00D77762" w:rsidP="00D77762">
      <w:pPr>
        <w:pStyle w:val="Heading3"/>
      </w:pPr>
      <w:bookmarkStart w:id="4358" w:name="_Toc425500346"/>
      <w:r>
        <w:t>Coverage</w:t>
      </w:r>
      <w:bookmarkEnd w:id="4358"/>
    </w:p>
    <w:p w14:paraId="0CAE6C7E" w14:textId="77777777" w:rsidR="00D77762" w:rsidRDefault="00D77762" w:rsidP="00D77762">
      <w:r>
        <w:t>Contracts cover specific date ranges. There can only be a single contract covering a specified system for a given date.</w:t>
      </w:r>
    </w:p>
    <w:p w14:paraId="0CAE6C7F" w14:textId="77777777" w:rsidR="00D77762" w:rsidRDefault="00D77762" w:rsidP="00D77762">
      <w:commentRangeStart w:id="4359"/>
      <w:commentRangeStart w:id="4360"/>
      <w:r>
        <w:t>The Early and Late Start properties in the contract are used to derive the Early and Late Start properties for a task</w:t>
      </w:r>
      <w:commentRangeEnd w:id="4359"/>
      <w:r w:rsidR="003F1277">
        <w:rPr>
          <w:rStyle w:val="CommentReference"/>
        </w:rPr>
        <w:commentReference w:id="4359"/>
      </w:r>
      <w:r>
        <w:t xml:space="preserve">. </w:t>
      </w:r>
      <w:commentRangeEnd w:id="4360"/>
      <w:r w:rsidR="004B2F8B">
        <w:rPr>
          <w:rStyle w:val="CommentReference"/>
        </w:rPr>
        <w:commentReference w:id="4360"/>
      </w:r>
    </w:p>
    <w:p w14:paraId="0CAE6C80" w14:textId="77777777" w:rsidR="00D77762" w:rsidRDefault="00D77762" w:rsidP="00D77762">
      <w:pPr>
        <w:pStyle w:val="Heading3"/>
      </w:pPr>
      <w:bookmarkStart w:id="4361" w:name="_Toc425500347"/>
      <w:r>
        <w:t>Contract Property Requirements</w:t>
      </w:r>
      <w:bookmarkEnd w:id="4361"/>
    </w:p>
    <w:p w14:paraId="0CAE6C81" w14:textId="77777777" w:rsidR="00D77762" w:rsidRDefault="00D77762" w:rsidP="00D77762">
      <w:pPr>
        <w:jc w:val="left"/>
      </w:pPr>
      <w:r w:rsidRPr="003E65B4">
        <w:t xml:space="preserve">The following table describes the </w:t>
      </w:r>
      <w:r>
        <w:t>contract</w:t>
      </w:r>
      <w:r w:rsidRPr="003E65B4">
        <w:t xml:space="preserve"> properties/attributes that will be used </w:t>
      </w:r>
      <w:r>
        <w:t>in this solution</w:t>
      </w:r>
      <w:r w:rsidRPr="003E65B4">
        <w:t>. It is possible that</w:t>
      </w:r>
      <w:r>
        <w:t>,</w:t>
      </w:r>
      <w:r w:rsidRPr="003E65B4">
        <w:t xml:space="preserve"> during later stages of the implementation (e.g. design or testing) additional required properties will be identified. Therefore, this list should be cons</w:t>
      </w:r>
      <w:r>
        <w:t>idered as an initial list only.</w:t>
      </w:r>
    </w:p>
    <w:p w14:paraId="0CAE6C82" w14:textId="77777777" w:rsidR="00D77762" w:rsidRDefault="00D77762" w:rsidP="00D77762">
      <w:pPr>
        <w:jc w:val="left"/>
      </w:pPr>
      <w:r>
        <w:t>Contracts are not visible in the ClickSchedule user interface and exist in order to provide values for properties related to tasks.</w:t>
      </w:r>
    </w:p>
    <w:p w14:paraId="0CAE6C83" w14:textId="77777777" w:rsidR="00D77762" w:rsidRDefault="00D77762" w:rsidP="00D77762">
      <w:pPr>
        <w:jc w:val="left"/>
        <w:rPr>
          <w:rFonts w:cs="Arial"/>
        </w:rPr>
      </w:pPr>
      <w:r w:rsidRPr="003E65B4">
        <w:t>For</w:t>
      </w:r>
      <w:r w:rsidRPr="003E65B4">
        <w:rPr>
          <w:rFonts w:cs="Arial"/>
        </w:rPr>
        <w:t xml:space="preserve"> each property appearing in the table, the following information is provided:</w:t>
      </w:r>
    </w:p>
    <w:p w14:paraId="0CAE6C84" w14:textId="77777777" w:rsidR="00D77762" w:rsidRPr="003E65B4" w:rsidRDefault="00D77762" w:rsidP="009A52C8">
      <w:pPr>
        <w:pStyle w:val="ListParagraph"/>
        <w:numPr>
          <w:ilvl w:val="0"/>
          <w:numId w:val="14"/>
        </w:numPr>
        <w:jc w:val="left"/>
      </w:pPr>
      <w:r w:rsidRPr="00E95977">
        <w:rPr>
          <w:b/>
          <w:bCs/>
        </w:rPr>
        <w:t xml:space="preserve">Property </w:t>
      </w:r>
      <w:r>
        <w:t>– The internal name of property.</w:t>
      </w:r>
    </w:p>
    <w:p w14:paraId="0CAE6C85" w14:textId="77777777" w:rsidR="00D77762" w:rsidRPr="003E65B4" w:rsidRDefault="00D77762" w:rsidP="009A52C8">
      <w:pPr>
        <w:pStyle w:val="ListParagraph"/>
        <w:numPr>
          <w:ilvl w:val="0"/>
          <w:numId w:val="14"/>
        </w:numPr>
        <w:jc w:val="left"/>
      </w:pPr>
      <w:r w:rsidRPr="00E95977">
        <w:rPr>
          <w:b/>
          <w:bCs/>
        </w:rPr>
        <w:t>Description</w:t>
      </w:r>
      <w:r w:rsidRPr="003E65B4">
        <w:t xml:space="preserve"> – A description of the usage of the </w:t>
      </w:r>
      <w:r>
        <w:t>property.</w:t>
      </w:r>
    </w:p>
    <w:p w14:paraId="0CAE6C86" w14:textId="77777777" w:rsidR="00D77762" w:rsidRPr="003E65B4" w:rsidRDefault="00D77762" w:rsidP="009A52C8">
      <w:pPr>
        <w:pStyle w:val="ListParagraph"/>
        <w:numPr>
          <w:ilvl w:val="0"/>
          <w:numId w:val="14"/>
        </w:numPr>
        <w:jc w:val="left"/>
      </w:pPr>
      <w:r w:rsidRPr="00E95977">
        <w:rPr>
          <w:b/>
          <w:bCs/>
        </w:rPr>
        <w:t>Type</w:t>
      </w:r>
      <w:r w:rsidRPr="003E65B4">
        <w:t xml:space="preserve"> – the type </w:t>
      </w:r>
      <w:r>
        <w:t xml:space="preserve">of the property </w:t>
      </w:r>
      <w:r w:rsidRPr="003E65B4">
        <w:t>(</w:t>
      </w:r>
      <w:r>
        <w:t>number, string</w:t>
      </w:r>
      <w:r w:rsidRPr="003E65B4">
        <w:t>, dictionary, etc.)</w:t>
      </w:r>
      <w:r>
        <w:t>.</w:t>
      </w:r>
    </w:p>
    <w:p w14:paraId="0CAE6C87" w14:textId="77777777" w:rsidR="00D77762" w:rsidRPr="00C4196E" w:rsidRDefault="00D77762" w:rsidP="009A52C8">
      <w:pPr>
        <w:pStyle w:val="ListParagraph"/>
        <w:numPr>
          <w:ilvl w:val="0"/>
          <w:numId w:val="14"/>
        </w:numPr>
        <w:jc w:val="left"/>
      </w:pPr>
      <w:r w:rsidRPr="00B0297D">
        <w:rPr>
          <w:b/>
          <w:bCs/>
        </w:rPr>
        <w:t>Mandatory</w:t>
      </w:r>
      <w:r w:rsidRPr="003E65B4">
        <w:t xml:space="preserve"> – indicates whether this property is mandatory or not in ClickSchedule</w:t>
      </w:r>
      <w:r>
        <w:rPr>
          <w:b/>
          <w:bCs/>
        </w:rPr>
        <w:t>.</w:t>
      </w:r>
    </w:p>
    <w:tbl>
      <w:tblPr>
        <w:tblW w:w="4840"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03"/>
        <w:gridCol w:w="3825"/>
        <w:gridCol w:w="1700"/>
        <w:gridCol w:w="1700"/>
      </w:tblGrid>
      <w:tr w:rsidR="00D77762" w:rsidRPr="00C02ABA" w14:paraId="0CAE6C8C" w14:textId="77777777" w:rsidTr="008617C2">
        <w:trPr>
          <w:tblHeader/>
        </w:trPr>
        <w:tc>
          <w:tcPr>
            <w:tcW w:w="1286" w:type="pct"/>
            <w:shd w:val="clear" w:color="auto" w:fill="1F497D" w:themeFill="text2"/>
          </w:tcPr>
          <w:p w14:paraId="0CAE6C88" w14:textId="77777777" w:rsidR="00D77762" w:rsidRPr="00C02ABA" w:rsidRDefault="00D77762" w:rsidP="00D77762">
            <w:pPr>
              <w:pStyle w:val="TableHeading"/>
              <w:keepNext/>
              <w:jc w:val="left"/>
              <w:rPr>
                <w:rFonts w:cs="Arial"/>
                <w:szCs w:val="21"/>
              </w:rPr>
            </w:pPr>
            <w:r w:rsidRPr="00C02ABA">
              <w:rPr>
                <w:rFonts w:cs="Arial"/>
                <w:szCs w:val="21"/>
              </w:rPr>
              <w:t>Property</w:t>
            </w:r>
          </w:p>
        </w:tc>
        <w:tc>
          <w:tcPr>
            <w:tcW w:w="1966" w:type="pct"/>
            <w:shd w:val="clear" w:color="auto" w:fill="1F497D" w:themeFill="text2"/>
          </w:tcPr>
          <w:p w14:paraId="0CAE6C89" w14:textId="77777777" w:rsidR="00D77762" w:rsidRPr="00C02ABA" w:rsidRDefault="00D77762" w:rsidP="00D77762">
            <w:pPr>
              <w:pStyle w:val="TableHeading"/>
              <w:keepNext/>
              <w:jc w:val="left"/>
              <w:rPr>
                <w:rFonts w:cs="Arial"/>
                <w:szCs w:val="21"/>
              </w:rPr>
            </w:pPr>
            <w:r w:rsidRPr="00C02ABA">
              <w:rPr>
                <w:rFonts w:cs="Arial"/>
                <w:szCs w:val="21"/>
              </w:rPr>
              <w:t>Description</w:t>
            </w:r>
          </w:p>
        </w:tc>
        <w:tc>
          <w:tcPr>
            <w:tcW w:w="874" w:type="pct"/>
            <w:shd w:val="clear" w:color="auto" w:fill="1F497D" w:themeFill="text2"/>
          </w:tcPr>
          <w:p w14:paraId="0CAE6C8A" w14:textId="77777777" w:rsidR="00D77762" w:rsidRPr="00C02ABA" w:rsidRDefault="00D77762" w:rsidP="00D77762">
            <w:pPr>
              <w:pStyle w:val="TableHeading"/>
              <w:keepNext/>
              <w:jc w:val="left"/>
              <w:rPr>
                <w:rFonts w:cs="Arial"/>
                <w:szCs w:val="21"/>
              </w:rPr>
            </w:pPr>
            <w:r w:rsidRPr="00C02ABA">
              <w:rPr>
                <w:rFonts w:cs="Arial"/>
                <w:szCs w:val="21"/>
              </w:rPr>
              <w:t>Type</w:t>
            </w:r>
          </w:p>
        </w:tc>
        <w:tc>
          <w:tcPr>
            <w:tcW w:w="874" w:type="pct"/>
            <w:shd w:val="clear" w:color="auto" w:fill="1F497D" w:themeFill="text2"/>
          </w:tcPr>
          <w:p w14:paraId="0CAE6C8B" w14:textId="77777777" w:rsidR="00D77762" w:rsidRPr="00C02ABA" w:rsidRDefault="00D77762" w:rsidP="00D77762">
            <w:pPr>
              <w:pStyle w:val="TableHeading"/>
              <w:keepNext/>
              <w:jc w:val="left"/>
              <w:rPr>
                <w:rFonts w:cs="Arial"/>
                <w:szCs w:val="21"/>
              </w:rPr>
            </w:pPr>
            <w:r w:rsidRPr="00C02ABA">
              <w:rPr>
                <w:rFonts w:cs="Arial"/>
                <w:szCs w:val="21"/>
              </w:rPr>
              <w:t>Mandatory?</w:t>
            </w:r>
          </w:p>
        </w:tc>
      </w:tr>
      <w:tr w:rsidR="00D77762" w:rsidRPr="00C02ABA" w14:paraId="0CAE6C8E" w14:textId="77777777" w:rsidTr="008617C2">
        <w:trPr>
          <w:cantSplit/>
        </w:trPr>
        <w:tc>
          <w:tcPr>
            <w:tcW w:w="5000" w:type="pct"/>
            <w:gridSpan w:val="4"/>
          </w:tcPr>
          <w:p w14:paraId="0CAE6C8D" w14:textId="77777777" w:rsidR="00D77762" w:rsidRPr="00C02ABA" w:rsidRDefault="00D77762" w:rsidP="00D77762">
            <w:pPr>
              <w:pStyle w:val="TableText"/>
              <w:keepNext/>
              <w:jc w:val="left"/>
              <w:rPr>
                <w:rFonts w:cs="Arial"/>
                <w:b/>
                <w:bCs/>
                <w:szCs w:val="21"/>
              </w:rPr>
            </w:pPr>
            <w:r w:rsidRPr="00C02ABA">
              <w:rPr>
                <w:rFonts w:cs="Arial"/>
                <w:b/>
                <w:bCs/>
                <w:szCs w:val="21"/>
              </w:rPr>
              <w:t>Identity</w:t>
            </w:r>
          </w:p>
        </w:tc>
      </w:tr>
      <w:tr w:rsidR="00D77762" w:rsidRPr="00C02ABA" w14:paraId="0CAE6C93" w14:textId="77777777" w:rsidTr="008617C2">
        <w:trPr>
          <w:cantSplit/>
        </w:trPr>
        <w:tc>
          <w:tcPr>
            <w:tcW w:w="1286" w:type="pct"/>
          </w:tcPr>
          <w:p w14:paraId="0CAE6C8F" w14:textId="77777777" w:rsidR="00D77762" w:rsidRPr="00C02ABA" w:rsidRDefault="00D77762" w:rsidP="00D77762">
            <w:pPr>
              <w:pStyle w:val="TableText"/>
              <w:jc w:val="left"/>
              <w:rPr>
                <w:rFonts w:cs="Arial"/>
                <w:szCs w:val="21"/>
              </w:rPr>
            </w:pPr>
            <w:r w:rsidRPr="00C02ABA">
              <w:rPr>
                <w:rFonts w:cs="Arial"/>
                <w:szCs w:val="21"/>
              </w:rPr>
              <w:t>ID</w:t>
            </w:r>
          </w:p>
        </w:tc>
        <w:tc>
          <w:tcPr>
            <w:tcW w:w="1966" w:type="pct"/>
          </w:tcPr>
          <w:p w14:paraId="0CAE6C90" w14:textId="287AE2D9" w:rsidR="00D77762" w:rsidRPr="00C02ABA" w:rsidRDefault="00D77762" w:rsidP="00D77762">
            <w:pPr>
              <w:pStyle w:val="TableText"/>
              <w:jc w:val="left"/>
              <w:rPr>
                <w:rFonts w:cs="Arial"/>
                <w:szCs w:val="21"/>
              </w:rPr>
            </w:pPr>
            <w:r w:rsidRPr="00C02ABA">
              <w:rPr>
                <w:rFonts w:cs="Arial"/>
                <w:szCs w:val="21"/>
              </w:rPr>
              <w:t>An internal and unique identifier used to identify a specific contract. This value is useful for creating references between other objects and the contract.</w:t>
            </w:r>
            <w:r w:rsidR="00C94EDF">
              <w:rPr>
                <w:rFonts w:cs="Arial"/>
                <w:szCs w:val="21"/>
              </w:rPr>
              <w:t xml:space="preserve"> This is the </w:t>
            </w:r>
            <w:r w:rsidR="00D01A1B">
              <w:rPr>
                <w:rFonts w:cs="Arial"/>
                <w:szCs w:val="21"/>
              </w:rPr>
              <w:t>SIEBEL</w:t>
            </w:r>
            <w:r w:rsidR="00C94EDF">
              <w:rPr>
                <w:rFonts w:cs="Arial"/>
                <w:szCs w:val="21"/>
              </w:rPr>
              <w:t xml:space="preserve"> Contract ID plus database number.</w:t>
            </w:r>
          </w:p>
        </w:tc>
        <w:tc>
          <w:tcPr>
            <w:tcW w:w="874" w:type="pct"/>
          </w:tcPr>
          <w:p w14:paraId="0CAE6C91" w14:textId="77777777" w:rsidR="00D77762" w:rsidRPr="00C02ABA" w:rsidRDefault="00D77762" w:rsidP="00D77762">
            <w:pPr>
              <w:pStyle w:val="TableText"/>
              <w:jc w:val="left"/>
              <w:rPr>
                <w:rFonts w:cs="Arial"/>
                <w:szCs w:val="21"/>
              </w:rPr>
            </w:pPr>
            <w:r w:rsidRPr="00C02ABA">
              <w:rPr>
                <w:rFonts w:cs="Arial"/>
                <w:szCs w:val="21"/>
              </w:rPr>
              <w:t>String (64)</w:t>
            </w:r>
          </w:p>
        </w:tc>
        <w:tc>
          <w:tcPr>
            <w:tcW w:w="874" w:type="pct"/>
          </w:tcPr>
          <w:p w14:paraId="0CAE6C92"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98" w14:textId="77777777" w:rsidTr="008617C2">
        <w:trPr>
          <w:cantSplit/>
        </w:trPr>
        <w:tc>
          <w:tcPr>
            <w:tcW w:w="1286" w:type="pct"/>
          </w:tcPr>
          <w:p w14:paraId="0CAE6C94" w14:textId="77777777" w:rsidR="00D77762" w:rsidRPr="00C02ABA" w:rsidRDefault="00D77762" w:rsidP="00D77762">
            <w:pPr>
              <w:pStyle w:val="TableText"/>
              <w:jc w:val="left"/>
              <w:rPr>
                <w:rFonts w:cs="Arial"/>
                <w:szCs w:val="21"/>
              </w:rPr>
            </w:pPr>
            <w:r w:rsidRPr="00C02ABA">
              <w:rPr>
                <w:rFonts w:cs="Arial"/>
                <w:szCs w:val="21"/>
              </w:rPr>
              <w:t>DisplayID</w:t>
            </w:r>
          </w:p>
        </w:tc>
        <w:tc>
          <w:tcPr>
            <w:tcW w:w="1966" w:type="pct"/>
          </w:tcPr>
          <w:p w14:paraId="0CAE6C95" w14:textId="0D5D5A1B" w:rsidR="00D77762" w:rsidRPr="00C02ABA" w:rsidRDefault="00D77762" w:rsidP="00D77762">
            <w:pPr>
              <w:pStyle w:val="TableText"/>
              <w:jc w:val="left"/>
              <w:rPr>
                <w:rFonts w:cs="Arial"/>
                <w:szCs w:val="21"/>
              </w:rPr>
            </w:pPr>
            <w:r w:rsidRPr="00C02ABA">
              <w:rPr>
                <w:rFonts w:cs="Arial"/>
                <w:szCs w:val="21"/>
              </w:rPr>
              <w:t>An identifier for the contract that is for external use.</w:t>
            </w:r>
            <w:r w:rsidR="00C94EDF">
              <w:rPr>
                <w:rFonts w:cs="Arial"/>
                <w:szCs w:val="21"/>
              </w:rPr>
              <w:t xml:space="preserve"> This is the </w:t>
            </w:r>
            <w:r w:rsidR="00D01A1B">
              <w:rPr>
                <w:rFonts w:cs="Arial"/>
                <w:szCs w:val="21"/>
              </w:rPr>
              <w:t>SIEBEL</w:t>
            </w:r>
            <w:r w:rsidR="00C94EDF">
              <w:rPr>
                <w:rFonts w:cs="Arial"/>
                <w:szCs w:val="21"/>
              </w:rPr>
              <w:t xml:space="preserve"> Contract ID.</w:t>
            </w:r>
          </w:p>
        </w:tc>
        <w:tc>
          <w:tcPr>
            <w:tcW w:w="874" w:type="pct"/>
          </w:tcPr>
          <w:p w14:paraId="0CAE6C96" w14:textId="77777777" w:rsidR="00D77762" w:rsidRPr="00C02ABA" w:rsidRDefault="00D77762" w:rsidP="00D77762">
            <w:pPr>
              <w:pStyle w:val="TableText"/>
              <w:jc w:val="left"/>
              <w:rPr>
                <w:rFonts w:cs="Arial"/>
                <w:szCs w:val="21"/>
              </w:rPr>
            </w:pPr>
            <w:r w:rsidRPr="00C02ABA">
              <w:rPr>
                <w:rFonts w:cs="Arial"/>
                <w:szCs w:val="21"/>
              </w:rPr>
              <w:t>String (64)</w:t>
            </w:r>
          </w:p>
        </w:tc>
        <w:tc>
          <w:tcPr>
            <w:tcW w:w="874" w:type="pct"/>
          </w:tcPr>
          <w:p w14:paraId="0CAE6C97"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9D" w14:textId="77777777" w:rsidTr="008617C2">
        <w:trPr>
          <w:cantSplit/>
        </w:trPr>
        <w:tc>
          <w:tcPr>
            <w:tcW w:w="1286" w:type="pct"/>
          </w:tcPr>
          <w:p w14:paraId="0CAE6C99" w14:textId="77777777" w:rsidR="00D77762" w:rsidRPr="00C02ABA" w:rsidRDefault="00D77762" w:rsidP="00D77762">
            <w:pPr>
              <w:pStyle w:val="TableText"/>
              <w:jc w:val="left"/>
              <w:rPr>
                <w:rFonts w:cs="Arial"/>
                <w:szCs w:val="21"/>
              </w:rPr>
            </w:pPr>
            <w:r>
              <w:rPr>
                <w:rFonts w:cs="Arial"/>
                <w:szCs w:val="21"/>
              </w:rPr>
              <w:t>SystemID</w:t>
            </w:r>
          </w:p>
        </w:tc>
        <w:tc>
          <w:tcPr>
            <w:tcW w:w="1966" w:type="pct"/>
          </w:tcPr>
          <w:p w14:paraId="0CAE6C9A" w14:textId="77777777" w:rsidR="00D77762" w:rsidRPr="00C02ABA" w:rsidRDefault="00D77762" w:rsidP="00D77762">
            <w:pPr>
              <w:pStyle w:val="TableText"/>
              <w:jc w:val="left"/>
              <w:rPr>
                <w:rFonts w:cs="Arial"/>
                <w:szCs w:val="21"/>
              </w:rPr>
            </w:pPr>
            <w:r>
              <w:rPr>
                <w:rFonts w:cs="Arial"/>
                <w:szCs w:val="21"/>
              </w:rPr>
              <w:t>References the system covered by the contract.</w:t>
            </w:r>
          </w:p>
        </w:tc>
        <w:tc>
          <w:tcPr>
            <w:tcW w:w="874" w:type="pct"/>
          </w:tcPr>
          <w:p w14:paraId="0CAE6C9B" w14:textId="77777777" w:rsidR="00D77762" w:rsidRPr="00C02ABA" w:rsidRDefault="00D77762" w:rsidP="00D77762">
            <w:pPr>
              <w:pStyle w:val="TableText"/>
              <w:jc w:val="left"/>
              <w:rPr>
                <w:rFonts w:cs="Arial"/>
                <w:szCs w:val="21"/>
              </w:rPr>
            </w:pPr>
            <w:r>
              <w:rPr>
                <w:rFonts w:cs="Arial"/>
                <w:szCs w:val="21"/>
              </w:rPr>
              <w:t>Reference to System</w:t>
            </w:r>
          </w:p>
        </w:tc>
        <w:tc>
          <w:tcPr>
            <w:tcW w:w="874" w:type="pct"/>
          </w:tcPr>
          <w:p w14:paraId="0CAE6C9C" w14:textId="77777777" w:rsidR="00D77762" w:rsidRPr="00C02ABA" w:rsidRDefault="00D77762" w:rsidP="00D77762">
            <w:pPr>
              <w:pStyle w:val="TableText"/>
              <w:jc w:val="left"/>
              <w:rPr>
                <w:rFonts w:cs="Arial"/>
                <w:szCs w:val="21"/>
              </w:rPr>
            </w:pPr>
            <w:r>
              <w:rPr>
                <w:rFonts w:cs="Arial"/>
                <w:szCs w:val="21"/>
              </w:rPr>
              <w:t>Yes</w:t>
            </w:r>
          </w:p>
        </w:tc>
      </w:tr>
      <w:tr w:rsidR="00D77762" w:rsidRPr="00C02ABA" w14:paraId="0CAE6CA2" w14:textId="77777777" w:rsidTr="008617C2">
        <w:trPr>
          <w:cantSplit/>
        </w:trPr>
        <w:tc>
          <w:tcPr>
            <w:tcW w:w="1286" w:type="pct"/>
          </w:tcPr>
          <w:p w14:paraId="0CAE6C9E" w14:textId="77777777" w:rsidR="00D77762" w:rsidRPr="00C02ABA" w:rsidRDefault="00D77762" w:rsidP="00D77762">
            <w:pPr>
              <w:pStyle w:val="TableText"/>
              <w:jc w:val="left"/>
              <w:rPr>
                <w:rFonts w:cs="Arial"/>
                <w:szCs w:val="21"/>
              </w:rPr>
            </w:pPr>
            <w:r w:rsidRPr="00C02ABA">
              <w:rPr>
                <w:rFonts w:cs="Arial"/>
                <w:szCs w:val="21"/>
              </w:rPr>
              <w:t>OfferingFamily</w:t>
            </w:r>
          </w:p>
        </w:tc>
        <w:tc>
          <w:tcPr>
            <w:tcW w:w="1966" w:type="pct"/>
          </w:tcPr>
          <w:p w14:paraId="0CAE6C9F" w14:textId="77777777" w:rsidR="00D77762" w:rsidRPr="00C02ABA" w:rsidRDefault="00D77762" w:rsidP="009236CC">
            <w:pPr>
              <w:pStyle w:val="TableText"/>
              <w:jc w:val="left"/>
              <w:rPr>
                <w:rFonts w:cs="Arial"/>
                <w:szCs w:val="21"/>
              </w:rPr>
            </w:pPr>
            <w:r w:rsidRPr="00C02ABA">
              <w:rPr>
                <w:rFonts w:cs="Arial"/>
                <w:szCs w:val="21"/>
              </w:rPr>
              <w:t>Identifies the offering family covered by the contract.</w:t>
            </w:r>
          </w:p>
        </w:tc>
        <w:tc>
          <w:tcPr>
            <w:tcW w:w="874" w:type="pct"/>
          </w:tcPr>
          <w:p w14:paraId="0CAE6CA0" w14:textId="77777777" w:rsidR="00D77762" w:rsidRPr="00C02ABA" w:rsidRDefault="00D77762" w:rsidP="00D77762">
            <w:pPr>
              <w:pStyle w:val="TableText"/>
              <w:jc w:val="left"/>
              <w:rPr>
                <w:rFonts w:cs="Arial"/>
                <w:szCs w:val="21"/>
              </w:rPr>
            </w:pPr>
            <w:r w:rsidRPr="00C02ABA">
              <w:rPr>
                <w:rFonts w:cs="Arial"/>
                <w:szCs w:val="21"/>
              </w:rPr>
              <w:t>String (64)</w:t>
            </w:r>
          </w:p>
        </w:tc>
        <w:tc>
          <w:tcPr>
            <w:tcW w:w="874" w:type="pct"/>
          </w:tcPr>
          <w:p w14:paraId="0CAE6CA1"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A7" w14:textId="77777777" w:rsidTr="008617C2">
        <w:trPr>
          <w:cantSplit/>
        </w:trPr>
        <w:tc>
          <w:tcPr>
            <w:tcW w:w="1286" w:type="pct"/>
          </w:tcPr>
          <w:p w14:paraId="0CAE6CA3" w14:textId="77777777" w:rsidR="00D77762" w:rsidRPr="00C02ABA" w:rsidRDefault="00D77762" w:rsidP="00D77762">
            <w:pPr>
              <w:pStyle w:val="TableText"/>
              <w:jc w:val="left"/>
              <w:rPr>
                <w:rFonts w:cs="Arial"/>
                <w:szCs w:val="21"/>
              </w:rPr>
            </w:pPr>
            <w:r w:rsidRPr="00C02ABA">
              <w:rPr>
                <w:rFonts w:cs="Arial"/>
                <w:szCs w:val="21"/>
              </w:rPr>
              <w:t>Name</w:t>
            </w:r>
          </w:p>
        </w:tc>
        <w:tc>
          <w:tcPr>
            <w:tcW w:w="1966" w:type="pct"/>
          </w:tcPr>
          <w:p w14:paraId="0CAE6CA4" w14:textId="77777777" w:rsidR="00D77762" w:rsidRPr="00C02ABA" w:rsidRDefault="00D77762" w:rsidP="00D77762">
            <w:pPr>
              <w:pStyle w:val="TableText"/>
              <w:jc w:val="left"/>
              <w:rPr>
                <w:rFonts w:cs="Arial"/>
                <w:szCs w:val="21"/>
              </w:rPr>
            </w:pPr>
            <w:r w:rsidRPr="00C02ABA">
              <w:rPr>
                <w:rFonts w:cs="Arial"/>
                <w:szCs w:val="21"/>
              </w:rPr>
              <w:t>Human readable short description of the contract.</w:t>
            </w:r>
          </w:p>
        </w:tc>
        <w:tc>
          <w:tcPr>
            <w:tcW w:w="874" w:type="pct"/>
          </w:tcPr>
          <w:p w14:paraId="0CAE6CA5" w14:textId="77777777" w:rsidR="00D77762" w:rsidRPr="00C02ABA" w:rsidRDefault="00D77762" w:rsidP="008617C2">
            <w:pPr>
              <w:pStyle w:val="TableText"/>
              <w:jc w:val="left"/>
              <w:rPr>
                <w:rFonts w:cs="Arial"/>
                <w:szCs w:val="21"/>
              </w:rPr>
            </w:pPr>
            <w:r w:rsidRPr="00C02ABA">
              <w:rPr>
                <w:rFonts w:cs="Arial"/>
                <w:szCs w:val="21"/>
              </w:rPr>
              <w:t>String (</w:t>
            </w:r>
            <w:r w:rsidR="008617C2">
              <w:rPr>
                <w:rFonts w:cs="Arial"/>
                <w:szCs w:val="21"/>
              </w:rPr>
              <w:t>64</w:t>
            </w:r>
            <w:r w:rsidRPr="00C02ABA">
              <w:rPr>
                <w:rFonts w:cs="Arial"/>
                <w:szCs w:val="21"/>
              </w:rPr>
              <w:t>)</w:t>
            </w:r>
          </w:p>
        </w:tc>
        <w:tc>
          <w:tcPr>
            <w:tcW w:w="874" w:type="pct"/>
          </w:tcPr>
          <w:p w14:paraId="0CAE6CA6" w14:textId="77777777" w:rsidR="00D77762" w:rsidRPr="00C02ABA" w:rsidRDefault="00D77762" w:rsidP="00D77762">
            <w:pPr>
              <w:pStyle w:val="TableText"/>
              <w:jc w:val="left"/>
              <w:rPr>
                <w:rFonts w:cs="Arial"/>
                <w:szCs w:val="21"/>
              </w:rPr>
            </w:pPr>
            <w:r w:rsidRPr="00C02ABA">
              <w:rPr>
                <w:rFonts w:cs="Arial"/>
                <w:szCs w:val="21"/>
              </w:rPr>
              <w:t>No</w:t>
            </w:r>
          </w:p>
        </w:tc>
      </w:tr>
      <w:tr w:rsidR="00D77762" w:rsidRPr="00C02ABA" w14:paraId="0CAE6CAC" w14:textId="77777777" w:rsidTr="008617C2">
        <w:trPr>
          <w:cantSplit/>
        </w:trPr>
        <w:tc>
          <w:tcPr>
            <w:tcW w:w="1286" w:type="pct"/>
          </w:tcPr>
          <w:p w14:paraId="0CAE6CA8" w14:textId="77777777" w:rsidR="00D77762" w:rsidRPr="00C02ABA" w:rsidRDefault="006816C2" w:rsidP="00D77762">
            <w:pPr>
              <w:pStyle w:val="TableText"/>
              <w:jc w:val="left"/>
              <w:rPr>
                <w:rFonts w:cs="Arial"/>
                <w:szCs w:val="21"/>
              </w:rPr>
            </w:pPr>
            <w:r>
              <w:rPr>
                <w:rFonts w:cs="Arial"/>
                <w:szCs w:val="21"/>
              </w:rPr>
              <w:t>Contract</w:t>
            </w:r>
            <w:r w:rsidR="00D77762" w:rsidRPr="00C02ABA">
              <w:rPr>
                <w:rFonts w:cs="Arial"/>
                <w:szCs w:val="21"/>
              </w:rPr>
              <w:t>Start</w:t>
            </w:r>
          </w:p>
        </w:tc>
        <w:tc>
          <w:tcPr>
            <w:tcW w:w="1966" w:type="pct"/>
          </w:tcPr>
          <w:p w14:paraId="0CAE6CA9" w14:textId="77777777" w:rsidR="00D77762" w:rsidRPr="00C02ABA" w:rsidRDefault="00D77762" w:rsidP="00D77762">
            <w:pPr>
              <w:pStyle w:val="TableText"/>
              <w:jc w:val="left"/>
              <w:rPr>
                <w:rFonts w:cs="Arial"/>
                <w:szCs w:val="21"/>
              </w:rPr>
            </w:pPr>
            <w:r w:rsidRPr="00C02ABA">
              <w:rPr>
                <w:rFonts w:cs="Arial"/>
                <w:szCs w:val="21"/>
              </w:rPr>
              <w:t>The date/time at which the contract comes into force.</w:t>
            </w:r>
          </w:p>
        </w:tc>
        <w:tc>
          <w:tcPr>
            <w:tcW w:w="874" w:type="pct"/>
          </w:tcPr>
          <w:p w14:paraId="0CAE6CAA" w14:textId="77777777" w:rsidR="00D77762" w:rsidRPr="00C02ABA" w:rsidRDefault="00D77762" w:rsidP="00D77762">
            <w:pPr>
              <w:pStyle w:val="TableText"/>
              <w:jc w:val="left"/>
              <w:rPr>
                <w:rFonts w:cs="Arial"/>
                <w:szCs w:val="21"/>
              </w:rPr>
            </w:pPr>
            <w:r w:rsidRPr="00C02ABA">
              <w:rPr>
                <w:rFonts w:cs="Arial"/>
                <w:szCs w:val="21"/>
              </w:rPr>
              <w:t>Date</w:t>
            </w:r>
          </w:p>
        </w:tc>
        <w:tc>
          <w:tcPr>
            <w:tcW w:w="874" w:type="pct"/>
          </w:tcPr>
          <w:p w14:paraId="0CAE6CAB"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B1" w14:textId="77777777" w:rsidTr="008617C2">
        <w:trPr>
          <w:cantSplit/>
        </w:trPr>
        <w:tc>
          <w:tcPr>
            <w:tcW w:w="1286" w:type="pct"/>
          </w:tcPr>
          <w:p w14:paraId="0CAE6CAD" w14:textId="77777777" w:rsidR="00D77762" w:rsidRPr="00C02ABA" w:rsidRDefault="006816C2" w:rsidP="00D77762">
            <w:pPr>
              <w:pStyle w:val="TableText"/>
              <w:jc w:val="left"/>
              <w:rPr>
                <w:rFonts w:cs="Arial"/>
                <w:szCs w:val="21"/>
              </w:rPr>
            </w:pPr>
            <w:r>
              <w:rPr>
                <w:rFonts w:cs="Arial"/>
                <w:szCs w:val="21"/>
              </w:rPr>
              <w:lastRenderedPageBreak/>
              <w:t>Contract</w:t>
            </w:r>
            <w:r w:rsidR="00D77762" w:rsidRPr="00C02ABA">
              <w:rPr>
                <w:rFonts w:cs="Arial"/>
                <w:szCs w:val="21"/>
              </w:rPr>
              <w:t>Finish</w:t>
            </w:r>
          </w:p>
        </w:tc>
        <w:tc>
          <w:tcPr>
            <w:tcW w:w="1966" w:type="pct"/>
          </w:tcPr>
          <w:p w14:paraId="0CAE6CAE" w14:textId="77777777" w:rsidR="00D77762" w:rsidRPr="00C02ABA" w:rsidRDefault="00D77762" w:rsidP="00D77762">
            <w:pPr>
              <w:pStyle w:val="TableText"/>
              <w:jc w:val="left"/>
              <w:rPr>
                <w:rFonts w:cs="Arial"/>
                <w:szCs w:val="21"/>
              </w:rPr>
            </w:pPr>
            <w:r w:rsidRPr="00C02ABA">
              <w:rPr>
                <w:rFonts w:cs="Arial"/>
                <w:szCs w:val="21"/>
              </w:rPr>
              <w:t>The date/time at which the contract expires.</w:t>
            </w:r>
          </w:p>
        </w:tc>
        <w:tc>
          <w:tcPr>
            <w:tcW w:w="874" w:type="pct"/>
          </w:tcPr>
          <w:p w14:paraId="0CAE6CAF" w14:textId="77777777" w:rsidR="00D77762" w:rsidRPr="00C02ABA" w:rsidRDefault="00D77762" w:rsidP="00D77762">
            <w:pPr>
              <w:pStyle w:val="TableText"/>
              <w:jc w:val="left"/>
              <w:rPr>
                <w:rFonts w:cs="Arial"/>
                <w:szCs w:val="21"/>
              </w:rPr>
            </w:pPr>
            <w:r w:rsidRPr="00C02ABA">
              <w:rPr>
                <w:rFonts w:cs="Arial"/>
                <w:szCs w:val="21"/>
              </w:rPr>
              <w:t>Date</w:t>
            </w:r>
          </w:p>
        </w:tc>
        <w:tc>
          <w:tcPr>
            <w:tcW w:w="874" w:type="pct"/>
          </w:tcPr>
          <w:p w14:paraId="0CAE6CB0" w14:textId="77777777" w:rsidR="00D77762" w:rsidRPr="00C02ABA" w:rsidRDefault="00D77762" w:rsidP="00D77762">
            <w:pPr>
              <w:pStyle w:val="TableText"/>
              <w:jc w:val="left"/>
              <w:rPr>
                <w:rFonts w:cs="Arial"/>
                <w:szCs w:val="21"/>
              </w:rPr>
            </w:pPr>
            <w:r w:rsidRPr="00C02ABA">
              <w:rPr>
                <w:rFonts w:cs="Arial"/>
                <w:szCs w:val="21"/>
              </w:rPr>
              <w:t>Yes</w:t>
            </w:r>
          </w:p>
        </w:tc>
      </w:tr>
      <w:tr w:rsidR="00D77762" w:rsidRPr="00C02ABA" w14:paraId="0CAE6CB7" w14:textId="77777777" w:rsidTr="008617C2">
        <w:trPr>
          <w:cantSplit/>
        </w:trPr>
        <w:tc>
          <w:tcPr>
            <w:tcW w:w="1286" w:type="pct"/>
          </w:tcPr>
          <w:p w14:paraId="0CAE6CB2" w14:textId="77777777" w:rsidR="00D77762" w:rsidRPr="00C02ABA" w:rsidRDefault="00D77762" w:rsidP="00D77762">
            <w:pPr>
              <w:pStyle w:val="TableText"/>
              <w:jc w:val="left"/>
              <w:rPr>
                <w:rFonts w:cs="Arial"/>
                <w:szCs w:val="21"/>
              </w:rPr>
            </w:pPr>
            <w:r w:rsidRPr="00C02ABA">
              <w:rPr>
                <w:rFonts w:cs="Arial"/>
                <w:szCs w:val="21"/>
              </w:rPr>
              <w:t>EarlyStart</w:t>
            </w:r>
            <w:r w:rsidR="008A043C">
              <w:rPr>
                <w:rFonts w:cs="Arial"/>
                <w:szCs w:val="21"/>
              </w:rPr>
              <w:t>Offset</w:t>
            </w:r>
          </w:p>
        </w:tc>
        <w:tc>
          <w:tcPr>
            <w:tcW w:w="1966" w:type="pct"/>
          </w:tcPr>
          <w:p w14:paraId="0CAE6CB3" w14:textId="77777777" w:rsidR="00D77762" w:rsidRPr="00C02ABA" w:rsidRDefault="00D77762" w:rsidP="00D77762">
            <w:pPr>
              <w:pStyle w:val="TableText"/>
              <w:jc w:val="left"/>
              <w:rPr>
                <w:rFonts w:cs="Arial"/>
                <w:szCs w:val="21"/>
              </w:rPr>
            </w:pPr>
            <w:r w:rsidRPr="00C02ABA">
              <w:rPr>
                <w:rFonts w:cs="Arial"/>
                <w:szCs w:val="21"/>
              </w:rPr>
              <w:t>Used when computing the “early start” for a task related to the contract.</w:t>
            </w:r>
            <w:r w:rsidR="008A043C">
              <w:rPr>
                <w:rFonts w:cs="Arial"/>
                <w:szCs w:val="21"/>
              </w:rPr>
              <w:t xml:space="preserve"> Measured in seconds.</w:t>
            </w:r>
          </w:p>
        </w:tc>
        <w:tc>
          <w:tcPr>
            <w:tcW w:w="874" w:type="pct"/>
          </w:tcPr>
          <w:p w14:paraId="0CAE6CB4" w14:textId="77777777" w:rsidR="00D77762" w:rsidRPr="00C02ABA" w:rsidRDefault="00A95508" w:rsidP="00D77762">
            <w:pPr>
              <w:pStyle w:val="TableText"/>
              <w:jc w:val="left"/>
              <w:rPr>
                <w:rFonts w:cs="Arial"/>
                <w:szCs w:val="21"/>
              </w:rPr>
            </w:pPr>
            <w:r>
              <w:rPr>
                <w:rFonts w:cs="Arial"/>
                <w:szCs w:val="21"/>
              </w:rPr>
              <w:t>Duration</w:t>
            </w:r>
          </w:p>
        </w:tc>
        <w:tc>
          <w:tcPr>
            <w:tcW w:w="874" w:type="pct"/>
            <w:vMerge w:val="restart"/>
          </w:tcPr>
          <w:p w14:paraId="0CAE6CB5" w14:textId="77777777" w:rsidR="00D77762" w:rsidRDefault="00D77762" w:rsidP="00D77762">
            <w:pPr>
              <w:pStyle w:val="TableText"/>
              <w:jc w:val="left"/>
              <w:rPr>
                <w:rFonts w:cs="Arial"/>
                <w:szCs w:val="21"/>
              </w:rPr>
            </w:pPr>
            <w:r>
              <w:rPr>
                <w:rFonts w:cs="Arial"/>
                <w:szCs w:val="21"/>
              </w:rPr>
              <w:t>Yes.</w:t>
            </w:r>
          </w:p>
          <w:p w14:paraId="0CAE6CB6" w14:textId="2BCE0A50" w:rsidR="00D77762" w:rsidRPr="00C02ABA" w:rsidRDefault="00D77762" w:rsidP="00D77762">
            <w:pPr>
              <w:pStyle w:val="TableText"/>
              <w:jc w:val="left"/>
              <w:rPr>
                <w:rFonts w:cs="Arial"/>
                <w:szCs w:val="21"/>
              </w:rPr>
            </w:pPr>
            <w:r>
              <w:rPr>
                <w:rFonts w:cs="Arial"/>
                <w:szCs w:val="21"/>
              </w:rPr>
              <w:t xml:space="preserve">LateStart </w:t>
            </w:r>
            <w:r w:rsidR="00D01A1B">
              <w:rPr>
                <w:rFonts w:cs="Arial"/>
                <w:szCs w:val="21"/>
              </w:rPr>
              <w:t>SIEBEL</w:t>
            </w:r>
            <w:r>
              <w:rPr>
                <w:rFonts w:cs="Arial"/>
                <w:szCs w:val="21"/>
              </w:rPr>
              <w:t xml:space="preserve"> be greater than EarlyStart for appropriate functioning.</w:t>
            </w:r>
          </w:p>
        </w:tc>
      </w:tr>
      <w:tr w:rsidR="00D77762" w:rsidRPr="00C02ABA" w14:paraId="0CAE6CBC" w14:textId="77777777" w:rsidTr="008617C2">
        <w:trPr>
          <w:cantSplit/>
          <w:trHeight w:val="1015"/>
        </w:trPr>
        <w:tc>
          <w:tcPr>
            <w:tcW w:w="1286" w:type="pct"/>
          </w:tcPr>
          <w:p w14:paraId="0CAE6CB8" w14:textId="77777777" w:rsidR="00D77762" w:rsidRPr="00C02ABA" w:rsidRDefault="00D77762" w:rsidP="00D77762">
            <w:pPr>
              <w:pStyle w:val="TableText"/>
              <w:jc w:val="left"/>
              <w:rPr>
                <w:rFonts w:cs="Arial"/>
                <w:szCs w:val="21"/>
              </w:rPr>
            </w:pPr>
            <w:r w:rsidRPr="00C02ABA">
              <w:rPr>
                <w:rFonts w:cs="Arial"/>
                <w:szCs w:val="21"/>
              </w:rPr>
              <w:t>LateStart</w:t>
            </w:r>
            <w:r w:rsidR="008A043C">
              <w:rPr>
                <w:rFonts w:cs="Arial"/>
                <w:szCs w:val="21"/>
              </w:rPr>
              <w:t>Offset</w:t>
            </w:r>
          </w:p>
        </w:tc>
        <w:tc>
          <w:tcPr>
            <w:tcW w:w="1966" w:type="pct"/>
          </w:tcPr>
          <w:p w14:paraId="0CAE6CB9" w14:textId="77777777" w:rsidR="00D77762" w:rsidRPr="00C02ABA" w:rsidRDefault="00D77762" w:rsidP="00D77762">
            <w:pPr>
              <w:pStyle w:val="TableText"/>
              <w:jc w:val="left"/>
              <w:rPr>
                <w:rFonts w:cs="Arial"/>
                <w:szCs w:val="21"/>
              </w:rPr>
            </w:pPr>
            <w:r w:rsidRPr="00C02ABA">
              <w:rPr>
                <w:rFonts w:cs="Arial"/>
                <w:szCs w:val="21"/>
              </w:rPr>
              <w:t>Used when computing the “late start” for a task related to the contract.</w:t>
            </w:r>
            <w:r w:rsidR="008A043C">
              <w:rPr>
                <w:rFonts w:cs="Arial"/>
                <w:szCs w:val="21"/>
              </w:rPr>
              <w:t xml:space="preserve"> Measured in seconds.</w:t>
            </w:r>
          </w:p>
        </w:tc>
        <w:tc>
          <w:tcPr>
            <w:tcW w:w="874" w:type="pct"/>
          </w:tcPr>
          <w:p w14:paraId="0CAE6CBA" w14:textId="77777777" w:rsidR="00D77762" w:rsidRPr="00C02ABA" w:rsidRDefault="00A95508" w:rsidP="00D77762">
            <w:pPr>
              <w:pStyle w:val="TableText"/>
              <w:jc w:val="left"/>
              <w:rPr>
                <w:rFonts w:cs="Arial"/>
                <w:szCs w:val="21"/>
              </w:rPr>
            </w:pPr>
            <w:r>
              <w:rPr>
                <w:rFonts w:cs="Arial"/>
                <w:szCs w:val="21"/>
              </w:rPr>
              <w:t>Duration</w:t>
            </w:r>
          </w:p>
        </w:tc>
        <w:tc>
          <w:tcPr>
            <w:tcW w:w="874" w:type="pct"/>
            <w:vMerge/>
          </w:tcPr>
          <w:p w14:paraId="0CAE6CBB" w14:textId="77777777" w:rsidR="00D77762" w:rsidRPr="00C02ABA" w:rsidRDefault="00D77762" w:rsidP="00D77762">
            <w:pPr>
              <w:pStyle w:val="TableText"/>
              <w:jc w:val="left"/>
              <w:rPr>
                <w:rFonts w:cs="Arial"/>
                <w:szCs w:val="21"/>
              </w:rPr>
            </w:pPr>
          </w:p>
        </w:tc>
      </w:tr>
      <w:tr w:rsidR="00D77762" w:rsidRPr="00C02ABA" w14:paraId="0CAE6CC1" w14:textId="77777777" w:rsidTr="008617C2">
        <w:trPr>
          <w:cantSplit/>
          <w:trHeight w:val="236"/>
        </w:trPr>
        <w:tc>
          <w:tcPr>
            <w:tcW w:w="1286" w:type="pct"/>
          </w:tcPr>
          <w:p w14:paraId="0CAE6CBD" w14:textId="77777777" w:rsidR="00D77762" w:rsidRPr="00C02ABA" w:rsidRDefault="00D77762" w:rsidP="00D77762">
            <w:pPr>
              <w:pStyle w:val="TableText"/>
              <w:jc w:val="left"/>
              <w:rPr>
                <w:rFonts w:cs="Arial"/>
                <w:szCs w:val="21"/>
              </w:rPr>
            </w:pPr>
            <w:r w:rsidRPr="00C02ABA">
              <w:rPr>
                <w:rFonts w:cs="Arial"/>
                <w:szCs w:val="21"/>
              </w:rPr>
              <w:t>Warranty</w:t>
            </w:r>
          </w:p>
        </w:tc>
        <w:tc>
          <w:tcPr>
            <w:tcW w:w="1966" w:type="pct"/>
          </w:tcPr>
          <w:p w14:paraId="0CAE6CBE" w14:textId="77777777" w:rsidR="00D77762" w:rsidRPr="00C02ABA" w:rsidRDefault="00D77762" w:rsidP="00D77762">
            <w:pPr>
              <w:pStyle w:val="TableText"/>
              <w:jc w:val="left"/>
              <w:rPr>
                <w:rFonts w:cs="Arial"/>
                <w:szCs w:val="21"/>
              </w:rPr>
            </w:pPr>
            <w:r>
              <w:rPr>
                <w:rFonts w:cs="Arial"/>
                <w:szCs w:val="21"/>
              </w:rPr>
              <w:t>Indicates whether the contract includes a warranty. Not currently used.</w:t>
            </w:r>
          </w:p>
        </w:tc>
        <w:tc>
          <w:tcPr>
            <w:tcW w:w="874" w:type="pct"/>
          </w:tcPr>
          <w:p w14:paraId="0CAE6CBF" w14:textId="77777777" w:rsidR="00D77762" w:rsidRPr="00C02ABA" w:rsidRDefault="00D77762" w:rsidP="00D77762">
            <w:pPr>
              <w:pStyle w:val="TableText"/>
              <w:jc w:val="left"/>
              <w:rPr>
                <w:rFonts w:cs="Arial"/>
                <w:szCs w:val="21"/>
              </w:rPr>
            </w:pPr>
            <w:r>
              <w:rPr>
                <w:rFonts w:cs="Arial"/>
                <w:szCs w:val="21"/>
              </w:rPr>
              <w:t>Yes/No (</w:t>
            </w:r>
            <w:r w:rsidRPr="00C02ABA">
              <w:rPr>
                <w:rFonts w:cs="Arial"/>
                <w:szCs w:val="21"/>
              </w:rPr>
              <w:t>Boolean</w:t>
            </w:r>
            <w:r>
              <w:rPr>
                <w:rFonts w:cs="Arial"/>
                <w:szCs w:val="21"/>
              </w:rPr>
              <w:t>)</w:t>
            </w:r>
          </w:p>
        </w:tc>
        <w:tc>
          <w:tcPr>
            <w:tcW w:w="874" w:type="pct"/>
          </w:tcPr>
          <w:p w14:paraId="0CAE6CC0" w14:textId="77777777" w:rsidR="00D77762" w:rsidRPr="00C02ABA" w:rsidRDefault="00D77762" w:rsidP="00D77762">
            <w:pPr>
              <w:pStyle w:val="TableText"/>
              <w:jc w:val="left"/>
              <w:rPr>
                <w:rFonts w:cs="Arial"/>
                <w:szCs w:val="21"/>
              </w:rPr>
            </w:pPr>
            <w:r w:rsidRPr="00C02ABA">
              <w:rPr>
                <w:rFonts w:cs="Arial"/>
                <w:szCs w:val="21"/>
              </w:rPr>
              <w:t>No</w:t>
            </w:r>
          </w:p>
        </w:tc>
      </w:tr>
      <w:tr w:rsidR="00D77762" w:rsidRPr="00C02ABA" w14:paraId="0CAE6CC6" w14:textId="77777777" w:rsidTr="008617C2">
        <w:trPr>
          <w:cantSplit/>
          <w:trHeight w:val="236"/>
        </w:trPr>
        <w:tc>
          <w:tcPr>
            <w:tcW w:w="1286" w:type="pct"/>
          </w:tcPr>
          <w:p w14:paraId="0CAE6CC2" w14:textId="77777777" w:rsidR="00D77762" w:rsidRPr="00C02ABA" w:rsidRDefault="00D77762" w:rsidP="00D77762">
            <w:pPr>
              <w:pStyle w:val="TableText"/>
              <w:jc w:val="left"/>
              <w:rPr>
                <w:rFonts w:cs="Arial"/>
                <w:szCs w:val="21"/>
              </w:rPr>
            </w:pPr>
            <w:r w:rsidRPr="00C02ABA">
              <w:rPr>
                <w:rFonts w:cs="Arial"/>
                <w:szCs w:val="21"/>
              </w:rPr>
              <w:t>Status</w:t>
            </w:r>
          </w:p>
        </w:tc>
        <w:tc>
          <w:tcPr>
            <w:tcW w:w="1966" w:type="pct"/>
          </w:tcPr>
          <w:p w14:paraId="0CAE6CC3" w14:textId="77777777" w:rsidR="00D77762" w:rsidRPr="00C02ABA" w:rsidRDefault="00D77762" w:rsidP="00D77762">
            <w:pPr>
              <w:pStyle w:val="TableText"/>
              <w:jc w:val="left"/>
              <w:rPr>
                <w:rFonts w:cs="Arial"/>
                <w:szCs w:val="21"/>
              </w:rPr>
            </w:pPr>
            <w:r>
              <w:rPr>
                <w:rFonts w:cs="Arial"/>
                <w:szCs w:val="21"/>
              </w:rPr>
              <w:t>The contract’s status. Not currently used.</w:t>
            </w:r>
          </w:p>
        </w:tc>
        <w:tc>
          <w:tcPr>
            <w:tcW w:w="874" w:type="pct"/>
          </w:tcPr>
          <w:p w14:paraId="0CAE6CC4" w14:textId="77777777" w:rsidR="00D77762" w:rsidRPr="00C02ABA" w:rsidRDefault="00D77762" w:rsidP="008617C2">
            <w:pPr>
              <w:pStyle w:val="TableText"/>
              <w:jc w:val="left"/>
              <w:rPr>
                <w:rFonts w:cs="Arial"/>
                <w:szCs w:val="21"/>
              </w:rPr>
            </w:pPr>
            <w:r>
              <w:rPr>
                <w:rFonts w:cs="Arial"/>
                <w:szCs w:val="21"/>
              </w:rPr>
              <w:t>String (</w:t>
            </w:r>
            <w:r w:rsidR="008617C2">
              <w:rPr>
                <w:rFonts w:cs="Arial"/>
                <w:szCs w:val="21"/>
              </w:rPr>
              <w:t>16</w:t>
            </w:r>
            <w:r>
              <w:rPr>
                <w:rFonts w:cs="Arial"/>
                <w:szCs w:val="21"/>
              </w:rPr>
              <w:t>)</w:t>
            </w:r>
          </w:p>
        </w:tc>
        <w:tc>
          <w:tcPr>
            <w:tcW w:w="874" w:type="pct"/>
          </w:tcPr>
          <w:p w14:paraId="0CAE6CC5" w14:textId="77777777" w:rsidR="00D77762" w:rsidRPr="00C02ABA" w:rsidRDefault="00D77762" w:rsidP="00D77762">
            <w:pPr>
              <w:pStyle w:val="TableText"/>
              <w:jc w:val="left"/>
              <w:rPr>
                <w:rFonts w:cs="Arial"/>
                <w:szCs w:val="21"/>
              </w:rPr>
            </w:pPr>
            <w:r w:rsidRPr="00C02ABA">
              <w:rPr>
                <w:rFonts w:cs="Arial"/>
                <w:szCs w:val="21"/>
              </w:rPr>
              <w:t>No</w:t>
            </w:r>
          </w:p>
        </w:tc>
      </w:tr>
    </w:tbl>
    <w:p w14:paraId="0CAE6CC7" w14:textId="77777777" w:rsidR="00D77762" w:rsidRDefault="00D77762" w:rsidP="00D77762"/>
    <w:p w14:paraId="0CAE6CC8" w14:textId="77777777" w:rsidR="00D77762" w:rsidRPr="000A47F5" w:rsidRDefault="00D77762" w:rsidP="009A52C8">
      <w:pPr>
        <w:pStyle w:val="Heading3"/>
        <w:numPr>
          <w:ilvl w:val="2"/>
          <w:numId w:val="16"/>
        </w:numPr>
        <w:jc w:val="left"/>
        <w:rPr>
          <w:bCs/>
        </w:rPr>
      </w:pPr>
      <w:bookmarkStart w:id="4362" w:name="_Toc425500348"/>
      <w:r>
        <w:rPr>
          <w:bCs/>
        </w:rPr>
        <w:t>Contract</w:t>
      </w:r>
      <w:r w:rsidRPr="000A47F5">
        <w:rPr>
          <w:bCs/>
        </w:rPr>
        <w:t xml:space="preserve"> Data Management</w:t>
      </w:r>
      <w:bookmarkEnd w:id="4362"/>
    </w:p>
    <w:p w14:paraId="0CAE6CC9" w14:textId="77777777" w:rsidR="00D77762" w:rsidRDefault="00D77762" w:rsidP="00D77762">
      <w:r>
        <w:t xml:space="preserve">Contracts are always created and updated via periodic synchronization from </w:t>
      </w:r>
      <w:commentRangeStart w:id="4363"/>
      <w:r>
        <w:t xml:space="preserve">GEHC’s </w:t>
      </w:r>
      <w:commentRangeEnd w:id="4363"/>
      <w:r w:rsidR="009F529C">
        <w:rPr>
          <w:rStyle w:val="CommentReference"/>
        </w:rPr>
        <w:commentReference w:id="4363"/>
      </w:r>
      <w:r>
        <w:t>infrastructure.</w:t>
      </w:r>
    </w:p>
    <w:p w14:paraId="0CAE6CCA" w14:textId="77777777" w:rsidR="00D77762" w:rsidRPr="003E65B4" w:rsidRDefault="00D77762" w:rsidP="00D77762">
      <w:pPr>
        <w:pStyle w:val="Heading2"/>
        <w:jc w:val="left"/>
      </w:pPr>
      <w:bookmarkStart w:id="4364" w:name="_Toc425500349"/>
      <w:r>
        <w:t>Resources</w:t>
      </w:r>
      <w:bookmarkEnd w:id="4341"/>
      <w:bookmarkEnd w:id="4342"/>
      <w:bookmarkEnd w:id="4364"/>
    </w:p>
    <w:p w14:paraId="0CAE6CCB" w14:textId="77777777" w:rsidR="00D77762" w:rsidRDefault="00D77762" w:rsidP="00D77762">
      <w:pPr>
        <w:jc w:val="left"/>
      </w:pPr>
      <w:r w:rsidRPr="003E65B4">
        <w:t>The following sections describe the supporting data required to describe resources.</w:t>
      </w:r>
      <w:r w:rsidR="00C94EDF">
        <w:t xml:space="preserve"> The implementation only uses named resources; </w:t>
      </w:r>
      <w:commentRangeStart w:id="4365"/>
      <w:r w:rsidR="00C94EDF">
        <w:t>there is no use of mega resources.</w:t>
      </w:r>
      <w:commentRangeEnd w:id="4365"/>
      <w:r w:rsidR="009F529C">
        <w:rPr>
          <w:rStyle w:val="CommentReference"/>
        </w:rPr>
        <w:commentReference w:id="4365"/>
      </w:r>
    </w:p>
    <w:p w14:paraId="0CAE6CCC" w14:textId="77777777" w:rsidR="00D77762" w:rsidRDefault="00D77762" w:rsidP="00D77762">
      <w:pPr>
        <w:pStyle w:val="Heading3"/>
      </w:pPr>
      <w:bookmarkStart w:id="4366" w:name="_Ref361840179"/>
      <w:bookmarkStart w:id="4367" w:name="_Toc425500350"/>
      <w:r>
        <w:t>Districts</w:t>
      </w:r>
      <w:bookmarkEnd w:id="4366"/>
      <w:bookmarkEnd w:id="4367"/>
    </w:p>
    <w:p w14:paraId="0CAE6CCD" w14:textId="77777777" w:rsidR="00D77762" w:rsidRDefault="00D77762" w:rsidP="00D77762">
      <w:r>
        <w:t>The District dictionary enumerates the various available districts, these representing the lowest level in the organizational hierarchy. This solution includes an extended version of the OOTB District dictionary in order to support certain custom facilities.</w:t>
      </w:r>
    </w:p>
    <w:p w14:paraId="0CAE6CCE" w14:textId="77777777" w:rsidR="00D77762" w:rsidRPr="005903E1" w:rsidRDefault="00D77762" w:rsidP="00D77762">
      <w:pPr>
        <w:keepNext/>
        <w:rPr>
          <w:b/>
        </w:rPr>
      </w:pPr>
      <w:r w:rsidRPr="005903E1">
        <w:rPr>
          <w:b/>
        </w:rPr>
        <w:t xml:space="preserve"> </w:t>
      </w:r>
      <w:r>
        <w:rPr>
          <w:b/>
        </w:rPr>
        <w:t xml:space="preserve">Additional District </w:t>
      </w:r>
      <w:r w:rsidRPr="005903E1">
        <w:rPr>
          <w:b/>
        </w:rPr>
        <w:t xml:space="preserve">Dictionary </w:t>
      </w:r>
      <w:r>
        <w:rPr>
          <w:b/>
        </w:rPr>
        <w:t>Properties</w:t>
      </w:r>
    </w:p>
    <w:tbl>
      <w:tblPr>
        <w:tblW w:w="972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2618"/>
        <w:gridCol w:w="1350"/>
        <w:gridCol w:w="5760"/>
      </w:tblGrid>
      <w:tr w:rsidR="00D77762" w:rsidRPr="00F5033F" w14:paraId="0CAE6CD2" w14:textId="77777777" w:rsidTr="00D77762">
        <w:trPr>
          <w:cantSplit/>
        </w:trPr>
        <w:tc>
          <w:tcPr>
            <w:tcW w:w="2618" w:type="dxa"/>
            <w:shd w:val="clear" w:color="auto" w:fill="1F497D" w:themeFill="text2"/>
          </w:tcPr>
          <w:p w14:paraId="0CAE6CCF" w14:textId="77777777" w:rsidR="00D77762" w:rsidRPr="00F5033F" w:rsidRDefault="00D77762" w:rsidP="00D77762">
            <w:pPr>
              <w:pStyle w:val="TableHeading"/>
              <w:keepNext/>
              <w:rPr>
                <w:bCs/>
              </w:rPr>
            </w:pPr>
            <w:r>
              <w:rPr>
                <w:bCs/>
              </w:rPr>
              <w:t>Property</w:t>
            </w:r>
            <w:r w:rsidRPr="00F5033F">
              <w:rPr>
                <w:bCs/>
              </w:rPr>
              <w:t xml:space="preserve"> Name</w:t>
            </w:r>
          </w:p>
        </w:tc>
        <w:tc>
          <w:tcPr>
            <w:tcW w:w="1350" w:type="dxa"/>
            <w:shd w:val="clear" w:color="auto" w:fill="1F497D" w:themeFill="text2"/>
          </w:tcPr>
          <w:p w14:paraId="0CAE6CD0" w14:textId="77777777" w:rsidR="00D77762" w:rsidRPr="00F5033F" w:rsidRDefault="00D77762" w:rsidP="00D77762">
            <w:pPr>
              <w:pStyle w:val="TableHeading"/>
              <w:keepNext/>
              <w:rPr>
                <w:bCs/>
              </w:rPr>
            </w:pPr>
            <w:r w:rsidRPr="00F5033F">
              <w:rPr>
                <w:bCs/>
              </w:rPr>
              <w:t>Data Type</w:t>
            </w:r>
          </w:p>
        </w:tc>
        <w:tc>
          <w:tcPr>
            <w:tcW w:w="5760" w:type="dxa"/>
            <w:shd w:val="clear" w:color="auto" w:fill="1F497D" w:themeFill="text2"/>
          </w:tcPr>
          <w:p w14:paraId="0CAE6CD1" w14:textId="77777777" w:rsidR="00D77762" w:rsidRPr="00F5033F" w:rsidRDefault="00D77762" w:rsidP="00D77762">
            <w:pPr>
              <w:pStyle w:val="TableHeading"/>
              <w:keepNext/>
              <w:rPr>
                <w:bCs/>
              </w:rPr>
            </w:pPr>
            <w:r w:rsidRPr="00F5033F">
              <w:rPr>
                <w:bCs/>
              </w:rPr>
              <w:t>Description</w:t>
            </w:r>
          </w:p>
        </w:tc>
      </w:tr>
      <w:tr w:rsidR="00D77762" w:rsidRPr="00F5033F" w14:paraId="0CAE6CD6" w14:textId="77777777" w:rsidTr="00D77762">
        <w:trPr>
          <w:cantSplit/>
        </w:trPr>
        <w:tc>
          <w:tcPr>
            <w:tcW w:w="2618" w:type="dxa"/>
          </w:tcPr>
          <w:p w14:paraId="0CAE6CD3" w14:textId="77777777" w:rsidR="00D77762" w:rsidRPr="00F5033F" w:rsidRDefault="00D77762" w:rsidP="00D77762">
            <w:r>
              <w:t>Calendar</w:t>
            </w:r>
          </w:p>
        </w:tc>
        <w:tc>
          <w:tcPr>
            <w:tcW w:w="1350" w:type="dxa"/>
          </w:tcPr>
          <w:p w14:paraId="0CAE6CD4" w14:textId="77777777" w:rsidR="00D77762" w:rsidRPr="00F5033F" w:rsidRDefault="00D77762" w:rsidP="00D77762">
            <w:r>
              <w:t>Reference to Calendar</w:t>
            </w:r>
          </w:p>
        </w:tc>
        <w:tc>
          <w:tcPr>
            <w:tcW w:w="5760" w:type="dxa"/>
          </w:tcPr>
          <w:p w14:paraId="0CAE6CD5" w14:textId="77777777" w:rsidR="00D77762" w:rsidRPr="00F5033F" w:rsidRDefault="00D77762" w:rsidP="0074571B">
            <w:r>
              <w:t xml:space="preserve">Identifies the calendar to be used when performing appointment booking. </w:t>
            </w:r>
          </w:p>
        </w:tc>
      </w:tr>
    </w:tbl>
    <w:p w14:paraId="0CAE6CD7" w14:textId="77777777" w:rsidR="00D77762" w:rsidRDefault="00D77762" w:rsidP="00D77762">
      <w:pPr>
        <w:jc w:val="left"/>
      </w:pPr>
    </w:p>
    <w:p w14:paraId="0CAE6CD8" w14:textId="77777777" w:rsidR="00D77762" w:rsidRDefault="00D77762" w:rsidP="00D77762">
      <w:pPr>
        <w:pStyle w:val="Heading3"/>
      </w:pPr>
      <w:bookmarkStart w:id="4368" w:name="_Toc359587080"/>
      <w:bookmarkStart w:id="4369" w:name="_Toc425500351"/>
      <w:commentRangeStart w:id="4370"/>
      <w:r>
        <w:t>Resource Type</w:t>
      </w:r>
      <w:bookmarkEnd w:id="4368"/>
      <w:commentRangeEnd w:id="4370"/>
      <w:r w:rsidR="003F1277">
        <w:rPr>
          <w:rStyle w:val="CommentReference"/>
          <w:rFonts w:asciiTheme="minorHAnsi" w:hAnsiTheme="minorHAnsi"/>
          <w:b w:val="0"/>
        </w:rPr>
        <w:commentReference w:id="4370"/>
      </w:r>
      <w:bookmarkEnd w:id="4369"/>
    </w:p>
    <w:p w14:paraId="0CAE6CD9" w14:textId="77777777" w:rsidR="00C94EDF" w:rsidRDefault="00D77762" w:rsidP="00D77762">
      <w:r>
        <w:t xml:space="preserve">There are currently </w:t>
      </w:r>
      <w:r w:rsidR="00C94EDF">
        <w:t xml:space="preserve">the following </w:t>
      </w:r>
      <w:r>
        <w:t>types of resource</w:t>
      </w:r>
      <w:r w:rsidR="008617C2">
        <w:t>, listed from “</w:t>
      </w:r>
      <w:r w:rsidR="00B13439">
        <w:t>least expensive</w:t>
      </w:r>
      <w:r w:rsidR="008617C2">
        <w:t>” to “most expensive”</w:t>
      </w:r>
      <w:r w:rsidR="00B13439">
        <w:t xml:space="preserve"> for GE to schedule activities to</w:t>
      </w:r>
      <w:r w:rsidR="00C94EDF">
        <w:t>:</w:t>
      </w:r>
    </w:p>
    <w:p w14:paraId="0CAE6CDA" w14:textId="77777777" w:rsidR="00C94EDF" w:rsidRDefault="00D77762" w:rsidP="009A52C8">
      <w:pPr>
        <w:pStyle w:val="ListParagraph"/>
        <w:numPr>
          <w:ilvl w:val="0"/>
          <w:numId w:val="66"/>
        </w:numPr>
      </w:pPr>
      <w:r>
        <w:t>“Field Service Engineer”</w:t>
      </w:r>
    </w:p>
    <w:p w14:paraId="0CAE6CDB" w14:textId="77777777" w:rsidR="00C94EDF" w:rsidRDefault="00D77762" w:rsidP="009A52C8">
      <w:pPr>
        <w:pStyle w:val="ListParagraph"/>
        <w:numPr>
          <w:ilvl w:val="0"/>
          <w:numId w:val="66"/>
        </w:numPr>
      </w:pPr>
      <w:r>
        <w:t>“</w:t>
      </w:r>
      <w:r w:rsidR="00C94EDF">
        <w:t>Technical Support</w:t>
      </w:r>
      <w:r>
        <w:t xml:space="preserve"> Engineer”</w:t>
      </w:r>
    </w:p>
    <w:p w14:paraId="0CAE6CDC" w14:textId="77777777" w:rsidR="00C94EDF" w:rsidRDefault="00C94EDF" w:rsidP="009A52C8">
      <w:pPr>
        <w:pStyle w:val="ListParagraph"/>
        <w:numPr>
          <w:ilvl w:val="0"/>
          <w:numId w:val="66"/>
        </w:numPr>
      </w:pPr>
      <w:r>
        <w:t>“Product Service Leader”</w:t>
      </w:r>
    </w:p>
    <w:p w14:paraId="0CAE6CDD" w14:textId="77777777" w:rsidR="00C94EDF" w:rsidRDefault="00C94EDF" w:rsidP="009A52C8">
      <w:pPr>
        <w:pStyle w:val="ListParagraph"/>
        <w:numPr>
          <w:ilvl w:val="0"/>
          <w:numId w:val="66"/>
        </w:numPr>
      </w:pPr>
      <w:r>
        <w:t xml:space="preserve"> “Regional Support Engineer”</w:t>
      </w:r>
    </w:p>
    <w:p w14:paraId="0CAE6CDE" w14:textId="77777777" w:rsidR="00D77762" w:rsidRDefault="00D77762" w:rsidP="00D77762">
      <w:r>
        <w:t xml:space="preserve">It should be noted that </w:t>
      </w:r>
      <w:r w:rsidR="00C94EDF">
        <w:t xml:space="preserve">“Field Service Engineer” </w:t>
      </w:r>
      <w:r>
        <w:t>cover</w:t>
      </w:r>
      <w:r w:rsidR="00C94EDF">
        <w:t>s</w:t>
      </w:r>
      <w:r>
        <w:t xml:space="preserve"> both GE</w:t>
      </w:r>
      <w:r w:rsidR="00D14761">
        <w:t>HC</w:t>
      </w:r>
      <w:r>
        <w:t xml:space="preserve"> employees and their named contractors.</w:t>
      </w:r>
    </w:p>
    <w:p w14:paraId="0CAE6CDF" w14:textId="77777777" w:rsidR="00D77762" w:rsidRPr="005903E1" w:rsidRDefault="00D77762" w:rsidP="00D77762">
      <w:pPr>
        <w:keepNext/>
        <w:rPr>
          <w:b/>
        </w:rPr>
      </w:pPr>
      <w:r w:rsidRPr="005903E1">
        <w:rPr>
          <w:b/>
        </w:rPr>
        <w:lastRenderedPageBreak/>
        <w:t xml:space="preserve"> Resource Type Dictionary </w:t>
      </w:r>
      <w:r>
        <w:rPr>
          <w:b/>
        </w:rPr>
        <w:t>Properties</w:t>
      </w:r>
    </w:p>
    <w:tbl>
      <w:tblPr>
        <w:tblW w:w="972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2618"/>
        <w:gridCol w:w="1350"/>
        <w:gridCol w:w="5760"/>
      </w:tblGrid>
      <w:tr w:rsidR="00D77762" w:rsidRPr="00F5033F" w14:paraId="0CAE6CE3" w14:textId="77777777" w:rsidTr="00D77762">
        <w:trPr>
          <w:cantSplit/>
        </w:trPr>
        <w:tc>
          <w:tcPr>
            <w:tcW w:w="2618" w:type="dxa"/>
            <w:shd w:val="clear" w:color="auto" w:fill="1F497D" w:themeFill="text2"/>
          </w:tcPr>
          <w:p w14:paraId="0CAE6CE0" w14:textId="77777777" w:rsidR="00D77762" w:rsidRPr="00F5033F" w:rsidRDefault="00D77762" w:rsidP="00D77762">
            <w:pPr>
              <w:pStyle w:val="TableHeading"/>
              <w:keepNext/>
              <w:rPr>
                <w:bCs/>
              </w:rPr>
            </w:pPr>
            <w:r>
              <w:rPr>
                <w:bCs/>
              </w:rPr>
              <w:t>Property</w:t>
            </w:r>
            <w:r w:rsidRPr="00F5033F">
              <w:rPr>
                <w:bCs/>
              </w:rPr>
              <w:t xml:space="preserve"> Name</w:t>
            </w:r>
          </w:p>
        </w:tc>
        <w:tc>
          <w:tcPr>
            <w:tcW w:w="1350" w:type="dxa"/>
            <w:shd w:val="clear" w:color="auto" w:fill="1F497D" w:themeFill="text2"/>
          </w:tcPr>
          <w:p w14:paraId="0CAE6CE1" w14:textId="77777777" w:rsidR="00D77762" w:rsidRPr="00F5033F" w:rsidRDefault="00D77762" w:rsidP="00D77762">
            <w:pPr>
              <w:pStyle w:val="TableHeading"/>
              <w:keepNext/>
              <w:rPr>
                <w:bCs/>
              </w:rPr>
            </w:pPr>
            <w:r w:rsidRPr="00F5033F">
              <w:rPr>
                <w:bCs/>
              </w:rPr>
              <w:t>Data Type</w:t>
            </w:r>
          </w:p>
        </w:tc>
        <w:tc>
          <w:tcPr>
            <w:tcW w:w="5760" w:type="dxa"/>
            <w:shd w:val="clear" w:color="auto" w:fill="1F497D" w:themeFill="text2"/>
          </w:tcPr>
          <w:p w14:paraId="0CAE6CE2" w14:textId="77777777" w:rsidR="00D77762" w:rsidRPr="00F5033F" w:rsidRDefault="00D77762" w:rsidP="00D77762">
            <w:pPr>
              <w:pStyle w:val="TableHeading"/>
              <w:keepNext/>
              <w:rPr>
                <w:bCs/>
              </w:rPr>
            </w:pPr>
            <w:r w:rsidRPr="00F5033F">
              <w:rPr>
                <w:bCs/>
              </w:rPr>
              <w:t>Description</w:t>
            </w:r>
          </w:p>
        </w:tc>
      </w:tr>
      <w:tr w:rsidR="00D77762" w:rsidRPr="00F5033F" w14:paraId="0CAE6CE7" w14:textId="77777777" w:rsidTr="00D77762">
        <w:trPr>
          <w:cantSplit/>
        </w:trPr>
        <w:tc>
          <w:tcPr>
            <w:tcW w:w="2618" w:type="dxa"/>
          </w:tcPr>
          <w:p w14:paraId="0CAE6CE4" w14:textId="77777777" w:rsidR="00D77762" w:rsidRPr="00F5033F" w:rsidRDefault="00D77762" w:rsidP="00D77762">
            <w:r w:rsidRPr="00F5033F">
              <w:t>Name</w:t>
            </w:r>
          </w:p>
        </w:tc>
        <w:tc>
          <w:tcPr>
            <w:tcW w:w="1350" w:type="dxa"/>
          </w:tcPr>
          <w:p w14:paraId="0CAE6CE5" w14:textId="77777777" w:rsidR="00D77762" w:rsidRPr="00F5033F" w:rsidRDefault="0017256B" w:rsidP="00D77762">
            <w:r>
              <w:t>String</w:t>
            </w:r>
          </w:p>
        </w:tc>
        <w:tc>
          <w:tcPr>
            <w:tcW w:w="5760" w:type="dxa"/>
          </w:tcPr>
          <w:p w14:paraId="0CAE6CE6" w14:textId="77777777" w:rsidR="00D77762" w:rsidRPr="00F5033F" w:rsidRDefault="00D77762" w:rsidP="00D77762">
            <w:r w:rsidRPr="00F5033F">
              <w:t>Indicates the name of the Type</w:t>
            </w:r>
            <w:r>
              <w:t>.</w:t>
            </w:r>
          </w:p>
        </w:tc>
      </w:tr>
      <w:tr w:rsidR="008617C2" w:rsidRPr="00F5033F" w14:paraId="0CAE6CEB" w14:textId="77777777" w:rsidTr="00D77762">
        <w:trPr>
          <w:cantSplit/>
        </w:trPr>
        <w:tc>
          <w:tcPr>
            <w:tcW w:w="2618" w:type="dxa"/>
          </w:tcPr>
          <w:p w14:paraId="0CAE6CE8" w14:textId="77777777" w:rsidR="008617C2" w:rsidRPr="00F5033F" w:rsidRDefault="008617C2" w:rsidP="00D77762">
            <w:r>
              <w:t>BaseCostPerTask</w:t>
            </w:r>
          </w:p>
        </w:tc>
        <w:tc>
          <w:tcPr>
            <w:tcW w:w="1350" w:type="dxa"/>
          </w:tcPr>
          <w:p w14:paraId="0CAE6CE9" w14:textId="77777777" w:rsidR="008617C2" w:rsidRPr="00F5033F" w:rsidRDefault="008617C2" w:rsidP="00D77762">
            <w:r>
              <w:t>Double</w:t>
            </w:r>
          </w:p>
        </w:tc>
        <w:tc>
          <w:tcPr>
            <w:tcW w:w="5760" w:type="dxa"/>
          </w:tcPr>
          <w:p w14:paraId="0CAE6CEA" w14:textId="77777777" w:rsidR="008617C2" w:rsidRPr="00F5033F" w:rsidRDefault="008617C2" w:rsidP="00D77762">
            <w:r>
              <w:t>A (relative) cost per task for the type of resource.</w:t>
            </w:r>
            <w:r w:rsidR="009236CC">
              <w:t xml:space="preserve"> Note that this value defaults to </w:t>
            </w:r>
            <w:r w:rsidR="00D706A8">
              <w:t>zero when a new resource type is added; it is therefore necessary for the admin to appropriately and explicitly set this value during creation of the new type.</w:t>
            </w:r>
          </w:p>
        </w:tc>
      </w:tr>
    </w:tbl>
    <w:p w14:paraId="0CAE6CEC" w14:textId="77777777" w:rsidR="00D77762" w:rsidRPr="009A3096" w:rsidRDefault="00D77762" w:rsidP="00D77762"/>
    <w:p w14:paraId="0CAE6CED" w14:textId="77777777" w:rsidR="00D77762" w:rsidRPr="003E65B4" w:rsidRDefault="00D77762" w:rsidP="00D77762">
      <w:pPr>
        <w:pStyle w:val="Heading3"/>
        <w:tabs>
          <w:tab w:val="clear" w:pos="1146"/>
          <w:tab w:val="num" w:pos="1004"/>
        </w:tabs>
        <w:ind w:left="1004"/>
        <w:jc w:val="left"/>
      </w:pPr>
      <w:bookmarkStart w:id="4371" w:name="_Toc50690892"/>
      <w:bookmarkStart w:id="4372" w:name="_Toc50691044"/>
      <w:bookmarkStart w:id="4373" w:name="_Toc50693738"/>
      <w:bookmarkStart w:id="4374" w:name="_Toc50723209"/>
      <w:bookmarkStart w:id="4375" w:name="_Toc50769973"/>
      <w:bookmarkStart w:id="4376" w:name="_Toc50771740"/>
      <w:bookmarkStart w:id="4377" w:name="_Toc50774166"/>
      <w:bookmarkStart w:id="4378" w:name="_Toc51037972"/>
      <w:bookmarkStart w:id="4379" w:name="_Toc51059205"/>
      <w:bookmarkStart w:id="4380" w:name="_Toc64696180"/>
      <w:bookmarkStart w:id="4381" w:name="_Toc65911639"/>
      <w:bookmarkStart w:id="4382" w:name="_Toc76456496"/>
      <w:bookmarkStart w:id="4383" w:name="_Ref192243885"/>
      <w:bookmarkStart w:id="4384" w:name="_Toc332982001"/>
      <w:bookmarkStart w:id="4385" w:name="_Toc355343794"/>
      <w:bookmarkStart w:id="4386" w:name="_Toc359587081"/>
      <w:bookmarkStart w:id="4387" w:name="_Toc425500352"/>
      <w:r w:rsidRPr="003E65B4">
        <w:t>Resource Skills</w:t>
      </w:r>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r w:rsidRPr="003E65B4">
        <w:t xml:space="preserve"> </w:t>
      </w:r>
    </w:p>
    <w:p w14:paraId="0CAE6CEE" w14:textId="77777777" w:rsidR="00D77762" w:rsidRDefault="00D77762" w:rsidP="00D77762">
      <w:pPr>
        <w:pStyle w:val="BodyText3"/>
        <w:ind w:left="0"/>
      </w:pPr>
      <w:r w:rsidRPr="00684F82">
        <w:t xml:space="preserve">Each </w:t>
      </w:r>
      <w:r>
        <w:t>resource</w:t>
      </w:r>
      <w:r w:rsidRPr="00684F82">
        <w:t xml:space="preserve"> </w:t>
      </w:r>
      <w:r>
        <w:t xml:space="preserve">has an assigned </w:t>
      </w:r>
      <w:r w:rsidRPr="00684F82">
        <w:t xml:space="preserve">set </w:t>
      </w:r>
      <w:r>
        <w:t xml:space="preserve">of graded skills, selected from </w:t>
      </w:r>
      <w:r w:rsidRPr="00684F82">
        <w:t>the list of skills that are def</w:t>
      </w:r>
      <w:r>
        <w:t>ined in the ClickSchedule system, defining their competencies. Skills are based on GEHC product identities.</w:t>
      </w:r>
    </w:p>
    <w:p w14:paraId="0CAE6CEF" w14:textId="77777777" w:rsidR="00D77762" w:rsidRDefault="00D77762" w:rsidP="00D77762">
      <w:pPr>
        <w:pStyle w:val="BodyText3"/>
        <w:ind w:left="0"/>
      </w:pPr>
      <w:r>
        <w:t>A task relates to a given system which in turn has a specific product ID</w:t>
      </w:r>
      <w:r w:rsidRPr="003E65B4">
        <w:t>.</w:t>
      </w:r>
      <w:r>
        <w:t xml:space="preserve"> The task requires a specific level of competency against the product. This is then comparable with the resources’ skills to identify those resources capable of undertaking the task.</w:t>
      </w:r>
      <w:r w:rsidR="004B1376">
        <w:t xml:space="preserve"> Each resource skill is also accompanied by an efficiency coefficient. </w:t>
      </w:r>
      <w:commentRangeStart w:id="4388"/>
      <w:r w:rsidR="004B1376">
        <w:t>The latter is used to scale the estimated task duration when assigning a task requiring a given skill and level.</w:t>
      </w:r>
      <w:commentRangeEnd w:id="4388"/>
      <w:r w:rsidR="009F529C">
        <w:rPr>
          <w:rStyle w:val="CommentReference"/>
          <w:snapToGrid/>
          <w:kern w:val="0"/>
        </w:rPr>
        <w:commentReference w:id="4388"/>
      </w:r>
    </w:p>
    <w:p w14:paraId="0CAE6CF0" w14:textId="77777777" w:rsidR="00B13439" w:rsidRDefault="00B13439" w:rsidP="00B13439">
      <w:pPr>
        <w:pStyle w:val="BodyText3"/>
      </w:pPr>
    </w:p>
    <w:p w14:paraId="0CAE6CF1" w14:textId="77777777" w:rsidR="00D77762" w:rsidRPr="003E65B4" w:rsidRDefault="00D77762" w:rsidP="00D77762">
      <w:pPr>
        <w:jc w:val="left"/>
        <w:rPr>
          <w:b/>
          <w:bCs/>
        </w:rPr>
      </w:pPr>
      <w:r w:rsidRPr="003E65B4">
        <w:rPr>
          <w:b/>
          <w:bCs/>
        </w:rPr>
        <w:t>Skills Dictionary Properties</w:t>
      </w:r>
    </w:p>
    <w:tbl>
      <w:tblPr>
        <w:tblW w:w="972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2618"/>
        <w:gridCol w:w="1350"/>
        <w:gridCol w:w="5760"/>
      </w:tblGrid>
      <w:tr w:rsidR="00D77762" w:rsidRPr="003E65B4" w14:paraId="0CAE6CF5" w14:textId="77777777" w:rsidTr="00D77762">
        <w:trPr>
          <w:cantSplit/>
        </w:trPr>
        <w:tc>
          <w:tcPr>
            <w:tcW w:w="2618" w:type="dxa"/>
            <w:shd w:val="clear" w:color="auto" w:fill="1F497D" w:themeFill="text2"/>
          </w:tcPr>
          <w:p w14:paraId="0CAE6CF2" w14:textId="77777777" w:rsidR="00D77762" w:rsidRPr="003E65B4" w:rsidRDefault="00D77762" w:rsidP="00D77762">
            <w:pPr>
              <w:pStyle w:val="TableHeading"/>
              <w:keepNext/>
              <w:jc w:val="left"/>
              <w:rPr>
                <w:bCs/>
              </w:rPr>
            </w:pPr>
            <w:r w:rsidRPr="003E65B4">
              <w:rPr>
                <w:bCs/>
              </w:rPr>
              <w:t>Property Name</w:t>
            </w:r>
          </w:p>
        </w:tc>
        <w:tc>
          <w:tcPr>
            <w:tcW w:w="1350" w:type="dxa"/>
            <w:shd w:val="clear" w:color="auto" w:fill="1F497D" w:themeFill="text2"/>
          </w:tcPr>
          <w:p w14:paraId="0CAE6CF3" w14:textId="77777777" w:rsidR="00D77762" w:rsidRPr="003E65B4" w:rsidRDefault="00D77762" w:rsidP="00D77762">
            <w:pPr>
              <w:pStyle w:val="TableHeading"/>
              <w:keepNext/>
              <w:jc w:val="left"/>
              <w:rPr>
                <w:bCs/>
              </w:rPr>
            </w:pPr>
            <w:r w:rsidRPr="003E65B4">
              <w:rPr>
                <w:bCs/>
              </w:rPr>
              <w:t>Data Type</w:t>
            </w:r>
          </w:p>
        </w:tc>
        <w:tc>
          <w:tcPr>
            <w:tcW w:w="5760" w:type="dxa"/>
            <w:shd w:val="clear" w:color="auto" w:fill="1F497D" w:themeFill="text2"/>
          </w:tcPr>
          <w:p w14:paraId="0CAE6CF4" w14:textId="77777777" w:rsidR="00D77762" w:rsidRPr="003E65B4" w:rsidRDefault="00D77762" w:rsidP="00D77762">
            <w:pPr>
              <w:pStyle w:val="TableHeading"/>
              <w:keepNext/>
              <w:jc w:val="left"/>
              <w:rPr>
                <w:bCs/>
              </w:rPr>
            </w:pPr>
            <w:r w:rsidRPr="003E65B4">
              <w:rPr>
                <w:bCs/>
              </w:rPr>
              <w:t>Description</w:t>
            </w:r>
          </w:p>
        </w:tc>
      </w:tr>
      <w:tr w:rsidR="00D77762" w:rsidRPr="003E65B4" w14:paraId="0CAE6CF9" w14:textId="77777777" w:rsidTr="00D77762">
        <w:trPr>
          <w:cantSplit/>
        </w:trPr>
        <w:tc>
          <w:tcPr>
            <w:tcW w:w="2618" w:type="dxa"/>
          </w:tcPr>
          <w:p w14:paraId="0CAE6CF6" w14:textId="77777777" w:rsidR="00D77762" w:rsidRPr="003E65B4" w:rsidRDefault="00D77762" w:rsidP="00D77762">
            <w:pPr>
              <w:jc w:val="left"/>
            </w:pPr>
            <w:r w:rsidRPr="003E65B4">
              <w:t>Name</w:t>
            </w:r>
          </w:p>
        </w:tc>
        <w:tc>
          <w:tcPr>
            <w:tcW w:w="1350" w:type="dxa"/>
          </w:tcPr>
          <w:p w14:paraId="0CAE6CF7" w14:textId="77777777" w:rsidR="00D77762" w:rsidRPr="003E65B4" w:rsidRDefault="0017256B" w:rsidP="00D77762">
            <w:pPr>
              <w:jc w:val="left"/>
            </w:pPr>
            <w:r>
              <w:t>String</w:t>
            </w:r>
          </w:p>
        </w:tc>
        <w:tc>
          <w:tcPr>
            <w:tcW w:w="5760" w:type="dxa"/>
          </w:tcPr>
          <w:p w14:paraId="0CAE6CF8" w14:textId="77777777" w:rsidR="00D77762" w:rsidRPr="003E65B4" w:rsidRDefault="00D77762" w:rsidP="00D77762">
            <w:pPr>
              <w:jc w:val="left"/>
            </w:pPr>
            <w:r w:rsidRPr="003E65B4">
              <w:t>Indicates the name of the skill</w:t>
            </w:r>
            <w:r>
              <w:t>, i.e. the product ID.</w:t>
            </w:r>
          </w:p>
        </w:tc>
      </w:tr>
    </w:tbl>
    <w:p w14:paraId="0CAE6CFA" w14:textId="77777777" w:rsidR="00D77762" w:rsidRPr="003E65B4" w:rsidRDefault="00D77762" w:rsidP="00D77762">
      <w:pPr>
        <w:pStyle w:val="BodyText3"/>
        <w:jc w:val="left"/>
      </w:pPr>
      <w:bookmarkStart w:id="4389" w:name="_Toc536498848"/>
      <w:bookmarkStart w:id="4390" w:name="_Toc536498970"/>
      <w:bookmarkStart w:id="4391" w:name="_Toc536587089"/>
      <w:bookmarkStart w:id="4392" w:name="_Toc50690895"/>
      <w:bookmarkStart w:id="4393" w:name="_Toc50691047"/>
      <w:bookmarkStart w:id="4394" w:name="_Toc50693741"/>
      <w:bookmarkStart w:id="4395" w:name="_Toc50723212"/>
      <w:bookmarkStart w:id="4396" w:name="_Toc50769976"/>
      <w:bookmarkStart w:id="4397" w:name="_Toc50771743"/>
      <w:bookmarkStart w:id="4398" w:name="_Toc50774168"/>
      <w:bookmarkStart w:id="4399" w:name="_Toc51037974"/>
      <w:bookmarkStart w:id="4400" w:name="_Toc51059207"/>
      <w:bookmarkStart w:id="4401" w:name="_Toc64696189"/>
      <w:bookmarkStart w:id="4402" w:name="_Toc65911648"/>
      <w:bookmarkStart w:id="4403" w:name="_Toc76456505"/>
    </w:p>
    <w:p w14:paraId="0CAE6CFB" w14:textId="77777777" w:rsidR="00D77762" w:rsidRPr="003E65B4" w:rsidRDefault="00D77762" w:rsidP="00D77762">
      <w:pPr>
        <w:pStyle w:val="Heading3"/>
        <w:tabs>
          <w:tab w:val="clear" w:pos="1146"/>
          <w:tab w:val="num" w:pos="1004"/>
        </w:tabs>
        <w:ind w:left="1004"/>
        <w:jc w:val="left"/>
      </w:pPr>
      <w:bookmarkStart w:id="4404" w:name="_Toc332982002"/>
      <w:bookmarkStart w:id="4405" w:name="_Toc355343795"/>
      <w:bookmarkStart w:id="4406" w:name="_Toc359587082"/>
      <w:bookmarkStart w:id="4407" w:name="_Toc425500353"/>
      <w:r w:rsidRPr="003E65B4">
        <w:t>Calendars:</w:t>
      </w:r>
      <w:r>
        <w:t xml:space="preserve"> </w:t>
      </w:r>
      <w:r w:rsidRPr="003E65B4">
        <w:t xml:space="preserve">Working </w:t>
      </w:r>
      <w:bookmarkEnd w:id="4389"/>
      <w:bookmarkEnd w:id="4390"/>
      <w:bookmarkEnd w:id="4391"/>
      <w:r w:rsidRPr="003E65B4">
        <w:t>and Overtime Hours</w:t>
      </w:r>
      <w:bookmarkEnd w:id="4404"/>
      <w:bookmarkEnd w:id="4405"/>
      <w:bookmarkEnd w:id="4406"/>
      <w:bookmarkEnd w:id="4407"/>
      <w:r w:rsidRPr="003E65B4">
        <w:t xml:space="preserve"> </w:t>
      </w:r>
      <w:bookmarkEnd w:id="4392"/>
      <w:bookmarkEnd w:id="4393"/>
      <w:bookmarkEnd w:id="4394"/>
      <w:bookmarkEnd w:id="4395"/>
      <w:bookmarkEnd w:id="4396"/>
      <w:bookmarkEnd w:id="4397"/>
      <w:bookmarkEnd w:id="4398"/>
      <w:bookmarkEnd w:id="4399"/>
      <w:bookmarkEnd w:id="4400"/>
      <w:bookmarkEnd w:id="4401"/>
      <w:bookmarkEnd w:id="4402"/>
      <w:bookmarkEnd w:id="4403"/>
    </w:p>
    <w:p w14:paraId="0CAE6CFC" w14:textId="77777777" w:rsidR="00D77762" w:rsidRPr="003E65B4" w:rsidRDefault="00D77762" w:rsidP="00D77762">
      <w:pPr>
        <w:jc w:val="left"/>
      </w:pPr>
      <w:r>
        <w:t>Resource absences, attendance</w:t>
      </w:r>
      <w:r w:rsidRPr="003E65B4">
        <w:t xml:space="preserve"> and availability information is a significant factor in scheduling. Ensuring that this information is accurate and up-to-date will now take on greater importance.</w:t>
      </w:r>
    </w:p>
    <w:p w14:paraId="0CAE6CFD" w14:textId="77777777" w:rsidR="00D77762" w:rsidRPr="003E65B4" w:rsidRDefault="00D77762" w:rsidP="00D77762">
      <w:pPr>
        <w:jc w:val="left"/>
      </w:pPr>
      <w:r>
        <w:t>Resource calendar definitions</w:t>
      </w:r>
      <w:r w:rsidRPr="003E65B4">
        <w:t xml:space="preserve"> include working hours, </w:t>
      </w:r>
      <w:r>
        <w:t>overtime (a.k.a. “optional” and “</w:t>
      </w:r>
      <w:r w:rsidRPr="003E65B4">
        <w:t>standby</w:t>
      </w:r>
      <w:r>
        <w:t>”</w:t>
      </w:r>
      <w:r w:rsidRPr="003E65B4">
        <w:t xml:space="preserve">) </w:t>
      </w:r>
      <w:r>
        <w:t>hours and non-working hours.</w:t>
      </w:r>
    </w:p>
    <w:p w14:paraId="0CAE6CFE" w14:textId="77777777" w:rsidR="00D77762" w:rsidRPr="003E65B4" w:rsidRDefault="00D77762" w:rsidP="00D77762">
      <w:pPr>
        <w:jc w:val="left"/>
      </w:pPr>
      <w:r>
        <w:t xml:space="preserve">Base (i.e. shared) </w:t>
      </w:r>
      <w:r w:rsidRPr="003E65B4">
        <w:t xml:space="preserve">calendars </w:t>
      </w:r>
      <w:r>
        <w:t xml:space="preserve">need to be created and maintained </w:t>
      </w:r>
      <w:r w:rsidRPr="003E65B4">
        <w:t xml:space="preserve">by the </w:t>
      </w:r>
      <w:r>
        <w:t xml:space="preserve">Dispatchers </w:t>
      </w:r>
      <w:r w:rsidRPr="003E65B4">
        <w:t>on an on-going basis to account for working hours</w:t>
      </w:r>
      <w:r>
        <w:t>, overtime agreements</w:t>
      </w:r>
      <w:r w:rsidRPr="003E65B4">
        <w:t xml:space="preserve"> </w:t>
      </w:r>
      <w:r>
        <w:t xml:space="preserve">and shift </w:t>
      </w:r>
      <w:r w:rsidRPr="003E65B4">
        <w:t>changes.</w:t>
      </w:r>
      <w:r>
        <w:t xml:space="preserve"> The assignment of calendars to individual resources is expected to be addressed </w:t>
      </w:r>
      <w:r w:rsidR="00093FA1">
        <w:t xml:space="preserve">either </w:t>
      </w:r>
      <w:r>
        <w:t>in the data that is periodically synchronized from the GEHC infrastructure</w:t>
      </w:r>
      <w:r w:rsidR="005F6B43">
        <w:t xml:space="preserve"> </w:t>
      </w:r>
      <w:r w:rsidR="00093FA1">
        <w:t>or via a property edited in the ClickSchedule client against the resource. T</w:t>
      </w:r>
      <w:r w:rsidR="005F6B43">
        <w:t>he management of base calendars is to be performed by dispatchers (or administrators) using the ClickSchedule client</w:t>
      </w:r>
      <w:r>
        <w:t>.</w:t>
      </w:r>
    </w:p>
    <w:p w14:paraId="0CAE6CFF" w14:textId="77777777" w:rsidR="00D77762" w:rsidRPr="003E65B4" w:rsidRDefault="00D77762" w:rsidP="00D77762">
      <w:pPr>
        <w:jc w:val="left"/>
      </w:pPr>
      <w:r w:rsidRPr="003E65B4">
        <w:t>ClickSchedule’s calendar system includes an inheritance capability whereby one calendar can inherit the working, non-working and optional hours from another.</w:t>
      </w:r>
      <w:r>
        <w:t xml:space="preserve"> </w:t>
      </w:r>
      <w:r w:rsidRPr="003E65B4">
        <w:t xml:space="preserve">The recommended configuration includes </w:t>
      </w:r>
      <w:r>
        <w:t>the following</w:t>
      </w:r>
      <w:r w:rsidRPr="003E65B4">
        <w:t xml:space="preserve"> levels of calendars:</w:t>
      </w:r>
    </w:p>
    <w:p w14:paraId="0CAE6D00" w14:textId="77777777" w:rsidR="00D77762" w:rsidRDefault="00D77762" w:rsidP="009A52C8">
      <w:pPr>
        <w:pStyle w:val="ListParagraph"/>
        <w:numPr>
          <w:ilvl w:val="0"/>
          <w:numId w:val="13"/>
        </w:numPr>
        <w:jc w:val="left"/>
      </w:pPr>
      <w:r>
        <w:rPr>
          <w:b/>
        </w:rPr>
        <w:t xml:space="preserve">District </w:t>
      </w:r>
      <w:r w:rsidRPr="006B797E">
        <w:rPr>
          <w:b/>
        </w:rPr>
        <w:t xml:space="preserve">Calendars </w:t>
      </w:r>
      <w:r w:rsidRPr="003E65B4">
        <w:t xml:space="preserve">– Each </w:t>
      </w:r>
      <w:r>
        <w:t xml:space="preserve">district </w:t>
      </w:r>
      <w:r w:rsidRPr="003E65B4">
        <w:t xml:space="preserve">will be assigned </w:t>
      </w:r>
      <w:r>
        <w:t xml:space="preserve">a </w:t>
      </w:r>
      <w:r w:rsidRPr="003E65B4">
        <w:t>calendar.</w:t>
      </w:r>
      <w:r>
        <w:t xml:space="preserve"> </w:t>
      </w:r>
      <w:r w:rsidRPr="003E65B4">
        <w:t xml:space="preserve">This calendar will be used to specify the </w:t>
      </w:r>
      <w:r>
        <w:t xml:space="preserve">bank holiday and weekly hour </w:t>
      </w:r>
      <w:r w:rsidR="009A2EC3">
        <w:t xml:space="preserve">definitions </w:t>
      </w:r>
      <w:r>
        <w:t>applicable at this level.</w:t>
      </w:r>
      <w:r w:rsidR="009A7B0D">
        <w:t xml:space="preserve"> </w:t>
      </w:r>
      <w:r w:rsidR="009A2EC3">
        <w:t>Note that a single calendar instance can be assigned to multiple districts, thereby allowing districts to share a common calendar.</w:t>
      </w:r>
    </w:p>
    <w:p w14:paraId="0CAE6D01" w14:textId="77777777" w:rsidR="00D77762" w:rsidRPr="00B47694" w:rsidRDefault="00093FA1" w:rsidP="009A52C8">
      <w:pPr>
        <w:pStyle w:val="ListParagraph"/>
        <w:numPr>
          <w:ilvl w:val="0"/>
          <w:numId w:val="13"/>
        </w:numPr>
        <w:jc w:val="left"/>
        <w:rPr>
          <w:b/>
          <w:bCs/>
        </w:rPr>
      </w:pPr>
      <w:r>
        <w:rPr>
          <w:b/>
        </w:rPr>
        <w:t xml:space="preserve">Personal </w:t>
      </w:r>
      <w:r w:rsidR="00D77762">
        <w:rPr>
          <w:b/>
        </w:rPr>
        <w:t xml:space="preserve">Calendar </w:t>
      </w:r>
      <w:r w:rsidR="00D77762">
        <w:t xml:space="preserve">– </w:t>
      </w:r>
      <w:r w:rsidR="009A2EC3">
        <w:t xml:space="preserve">Inheriting from the relevant district calendar, this defines </w:t>
      </w:r>
      <w:r w:rsidR="00D77762">
        <w:t xml:space="preserve">the </w:t>
      </w:r>
      <w:r w:rsidR="003D791A">
        <w:t xml:space="preserve">variations for </w:t>
      </w:r>
      <w:r w:rsidR="00D77762">
        <w:t>regular working and overtime hours</w:t>
      </w:r>
      <w:r w:rsidR="003D791A">
        <w:t xml:space="preserve"> applicable to a given resource</w:t>
      </w:r>
      <w:r w:rsidR="00D77762">
        <w:t>. It is this level of calendar that is expected to be associated with a given resource.</w:t>
      </w:r>
    </w:p>
    <w:p w14:paraId="0CAE6D02" w14:textId="77777777" w:rsidR="00740492" w:rsidRDefault="00093FA1" w:rsidP="00D77762">
      <w:pPr>
        <w:jc w:val="left"/>
      </w:pPr>
      <w:r>
        <w:t>It is a matter for GE to choose w</w:t>
      </w:r>
      <w:r w:rsidR="00740492">
        <w:t xml:space="preserve">hich calendars </w:t>
      </w:r>
      <w:r>
        <w:t>they will create and use.</w:t>
      </w:r>
    </w:p>
    <w:p w14:paraId="0CAE6D03" w14:textId="77777777" w:rsidR="00D77762" w:rsidRDefault="00D77762" w:rsidP="00D77762">
      <w:pPr>
        <w:jc w:val="left"/>
        <w:rPr>
          <w:bCs/>
        </w:rPr>
      </w:pPr>
      <w:r w:rsidRPr="00C926D0">
        <w:rPr>
          <w:b/>
        </w:rPr>
        <w:lastRenderedPageBreak/>
        <w:t>Visibility</w:t>
      </w:r>
      <w:r w:rsidRPr="003E65B4">
        <w:rPr>
          <w:b/>
          <w:bCs/>
        </w:rPr>
        <w:t xml:space="preserve">: </w:t>
      </w:r>
      <w:r w:rsidRPr="003E65B4">
        <w:rPr>
          <w:bCs/>
        </w:rPr>
        <w:t>The working hours, overtime hours and non-working hours are indicated on the Gantt chart for all resource</w:t>
      </w:r>
      <w:r>
        <w:rPr>
          <w:bCs/>
        </w:rPr>
        <w:t>s, individually</w:t>
      </w:r>
      <w:r w:rsidRPr="003E65B4">
        <w:rPr>
          <w:bCs/>
        </w:rPr>
        <w:t>.</w:t>
      </w:r>
      <w:r>
        <w:rPr>
          <w:bCs/>
        </w:rPr>
        <w:t xml:space="preserve"> </w:t>
      </w:r>
      <w:bookmarkStart w:id="4408" w:name="_Toc50690896"/>
      <w:bookmarkStart w:id="4409" w:name="_Toc50691048"/>
      <w:bookmarkStart w:id="4410" w:name="_Toc50693742"/>
      <w:bookmarkStart w:id="4411" w:name="_Toc50723213"/>
      <w:bookmarkStart w:id="4412" w:name="_Toc50769977"/>
      <w:bookmarkStart w:id="4413" w:name="_Toc50771744"/>
      <w:bookmarkStart w:id="4414" w:name="_Toc50774169"/>
      <w:bookmarkStart w:id="4415" w:name="_Toc51037975"/>
      <w:bookmarkStart w:id="4416" w:name="_Toc51059208"/>
      <w:bookmarkStart w:id="4417" w:name="_Toc64696190"/>
      <w:bookmarkStart w:id="4418" w:name="_Toc65911649"/>
      <w:bookmarkStart w:id="4419" w:name="_Toc76456506"/>
      <w:bookmarkStart w:id="4420" w:name="_Ref192415286"/>
      <w:bookmarkStart w:id="4421" w:name="_Toc332982003"/>
      <w:bookmarkStart w:id="4422" w:name="_Toc536498849"/>
      <w:bookmarkStart w:id="4423" w:name="_Toc536498971"/>
      <w:bookmarkStart w:id="4424" w:name="_Toc536587090"/>
      <w:bookmarkStart w:id="4425" w:name="_Toc534093939"/>
      <w:bookmarkStart w:id="4426" w:name="_Toc536247789"/>
      <w:bookmarkStart w:id="4427" w:name="_Toc536248566"/>
    </w:p>
    <w:p w14:paraId="0CAE6D04" w14:textId="77777777" w:rsidR="000E0B14" w:rsidRDefault="000E0B14" w:rsidP="00D77762">
      <w:pPr>
        <w:jc w:val="left"/>
        <w:rPr>
          <w:bCs/>
        </w:rPr>
      </w:pPr>
      <w:r>
        <w:rPr>
          <w:bCs/>
        </w:rPr>
        <w:t>It is assumed that the calendar data will be supplied for a minimum of six months ahead in order to allow for PM and non-availability booking.</w:t>
      </w:r>
    </w:p>
    <w:p w14:paraId="0CAE6D05" w14:textId="77777777" w:rsidR="00D77762" w:rsidRDefault="00D77762" w:rsidP="00D77762">
      <w:pPr>
        <w:pStyle w:val="Heading3"/>
        <w:tabs>
          <w:tab w:val="clear" w:pos="1146"/>
          <w:tab w:val="num" w:pos="1004"/>
        </w:tabs>
        <w:ind w:left="1004"/>
      </w:pPr>
      <w:bookmarkStart w:id="4428" w:name="_Toc355343797"/>
      <w:bookmarkStart w:id="4429" w:name="_Toc359587084"/>
      <w:bookmarkStart w:id="4430" w:name="_Toc425500354"/>
      <w:commentRangeStart w:id="4431"/>
      <w:r w:rsidRPr="003E65B4">
        <w:t>Lunch Breaks</w:t>
      </w:r>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8"/>
      <w:bookmarkEnd w:id="4429"/>
      <w:commentRangeEnd w:id="4431"/>
      <w:r w:rsidR="00E161EB">
        <w:rPr>
          <w:rStyle w:val="CommentReference"/>
          <w:rFonts w:asciiTheme="minorHAnsi" w:hAnsiTheme="minorHAnsi"/>
          <w:b w:val="0"/>
        </w:rPr>
        <w:commentReference w:id="4431"/>
      </w:r>
      <w:bookmarkEnd w:id="4430"/>
    </w:p>
    <w:p w14:paraId="0CAE6D06" w14:textId="77777777" w:rsidR="00D77762" w:rsidRDefault="00D77762" w:rsidP="00D77762">
      <w:pPr>
        <w:tabs>
          <w:tab w:val="left" w:pos="9072"/>
        </w:tabs>
        <w:jc w:val="left"/>
        <w:rPr>
          <w:b/>
        </w:rPr>
      </w:pPr>
      <w:r>
        <w:t xml:space="preserve">Until the more complex lunch break requirements applicable in certain regions are addressed, a simple policy will be applied </w:t>
      </w:r>
      <w:r w:rsidR="00090CAD">
        <w:t>to begin with</w:t>
      </w:r>
      <w:r>
        <w:t xml:space="preserve">. A </w:t>
      </w:r>
      <w:r w:rsidR="00176FDD">
        <w:t>defined length (the resource</w:t>
      </w:r>
      <w:r w:rsidR="002C6019">
        <w:t>’s LunchBreakDuration</w:t>
      </w:r>
      <w:r w:rsidR="00176FDD">
        <w:t xml:space="preserve">) </w:t>
      </w:r>
      <w:r>
        <w:t xml:space="preserve">lunch break will be taken by each resource, starting as soon as possible after, but no earlier than, </w:t>
      </w:r>
      <w:r w:rsidR="00093FA1">
        <w:t xml:space="preserve">a </w:t>
      </w:r>
      <w:r w:rsidR="00176FDD">
        <w:t xml:space="preserve">defined </w:t>
      </w:r>
      <w:r w:rsidR="00093FA1">
        <w:t>time of day</w:t>
      </w:r>
      <w:r w:rsidR="00F42602">
        <w:t xml:space="preserve"> or offset from start of day</w:t>
      </w:r>
      <w:r w:rsidR="00093FA1">
        <w:t xml:space="preserve"> </w:t>
      </w:r>
      <w:r w:rsidR="00176FDD">
        <w:t>(</w:t>
      </w:r>
      <w:r w:rsidR="00263DA5">
        <w:t>LunchStartsFrom and LunchStartsAfter respectively</w:t>
      </w:r>
      <w:r w:rsidR="008A59B5">
        <w:t>, one or other selected per region</w:t>
      </w:r>
      <w:r w:rsidR="00176FDD">
        <w:t>)</w:t>
      </w:r>
      <w:r>
        <w:t xml:space="preserve"> and allowed for in the schedule usually between two assignments for the resource</w:t>
      </w:r>
      <w:r>
        <w:rPr>
          <w:b/>
        </w:rPr>
        <w:t>.</w:t>
      </w:r>
    </w:p>
    <w:p w14:paraId="0CAE6D07" w14:textId="77777777" w:rsidR="00176FDD" w:rsidRDefault="00176FDD" w:rsidP="00D77762">
      <w:pPr>
        <w:tabs>
          <w:tab w:val="left" w:pos="9072"/>
        </w:tabs>
        <w:jc w:val="left"/>
      </w:pPr>
      <w:r w:rsidRPr="00176FDD">
        <w:t xml:space="preserve">The two </w:t>
      </w:r>
      <w:r>
        <w:t>defined properties’ values may either be provided in the data that is periodically synchronized from the GEHC infrastructure or via editing the resource in the ClickSchedule client.</w:t>
      </w:r>
    </w:p>
    <w:p w14:paraId="0CAE6D08" w14:textId="77777777" w:rsidR="007C3C80" w:rsidRDefault="007C3C80" w:rsidP="00D77762">
      <w:pPr>
        <w:tabs>
          <w:tab w:val="left" w:pos="9072"/>
        </w:tabs>
        <w:jc w:val="left"/>
      </w:pPr>
      <w:r>
        <w:t xml:space="preserve">Lunch breaks are </w:t>
      </w:r>
      <w:r w:rsidR="00F42602">
        <w:t xml:space="preserve">represented by a gap in the day (except when considering a Multi-Day Task) and are </w:t>
      </w:r>
      <w:r>
        <w:t>excluded from the schedule monitoring utilization figures.</w:t>
      </w:r>
    </w:p>
    <w:p w14:paraId="0CAE6D09" w14:textId="77777777" w:rsidR="00253904" w:rsidRDefault="00253904" w:rsidP="00D77762">
      <w:pPr>
        <w:tabs>
          <w:tab w:val="left" w:pos="9072"/>
        </w:tabs>
        <w:jc w:val="left"/>
      </w:pPr>
      <w:r>
        <w:t xml:space="preserve">This gap will have UI representation on the ClickSchedule client. </w:t>
      </w:r>
    </w:p>
    <w:p w14:paraId="0CAE6D0B" w14:textId="77777777" w:rsidR="008A59B5" w:rsidRPr="00176FDD" w:rsidRDefault="008A59B5" w:rsidP="00D77762">
      <w:pPr>
        <w:tabs>
          <w:tab w:val="left" w:pos="9072"/>
        </w:tabs>
        <w:jc w:val="left"/>
      </w:pPr>
      <w:r>
        <w:t>The FSE will have the option to include lunch in their current task.</w:t>
      </w:r>
    </w:p>
    <w:p w14:paraId="0CAE6D0C" w14:textId="77777777" w:rsidR="00D77762" w:rsidRPr="003E65B4" w:rsidRDefault="00D77762" w:rsidP="00D77762">
      <w:pPr>
        <w:pStyle w:val="Heading3"/>
        <w:tabs>
          <w:tab w:val="clear" w:pos="1146"/>
          <w:tab w:val="num" w:pos="1004"/>
        </w:tabs>
        <w:ind w:left="1004"/>
        <w:jc w:val="left"/>
      </w:pPr>
      <w:bookmarkStart w:id="4432" w:name="_Toc50690897"/>
      <w:bookmarkStart w:id="4433" w:name="_Toc50691049"/>
      <w:bookmarkStart w:id="4434" w:name="_Toc50693743"/>
      <w:bookmarkStart w:id="4435" w:name="_Toc50723214"/>
      <w:bookmarkStart w:id="4436" w:name="_Toc50769978"/>
      <w:bookmarkStart w:id="4437" w:name="_Toc50771745"/>
      <w:bookmarkStart w:id="4438" w:name="_Toc50774170"/>
      <w:bookmarkStart w:id="4439" w:name="_Toc51037976"/>
      <w:bookmarkStart w:id="4440" w:name="_Toc51059209"/>
      <w:bookmarkStart w:id="4441" w:name="_Toc64696191"/>
      <w:bookmarkStart w:id="4442" w:name="_Toc65911650"/>
      <w:bookmarkStart w:id="4443" w:name="_Toc76456507"/>
      <w:bookmarkStart w:id="4444" w:name="_Ref192244887"/>
      <w:bookmarkStart w:id="4445" w:name="_Ref220152845"/>
      <w:bookmarkStart w:id="4446" w:name="_Toc332982004"/>
      <w:bookmarkStart w:id="4447" w:name="_Toc355343798"/>
      <w:bookmarkStart w:id="4448" w:name="_Toc359587085"/>
      <w:bookmarkStart w:id="4449" w:name="_Ref361732158"/>
      <w:bookmarkStart w:id="4450" w:name="_Ref374374961"/>
      <w:bookmarkStart w:id="4451" w:name="_Toc425500355"/>
      <w:r w:rsidRPr="003E65B4">
        <w:t>Resource Non-Availability (Absences)</w:t>
      </w:r>
      <w:bookmarkEnd w:id="4422"/>
      <w:bookmarkEnd w:id="4423"/>
      <w:bookmarkEnd w:id="4424"/>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p>
    <w:p w14:paraId="0CAE6D0D" w14:textId="77777777" w:rsidR="00D77762" w:rsidRPr="003E65B4" w:rsidRDefault="00D77762" w:rsidP="00D77762">
      <w:pPr>
        <w:jc w:val="left"/>
      </w:pPr>
      <w:r w:rsidRPr="003E65B4">
        <w:t xml:space="preserve">Non-Availability Assignments (NAs) are used to block </w:t>
      </w:r>
      <w:r>
        <w:t xml:space="preserve">out </w:t>
      </w:r>
      <w:r w:rsidRPr="003E65B4">
        <w:t>a sp</w:t>
      </w:r>
      <w:r w:rsidRPr="00F57ECF">
        <w:t>e</w:t>
      </w:r>
      <w:r w:rsidRPr="003E65B4">
        <w:t xml:space="preserve">cific resource (or group of resources) for a specific period of time. This mechanism is used to represent personal vacations, absences or other professional tasks (e.g. training, meetings) that are not represented as standard tasks in the system. </w:t>
      </w:r>
    </w:p>
    <w:p w14:paraId="0CAE6D0E" w14:textId="77777777" w:rsidR="0076223E" w:rsidRDefault="00D77762" w:rsidP="00D77762">
      <w:pPr>
        <w:jc w:val="left"/>
      </w:pPr>
      <w:r>
        <w:t>I</w:t>
      </w:r>
      <w:r w:rsidRPr="003E65B4">
        <w:t xml:space="preserve">t </w:t>
      </w:r>
      <w:r>
        <w:t xml:space="preserve">is </w:t>
      </w:r>
      <w:r w:rsidRPr="003E65B4">
        <w:t xml:space="preserve">the </w:t>
      </w:r>
      <w:r>
        <w:t>resource</w:t>
      </w:r>
      <w:r w:rsidRPr="003E65B4">
        <w:t xml:space="preserve">’s responsibility to notify </w:t>
      </w:r>
      <w:r>
        <w:t>their Dispatcher</w:t>
      </w:r>
      <w:r w:rsidRPr="003E65B4">
        <w:t xml:space="preserve"> </w:t>
      </w:r>
      <w:r>
        <w:t xml:space="preserve">(potentially via their Manager) </w:t>
      </w:r>
      <w:r w:rsidRPr="003E65B4">
        <w:t xml:space="preserve">of the applicable non-availability time. </w:t>
      </w:r>
      <w:r w:rsidR="0076223E">
        <w:t xml:space="preserve">The Dispatcher can create, modify and delete </w:t>
      </w:r>
      <w:r w:rsidR="0020195E">
        <w:t>different types of non-availability</w:t>
      </w:r>
      <w:r w:rsidR="0076223E">
        <w:t xml:space="preserve"> using the ClickSchedule client using the Gantt.</w:t>
      </w:r>
    </w:p>
    <w:p w14:paraId="0CAE6D0F" w14:textId="77777777" w:rsidR="00DC6FC9" w:rsidRDefault="00DC6FC9" w:rsidP="00D77762">
      <w:pPr>
        <w:jc w:val="left"/>
      </w:pPr>
      <w:r w:rsidRPr="00DC6FC9">
        <w:rPr>
          <w:noProof/>
          <w:lang w:val="en-US"/>
        </w:rPr>
        <w:drawing>
          <wp:inline distT="0" distB="0" distL="0" distR="0" wp14:anchorId="0CAE76C0" wp14:editId="0CAE76C1">
            <wp:extent cx="5943600" cy="229997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299970"/>
                    </a:xfrm>
                    <a:prstGeom prst="rect">
                      <a:avLst/>
                    </a:prstGeom>
                  </pic:spPr>
                </pic:pic>
              </a:graphicData>
            </a:graphic>
          </wp:inline>
        </w:drawing>
      </w:r>
    </w:p>
    <w:p w14:paraId="0CAE6D10" w14:textId="77777777" w:rsidR="0020195E" w:rsidRDefault="0020195E" w:rsidP="00D77762">
      <w:pPr>
        <w:jc w:val="left"/>
      </w:pPr>
      <w:r>
        <w:t>A non-availability is an assignment with no task and is edited in its own form, as shown below.</w:t>
      </w:r>
    </w:p>
    <w:p w14:paraId="0CAE6D11" w14:textId="77777777" w:rsidR="0020195E" w:rsidRDefault="0020195E" w:rsidP="00D77762">
      <w:pPr>
        <w:jc w:val="left"/>
        <w:rPr>
          <w:noProof/>
          <w:lang w:eastAsia="en-GB"/>
        </w:rPr>
      </w:pPr>
      <w:r w:rsidRPr="0020195E">
        <w:rPr>
          <w:noProof/>
          <w:lang w:val="en-US"/>
        </w:rPr>
        <w:lastRenderedPageBreak/>
        <w:drawing>
          <wp:inline distT="0" distB="0" distL="0" distR="0" wp14:anchorId="0CAE76C2" wp14:editId="0CAE76C3">
            <wp:extent cx="2592000" cy="2818800"/>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92000" cy="2818800"/>
                    </a:xfrm>
                    <a:prstGeom prst="rect">
                      <a:avLst/>
                    </a:prstGeom>
                  </pic:spPr>
                </pic:pic>
              </a:graphicData>
            </a:graphic>
          </wp:inline>
        </w:drawing>
      </w:r>
      <w:r w:rsidRPr="0020195E">
        <w:rPr>
          <w:noProof/>
          <w:lang w:eastAsia="en-GB"/>
        </w:rPr>
        <w:t xml:space="preserve"> </w:t>
      </w:r>
    </w:p>
    <w:p w14:paraId="0CAE6D12" w14:textId="77777777" w:rsidR="0020195E" w:rsidRDefault="0020195E" w:rsidP="00D77762">
      <w:pPr>
        <w:jc w:val="left"/>
        <w:rPr>
          <w:noProof/>
          <w:lang w:eastAsia="en-GB"/>
        </w:rPr>
      </w:pPr>
      <w:r>
        <w:rPr>
          <w:noProof/>
          <w:lang w:eastAsia="en-GB"/>
        </w:rPr>
        <w:t>Once created, with the appropriate type, timing and location, the non-availability is shown on the Gantt.</w:t>
      </w:r>
      <w:r w:rsidR="00332C4B">
        <w:rPr>
          <w:noProof/>
          <w:lang w:eastAsia="en-GB"/>
        </w:rPr>
        <w:t xml:space="preserve"> The label defaults to the comment value but is updated to be the type in this implementation.</w:t>
      </w:r>
    </w:p>
    <w:p w14:paraId="0CAE6D13" w14:textId="77777777" w:rsidR="0020195E" w:rsidRDefault="0020195E" w:rsidP="00D77762">
      <w:pPr>
        <w:jc w:val="left"/>
      </w:pPr>
      <w:r w:rsidRPr="0020195E">
        <w:rPr>
          <w:noProof/>
          <w:lang w:val="en-US"/>
        </w:rPr>
        <w:drawing>
          <wp:inline distT="0" distB="0" distL="0" distR="0" wp14:anchorId="0CAE76C4" wp14:editId="0CAE76C5">
            <wp:extent cx="4024800" cy="18864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24800" cy="1886400"/>
                    </a:xfrm>
                    <a:prstGeom prst="rect">
                      <a:avLst/>
                    </a:prstGeom>
                  </pic:spPr>
                </pic:pic>
              </a:graphicData>
            </a:graphic>
          </wp:inline>
        </w:drawing>
      </w:r>
    </w:p>
    <w:p w14:paraId="0CAE6D14" w14:textId="77777777" w:rsidR="00D77762" w:rsidRPr="003E65B4" w:rsidRDefault="00D77762" w:rsidP="00D77762">
      <w:pPr>
        <w:jc w:val="left"/>
      </w:pPr>
      <w:r>
        <w:t>Resources</w:t>
      </w:r>
      <w:r w:rsidRPr="003E65B4">
        <w:t xml:space="preserve"> </w:t>
      </w:r>
      <w:r>
        <w:t xml:space="preserve">are, on trust, </w:t>
      </w:r>
      <w:r w:rsidRPr="003E65B4">
        <w:t xml:space="preserve">able to enter </w:t>
      </w:r>
      <w:r>
        <w:t xml:space="preserve">non-availabilities </w:t>
      </w:r>
      <w:r w:rsidR="0005553F">
        <w:t>(types defined below)</w:t>
      </w:r>
      <w:r w:rsidR="0005553F" w:rsidRPr="003E65B4">
        <w:t xml:space="preserve"> </w:t>
      </w:r>
      <w:r w:rsidRPr="003E65B4">
        <w:t>directly into ClickSchedule</w:t>
      </w:r>
      <w:r>
        <w:t xml:space="preserve"> via their </w:t>
      </w:r>
      <w:commentRangeStart w:id="4452"/>
      <w:r>
        <w:t xml:space="preserve">mobile device – </w:t>
      </w:r>
      <w:r w:rsidR="0074571B" w:rsidRPr="0074571B">
        <w:t>see section 13</w:t>
      </w:r>
      <w:r>
        <w:t xml:space="preserve"> for details</w:t>
      </w:r>
      <w:r w:rsidRPr="003E65B4">
        <w:t>.</w:t>
      </w:r>
      <w:r>
        <w:t xml:space="preserve"> </w:t>
      </w:r>
    </w:p>
    <w:p w14:paraId="0CAE6D15" w14:textId="77777777" w:rsidR="00D77762" w:rsidRPr="003E65B4" w:rsidRDefault="00D77762" w:rsidP="00D77762">
      <w:pPr>
        <w:tabs>
          <w:tab w:val="left" w:pos="9072"/>
        </w:tabs>
        <w:jc w:val="left"/>
      </w:pPr>
      <w:r w:rsidRPr="003E65B4">
        <w:t>When creating a non-availability assignment it is possible to set the non-availability</w:t>
      </w:r>
      <w:r w:rsidR="0020195E">
        <w:t>’s</w:t>
      </w:r>
      <w:r w:rsidRPr="003E65B4">
        <w:t xml:space="preserve"> type </w:t>
      </w:r>
      <w:r w:rsidR="0020195E">
        <w:t>from the following options</w:t>
      </w:r>
      <w:r w:rsidRPr="003E65B4">
        <w:t>:</w:t>
      </w:r>
      <w:commentRangeEnd w:id="4452"/>
      <w:r w:rsidR="00A1517F">
        <w:rPr>
          <w:rStyle w:val="CommentReference"/>
        </w:rPr>
        <w:commentReference w:id="4452"/>
      </w:r>
    </w:p>
    <w:p w14:paraId="0CAE6D16" w14:textId="60F41E85" w:rsidR="00815CB3" w:rsidRDefault="00815CB3" w:rsidP="009A52C8">
      <w:pPr>
        <w:pStyle w:val="ListParagraph"/>
        <w:numPr>
          <w:ilvl w:val="0"/>
          <w:numId w:val="15"/>
        </w:numPr>
        <w:jc w:val="left"/>
        <w:rPr>
          <w:b/>
          <w:bCs/>
        </w:rPr>
      </w:pPr>
      <w:r>
        <w:rPr>
          <w:b/>
          <w:bCs/>
        </w:rPr>
        <w:t>Admin</w:t>
      </w:r>
      <w:r w:rsidR="00EB0036">
        <w:rPr>
          <w:b/>
          <w:bCs/>
        </w:rPr>
        <w:t>(*)(+)</w:t>
      </w:r>
    </w:p>
    <w:p w14:paraId="0CAE6D17" w14:textId="77777777" w:rsidR="00D77762" w:rsidRDefault="00D77762" w:rsidP="009A52C8">
      <w:pPr>
        <w:pStyle w:val="ListParagraph"/>
        <w:numPr>
          <w:ilvl w:val="0"/>
          <w:numId w:val="15"/>
        </w:numPr>
        <w:jc w:val="left"/>
        <w:rPr>
          <w:b/>
          <w:bCs/>
        </w:rPr>
      </w:pPr>
      <w:r>
        <w:rPr>
          <w:b/>
          <w:bCs/>
        </w:rPr>
        <w:t>Personal</w:t>
      </w:r>
      <w:r w:rsidR="0005553F">
        <w:rPr>
          <w:b/>
          <w:bCs/>
        </w:rPr>
        <w:t xml:space="preserve"> (*)</w:t>
      </w:r>
      <w:r w:rsidR="00EE4B50">
        <w:rPr>
          <w:b/>
          <w:bCs/>
        </w:rPr>
        <w:t>(+)</w:t>
      </w:r>
    </w:p>
    <w:p w14:paraId="0CAE6D18" w14:textId="77777777" w:rsidR="00D77762" w:rsidRDefault="00D77762" w:rsidP="009A52C8">
      <w:pPr>
        <w:pStyle w:val="ListParagraph"/>
        <w:numPr>
          <w:ilvl w:val="0"/>
          <w:numId w:val="15"/>
        </w:numPr>
        <w:jc w:val="left"/>
        <w:rPr>
          <w:b/>
          <w:bCs/>
        </w:rPr>
      </w:pPr>
      <w:r>
        <w:rPr>
          <w:b/>
          <w:bCs/>
        </w:rPr>
        <w:t>Hotel</w:t>
      </w:r>
      <w:r w:rsidR="0005553F">
        <w:rPr>
          <w:b/>
          <w:bCs/>
        </w:rPr>
        <w:t xml:space="preserve"> (*)</w:t>
      </w:r>
      <w:r w:rsidR="00EE4B50">
        <w:rPr>
          <w:b/>
          <w:bCs/>
        </w:rPr>
        <w:t>(+)</w:t>
      </w:r>
    </w:p>
    <w:p w14:paraId="0CAE6D19" w14:textId="77777777" w:rsidR="00D77762" w:rsidRPr="009E15D0" w:rsidRDefault="00D77762" w:rsidP="009A52C8">
      <w:pPr>
        <w:pStyle w:val="ListParagraph"/>
        <w:numPr>
          <w:ilvl w:val="0"/>
          <w:numId w:val="15"/>
        </w:numPr>
        <w:jc w:val="left"/>
        <w:rPr>
          <w:b/>
          <w:bCs/>
        </w:rPr>
      </w:pPr>
      <w:r>
        <w:rPr>
          <w:b/>
          <w:bCs/>
        </w:rPr>
        <w:t>Meeting</w:t>
      </w:r>
    </w:p>
    <w:p w14:paraId="0CAE6D1A" w14:textId="3C1AACFA" w:rsidR="00D77762" w:rsidRPr="009E15D0" w:rsidRDefault="00EB0036" w:rsidP="009A52C8">
      <w:pPr>
        <w:pStyle w:val="ListParagraph"/>
        <w:numPr>
          <w:ilvl w:val="0"/>
          <w:numId w:val="15"/>
        </w:numPr>
        <w:jc w:val="left"/>
        <w:rPr>
          <w:b/>
          <w:bCs/>
        </w:rPr>
      </w:pPr>
      <w:r>
        <w:rPr>
          <w:b/>
          <w:bCs/>
        </w:rPr>
        <w:t xml:space="preserve">Off Site </w:t>
      </w:r>
      <w:r w:rsidR="00D77762" w:rsidRPr="009E15D0">
        <w:rPr>
          <w:b/>
          <w:bCs/>
        </w:rPr>
        <w:t>Training</w:t>
      </w:r>
    </w:p>
    <w:p w14:paraId="0CAE6D1B" w14:textId="77777777" w:rsidR="00D77762" w:rsidRDefault="00D77762" w:rsidP="009A52C8">
      <w:pPr>
        <w:pStyle w:val="ListParagraph"/>
        <w:numPr>
          <w:ilvl w:val="0"/>
          <w:numId w:val="15"/>
        </w:numPr>
        <w:jc w:val="left"/>
        <w:rPr>
          <w:b/>
          <w:bCs/>
        </w:rPr>
      </w:pPr>
      <w:r w:rsidRPr="009E15D0">
        <w:rPr>
          <w:b/>
          <w:bCs/>
        </w:rPr>
        <w:t>Sick</w:t>
      </w:r>
      <w:r>
        <w:rPr>
          <w:b/>
          <w:bCs/>
        </w:rPr>
        <w:t>ness</w:t>
      </w:r>
      <w:r w:rsidR="00EE4B50">
        <w:rPr>
          <w:b/>
          <w:bCs/>
        </w:rPr>
        <w:t xml:space="preserve"> (+)</w:t>
      </w:r>
    </w:p>
    <w:p w14:paraId="0CAE6D1C" w14:textId="666AD8B9" w:rsidR="00EE4B50" w:rsidRDefault="00EE4B50" w:rsidP="009A52C8">
      <w:pPr>
        <w:pStyle w:val="ListParagraph"/>
        <w:numPr>
          <w:ilvl w:val="0"/>
          <w:numId w:val="15"/>
        </w:numPr>
        <w:jc w:val="left"/>
        <w:rPr>
          <w:b/>
          <w:bCs/>
        </w:rPr>
      </w:pPr>
      <w:r>
        <w:rPr>
          <w:b/>
          <w:bCs/>
        </w:rPr>
        <w:t>Holiday</w:t>
      </w:r>
      <w:r w:rsidR="00EB0036">
        <w:rPr>
          <w:b/>
          <w:bCs/>
        </w:rPr>
        <w:t>s</w:t>
      </w:r>
      <w:r>
        <w:rPr>
          <w:b/>
          <w:bCs/>
        </w:rPr>
        <w:t xml:space="preserve"> (+)</w:t>
      </w:r>
    </w:p>
    <w:p w14:paraId="0CAE6D1D" w14:textId="77777777" w:rsidR="00BA7E86" w:rsidRDefault="00BA7E86" w:rsidP="009A52C8">
      <w:pPr>
        <w:pStyle w:val="ListParagraph"/>
        <w:numPr>
          <w:ilvl w:val="0"/>
          <w:numId w:val="15"/>
        </w:numPr>
        <w:jc w:val="left"/>
        <w:rPr>
          <w:b/>
          <w:bCs/>
        </w:rPr>
      </w:pPr>
      <w:r>
        <w:rPr>
          <w:b/>
          <w:bCs/>
        </w:rPr>
        <w:t>Compensation Time</w:t>
      </w:r>
      <w:r w:rsidR="00EE6A90">
        <w:rPr>
          <w:b/>
          <w:bCs/>
        </w:rPr>
        <w:t xml:space="preserve"> (+)</w:t>
      </w:r>
    </w:p>
    <w:p w14:paraId="394F4158" w14:textId="77777777" w:rsidR="00EB0036" w:rsidRDefault="00EE4B50" w:rsidP="009A52C8">
      <w:pPr>
        <w:pStyle w:val="ListParagraph"/>
        <w:numPr>
          <w:ilvl w:val="0"/>
          <w:numId w:val="15"/>
        </w:numPr>
        <w:jc w:val="left"/>
        <w:rPr>
          <w:b/>
          <w:bCs/>
        </w:rPr>
      </w:pPr>
      <w:r w:rsidRPr="00EB0036">
        <w:rPr>
          <w:b/>
          <w:bCs/>
        </w:rPr>
        <w:t>LCS Activities</w:t>
      </w:r>
      <w:r w:rsidR="00EB0036" w:rsidRPr="00EB0036">
        <w:rPr>
          <w:b/>
          <w:bCs/>
        </w:rPr>
        <w:t xml:space="preserve"> </w:t>
      </w:r>
    </w:p>
    <w:p w14:paraId="60FEC21E" w14:textId="308A9E6B" w:rsidR="00EB0036" w:rsidRDefault="00EB0036" w:rsidP="009A52C8">
      <w:pPr>
        <w:pStyle w:val="ListParagraph"/>
        <w:numPr>
          <w:ilvl w:val="0"/>
          <w:numId w:val="15"/>
        </w:numPr>
        <w:jc w:val="left"/>
        <w:rPr>
          <w:b/>
          <w:bCs/>
        </w:rPr>
      </w:pPr>
      <w:r>
        <w:rPr>
          <w:b/>
          <w:bCs/>
        </w:rPr>
        <w:t>Hub</w:t>
      </w:r>
    </w:p>
    <w:p w14:paraId="2869F595" w14:textId="77777777" w:rsidR="00EB0036" w:rsidRDefault="00EB0036" w:rsidP="009A52C8">
      <w:pPr>
        <w:pStyle w:val="ListParagraph"/>
        <w:numPr>
          <w:ilvl w:val="0"/>
          <w:numId w:val="15"/>
        </w:numPr>
        <w:jc w:val="left"/>
        <w:rPr>
          <w:b/>
          <w:bCs/>
        </w:rPr>
      </w:pPr>
      <w:r>
        <w:rPr>
          <w:b/>
          <w:bCs/>
        </w:rPr>
        <w:t>Standby (+)</w:t>
      </w:r>
    </w:p>
    <w:p w14:paraId="03FF1233" w14:textId="77777777" w:rsidR="00EB0036" w:rsidRDefault="00EB0036" w:rsidP="009A52C8">
      <w:pPr>
        <w:pStyle w:val="ListParagraph"/>
        <w:numPr>
          <w:ilvl w:val="0"/>
          <w:numId w:val="15"/>
        </w:numPr>
        <w:jc w:val="left"/>
        <w:rPr>
          <w:b/>
          <w:bCs/>
        </w:rPr>
      </w:pPr>
      <w:r>
        <w:rPr>
          <w:b/>
          <w:bCs/>
        </w:rPr>
        <w:t>System not in SDT</w:t>
      </w:r>
    </w:p>
    <w:p w14:paraId="6B69E36D" w14:textId="77777777" w:rsidR="00EB0036" w:rsidRPr="009E15D0" w:rsidRDefault="00EB0036" w:rsidP="009A52C8">
      <w:pPr>
        <w:pStyle w:val="ListParagraph"/>
        <w:numPr>
          <w:ilvl w:val="0"/>
          <w:numId w:val="15"/>
        </w:numPr>
        <w:jc w:val="left"/>
        <w:rPr>
          <w:b/>
          <w:bCs/>
        </w:rPr>
      </w:pPr>
      <w:r>
        <w:rPr>
          <w:b/>
          <w:bCs/>
        </w:rPr>
        <w:t>Union (+)</w:t>
      </w:r>
    </w:p>
    <w:p w14:paraId="0CAE6D1F" w14:textId="77777777" w:rsidR="00D77762" w:rsidRDefault="00D77762" w:rsidP="009A52C8">
      <w:pPr>
        <w:pStyle w:val="ListParagraph"/>
        <w:numPr>
          <w:ilvl w:val="0"/>
          <w:numId w:val="15"/>
        </w:numPr>
        <w:jc w:val="left"/>
        <w:rPr>
          <w:b/>
          <w:bCs/>
        </w:rPr>
      </w:pPr>
      <w:r w:rsidRPr="009E15D0">
        <w:rPr>
          <w:b/>
          <w:bCs/>
        </w:rPr>
        <w:t>Other</w:t>
      </w:r>
      <w:r w:rsidR="0005553F">
        <w:rPr>
          <w:b/>
          <w:bCs/>
        </w:rPr>
        <w:t xml:space="preserve"> (*)</w:t>
      </w:r>
      <w:r w:rsidR="00EE4B50">
        <w:rPr>
          <w:b/>
          <w:bCs/>
        </w:rPr>
        <w:t>(+)</w:t>
      </w:r>
    </w:p>
    <w:p w14:paraId="0CAE6D20" w14:textId="77777777" w:rsidR="00EE4B50" w:rsidRDefault="0005553F" w:rsidP="00D77762">
      <w:pPr>
        <w:jc w:val="left"/>
      </w:pPr>
      <w:r>
        <w:lastRenderedPageBreak/>
        <w:t>(*): A resource may create this type of non-availability from their device.</w:t>
      </w:r>
      <w:r w:rsidR="009E03EE">
        <w:t xml:space="preserve"> See section </w:t>
      </w:r>
      <w:r w:rsidR="009E03EE">
        <w:fldChar w:fldCharType="begin"/>
      </w:r>
      <w:r w:rsidR="009E03EE">
        <w:instrText xml:space="preserve"> REF _Ref363047198 \r \h </w:instrText>
      </w:r>
      <w:r w:rsidR="009E03EE">
        <w:fldChar w:fldCharType="separate"/>
      </w:r>
      <w:r w:rsidR="00EA7CED">
        <w:t>13.3.3</w:t>
      </w:r>
      <w:r w:rsidR="009E03EE">
        <w:fldChar w:fldCharType="end"/>
      </w:r>
      <w:r w:rsidR="009E03EE">
        <w:t xml:space="preserve">. </w:t>
      </w:r>
    </w:p>
    <w:p w14:paraId="0CAE6D21" w14:textId="77777777" w:rsidR="0005553F" w:rsidRDefault="00EE4B50" w:rsidP="00D77762">
      <w:pPr>
        <w:jc w:val="left"/>
      </w:pPr>
      <w:r>
        <w:t xml:space="preserve">(+): An e-mail is automatically sent to the resource’s manager </w:t>
      </w:r>
      <w:r w:rsidR="00263DA5">
        <w:t>(</w:t>
      </w:r>
      <w:r>
        <w:t>regardless as to whether this is created by the FSE or the dispatcher</w:t>
      </w:r>
      <w:r w:rsidR="00263DA5">
        <w:t>)</w:t>
      </w:r>
      <w:r>
        <w:t>.</w:t>
      </w:r>
    </w:p>
    <w:p w14:paraId="0CAE6D23" w14:textId="77777777" w:rsidR="00D77762" w:rsidRPr="003E65B4" w:rsidRDefault="00D77762" w:rsidP="00D77762">
      <w:pPr>
        <w:tabs>
          <w:tab w:val="left" w:pos="9072"/>
        </w:tabs>
        <w:jc w:val="left"/>
      </w:pPr>
      <w:r w:rsidRPr="003E65B4">
        <w:t xml:space="preserve">If a location is not assigned to the </w:t>
      </w:r>
      <w:r>
        <w:t>n</w:t>
      </w:r>
      <w:r w:rsidRPr="003E65B4">
        <w:t>on-</w:t>
      </w:r>
      <w:r>
        <w:t>a</w:t>
      </w:r>
      <w:r w:rsidRPr="003E65B4">
        <w:t xml:space="preserve">vailability ClickSchedule will assume its location to be </w:t>
      </w:r>
      <w:r>
        <w:t>that of</w:t>
      </w:r>
      <w:r w:rsidRPr="003E65B4">
        <w:t xml:space="preserve"> the </w:t>
      </w:r>
      <w:r>
        <w:t>associated resource’s</w:t>
      </w:r>
      <w:r w:rsidRPr="003E65B4">
        <w:t xml:space="preserve"> home base. Thus, it will calculate the travel time to the </w:t>
      </w:r>
      <w:r>
        <w:t>resource’s next assignment from the home base. If the N</w:t>
      </w:r>
      <w:r w:rsidRPr="003E65B4">
        <w:t xml:space="preserve">A is located </w:t>
      </w:r>
      <w:r>
        <w:t xml:space="preserve">somewhere other than </w:t>
      </w:r>
      <w:r w:rsidRPr="003E65B4">
        <w:t xml:space="preserve">the home base the </w:t>
      </w:r>
      <w:r>
        <w:t xml:space="preserve">resource should create (or the Dispatcher </w:t>
      </w:r>
      <w:r w:rsidR="00263DA5">
        <w:t xml:space="preserve">create or </w:t>
      </w:r>
      <w:r>
        <w:t xml:space="preserve">update) </w:t>
      </w:r>
      <w:r w:rsidRPr="003E65B4">
        <w:t xml:space="preserve">the NA </w:t>
      </w:r>
      <w:r>
        <w:t xml:space="preserve">with an appropriate </w:t>
      </w:r>
      <w:r w:rsidRPr="003E65B4">
        <w:t>location</w:t>
      </w:r>
      <w:r>
        <w:t xml:space="preserve">. </w:t>
      </w:r>
      <w:r w:rsidRPr="0074571B">
        <w:t xml:space="preserve">See </w:t>
      </w:r>
      <w:r w:rsidR="00263DA5">
        <w:rPr>
          <w:rFonts w:cs="Arial"/>
        </w:rPr>
        <w:t>s</w:t>
      </w:r>
      <w:r w:rsidRPr="0074571B">
        <w:rPr>
          <w:rFonts w:cs="Arial"/>
        </w:rPr>
        <w:t>ection</w:t>
      </w:r>
      <w:r w:rsidRPr="0074571B">
        <w:t xml:space="preserve"> </w:t>
      </w:r>
      <w:r w:rsidRPr="0074571B">
        <w:fldChar w:fldCharType="begin"/>
      </w:r>
      <w:r w:rsidRPr="0074571B">
        <w:instrText xml:space="preserve"> REF _Ref361840520 \r \h </w:instrText>
      </w:r>
      <w:r w:rsidR="00090CAD" w:rsidRPr="0074571B">
        <w:instrText xml:space="preserve"> \* MERGEFORMAT </w:instrText>
      </w:r>
      <w:r w:rsidRPr="0074571B">
        <w:fldChar w:fldCharType="separate"/>
      </w:r>
      <w:r w:rsidR="00EA7CED">
        <w:t>5.7.7</w:t>
      </w:r>
      <w:r w:rsidRPr="0074571B">
        <w:fldChar w:fldCharType="end"/>
      </w:r>
      <w:r w:rsidRPr="003E65B4">
        <w:t xml:space="preserve"> </w:t>
      </w:r>
      <w:r>
        <w:rPr>
          <w:rFonts w:cs="Arial"/>
        </w:rPr>
        <w:t>f</w:t>
      </w:r>
      <w:r w:rsidRPr="003E65B4">
        <w:rPr>
          <w:rFonts w:cs="Arial"/>
        </w:rPr>
        <w:t xml:space="preserve">or more information about </w:t>
      </w:r>
      <w:r>
        <w:rPr>
          <w:rFonts w:cs="Arial"/>
        </w:rPr>
        <w:t>home bases</w:t>
      </w:r>
      <w:r w:rsidRPr="003E65B4">
        <w:t>.</w:t>
      </w:r>
    </w:p>
    <w:p w14:paraId="0CAE6D24" w14:textId="77777777" w:rsidR="00D77762" w:rsidRPr="003E65B4" w:rsidRDefault="00D77762" w:rsidP="00D77762">
      <w:pPr>
        <w:jc w:val="left"/>
        <w:rPr>
          <w:b/>
          <w:bCs/>
        </w:rPr>
      </w:pPr>
      <w:r>
        <w:rPr>
          <w:b/>
          <w:bCs/>
        </w:rPr>
        <w:t>Non-Availability</w:t>
      </w:r>
      <w:r w:rsidRPr="003E65B4">
        <w:rPr>
          <w:b/>
          <w:bCs/>
        </w:rPr>
        <w:t xml:space="preserve"> Properties</w:t>
      </w:r>
    </w:p>
    <w:p w14:paraId="0CAE6D25" w14:textId="77777777" w:rsidR="00D77762" w:rsidRDefault="00D77762" w:rsidP="00D77762">
      <w:pPr>
        <w:jc w:val="left"/>
      </w:pPr>
      <w:r w:rsidRPr="003E65B4">
        <w:t>The following table describes the Non-Availability properties/attributes that will be used</w:t>
      </w:r>
      <w:r>
        <w:t xml:space="preserve"> in this solution</w:t>
      </w:r>
      <w:r w:rsidRPr="003E65B4">
        <w:t xml:space="preserve">. </w:t>
      </w:r>
    </w:p>
    <w:p w14:paraId="0CAE6D26" w14:textId="77777777" w:rsidR="00D77762" w:rsidRPr="003E65B4" w:rsidRDefault="00D77762" w:rsidP="00D77762">
      <w:pPr>
        <w:jc w:val="left"/>
        <w:rPr>
          <w:rFonts w:cs="Arial"/>
        </w:rPr>
      </w:pPr>
      <w:r w:rsidRPr="003E65B4">
        <w:t>For</w:t>
      </w:r>
      <w:r w:rsidRPr="003E65B4">
        <w:rPr>
          <w:rFonts w:cs="Arial"/>
        </w:rPr>
        <w:t xml:space="preserve"> each property appearing in the table, the following information is </w:t>
      </w:r>
      <w:r>
        <w:rPr>
          <w:rFonts w:cs="Arial"/>
        </w:rPr>
        <w:t>required</w:t>
      </w:r>
      <w:r w:rsidRPr="003E65B4">
        <w:rPr>
          <w:rFonts w:cs="Arial"/>
        </w:rPr>
        <w:t>:</w:t>
      </w:r>
    </w:p>
    <w:p w14:paraId="0CAE6D27" w14:textId="77777777" w:rsidR="00D77762" w:rsidRPr="0089755D" w:rsidRDefault="00D77762" w:rsidP="009A52C8">
      <w:pPr>
        <w:pStyle w:val="ListParagraph"/>
        <w:numPr>
          <w:ilvl w:val="0"/>
          <w:numId w:val="15"/>
        </w:numPr>
        <w:jc w:val="left"/>
      </w:pPr>
      <w:r w:rsidRPr="0089755D">
        <w:rPr>
          <w:b/>
          <w:bCs/>
        </w:rPr>
        <w:t xml:space="preserve">Property </w:t>
      </w:r>
      <w:r w:rsidRPr="0089755D">
        <w:t>– The internal name of property</w:t>
      </w:r>
      <w:r w:rsidR="00EE4B50">
        <w:t xml:space="preserve"> as defined in ClickSchedule</w:t>
      </w:r>
      <w:r w:rsidRPr="0089755D">
        <w:t xml:space="preserve">. </w:t>
      </w:r>
    </w:p>
    <w:p w14:paraId="0CAE6D28" w14:textId="77777777" w:rsidR="00D77762" w:rsidRPr="0089755D" w:rsidRDefault="00D77762" w:rsidP="009A52C8">
      <w:pPr>
        <w:pStyle w:val="ListParagraph"/>
        <w:numPr>
          <w:ilvl w:val="0"/>
          <w:numId w:val="15"/>
        </w:numPr>
        <w:jc w:val="left"/>
      </w:pPr>
      <w:r w:rsidRPr="0089755D">
        <w:rPr>
          <w:b/>
          <w:bCs/>
        </w:rPr>
        <w:t>Visible name</w:t>
      </w:r>
      <w:r w:rsidRPr="0089755D">
        <w:t xml:space="preserve"> – The visible name of the property, as will appear throughout the application.</w:t>
      </w:r>
    </w:p>
    <w:p w14:paraId="0CAE6D29" w14:textId="77777777" w:rsidR="00D77762" w:rsidRPr="0089755D" w:rsidRDefault="00D77762" w:rsidP="009A52C8">
      <w:pPr>
        <w:pStyle w:val="ListParagraph"/>
        <w:numPr>
          <w:ilvl w:val="0"/>
          <w:numId w:val="15"/>
        </w:numPr>
        <w:jc w:val="left"/>
      </w:pPr>
      <w:r w:rsidRPr="0089755D">
        <w:rPr>
          <w:b/>
          <w:bCs/>
        </w:rPr>
        <w:t>Description</w:t>
      </w:r>
      <w:r w:rsidRPr="0089755D">
        <w:t xml:space="preserve"> – A description of the usage of the </w:t>
      </w:r>
      <w:r>
        <w:t>property.</w:t>
      </w:r>
    </w:p>
    <w:p w14:paraId="0CAE6D2A" w14:textId="77777777" w:rsidR="00D77762" w:rsidRPr="0089755D" w:rsidRDefault="00D77762" w:rsidP="009A52C8">
      <w:pPr>
        <w:pStyle w:val="ListParagraph"/>
        <w:numPr>
          <w:ilvl w:val="0"/>
          <w:numId w:val="15"/>
        </w:numPr>
        <w:jc w:val="left"/>
      </w:pPr>
      <w:r w:rsidRPr="0089755D">
        <w:rPr>
          <w:b/>
          <w:bCs/>
        </w:rPr>
        <w:t>Type</w:t>
      </w:r>
      <w:r w:rsidRPr="0089755D">
        <w:t xml:space="preserve"> – the </w:t>
      </w:r>
      <w:r>
        <w:t xml:space="preserve">property’s </w:t>
      </w:r>
      <w:r w:rsidRPr="0089755D">
        <w:t>type (</w:t>
      </w:r>
      <w:r>
        <w:t>number, string</w:t>
      </w:r>
      <w:r w:rsidRPr="0089755D">
        <w:t>, dictionary, etc.)</w:t>
      </w:r>
    </w:p>
    <w:p w14:paraId="0CAE6D2B" w14:textId="77777777" w:rsidR="00D77762" w:rsidRPr="0089755D" w:rsidRDefault="00D77762" w:rsidP="009A52C8">
      <w:pPr>
        <w:pStyle w:val="ListParagraph"/>
        <w:numPr>
          <w:ilvl w:val="0"/>
          <w:numId w:val="15"/>
        </w:numPr>
        <w:jc w:val="left"/>
      </w:pPr>
      <w:r w:rsidRPr="0089755D">
        <w:rPr>
          <w:b/>
          <w:bCs/>
        </w:rPr>
        <w:t xml:space="preserve">Access </w:t>
      </w:r>
      <w:r w:rsidRPr="0089755D">
        <w:t>– The access that users</w:t>
      </w:r>
      <w:r>
        <w:rPr>
          <w:rStyle w:val="FootnoteReference"/>
        </w:rPr>
        <w:footnoteReference w:id="2"/>
      </w:r>
      <w:r w:rsidRPr="0089755D">
        <w:t xml:space="preserve"> will have to the property in ClickSchedule. This can be: Read Only, Editable or Hidden: Not visible and thus not editable.</w:t>
      </w:r>
    </w:p>
    <w:p w14:paraId="0CAE6D2C" w14:textId="77777777" w:rsidR="00D77762" w:rsidRPr="003E65B4" w:rsidRDefault="00D77762" w:rsidP="009A52C8">
      <w:pPr>
        <w:pStyle w:val="ListParagraph"/>
        <w:numPr>
          <w:ilvl w:val="0"/>
          <w:numId w:val="14"/>
        </w:numPr>
        <w:jc w:val="left"/>
      </w:pPr>
      <w:r>
        <w:rPr>
          <w:b/>
          <w:bCs/>
        </w:rPr>
        <w:t xml:space="preserve">Mandatory </w:t>
      </w:r>
      <w:r>
        <w:rPr>
          <w:bCs/>
        </w:rPr>
        <w:t xml:space="preserve">– </w:t>
      </w:r>
      <w:r w:rsidRPr="0058422A">
        <w:t>Indicates</w:t>
      </w:r>
      <w:r>
        <w:rPr>
          <w:bCs/>
        </w:rPr>
        <w:t xml:space="preserve"> whether this property is mandatory or not in ClickSchedule.</w:t>
      </w:r>
      <w:r>
        <w:rPr>
          <w:b/>
          <w:bCs/>
          <w:color w:val="FF0000"/>
        </w:rPr>
        <w:t xml:space="preserve"> </w:t>
      </w:r>
    </w:p>
    <w:tbl>
      <w:tblPr>
        <w:tblW w:w="486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278"/>
        <w:gridCol w:w="1418"/>
        <w:gridCol w:w="2052"/>
        <w:gridCol w:w="1469"/>
        <w:gridCol w:w="964"/>
        <w:gridCol w:w="847"/>
        <w:gridCol w:w="1753"/>
      </w:tblGrid>
      <w:tr w:rsidR="00D77762" w:rsidRPr="0058422A" w14:paraId="0CAE6D34" w14:textId="77777777" w:rsidTr="00332C4B">
        <w:trPr>
          <w:trHeight w:val="531"/>
          <w:tblHeader/>
        </w:trPr>
        <w:tc>
          <w:tcPr>
            <w:tcW w:w="653" w:type="pct"/>
            <w:shd w:val="clear" w:color="auto" w:fill="1F497D" w:themeFill="text2"/>
          </w:tcPr>
          <w:p w14:paraId="0CAE6D2D" w14:textId="77777777" w:rsidR="00D77762" w:rsidRPr="0058422A" w:rsidRDefault="00D77762" w:rsidP="00D77762">
            <w:pPr>
              <w:pStyle w:val="TableHeading"/>
              <w:keepNext/>
              <w:jc w:val="left"/>
              <w:rPr>
                <w:rFonts w:cs="Arial"/>
                <w:szCs w:val="21"/>
              </w:rPr>
            </w:pPr>
            <w:r w:rsidRPr="0058422A">
              <w:rPr>
                <w:rFonts w:cs="Arial"/>
                <w:szCs w:val="21"/>
              </w:rPr>
              <w:t>Property</w:t>
            </w:r>
          </w:p>
        </w:tc>
        <w:tc>
          <w:tcPr>
            <w:tcW w:w="725" w:type="pct"/>
            <w:shd w:val="clear" w:color="auto" w:fill="1F497D" w:themeFill="text2"/>
          </w:tcPr>
          <w:p w14:paraId="0CAE6D2E" w14:textId="77777777" w:rsidR="00D77762" w:rsidRPr="0058422A" w:rsidRDefault="00D77762" w:rsidP="00D77762">
            <w:pPr>
              <w:pStyle w:val="TableHeading"/>
              <w:keepNext/>
              <w:jc w:val="left"/>
              <w:rPr>
                <w:rFonts w:cs="Arial"/>
                <w:szCs w:val="21"/>
              </w:rPr>
            </w:pPr>
            <w:r w:rsidRPr="0058422A">
              <w:rPr>
                <w:rFonts w:cs="Arial"/>
                <w:szCs w:val="21"/>
              </w:rPr>
              <w:t>Visible Name</w:t>
            </w:r>
          </w:p>
        </w:tc>
        <w:tc>
          <w:tcPr>
            <w:tcW w:w="1049" w:type="pct"/>
            <w:shd w:val="clear" w:color="auto" w:fill="1F497D" w:themeFill="text2"/>
          </w:tcPr>
          <w:p w14:paraId="0CAE6D2F" w14:textId="77777777" w:rsidR="00D77762" w:rsidRPr="0058422A" w:rsidRDefault="00D77762" w:rsidP="00D77762">
            <w:pPr>
              <w:pStyle w:val="TableHeading"/>
              <w:keepNext/>
              <w:jc w:val="left"/>
              <w:rPr>
                <w:rFonts w:cs="Arial"/>
                <w:szCs w:val="21"/>
              </w:rPr>
            </w:pPr>
            <w:r w:rsidRPr="0058422A">
              <w:rPr>
                <w:rFonts w:cs="Arial"/>
                <w:szCs w:val="21"/>
              </w:rPr>
              <w:t>Description</w:t>
            </w:r>
          </w:p>
        </w:tc>
        <w:tc>
          <w:tcPr>
            <w:tcW w:w="751" w:type="pct"/>
            <w:shd w:val="clear" w:color="auto" w:fill="1F497D" w:themeFill="text2"/>
          </w:tcPr>
          <w:p w14:paraId="0CAE6D30" w14:textId="77777777" w:rsidR="00D77762" w:rsidRPr="0058422A" w:rsidRDefault="00D77762" w:rsidP="00D77762">
            <w:pPr>
              <w:pStyle w:val="TableHeading"/>
              <w:keepNext/>
              <w:jc w:val="left"/>
              <w:rPr>
                <w:rFonts w:cs="Arial"/>
                <w:szCs w:val="21"/>
              </w:rPr>
            </w:pPr>
            <w:r w:rsidRPr="0058422A">
              <w:rPr>
                <w:rFonts w:cs="Arial"/>
                <w:szCs w:val="21"/>
              </w:rPr>
              <w:t>Type</w:t>
            </w:r>
          </w:p>
        </w:tc>
        <w:tc>
          <w:tcPr>
            <w:tcW w:w="493" w:type="pct"/>
            <w:shd w:val="clear" w:color="auto" w:fill="1F497D" w:themeFill="text2"/>
          </w:tcPr>
          <w:p w14:paraId="0CAE6D31" w14:textId="77777777" w:rsidR="00D77762" w:rsidRPr="0058422A" w:rsidRDefault="00D77762" w:rsidP="00D77762">
            <w:pPr>
              <w:pStyle w:val="TableHeading"/>
              <w:keepNext/>
              <w:jc w:val="left"/>
              <w:rPr>
                <w:rFonts w:cs="Arial"/>
                <w:szCs w:val="21"/>
              </w:rPr>
            </w:pPr>
            <w:r w:rsidRPr="0058422A">
              <w:rPr>
                <w:rFonts w:cs="Arial"/>
                <w:szCs w:val="21"/>
              </w:rPr>
              <w:t>Access</w:t>
            </w:r>
          </w:p>
        </w:tc>
        <w:tc>
          <w:tcPr>
            <w:tcW w:w="433" w:type="pct"/>
            <w:shd w:val="clear" w:color="auto" w:fill="1F497D" w:themeFill="text2"/>
          </w:tcPr>
          <w:p w14:paraId="0CAE6D32" w14:textId="77777777" w:rsidR="00D77762" w:rsidRPr="0058422A" w:rsidRDefault="00D77762" w:rsidP="00D77762">
            <w:pPr>
              <w:pStyle w:val="TableHeading"/>
              <w:keepNext/>
              <w:jc w:val="left"/>
              <w:rPr>
                <w:rFonts w:cs="Arial"/>
                <w:szCs w:val="21"/>
              </w:rPr>
            </w:pPr>
            <w:r w:rsidRPr="0058422A">
              <w:rPr>
                <w:rFonts w:cs="Arial"/>
                <w:szCs w:val="21"/>
              </w:rPr>
              <w:t>Owner</w:t>
            </w:r>
          </w:p>
        </w:tc>
        <w:tc>
          <w:tcPr>
            <w:tcW w:w="896" w:type="pct"/>
            <w:shd w:val="clear" w:color="auto" w:fill="1F497D" w:themeFill="text2"/>
          </w:tcPr>
          <w:p w14:paraId="0CAE6D33" w14:textId="77777777" w:rsidR="00D77762" w:rsidRPr="0058422A" w:rsidRDefault="00D77762" w:rsidP="00D77762">
            <w:pPr>
              <w:pStyle w:val="TableHeading"/>
              <w:keepNext/>
              <w:jc w:val="left"/>
              <w:rPr>
                <w:rFonts w:cs="Arial"/>
                <w:szCs w:val="21"/>
              </w:rPr>
            </w:pPr>
            <w:r w:rsidRPr="0058422A">
              <w:rPr>
                <w:rFonts w:cs="Arial"/>
                <w:szCs w:val="21"/>
              </w:rPr>
              <w:t>Mandatory?</w:t>
            </w:r>
          </w:p>
        </w:tc>
      </w:tr>
      <w:tr w:rsidR="0020195E" w:rsidRPr="00692F9B" w14:paraId="0CAE6D36" w14:textId="77777777" w:rsidTr="00332C4B">
        <w:trPr>
          <w:cantSplit/>
        </w:trPr>
        <w:tc>
          <w:tcPr>
            <w:tcW w:w="5000" w:type="pct"/>
            <w:gridSpan w:val="7"/>
            <w:tcBorders>
              <w:top w:val="nil"/>
            </w:tcBorders>
          </w:tcPr>
          <w:p w14:paraId="0CAE6D35" w14:textId="77777777" w:rsidR="0020195E" w:rsidRPr="00692F9B" w:rsidRDefault="00332C4B" w:rsidP="00690AE8">
            <w:pPr>
              <w:pStyle w:val="TableText"/>
              <w:keepNext/>
              <w:jc w:val="left"/>
              <w:rPr>
                <w:rFonts w:cs="Arial"/>
                <w:b/>
                <w:bCs/>
                <w:szCs w:val="21"/>
              </w:rPr>
            </w:pPr>
            <w:r>
              <w:rPr>
                <w:rFonts w:cs="Arial"/>
                <w:b/>
                <w:bCs/>
                <w:szCs w:val="21"/>
              </w:rPr>
              <w:t>General</w:t>
            </w:r>
          </w:p>
        </w:tc>
      </w:tr>
      <w:tr w:rsidR="00D77762" w:rsidRPr="0058422A" w14:paraId="0CAE6D3E" w14:textId="77777777" w:rsidTr="00332C4B">
        <w:trPr>
          <w:cantSplit/>
        </w:trPr>
        <w:tc>
          <w:tcPr>
            <w:tcW w:w="653" w:type="pct"/>
          </w:tcPr>
          <w:p w14:paraId="0CAE6D37" w14:textId="77777777" w:rsidR="00D77762" w:rsidRPr="0058422A" w:rsidRDefault="00D77762" w:rsidP="00D77762">
            <w:pPr>
              <w:pStyle w:val="TableText"/>
              <w:jc w:val="left"/>
              <w:rPr>
                <w:rFonts w:cs="Arial"/>
                <w:szCs w:val="21"/>
              </w:rPr>
            </w:pPr>
            <w:r w:rsidRPr="0058422A">
              <w:rPr>
                <w:rFonts w:cs="Arial"/>
                <w:szCs w:val="21"/>
              </w:rPr>
              <w:t>Start</w:t>
            </w:r>
          </w:p>
        </w:tc>
        <w:tc>
          <w:tcPr>
            <w:tcW w:w="725" w:type="pct"/>
          </w:tcPr>
          <w:p w14:paraId="0CAE6D38" w14:textId="77777777" w:rsidR="00D77762" w:rsidRPr="0058422A" w:rsidRDefault="00D77762" w:rsidP="00D77762">
            <w:pPr>
              <w:pStyle w:val="TableText"/>
              <w:jc w:val="left"/>
              <w:rPr>
                <w:rFonts w:cs="Arial"/>
                <w:szCs w:val="21"/>
              </w:rPr>
            </w:pPr>
            <w:r w:rsidRPr="0058422A">
              <w:rPr>
                <w:rFonts w:cs="Arial"/>
                <w:szCs w:val="21"/>
              </w:rPr>
              <w:t>Start</w:t>
            </w:r>
          </w:p>
        </w:tc>
        <w:tc>
          <w:tcPr>
            <w:tcW w:w="1049" w:type="pct"/>
          </w:tcPr>
          <w:p w14:paraId="0CAE6D39" w14:textId="77777777" w:rsidR="00D77762" w:rsidRPr="0058422A" w:rsidRDefault="00D77762" w:rsidP="00D77762">
            <w:pPr>
              <w:pStyle w:val="TableText"/>
              <w:jc w:val="left"/>
              <w:rPr>
                <w:rFonts w:cs="Arial"/>
                <w:szCs w:val="21"/>
              </w:rPr>
            </w:pPr>
            <w:r w:rsidRPr="0058422A">
              <w:rPr>
                <w:rFonts w:cs="Arial"/>
                <w:szCs w:val="21"/>
              </w:rPr>
              <w:t xml:space="preserve">Time at which the </w:t>
            </w:r>
            <w:r>
              <w:rPr>
                <w:rFonts w:cs="Arial"/>
                <w:szCs w:val="21"/>
              </w:rPr>
              <w:t>n</w:t>
            </w:r>
            <w:r w:rsidRPr="0058422A">
              <w:rPr>
                <w:rFonts w:cs="Arial"/>
                <w:szCs w:val="21"/>
              </w:rPr>
              <w:t>on-</w:t>
            </w:r>
            <w:r>
              <w:rPr>
                <w:rFonts w:cs="Arial"/>
                <w:szCs w:val="21"/>
              </w:rPr>
              <w:t>a</w:t>
            </w:r>
            <w:r w:rsidRPr="0058422A">
              <w:rPr>
                <w:rFonts w:cs="Arial"/>
                <w:szCs w:val="21"/>
              </w:rPr>
              <w:t>va</w:t>
            </w:r>
            <w:r>
              <w:rPr>
                <w:rFonts w:cs="Arial"/>
                <w:szCs w:val="21"/>
              </w:rPr>
              <w:t>ilability is scheduled to start.</w:t>
            </w:r>
          </w:p>
        </w:tc>
        <w:tc>
          <w:tcPr>
            <w:tcW w:w="751" w:type="pct"/>
          </w:tcPr>
          <w:p w14:paraId="0CAE6D3A" w14:textId="77777777" w:rsidR="00D77762" w:rsidRPr="0058422A" w:rsidRDefault="00D77762" w:rsidP="00D77762">
            <w:pPr>
              <w:pStyle w:val="TableText"/>
              <w:jc w:val="left"/>
              <w:rPr>
                <w:rFonts w:cs="Arial"/>
                <w:szCs w:val="21"/>
              </w:rPr>
            </w:pPr>
            <w:r w:rsidRPr="0058422A">
              <w:rPr>
                <w:rFonts w:cs="Arial"/>
                <w:szCs w:val="21"/>
              </w:rPr>
              <w:t xml:space="preserve">Date </w:t>
            </w:r>
          </w:p>
        </w:tc>
        <w:tc>
          <w:tcPr>
            <w:tcW w:w="493" w:type="pct"/>
          </w:tcPr>
          <w:p w14:paraId="0CAE6D3B"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tcPr>
          <w:p w14:paraId="0CAE6D3C"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tcPr>
          <w:p w14:paraId="0CAE6D3D" w14:textId="77777777" w:rsidR="00D77762" w:rsidRPr="0058422A" w:rsidRDefault="00D77762" w:rsidP="00D77762">
            <w:pPr>
              <w:pStyle w:val="TableText"/>
              <w:jc w:val="left"/>
              <w:rPr>
                <w:rFonts w:cs="Arial"/>
                <w:szCs w:val="21"/>
              </w:rPr>
            </w:pPr>
            <w:r w:rsidRPr="0058422A">
              <w:rPr>
                <w:rFonts w:cs="Arial"/>
                <w:szCs w:val="21"/>
              </w:rPr>
              <w:t>Yes</w:t>
            </w:r>
          </w:p>
        </w:tc>
      </w:tr>
      <w:tr w:rsidR="00D77762" w:rsidRPr="0058422A" w14:paraId="0CAE6D46" w14:textId="77777777" w:rsidTr="00332C4B">
        <w:trPr>
          <w:cantSplit/>
        </w:trPr>
        <w:tc>
          <w:tcPr>
            <w:tcW w:w="653" w:type="pct"/>
          </w:tcPr>
          <w:p w14:paraId="0CAE6D3F" w14:textId="77777777" w:rsidR="00D77762" w:rsidRPr="0058422A" w:rsidRDefault="00D77762" w:rsidP="00D77762">
            <w:pPr>
              <w:pStyle w:val="TableText"/>
              <w:jc w:val="left"/>
              <w:rPr>
                <w:rFonts w:cs="Arial"/>
                <w:szCs w:val="21"/>
              </w:rPr>
            </w:pPr>
            <w:r w:rsidRPr="0058422A">
              <w:rPr>
                <w:rFonts w:cs="Arial"/>
                <w:szCs w:val="21"/>
              </w:rPr>
              <w:t>Finish</w:t>
            </w:r>
          </w:p>
        </w:tc>
        <w:tc>
          <w:tcPr>
            <w:tcW w:w="725" w:type="pct"/>
          </w:tcPr>
          <w:p w14:paraId="0CAE6D40" w14:textId="77777777" w:rsidR="00D77762" w:rsidRPr="0058422A" w:rsidRDefault="00D77762" w:rsidP="00D77762">
            <w:pPr>
              <w:pStyle w:val="TableText"/>
              <w:jc w:val="left"/>
              <w:rPr>
                <w:rFonts w:cs="Arial"/>
                <w:szCs w:val="21"/>
              </w:rPr>
            </w:pPr>
            <w:r w:rsidRPr="0058422A">
              <w:rPr>
                <w:rFonts w:cs="Arial"/>
                <w:szCs w:val="21"/>
              </w:rPr>
              <w:t>Finish</w:t>
            </w:r>
          </w:p>
        </w:tc>
        <w:tc>
          <w:tcPr>
            <w:tcW w:w="1049" w:type="pct"/>
          </w:tcPr>
          <w:p w14:paraId="0CAE6D41" w14:textId="77777777" w:rsidR="00D77762" w:rsidRPr="0058422A" w:rsidRDefault="00D77762" w:rsidP="00D77762">
            <w:pPr>
              <w:pStyle w:val="TableText"/>
              <w:jc w:val="left"/>
              <w:rPr>
                <w:rFonts w:cs="Arial"/>
                <w:szCs w:val="21"/>
              </w:rPr>
            </w:pPr>
            <w:r>
              <w:rPr>
                <w:rFonts w:cs="Arial"/>
                <w:szCs w:val="21"/>
              </w:rPr>
              <w:t>Time at which the n</w:t>
            </w:r>
            <w:r w:rsidRPr="0058422A">
              <w:rPr>
                <w:rFonts w:cs="Arial"/>
                <w:szCs w:val="21"/>
              </w:rPr>
              <w:t>o</w:t>
            </w:r>
            <w:r>
              <w:rPr>
                <w:rFonts w:cs="Arial"/>
                <w:szCs w:val="21"/>
              </w:rPr>
              <w:t>n-availability is scheduled to f</w:t>
            </w:r>
            <w:r w:rsidRPr="0058422A">
              <w:rPr>
                <w:rFonts w:cs="Arial"/>
                <w:szCs w:val="21"/>
              </w:rPr>
              <w:t>inish</w:t>
            </w:r>
            <w:r>
              <w:rPr>
                <w:rFonts w:cs="Arial"/>
                <w:szCs w:val="21"/>
              </w:rPr>
              <w:t>.</w:t>
            </w:r>
          </w:p>
        </w:tc>
        <w:tc>
          <w:tcPr>
            <w:tcW w:w="751" w:type="pct"/>
          </w:tcPr>
          <w:p w14:paraId="0CAE6D42" w14:textId="77777777" w:rsidR="00D77762" w:rsidRPr="0058422A" w:rsidRDefault="00D77762" w:rsidP="00D77762">
            <w:pPr>
              <w:pStyle w:val="TableText"/>
              <w:jc w:val="left"/>
              <w:rPr>
                <w:rFonts w:cs="Arial"/>
                <w:szCs w:val="21"/>
              </w:rPr>
            </w:pPr>
            <w:r w:rsidRPr="0058422A">
              <w:rPr>
                <w:rFonts w:cs="Arial"/>
                <w:szCs w:val="21"/>
              </w:rPr>
              <w:t xml:space="preserve">Date </w:t>
            </w:r>
          </w:p>
        </w:tc>
        <w:tc>
          <w:tcPr>
            <w:tcW w:w="493" w:type="pct"/>
          </w:tcPr>
          <w:p w14:paraId="0CAE6D43"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tcPr>
          <w:p w14:paraId="0CAE6D44"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tcPr>
          <w:p w14:paraId="0CAE6D45" w14:textId="77777777" w:rsidR="00D77762" w:rsidRPr="0058422A" w:rsidRDefault="00D77762" w:rsidP="00D77762">
            <w:pPr>
              <w:pStyle w:val="TableText"/>
              <w:jc w:val="left"/>
              <w:rPr>
                <w:rFonts w:cs="Arial"/>
                <w:szCs w:val="21"/>
              </w:rPr>
            </w:pPr>
            <w:r w:rsidRPr="0058422A">
              <w:rPr>
                <w:rFonts w:cs="Arial"/>
                <w:szCs w:val="21"/>
              </w:rPr>
              <w:t>Yes</w:t>
            </w:r>
          </w:p>
        </w:tc>
      </w:tr>
      <w:tr w:rsidR="00332C4B" w:rsidRPr="0058422A" w14:paraId="0CAE6D4E" w14:textId="77777777" w:rsidTr="00690AE8">
        <w:trPr>
          <w:cantSplit/>
        </w:trPr>
        <w:tc>
          <w:tcPr>
            <w:tcW w:w="653" w:type="pct"/>
          </w:tcPr>
          <w:p w14:paraId="0CAE6D47" w14:textId="77777777" w:rsidR="00332C4B" w:rsidRPr="0058422A" w:rsidRDefault="00332C4B" w:rsidP="00690AE8">
            <w:pPr>
              <w:pStyle w:val="TableText"/>
              <w:jc w:val="left"/>
              <w:rPr>
                <w:rFonts w:cs="Arial"/>
                <w:szCs w:val="21"/>
              </w:rPr>
            </w:pPr>
            <w:r>
              <w:rPr>
                <w:rFonts w:cs="Arial"/>
                <w:szCs w:val="21"/>
              </w:rPr>
              <w:t>NonAvailability</w:t>
            </w:r>
            <w:r w:rsidRPr="0058422A">
              <w:rPr>
                <w:rFonts w:cs="Arial"/>
                <w:szCs w:val="21"/>
              </w:rPr>
              <w:t>Type</w:t>
            </w:r>
          </w:p>
        </w:tc>
        <w:tc>
          <w:tcPr>
            <w:tcW w:w="725" w:type="pct"/>
          </w:tcPr>
          <w:p w14:paraId="0CAE6D48" w14:textId="77777777" w:rsidR="00332C4B" w:rsidRPr="0058422A" w:rsidRDefault="00332C4B" w:rsidP="00690AE8">
            <w:pPr>
              <w:pStyle w:val="TableText"/>
              <w:jc w:val="left"/>
              <w:rPr>
                <w:rFonts w:cs="Arial"/>
                <w:szCs w:val="21"/>
              </w:rPr>
            </w:pPr>
            <w:r w:rsidRPr="0058422A">
              <w:rPr>
                <w:rFonts w:cs="Arial"/>
                <w:szCs w:val="21"/>
              </w:rPr>
              <w:t>Type</w:t>
            </w:r>
          </w:p>
        </w:tc>
        <w:tc>
          <w:tcPr>
            <w:tcW w:w="1049" w:type="pct"/>
          </w:tcPr>
          <w:p w14:paraId="0CAE6D49" w14:textId="77777777" w:rsidR="00332C4B" w:rsidRPr="0058422A" w:rsidRDefault="00332C4B" w:rsidP="00690AE8">
            <w:pPr>
              <w:pStyle w:val="TableText"/>
              <w:jc w:val="left"/>
              <w:rPr>
                <w:rFonts w:cs="Arial"/>
                <w:szCs w:val="21"/>
              </w:rPr>
            </w:pPr>
            <w:r>
              <w:rPr>
                <w:rFonts w:cs="Arial"/>
                <w:szCs w:val="21"/>
              </w:rPr>
              <w:t>The type of the non-availability.</w:t>
            </w:r>
          </w:p>
        </w:tc>
        <w:tc>
          <w:tcPr>
            <w:tcW w:w="751" w:type="pct"/>
          </w:tcPr>
          <w:p w14:paraId="0CAE6D4A" w14:textId="77777777" w:rsidR="00332C4B" w:rsidRPr="0058422A" w:rsidRDefault="00332C4B" w:rsidP="00690AE8">
            <w:pPr>
              <w:pStyle w:val="TableText"/>
              <w:jc w:val="left"/>
              <w:rPr>
                <w:rFonts w:cs="Arial"/>
                <w:szCs w:val="21"/>
              </w:rPr>
            </w:pPr>
            <w:r>
              <w:rPr>
                <w:rFonts w:cs="Arial"/>
                <w:szCs w:val="21"/>
              </w:rPr>
              <w:t>Dictionary (NonAvailabilityType)</w:t>
            </w:r>
          </w:p>
        </w:tc>
        <w:tc>
          <w:tcPr>
            <w:tcW w:w="493" w:type="pct"/>
          </w:tcPr>
          <w:p w14:paraId="0CAE6D4B" w14:textId="77777777" w:rsidR="00332C4B" w:rsidRPr="0058422A" w:rsidRDefault="00332C4B" w:rsidP="00690AE8">
            <w:pPr>
              <w:pStyle w:val="TableText"/>
              <w:jc w:val="left"/>
              <w:rPr>
                <w:rFonts w:cs="Arial"/>
                <w:szCs w:val="21"/>
              </w:rPr>
            </w:pPr>
            <w:r w:rsidRPr="0058422A">
              <w:rPr>
                <w:rFonts w:cs="Arial"/>
                <w:szCs w:val="21"/>
              </w:rPr>
              <w:t>Editable</w:t>
            </w:r>
          </w:p>
        </w:tc>
        <w:tc>
          <w:tcPr>
            <w:tcW w:w="433" w:type="pct"/>
          </w:tcPr>
          <w:p w14:paraId="0CAE6D4C" w14:textId="77777777" w:rsidR="00332C4B" w:rsidRPr="0058422A" w:rsidRDefault="00332C4B" w:rsidP="00690AE8">
            <w:pPr>
              <w:pStyle w:val="TableText"/>
              <w:jc w:val="left"/>
              <w:rPr>
                <w:rFonts w:cs="Arial"/>
                <w:szCs w:val="21"/>
              </w:rPr>
            </w:pPr>
            <w:r w:rsidRPr="0058422A">
              <w:rPr>
                <w:rFonts w:cs="Arial"/>
                <w:szCs w:val="21"/>
              </w:rPr>
              <w:t>CS</w:t>
            </w:r>
          </w:p>
        </w:tc>
        <w:tc>
          <w:tcPr>
            <w:tcW w:w="896" w:type="pct"/>
          </w:tcPr>
          <w:p w14:paraId="0CAE6D4D" w14:textId="77777777" w:rsidR="00332C4B" w:rsidRPr="0058422A" w:rsidRDefault="00332C4B" w:rsidP="00690AE8">
            <w:pPr>
              <w:pStyle w:val="TableText"/>
              <w:jc w:val="left"/>
              <w:rPr>
                <w:rFonts w:cs="Arial"/>
                <w:szCs w:val="21"/>
              </w:rPr>
            </w:pPr>
            <w:r w:rsidRPr="0058422A">
              <w:rPr>
                <w:rFonts w:cs="Arial"/>
                <w:szCs w:val="21"/>
              </w:rPr>
              <w:t>No</w:t>
            </w:r>
          </w:p>
        </w:tc>
      </w:tr>
      <w:tr w:rsidR="00332C4B" w:rsidRPr="0058422A" w14:paraId="0CAE6D56" w14:textId="77777777" w:rsidTr="00690AE8">
        <w:trPr>
          <w:cantSplit/>
        </w:trPr>
        <w:tc>
          <w:tcPr>
            <w:tcW w:w="653" w:type="pct"/>
          </w:tcPr>
          <w:p w14:paraId="0CAE6D4F" w14:textId="77777777" w:rsidR="00332C4B" w:rsidRPr="0058422A" w:rsidRDefault="00332C4B" w:rsidP="00690AE8">
            <w:pPr>
              <w:pStyle w:val="TableText"/>
              <w:jc w:val="left"/>
              <w:rPr>
                <w:rFonts w:cs="Arial"/>
                <w:szCs w:val="21"/>
              </w:rPr>
            </w:pPr>
            <w:r w:rsidRPr="0058422A">
              <w:rPr>
                <w:rFonts w:cs="Arial"/>
                <w:szCs w:val="21"/>
              </w:rPr>
              <w:t>Comment</w:t>
            </w:r>
          </w:p>
        </w:tc>
        <w:tc>
          <w:tcPr>
            <w:tcW w:w="725" w:type="pct"/>
          </w:tcPr>
          <w:p w14:paraId="0CAE6D50" w14:textId="77777777" w:rsidR="00332C4B" w:rsidRPr="0058422A" w:rsidRDefault="00332C4B" w:rsidP="00690AE8">
            <w:pPr>
              <w:pStyle w:val="TableText"/>
              <w:jc w:val="left"/>
              <w:rPr>
                <w:rFonts w:cs="Arial"/>
                <w:szCs w:val="21"/>
              </w:rPr>
            </w:pPr>
            <w:r w:rsidRPr="0058422A">
              <w:rPr>
                <w:rFonts w:cs="Arial"/>
                <w:szCs w:val="21"/>
              </w:rPr>
              <w:t>Comment</w:t>
            </w:r>
          </w:p>
        </w:tc>
        <w:tc>
          <w:tcPr>
            <w:tcW w:w="1049" w:type="pct"/>
          </w:tcPr>
          <w:p w14:paraId="0CAE6D51" w14:textId="77777777" w:rsidR="00332C4B" w:rsidRPr="0058422A" w:rsidRDefault="00332C4B" w:rsidP="00690AE8">
            <w:pPr>
              <w:pStyle w:val="TableText"/>
              <w:jc w:val="left"/>
              <w:rPr>
                <w:rFonts w:cs="Arial"/>
                <w:szCs w:val="21"/>
              </w:rPr>
            </w:pPr>
            <w:r w:rsidRPr="0058422A">
              <w:rPr>
                <w:rFonts w:cs="Arial"/>
                <w:szCs w:val="21"/>
              </w:rPr>
              <w:t xml:space="preserve">Free text for more information </w:t>
            </w:r>
            <w:r>
              <w:rPr>
                <w:rFonts w:cs="Arial"/>
                <w:szCs w:val="21"/>
              </w:rPr>
              <w:t>about the non-a</w:t>
            </w:r>
            <w:r w:rsidRPr="0058422A">
              <w:rPr>
                <w:rFonts w:cs="Arial"/>
                <w:szCs w:val="21"/>
              </w:rPr>
              <w:t>vailability</w:t>
            </w:r>
            <w:r>
              <w:rPr>
                <w:rFonts w:cs="Arial"/>
                <w:szCs w:val="21"/>
              </w:rPr>
              <w:t>.</w:t>
            </w:r>
          </w:p>
        </w:tc>
        <w:tc>
          <w:tcPr>
            <w:tcW w:w="751" w:type="pct"/>
          </w:tcPr>
          <w:p w14:paraId="0CAE6D52" w14:textId="77777777" w:rsidR="00332C4B" w:rsidRPr="0058422A" w:rsidRDefault="00332C4B" w:rsidP="00690AE8">
            <w:pPr>
              <w:pStyle w:val="TableText"/>
              <w:jc w:val="left"/>
              <w:rPr>
                <w:rFonts w:cs="Arial"/>
                <w:szCs w:val="21"/>
              </w:rPr>
            </w:pPr>
            <w:r w:rsidRPr="0058422A">
              <w:rPr>
                <w:rFonts w:cs="Arial"/>
                <w:szCs w:val="21"/>
              </w:rPr>
              <w:t xml:space="preserve">String </w:t>
            </w:r>
            <w:r w:rsidR="007E3BE0">
              <w:rPr>
                <w:rFonts w:cs="Arial"/>
                <w:szCs w:val="21"/>
              </w:rPr>
              <w:t>(256)</w:t>
            </w:r>
          </w:p>
        </w:tc>
        <w:tc>
          <w:tcPr>
            <w:tcW w:w="493" w:type="pct"/>
          </w:tcPr>
          <w:p w14:paraId="0CAE6D53" w14:textId="77777777" w:rsidR="00332C4B" w:rsidRPr="0058422A" w:rsidRDefault="00332C4B" w:rsidP="00690AE8">
            <w:pPr>
              <w:pStyle w:val="TableText"/>
              <w:jc w:val="left"/>
              <w:rPr>
                <w:rFonts w:cs="Arial"/>
                <w:szCs w:val="21"/>
              </w:rPr>
            </w:pPr>
            <w:r w:rsidRPr="0058422A">
              <w:rPr>
                <w:rFonts w:cs="Arial"/>
                <w:szCs w:val="21"/>
              </w:rPr>
              <w:t>Editable</w:t>
            </w:r>
          </w:p>
        </w:tc>
        <w:tc>
          <w:tcPr>
            <w:tcW w:w="433" w:type="pct"/>
          </w:tcPr>
          <w:p w14:paraId="0CAE6D54" w14:textId="77777777" w:rsidR="00332C4B" w:rsidRPr="0058422A" w:rsidRDefault="00332C4B" w:rsidP="00690AE8">
            <w:pPr>
              <w:pStyle w:val="TableText"/>
              <w:jc w:val="left"/>
              <w:rPr>
                <w:rFonts w:cs="Arial"/>
                <w:szCs w:val="21"/>
              </w:rPr>
            </w:pPr>
            <w:r w:rsidRPr="0058422A">
              <w:rPr>
                <w:rFonts w:cs="Arial"/>
                <w:szCs w:val="21"/>
              </w:rPr>
              <w:t>CS</w:t>
            </w:r>
          </w:p>
        </w:tc>
        <w:tc>
          <w:tcPr>
            <w:tcW w:w="896" w:type="pct"/>
          </w:tcPr>
          <w:p w14:paraId="0CAE6D55" w14:textId="77777777" w:rsidR="00332C4B" w:rsidRPr="0058422A" w:rsidRDefault="00332C4B" w:rsidP="00690AE8">
            <w:pPr>
              <w:pStyle w:val="TableText"/>
              <w:jc w:val="left"/>
              <w:rPr>
                <w:rFonts w:cs="Arial"/>
                <w:szCs w:val="21"/>
              </w:rPr>
            </w:pPr>
            <w:r w:rsidRPr="0058422A">
              <w:rPr>
                <w:rFonts w:cs="Arial"/>
                <w:szCs w:val="21"/>
              </w:rPr>
              <w:t>N</w:t>
            </w:r>
            <w:r>
              <w:rPr>
                <w:rFonts w:cs="Arial"/>
                <w:szCs w:val="21"/>
              </w:rPr>
              <w:t>o</w:t>
            </w:r>
          </w:p>
        </w:tc>
      </w:tr>
      <w:tr w:rsidR="00D77762" w:rsidRPr="0058422A" w14:paraId="0CAE6D5E" w14:textId="77777777" w:rsidTr="00332C4B">
        <w:trPr>
          <w:cantSplit/>
        </w:trPr>
        <w:tc>
          <w:tcPr>
            <w:tcW w:w="653" w:type="pct"/>
          </w:tcPr>
          <w:p w14:paraId="0CAE6D57" w14:textId="77777777" w:rsidR="00D77762" w:rsidRPr="0058422A" w:rsidRDefault="00D77762" w:rsidP="00D77762">
            <w:pPr>
              <w:pStyle w:val="TableText"/>
              <w:jc w:val="left"/>
              <w:rPr>
                <w:rFonts w:cs="Arial"/>
                <w:szCs w:val="21"/>
              </w:rPr>
            </w:pPr>
            <w:r w:rsidRPr="0058422A">
              <w:rPr>
                <w:rFonts w:cs="Arial"/>
                <w:szCs w:val="21"/>
              </w:rPr>
              <w:t>Engineers</w:t>
            </w:r>
          </w:p>
        </w:tc>
        <w:tc>
          <w:tcPr>
            <w:tcW w:w="725" w:type="pct"/>
          </w:tcPr>
          <w:p w14:paraId="0CAE6D58" w14:textId="77777777" w:rsidR="00D77762" w:rsidRPr="0058422A" w:rsidRDefault="00D77762" w:rsidP="00D77762">
            <w:pPr>
              <w:jc w:val="left"/>
              <w:rPr>
                <w:szCs w:val="21"/>
              </w:rPr>
            </w:pPr>
            <w:r w:rsidRPr="0058422A">
              <w:rPr>
                <w:szCs w:val="21"/>
              </w:rPr>
              <w:t>Resources</w:t>
            </w:r>
          </w:p>
        </w:tc>
        <w:tc>
          <w:tcPr>
            <w:tcW w:w="1049" w:type="pct"/>
          </w:tcPr>
          <w:p w14:paraId="0CAE6D59" w14:textId="77777777" w:rsidR="00D77762" w:rsidRPr="0058422A" w:rsidRDefault="00D77762" w:rsidP="00D77762">
            <w:pPr>
              <w:jc w:val="left"/>
              <w:rPr>
                <w:szCs w:val="21"/>
              </w:rPr>
            </w:pPr>
            <w:r>
              <w:rPr>
                <w:szCs w:val="21"/>
              </w:rPr>
              <w:t>The name</w:t>
            </w:r>
            <w:r w:rsidRPr="0058422A">
              <w:rPr>
                <w:szCs w:val="21"/>
              </w:rPr>
              <w:t xml:space="preserve"> of </w:t>
            </w:r>
            <w:r>
              <w:rPr>
                <w:szCs w:val="21"/>
              </w:rPr>
              <w:t xml:space="preserve">the </w:t>
            </w:r>
            <w:r w:rsidRPr="0058422A">
              <w:rPr>
                <w:szCs w:val="21"/>
              </w:rPr>
              <w:t>resource affected</w:t>
            </w:r>
            <w:r>
              <w:rPr>
                <w:szCs w:val="21"/>
              </w:rPr>
              <w:t>. Should only reference a single resource.</w:t>
            </w:r>
          </w:p>
        </w:tc>
        <w:tc>
          <w:tcPr>
            <w:tcW w:w="751" w:type="pct"/>
          </w:tcPr>
          <w:p w14:paraId="0CAE6D5A" w14:textId="77777777" w:rsidR="00D77762" w:rsidRPr="0058422A" w:rsidRDefault="00D77762" w:rsidP="00D77762">
            <w:pPr>
              <w:pStyle w:val="TableText"/>
              <w:jc w:val="left"/>
              <w:rPr>
                <w:rFonts w:cs="Arial"/>
                <w:szCs w:val="21"/>
              </w:rPr>
            </w:pPr>
            <w:r>
              <w:rPr>
                <w:rFonts w:cs="Arial"/>
                <w:szCs w:val="21"/>
              </w:rPr>
              <w:t xml:space="preserve">Reference to Engineer </w:t>
            </w:r>
            <w:r w:rsidRPr="0058422A">
              <w:rPr>
                <w:rFonts w:cs="Arial"/>
                <w:szCs w:val="21"/>
              </w:rPr>
              <w:t>(Multi-value)</w:t>
            </w:r>
          </w:p>
        </w:tc>
        <w:tc>
          <w:tcPr>
            <w:tcW w:w="493" w:type="pct"/>
          </w:tcPr>
          <w:p w14:paraId="0CAE6D5B"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tcPr>
          <w:p w14:paraId="0CAE6D5C"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tcPr>
          <w:p w14:paraId="0CAE6D5D" w14:textId="77777777" w:rsidR="00D77762" w:rsidRPr="0058422A" w:rsidRDefault="00D77762" w:rsidP="00D77762">
            <w:pPr>
              <w:pStyle w:val="TableText"/>
              <w:jc w:val="left"/>
              <w:rPr>
                <w:rFonts w:cs="Arial"/>
                <w:szCs w:val="21"/>
              </w:rPr>
            </w:pPr>
            <w:r w:rsidRPr="0058422A">
              <w:rPr>
                <w:rFonts w:cs="Arial"/>
                <w:szCs w:val="21"/>
              </w:rPr>
              <w:t>Yes</w:t>
            </w:r>
          </w:p>
        </w:tc>
      </w:tr>
      <w:tr w:rsidR="00332C4B" w:rsidRPr="00692F9B" w14:paraId="0CAE6D60" w14:textId="77777777" w:rsidTr="00690AE8">
        <w:trPr>
          <w:cantSplit/>
        </w:trPr>
        <w:tc>
          <w:tcPr>
            <w:tcW w:w="5000" w:type="pct"/>
            <w:gridSpan w:val="7"/>
            <w:tcBorders>
              <w:top w:val="nil"/>
            </w:tcBorders>
          </w:tcPr>
          <w:p w14:paraId="0CAE6D5F" w14:textId="77777777" w:rsidR="00332C4B" w:rsidRPr="00692F9B" w:rsidRDefault="00332C4B" w:rsidP="00690AE8">
            <w:pPr>
              <w:pStyle w:val="TableText"/>
              <w:keepNext/>
              <w:jc w:val="left"/>
              <w:rPr>
                <w:rFonts w:cs="Arial"/>
                <w:b/>
                <w:bCs/>
                <w:szCs w:val="21"/>
              </w:rPr>
            </w:pPr>
            <w:r>
              <w:rPr>
                <w:rFonts w:cs="Arial"/>
                <w:b/>
                <w:bCs/>
                <w:szCs w:val="21"/>
              </w:rPr>
              <w:t>Location</w:t>
            </w:r>
          </w:p>
        </w:tc>
      </w:tr>
      <w:tr w:rsidR="00D77762" w:rsidRPr="0058422A" w14:paraId="0CAE6D68" w14:textId="77777777" w:rsidTr="00332C4B">
        <w:trPr>
          <w:cantSplit/>
        </w:trPr>
        <w:tc>
          <w:tcPr>
            <w:tcW w:w="653" w:type="pct"/>
          </w:tcPr>
          <w:p w14:paraId="0CAE6D61" w14:textId="77777777" w:rsidR="00D77762" w:rsidRPr="0058422A" w:rsidRDefault="00D77762" w:rsidP="00D77762">
            <w:pPr>
              <w:pStyle w:val="TableText"/>
              <w:jc w:val="left"/>
              <w:rPr>
                <w:rFonts w:cs="Arial"/>
                <w:szCs w:val="21"/>
              </w:rPr>
            </w:pPr>
            <w:r w:rsidRPr="0058422A">
              <w:rPr>
                <w:rFonts w:cs="Arial"/>
                <w:szCs w:val="21"/>
              </w:rPr>
              <w:t>Street</w:t>
            </w:r>
            <w:r w:rsidRPr="00530961">
              <w:rPr>
                <w:rFonts w:cs="Arial"/>
                <w:szCs w:val="21"/>
                <w:vertAlign w:val="superscript"/>
              </w:rPr>
              <w:fldChar w:fldCharType="begin"/>
            </w:r>
            <w:r w:rsidRPr="00530961">
              <w:rPr>
                <w:rFonts w:cs="Arial"/>
                <w:szCs w:val="21"/>
                <w:vertAlign w:val="superscript"/>
              </w:rPr>
              <w:instrText xml:space="preserve"> NOTEREF _Ref361840669 \h </w:instrText>
            </w:r>
            <w:r>
              <w:rPr>
                <w:rFonts w:cs="Arial"/>
                <w:szCs w:val="21"/>
                <w:vertAlign w:val="superscript"/>
              </w:rPr>
              <w:instrText xml:space="preserve"> \* MERGEFORMAT </w:instrText>
            </w:r>
            <w:r w:rsidRPr="00530961">
              <w:rPr>
                <w:rFonts w:cs="Arial"/>
                <w:szCs w:val="21"/>
                <w:vertAlign w:val="superscript"/>
              </w:rPr>
            </w:r>
            <w:r w:rsidRPr="00530961">
              <w:rPr>
                <w:rFonts w:cs="Arial"/>
                <w:szCs w:val="21"/>
                <w:vertAlign w:val="superscript"/>
              </w:rPr>
              <w:fldChar w:fldCharType="separate"/>
            </w:r>
            <w:r w:rsidR="00EA7CED">
              <w:rPr>
                <w:rFonts w:cs="Arial"/>
                <w:szCs w:val="21"/>
                <w:vertAlign w:val="superscript"/>
              </w:rPr>
              <w:t>1</w:t>
            </w:r>
            <w:r w:rsidRPr="00530961">
              <w:rPr>
                <w:rFonts w:cs="Arial"/>
                <w:szCs w:val="21"/>
                <w:vertAlign w:val="superscript"/>
              </w:rPr>
              <w:fldChar w:fldCharType="end"/>
            </w:r>
          </w:p>
        </w:tc>
        <w:tc>
          <w:tcPr>
            <w:tcW w:w="725" w:type="pct"/>
          </w:tcPr>
          <w:p w14:paraId="0CAE6D62" w14:textId="77777777" w:rsidR="00D77762" w:rsidRPr="0058422A" w:rsidRDefault="00D77762" w:rsidP="00D77762">
            <w:pPr>
              <w:pStyle w:val="TableText"/>
              <w:keepNext/>
              <w:jc w:val="left"/>
              <w:rPr>
                <w:rFonts w:cs="Arial"/>
                <w:szCs w:val="21"/>
              </w:rPr>
            </w:pPr>
            <w:r w:rsidRPr="0058422A">
              <w:rPr>
                <w:rFonts w:cs="Arial"/>
                <w:szCs w:val="21"/>
              </w:rPr>
              <w:t>Street</w:t>
            </w:r>
          </w:p>
        </w:tc>
        <w:tc>
          <w:tcPr>
            <w:tcW w:w="1049" w:type="pct"/>
            <w:vMerge w:val="restart"/>
          </w:tcPr>
          <w:p w14:paraId="0CAE6D63" w14:textId="77777777" w:rsidR="00D77762" w:rsidRPr="0058422A" w:rsidRDefault="00D77762" w:rsidP="00D77762">
            <w:pPr>
              <w:pStyle w:val="TableText"/>
              <w:jc w:val="left"/>
              <w:rPr>
                <w:rFonts w:cs="Arial"/>
                <w:szCs w:val="21"/>
              </w:rPr>
            </w:pPr>
            <w:r>
              <w:rPr>
                <w:rFonts w:cs="Arial"/>
                <w:szCs w:val="21"/>
              </w:rPr>
              <w:t xml:space="preserve">The address at which </w:t>
            </w:r>
            <w:r>
              <w:rPr>
                <w:rFonts w:cs="Arial"/>
                <w:szCs w:val="21"/>
              </w:rPr>
              <w:lastRenderedPageBreak/>
              <w:t>the non-availability occurs. This enables travel time to be considered when scheduling around the NA.</w:t>
            </w:r>
          </w:p>
        </w:tc>
        <w:tc>
          <w:tcPr>
            <w:tcW w:w="751" w:type="pct"/>
          </w:tcPr>
          <w:p w14:paraId="0CAE6D64" w14:textId="77777777" w:rsidR="00D77762" w:rsidRPr="0058422A" w:rsidRDefault="00D77762" w:rsidP="00D77762">
            <w:pPr>
              <w:pStyle w:val="TableText"/>
              <w:jc w:val="left"/>
              <w:rPr>
                <w:rFonts w:cs="Arial"/>
                <w:szCs w:val="21"/>
              </w:rPr>
            </w:pPr>
            <w:r w:rsidRPr="0058422A">
              <w:rPr>
                <w:rFonts w:cs="Arial"/>
                <w:szCs w:val="21"/>
              </w:rPr>
              <w:lastRenderedPageBreak/>
              <w:t>String (64)</w:t>
            </w:r>
          </w:p>
        </w:tc>
        <w:tc>
          <w:tcPr>
            <w:tcW w:w="493" w:type="pct"/>
          </w:tcPr>
          <w:p w14:paraId="0CAE6D65"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vMerge w:val="restart"/>
            <w:vAlign w:val="center"/>
          </w:tcPr>
          <w:p w14:paraId="0CAE6D66"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vMerge w:val="restart"/>
            <w:vAlign w:val="center"/>
          </w:tcPr>
          <w:p w14:paraId="0CAE6D67" w14:textId="77777777" w:rsidR="00D77762" w:rsidRPr="0058422A" w:rsidRDefault="00D77762" w:rsidP="00D77762">
            <w:pPr>
              <w:pStyle w:val="TableText"/>
              <w:jc w:val="left"/>
              <w:rPr>
                <w:rFonts w:cs="Arial"/>
                <w:szCs w:val="21"/>
              </w:rPr>
            </w:pPr>
            <w:r w:rsidRPr="0058422A">
              <w:rPr>
                <w:rFonts w:cs="Arial"/>
                <w:szCs w:val="21"/>
              </w:rPr>
              <w:t>No</w:t>
            </w:r>
          </w:p>
        </w:tc>
      </w:tr>
      <w:tr w:rsidR="00D77762" w:rsidRPr="0058422A" w14:paraId="0CAE6D70" w14:textId="77777777" w:rsidTr="00332C4B">
        <w:trPr>
          <w:cantSplit/>
          <w:trHeight w:val="450"/>
        </w:trPr>
        <w:tc>
          <w:tcPr>
            <w:tcW w:w="653" w:type="pct"/>
          </w:tcPr>
          <w:p w14:paraId="0CAE6D69" w14:textId="77777777" w:rsidR="00D77762" w:rsidRPr="0058422A" w:rsidRDefault="00D77762" w:rsidP="00D77762">
            <w:pPr>
              <w:pStyle w:val="TableText"/>
              <w:jc w:val="left"/>
              <w:rPr>
                <w:rFonts w:cs="Arial"/>
                <w:szCs w:val="21"/>
              </w:rPr>
            </w:pPr>
            <w:r w:rsidRPr="0058422A">
              <w:rPr>
                <w:rFonts w:cs="Arial"/>
                <w:szCs w:val="21"/>
              </w:rPr>
              <w:lastRenderedPageBreak/>
              <w:t>City</w:t>
            </w:r>
          </w:p>
        </w:tc>
        <w:tc>
          <w:tcPr>
            <w:tcW w:w="725" w:type="pct"/>
          </w:tcPr>
          <w:p w14:paraId="0CAE6D6A" w14:textId="77777777" w:rsidR="00D77762" w:rsidRPr="0058422A" w:rsidRDefault="00D77762" w:rsidP="00D77762">
            <w:pPr>
              <w:pStyle w:val="TableText"/>
              <w:keepNext/>
              <w:jc w:val="left"/>
              <w:rPr>
                <w:rFonts w:cs="Arial"/>
                <w:szCs w:val="21"/>
              </w:rPr>
            </w:pPr>
            <w:r w:rsidRPr="0058422A">
              <w:rPr>
                <w:rFonts w:cs="Arial"/>
                <w:szCs w:val="21"/>
              </w:rPr>
              <w:t>City</w:t>
            </w:r>
          </w:p>
        </w:tc>
        <w:tc>
          <w:tcPr>
            <w:tcW w:w="1049" w:type="pct"/>
            <w:vMerge/>
          </w:tcPr>
          <w:p w14:paraId="0CAE6D6B" w14:textId="77777777" w:rsidR="00D77762" w:rsidRPr="0058422A" w:rsidRDefault="00D77762" w:rsidP="00D77762">
            <w:pPr>
              <w:pStyle w:val="TableText"/>
              <w:jc w:val="left"/>
              <w:rPr>
                <w:rFonts w:cs="Arial"/>
                <w:szCs w:val="21"/>
              </w:rPr>
            </w:pPr>
          </w:p>
        </w:tc>
        <w:tc>
          <w:tcPr>
            <w:tcW w:w="751" w:type="pct"/>
          </w:tcPr>
          <w:p w14:paraId="0CAE6D6C" w14:textId="77777777" w:rsidR="00D77762" w:rsidRPr="0058422A" w:rsidRDefault="00D77762" w:rsidP="00D77762">
            <w:pPr>
              <w:pStyle w:val="TableText"/>
              <w:tabs>
                <w:tab w:val="left" w:pos="1200"/>
              </w:tabs>
              <w:jc w:val="left"/>
              <w:rPr>
                <w:rFonts w:cs="Arial"/>
                <w:szCs w:val="21"/>
              </w:rPr>
            </w:pPr>
            <w:r w:rsidRPr="0058422A">
              <w:rPr>
                <w:rFonts w:cs="Arial"/>
                <w:szCs w:val="21"/>
              </w:rPr>
              <w:t>String</w:t>
            </w:r>
            <w:r>
              <w:rPr>
                <w:rFonts w:cs="Arial"/>
                <w:szCs w:val="21"/>
              </w:rPr>
              <w:t xml:space="preserve"> </w:t>
            </w:r>
            <w:r w:rsidRPr="0058422A">
              <w:rPr>
                <w:rFonts w:cs="Arial"/>
                <w:szCs w:val="21"/>
              </w:rPr>
              <w:t>(64)</w:t>
            </w:r>
          </w:p>
        </w:tc>
        <w:tc>
          <w:tcPr>
            <w:tcW w:w="493" w:type="pct"/>
          </w:tcPr>
          <w:p w14:paraId="0CAE6D6D"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vMerge/>
          </w:tcPr>
          <w:p w14:paraId="0CAE6D6E" w14:textId="77777777" w:rsidR="00D77762" w:rsidRPr="0058422A" w:rsidRDefault="00D77762" w:rsidP="00D77762">
            <w:pPr>
              <w:pStyle w:val="TableText"/>
              <w:jc w:val="left"/>
              <w:rPr>
                <w:rFonts w:cs="Arial"/>
                <w:szCs w:val="21"/>
              </w:rPr>
            </w:pPr>
          </w:p>
        </w:tc>
        <w:tc>
          <w:tcPr>
            <w:tcW w:w="896" w:type="pct"/>
            <w:vMerge/>
          </w:tcPr>
          <w:p w14:paraId="0CAE6D6F" w14:textId="77777777" w:rsidR="00D77762" w:rsidRPr="0058422A" w:rsidRDefault="00D77762" w:rsidP="00D77762">
            <w:pPr>
              <w:pStyle w:val="TableText"/>
              <w:jc w:val="left"/>
              <w:rPr>
                <w:rFonts w:cs="Arial"/>
                <w:szCs w:val="21"/>
              </w:rPr>
            </w:pPr>
          </w:p>
        </w:tc>
      </w:tr>
      <w:tr w:rsidR="00D77762" w:rsidRPr="0058422A" w14:paraId="0CAE6D78" w14:textId="77777777" w:rsidTr="00332C4B">
        <w:trPr>
          <w:cantSplit/>
        </w:trPr>
        <w:tc>
          <w:tcPr>
            <w:tcW w:w="653" w:type="pct"/>
          </w:tcPr>
          <w:p w14:paraId="0CAE6D71" w14:textId="77777777" w:rsidR="00D77762" w:rsidRPr="0058422A" w:rsidRDefault="00D77762" w:rsidP="00D77762">
            <w:pPr>
              <w:pStyle w:val="TableText"/>
              <w:jc w:val="left"/>
              <w:rPr>
                <w:rFonts w:cs="Arial"/>
                <w:szCs w:val="21"/>
              </w:rPr>
            </w:pPr>
            <w:r>
              <w:rPr>
                <w:rFonts w:cs="Arial"/>
                <w:szCs w:val="21"/>
              </w:rPr>
              <w:lastRenderedPageBreak/>
              <w:t>State</w:t>
            </w:r>
          </w:p>
        </w:tc>
        <w:tc>
          <w:tcPr>
            <w:tcW w:w="725" w:type="pct"/>
          </w:tcPr>
          <w:p w14:paraId="0CAE6D72" w14:textId="77777777" w:rsidR="00D77762" w:rsidRPr="0058422A" w:rsidRDefault="00D77762" w:rsidP="00D77762">
            <w:pPr>
              <w:pStyle w:val="TableText"/>
              <w:keepNext/>
              <w:jc w:val="left"/>
              <w:rPr>
                <w:rFonts w:cs="Arial"/>
                <w:szCs w:val="21"/>
              </w:rPr>
            </w:pPr>
            <w:r>
              <w:rPr>
                <w:rFonts w:cs="Arial"/>
                <w:szCs w:val="21"/>
              </w:rPr>
              <w:t>County</w:t>
            </w:r>
          </w:p>
        </w:tc>
        <w:tc>
          <w:tcPr>
            <w:tcW w:w="1049" w:type="pct"/>
            <w:vMerge/>
          </w:tcPr>
          <w:p w14:paraId="0CAE6D73" w14:textId="77777777" w:rsidR="00D77762" w:rsidRPr="0058422A" w:rsidRDefault="00D77762" w:rsidP="00D77762">
            <w:pPr>
              <w:pStyle w:val="TableText"/>
              <w:jc w:val="left"/>
              <w:rPr>
                <w:rFonts w:cs="Arial"/>
                <w:szCs w:val="21"/>
              </w:rPr>
            </w:pPr>
          </w:p>
        </w:tc>
        <w:tc>
          <w:tcPr>
            <w:tcW w:w="751" w:type="pct"/>
          </w:tcPr>
          <w:p w14:paraId="0CAE6D74" w14:textId="77777777" w:rsidR="00D77762" w:rsidRPr="0058422A" w:rsidRDefault="00D77762" w:rsidP="00D77762">
            <w:pPr>
              <w:pStyle w:val="TableText"/>
              <w:jc w:val="left"/>
              <w:rPr>
                <w:rFonts w:cs="Arial"/>
                <w:szCs w:val="21"/>
              </w:rPr>
            </w:pPr>
            <w:r>
              <w:rPr>
                <w:rFonts w:cs="Arial"/>
                <w:szCs w:val="21"/>
              </w:rPr>
              <w:t>String (64)</w:t>
            </w:r>
          </w:p>
        </w:tc>
        <w:tc>
          <w:tcPr>
            <w:tcW w:w="493" w:type="pct"/>
          </w:tcPr>
          <w:p w14:paraId="0CAE6D75" w14:textId="77777777" w:rsidR="00D77762" w:rsidRPr="0058422A" w:rsidRDefault="00D77762" w:rsidP="00D77762">
            <w:pPr>
              <w:pStyle w:val="TableText"/>
              <w:jc w:val="left"/>
              <w:rPr>
                <w:rFonts w:cs="Arial"/>
                <w:szCs w:val="21"/>
              </w:rPr>
            </w:pPr>
            <w:r>
              <w:rPr>
                <w:rFonts w:cs="Arial"/>
                <w:szCs w:val="21"/>
              </w:rPr>
              <w:t>Editable</w:t>
            </w:r>
          </w:p>
        </w:tc>
        <w:tc>
          <w:tcPr>
            <w:tcW w:w="433" w:type="pct"/>
            <w:vMerge/>
          </w:tcPr>
          <w:p w14:paraId="0CAE6D76" w14:textId="77777777" w:rsidR="00D77762" w:rsidRPr="0058422A" w:rsidRDefault="00D77762" w:rsidP="00D77762">
            <w:pPr>
              <w:pStyle w:val="TableText"/>
              <w:jc w:val="left"/>
              <w:rPr>
                <w:rFonts w:cs="Arial"/>
                <w:szCs w:val="21"/>
              </w:rPr>
            </w:pPr>
          </w:p>
        </w:tc>
        <w:tc>
          <w:tcPr>
            <w:tcW w:w="896" w:type="pct"/>
            <w:vMerge/>
          </w:tcPr>
          <w:p w14:paraId="0CAE6D77" w14:textId="77777777" w:rsidR="00D77762" w:rsidRPr="0058422A" w:rsidRDefault="00D77762" w:rsidP="00D77762">
            <w:pPr>
              <w:pStyle w:val="TableText"/>
              <w:jc w:val="left"/>
              <w:rPr>
                <w:rFonts w:cs="Arial"/>
                <w:szCs w:val="21"/>
              </w:rPr>
            </w:pPr>
          </w:p>
        </w:tc>
      </w:tr>
      <w:tr w:rsidR="00D77762" w:rsidRPr="0058422A" w14:paraId="0CAE6D80" w14:textId="77777777" w:rsidTr="00332C4B">
        <w:trPr>
          <w:cantSplit/>
        </w:trPr>
        <w:tc>
          <w:tcPr>
            <w:tcW w:w="653" w:type="pct"/>
          </w:tcPr>
          <w:p w14:paraId="0CAE6D79" w14:textId="77777777" w:rsidR="00D77762" w:rsidRPr="0058422A" w:rsidRDefault="00D77762" w:rsidP="00D77762">
            <w:pPr>
              <w:pStyle w:val="TableText"/>
              <w:jc w:val="left"/>
              <w:rPr>
                <w:rFonts w:cs="Arial"/>
                <w:szCs w:val="21"/>
              </w:rPr>
            </w:pPr>
            <w:r w:rsidRPr="0058422A">
              <w:rPr>
                <w:rFonts w:cs="Arial"/>
                <w:szCs w:val="21"/>
              </w:rPr>
              <w:t>Postcode</w:t>
            </w:r>
          </w:p>
        </w:tc>
        <w:tc>
          <w:tcPr>
            <w:tcW w:w="725" w:type="pct"/>
          </w:tcPr>
          <w:p w14:paraId="0CAE6D7A" w14:textId="77777777" w:rsidR="00D77762" w:rsidRPr="0058422A" w:rsidRDefault="00D77762" w:rsidP="00D77762">
            <w:pPr>
              <w:pStyle w:val="TableText"/>
              <w:jc w:val="left"/>
              <w:rPr>
                <w:rFonts w:cs="Arial"/>
                <w:szCs w:val="21"/>
              </w:rPr>
            </w:pPr>
            <w:r w:rsidRPr="0058422A">
              <w:rPr>
                <w:rFonts w:cs="Arial"/>
                <w:szCs w:val="21"/>
              </w:rPr>
              <w:t>Postcode</w:t>
            </w:r>
          </w:p>
        </w:tc>
        <w:tc>
          <w:tcPr>
            <w:tcW w:w="1049" w:type="pct"/>
            <w:vMerge/>
          </w:tcPr>
          <w:p w14:paraId="0CAE6D7B" w14:textId="77777777" w:rsidR="00D77762" w:rsidRPr="0058422A" w:rsidRDefault="00D77762" w:rsidP="00D77762">
            <w:pPr>
              <w:pStyle w:val="TableText"/>
              <w:jc w:val="left"/>
              <w:rPr>
                <w:rFonts w:cs="Arial"/>
                <w:szCs w:val="21"/>
              </w:rPr>
            </w:pPr>
          </w:p>
        </w:tc>
        <w:tc>
          <w:tcPr>
            <w:tcW w:w="751" w:type="pct"/>
          </w:tcPr>
          <w:p w14:paraId="0CAE6D7C" w14:textId="77777777" w:rsidR="00D77762" w:rsidRPr="0058422A" w:rsidRDefault="00D77762" w:rsidP="00D77762">
            <w:pPr>
              <w:pStyle w:val="TableText"/>
              <w:jc w:val="left"/>
              <w:rPr>
                <w:rFonts w:cs="Arial"/>
                <w:szCs w:val="21"/>
              </w:rPr>
            </w:pPr>
            <w:r w:rsidRPr="0058422A">
              <w:rPr>
                <w:rFonts w:cs="Arial"/>
                <w:szCs w:val="21"/>
              </w:rPr>
              <w:t>String (64)</w:t>
            </w:r>
          </w:p>
        </w:tc>
        <w:tc>
          <w:tcPr>
            <w:tcW w:w="493" w:type="pct"/>
          </w:tcPr>
          <w:p w14:paraId="0CAE6D7D"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vMerge/>
          </w:tcPr>
          <w:p w14:paraId="0CAE6D7E" w14:textId="77777777" w:rsidR="00D77762" w:rsidRPr="0058422A" w:rsidRDefault="00D77762" w:rsidP="00D77762">
            <w:pPr>
              <w:pStyle w:val="TableText"/>
              <w:jc w:val="left"/>
              <w:rPr>
                <w:rFonts w:cs="Arial"/>
                <w:szCs w:val="21"/>
              </w:rPr>
            </w:pPr>
          </w:p>
        </w:tc>
        <w:tc>
          <w:tcPr>
            <w:tcW w:w="896" w:type="pct"/>
            <w:vMerge/>
          </w:tcPr>
          <w:p w14:paraId="0CAE6D7F" w14:textId="77777777" w:rsidR="00D77762" w:rsidRPr="0058422A" w:rsidRDefault="00D77762" w:rsidP="00D77762">
            <w:pPr>
              <w:pStyle w:val="TableText"/>
              <w:jc w:val="left"/>
              <w:rPr>
                <w:rFonts w:cs="Arial"/>
                <w:szCs w:val="21"/>
              </w:rPr>
            </w:pPr>
          </w:p>
        </w:tc>
      </w:tr>
      <w:tr w:rsidR="00D77762" w:rsidRPr="0058422A" w14:paraId="0CAE6D88" w14:textId="77777777" w:rsidTr="00332C4B">
        <w:trPr>
          <w:cantSplit/>
        </w:trPr>
        <w:tc>
          <w:tcPr>
            <w:tcW w:w="653" w:type="pct"/>
          </w:tcPr>
          <w:p w14:paraId="0CAE6D81" w14:textId="77777777" w:rsidR="00D77762" w:rsidRPr="0058422A" w:rsidRDefault="00D77762" w:rsidP="00D77762">
            <w:pPr>
              <w:pStyle w:val="TableText"/>
              <w:jc w:val="left"/>
              <w:rPr>
                <w:rFonts w:cs="Arial"/>
                <w:szCs w:val="21"/>
              </w:rPr>
            </w:pPr>
            <w:r w:rsidRPr="0058422A">
              <w:rPr>
                <w:rFonts w:cs="Arial"/>
                <w:szCs w:val="21"/>
              </w:rPr>
              <w:t>CountryID</w:t>
            </w:r>
          </w:p>
        </w:tc>
        <w:tc>
          <w:tcPr>
            <w:tcW w:w="725" w:type="pct"/>
          </w:tcPr>
          <w:p w14:paraId="0CAE6D82" w14:textId="77777777" w:rsidR="00D77762" w:rsidRPr="0058422A" w:rsidRDefault="00D77762" w:rsidP="00D77762">
            <w:pPr>
              <w:pStyle w:val="TableText"/>
              <w:jc w:val="left"/>
              <w:rPr>
                <w:rFonts w:cs="Arial"/>
                <w:szCs w:val="21"/>
              </w:rPr>
            </w:pPr>
            <w:r w:rsidRPr="0058422A">
              <w:rPr>
                <w:rFonts w:cs="Arial"/>
                <w:szCs w:val="21"/>
              </w:rPr>
              <w:t>Country</w:t>
            </w:r>
          </w:p>
        </w:tc>
        <w:tc>
          <w:tcPr>
            <w:tcW w:w="1049" w:type="pct"/>
          </w:tcPr>
          <w:p w14:paraId="0CAE6D83" w14:textId="77777777" w:rsidR="00D77762" w:rsidRPr="0058422A" w:rsidRDefault="00D77762" w:rsidP="00D77762">
            <w:pPr>
              <w:pStyle w:val="TableText"/>
              <w:jc w:val="left"/>
              <w:rPr>
                <w:rFonts w:cs="Arial"/>
                <w:szCs w:val="21"/>
              </w:rPr>
            </w:pPr>
            <w:r w:rsidRPr="00C02ABA">
              <w:rPr>
                <w:rFonts w:cs="Arial"/>
                <w:szCs w:val="21"/>
              </w:rPr>
              <w:t>The country in which the address exists.</w:t>
            </w:r>
          </w:p>
        </w:tc>
        <w:tc>
          <w:tcPr>
            <w:tcW w:w="751" w:type="pct"/>
          </w:tcPr>
          <w:p w14:paraId="0CAE6D84" w14:textId="77777777" w:rsidR="00D77762" w:rsidRPr="0058422A" w:rsidRDefault="00D77762" w:rsidP="00D77762">
            <w:pPr>
              <w:pStyle w:val="TableText"/>
              <w:jc w:val="left"/>
              <w:rPr>
                <w:rFonts w:cs="Arial"/>
                <w:szCs w:val="21"/>
              </w:rPr>
            </w:pPr>
            <w:r w:rsidRPr="0058422A">
              <w:rPr>
                <w:rFonts w:cs="Arial"/>
                <w:szCs w:val="21"/>
              </w:rPr>
              <w:t xml:space="preserve">Dictionary </w:t>
            </w:r>
            <w:r>
              <w:rPr>
                <w:rFonts w:cs="Arial"/>
                <w:szCs w:val="21"/>
              </w:rPr>
              <w:t>(Country)</w:t>
            </w:r>
          </w:p>
        </w:tc>
        <w:tc>
          <w:tcPr>
            <w:tcW w:w="493" w:type="pct"/>
          </w:tcPr>
          <w:p w14:paraId="0CAE6D85" w14:textId="77777777" w:rsidR="00D77762" w:rsidRPr="0058422A" w:rsidRDefault="00D77762" w:rsidP="00D77762">
            <w:pPr>
              <w:pStyle w:val="TableText"/>
              <w:jc w:val="left"/>
              <w:rPr>
                <w:rFonts w:cs="Arial"/>
                <w:szCs w:val="21"/>
              </w:rPr>
            </w:pPr>
            <w:r w:rsidRPr="0058422A">
              <w:rPr>
                <w:rFonts w:cs="Arial"/>
                <w:szCs w:val="21"/>
              </w:rPr>
              <w:t>Editable</w:t>
            </w:r>
          </w:p>
        </w:tc>
        <w:tc>
          <w:tcPr>
            <w:tcW w:w="433" w:type="pct"/>
          </w:tcPr>
          <w:p w14:paraId="0CAE6D86" w14:textId="77777777" w:rsidR="00D77762" w:rsidRPr="0058422A" w:rsidRDefault="00D77762" w:rsidP="00D77762">
            <w:pPr>
              <w:pStyle w:val="TableText"/>
              <w:jc w:val="left"/>
              <w:rPr>
                <w:rFonts w:cs="Arial"/>
                <w:szCs w:val="21"/>
              </w:rPr>
            </w:pPr>
            <w:r>
              <w:rPr>
                <w:rFonts w:cs="Arial"/>
                <w:szCs w:val="21"/>
              </w:rPr>
              <w:t>CS</w:t>
            </w:r>
          </w:p>
        </w:tc>
        <w:tc>
          <w:tcPr>
            <w:tcW w:w="896" w:type="pct"/>
          </w:tcPr>
          <w:p w14:paraId="0CAE6D87" w14:textId="77777777" w:rsidR="00D77762" w:rsidRPr="0058422A" w:rsidRDefault="00D77762" w:rsidP="00D77762">
            <w:pPr>
              <w:pStyle w:val="TableText"/>
              <w:jc w:val="left"/>
              <w:rPr>
                <w:rFonts w:cs="Arial"/>
                <w:szCs w:val="21"/>
              </w:rPr>
            </w:pPr>
            <w:r>
              <w:rPr>
                <w:rFonts w:cs="Arial"/>
                <w:szCs w:val="21"/>
              </w:rPr>
              <w:t>No</w:t>
            </w:r>
          </w:p>
        </w:tc>
      </w:tr>
      <w:tr w:rsidR="00D77762" w:rsidRPr="0058422A" w14:paraId="0CAE6D90" w14:textId="77777777" w:rsidTr="00332C4B">
        <w:trPr>
          <w:cantSplit/>
        </w:trPr>
        <w:tc>
          <w:tcPr>
            <w:tcW w:w="653" w:type="pct"/>
          </w:tcPr>
          <w:p w14:paraId="0CAE6D89" w14:textId="77777777" w:rsidR="00D77762" w:rsidRPr="0058422A" w:rsidRDefault="00D77762" w:rsidP="00D77762">
            <w:pPr>
              <w:pStyle w:val="TableText"/>
              <w:jc w:val="left"/>
              <w:rPr>
                <w:rFonts w:cs="Arial"/>
                <w:szCs w:val="21"/>
              </w:rPr>
            </w:pPr>
            <w:r w:rsidRPr="0058422A">
              <w:rPr>
                <w:szCs w:val="21"/>
              </w:rPr>
              <w:t>Longitude</w:t>
            </w:r>
          </w:p>
        </w:tc>
        <w:tc>
          <w:tcPr>
            <w:tcW w:w="725" w:type="pct"/>
          </w:tcPr>
          <w:p w14:paraId="0CAE6D8A" w14:textId="77777777" w:rsidR="00D77762" w:rsidRPr="0058422A" w:rsidRDefault="00D77762" w:rsidP="00D77762">
            <w:pPr>
              <w:pStyle w:val="TableText"/>
              <w:jc w:val="left"/>
              <w:rPr>
                <w:rFonts w:cs="Arial"/>
                <w:color w:val="FF0000"/>
                <w:szCs w:val="21"/>
              </w:rPr>
            </w:pPr>
            <w:r w:rsidRPr="0058422A">
              <w:rPr>
                <w:szCs w:val="21"/>
              </w:rPr>
              <w:t>Longitude</w:t>
            </w:r>
          </w:p>
        </w:tc>
        <w:tc>
          <w:tcPr>
            <w:tcW w:w="1049" w:type="pct"/>
            <w:vMerge w:val="restart"/>
          </w:tcPr>
          <w:p w14:paraId="0CAE6D8B" w14:textId="77777777" w:rsidR="00D77762" w:rsidRPr="0058422A" w:rsidRDefault="00D77762" w:rsidP="00D77762">
            <w:pPr>
              <w:pStyle w:val="TableText"/>
              <w:jc w:val="left"/>
              <w:rPr>
                <w:rFonts w:cs="Arial"/>
                <w:szCs w:val="21"/>
              </w:rPr>
            </w:pPr>
            <w:r w:rsidRPr="00EE3371">
              <w:rPr>
                <w:rFonts w:cs="Arial"/>
                <w:szCs w:val="21"/>
              </w:rPr>
              <w:t>The geo-coded location for the non-availability. These are derived on creation or update of the NA’s address and may be derived from the resource’s home base.</w:t>
            </w:r>
          </w:p>
        </w:tc>
        <w:tc>
          <w:tcPr>
            <w:tcW w:w="751" w:type="pct"/>
          </w:tcPr>
          <w:p w14:paraId="0CAE6D8C" w14:textId="77777777" w:rsidR="00D77762" w:rsidRPr="0058422A" w:rsidRDefault="00D77762" w:rsidP="00D77762">
            <w:pPr>
              <w:pStyle w:val="TableText"/>
              <w:jc w:val="left"/>
              <w:rPr>
                <w:rFonts w:cs="Arial"/>
                <w:szCs w:val="21"/>
              </w:rPr>
            </w:pPr>
            <w:r w:rsidRPr="0058422A">
              <w:rPr>
                <w:rFonts w:cs="Arial"/>
                <w:szCs w:val="21"/>
              </w:rPr>
              <w:t>Number</w:t>
            </w:r>
          </w:p>
        </w:tc>
        <w:tc>
          <w:tcPr>
            <w:tcW w:w="493" w:type="pct"/>
          </w:tcPr>
          <w:p w14:paraId="0CAE6D8D" w14:textId="77777777" w:rsidR="00D77762" w:rsidRPr="0058422A" w:rsidRDefault="00D77762" w:rsidP="00D77762">
            <w:pPr>
              <w:pStyle w:val="TableText"/>
              <w:jc w:val="left"/>
              <w:rPr>
                <w:rFonts w:cs="Arial"/>
                <w:szCs w:val="21"/>
              </w:rPr>
            </w:pPr>
            <w:r>
              <w:rPr>
                <w:rFonts w:cs="Arial"/>
                <w:szCs w:val="21"/>
              </w:rPr>
              <w:t>Hidden</w:t>
            </w:r>
          </w:p>
        </w:tc>
        <w:tc>
          <w:tcPr>
            <w:tcW w:w="433" w:type="pct"/>
          </w:tcPr>
          <w:p w14:paraId="0CAE6D8E"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tcPr>
          <w:p w14:paraId="0CAE6D8F" w14:textId="77777777" w:rsidR="00D77762" w:rsidRPr="0058422A" w:rsidRDefault="00D77762" w:rsidP="00D77762">
            <w:pPr>
              <w:pStyle w:val="TableText"/>
              <w:jc w:val="left"/>
              <w:rPr>
                <w:rFonts w:cs="Arial"/>
                <w:szCs w:val="21"/>
              </w:rPr>
            </w:pPr>
            <w:r w:rsidRPr="0058422A">
              <w:rPr>
                <w:rFonts w:cs="Arial"/>
                <w:szCs w:val="21"/>
              </w:rPr>
              <w:t>No</w:t>
            </w:r>
          </w:p>
        </w:tc>
      </w:tr>
      <w:tr w:rsidR="00D77762" w:rsidRPr="0058422A" w14:paraId="0CAE6D98" w14:textId="77777777" w:rsidTr="00332C4B">
        <w:trPr>
          <w:cantSplit/>
        </w:trPr>
        <w:tc>
          <w:tcPr>
            <w:tcW w:w="653" w:type="pct"/>
          </w:tcPr>
          <w:p w14:paraId="0CAE6D91" w14:textId="77777777" w:rsidR="00D77762" w:rsidRPr="0058422A" w:rsidRDefault="00D77762" w:rsidP="00D77762">
            <w:pPr>
              <w:pStyle w:val="TableText"/>
              <w:jc w:val="left"/>
              <w:rPr>
                <w:rFonts w:cs="Arial"/>
                <w:szCs w:val="21"/>
              </w:rPr>
            </w:pPr>
            <w:r w:rsidRPr="0058422A">
              <w:rPr>
                <w:szCs w:val="21"/>
              </w:rPr>
              <w:t>Latitude</w:t>
            </w:r>
          </w:p>
        </w:tc>
        <w:tc>
          <w:tcPr>
            <w:tcW w:w="725" w:type="pct"/>
          </w:tcPr>
          <w:p w14:paraId="0CAE6D92" w14:textId="77777777" w:rsidR="00D77762" w:rsidRPr="0058422A" w:rsidRDefault="00D77762" w:rsidP="00D77762">
            <w:pPr>
              <w:pStyle w:val="TableText"/>
              <w:jc w:val="left"/>
              <w:rPr>
                <w:rFonts w:cs="Arial"/>
                <w:szCs w:val="21"/>
              </w:rPr>
            </w:pPr>
            <w:r w:rsidRPr="0058422A">
              <w:rPr>
                <w:szCs w:val="21"/>
              </w:rPr>
              <w:t>Latitude</w:t>
            </w:r>
          </w:p>
        </w:tc>
        <w:tc>
          <w:tcPr>
            <w:tcW w:w="1049" w:type="pct"/>
            <w:vMerge/>
          </w:tcPr>
          <w:p w14:paraId="0CAE6D93" w14:textId="77777777" w:rsidR="00D77762" w:rsidRPr="0058422A" w:rsidRDefault="00D77762" w:rsidP="00D77762">
            <w:pPr>
              <w:pStyle w:val="TableText"/>
              <w:jc w:val="left"/>
              <w:rPr>
                <w:rFonts w:cs="Arial"/>
                <w:szCs w:val="21"/>
              </w:rPr>
            </w:pPr>
          </w:p>
        </w:tc>
        <w:tc>
          <w:tcPr>
            <w:tcW w:w="751" w:type="pct"/>
          </w:tcPr>
          <w:p w14:paraId="0CAE6D94" w14:textId="77777777" w:rsidR="00D77762" w:rsidRPr="0058422A" w:rsidRDefault="00D77762" w:rsidP="00D77762">
            <w:pPr>
              <w:pStyle w:val="TableText"/>
              <w:jc w:val="left"/>
              <w:rPr>
                <w:rFonts w:cs="Arial"/>
                <w:szCs w:val="21"/>
              </w:rPr>
            </w:pPr>
            <w:r w:rsidRPr="0058422A">
              <w:rPr>
                <w:rFonts w:cs="Arial"/>
                <w:szCs w:val="21"/>
              </w:rPr>
              <w:t>Number</w:t>
            </w:r>
          </w:p>
        </w:tc>
        <w:tc>
          <w:tcPr>
            <w:tcW w:w="493" w:type="pct"/>
          </w:tcPr>
          <w:p w14:paraId="0CAE6D95" w14:textId="77777777" w:rsidR="00D77762" w:rsidRPr="0058422A" w:rsidRDefault="00D77762" w:rsidP="00D77762">
            <w:pPr>
              <w:pStyle w:val="TableText"/>
              <w:jc w:val="left"/>
              <w:rPr>
                <w:rFonts w:cs="Arial"/>
                <w:szCs w:val="21"/>
              </w:rPr>
            </w:pPr>
            <w:r>
              <w:rPr>
                <w:rFonts w:cs="Arial"/>
                <w:szCs w:val="21"/>
              </w:rPr>
              <w:t>Hidden</w:t>
            </w:r>
          </w:p>
        </w:tc>
        <w:tc>
          <w:tcPr>
            <w:tcW w:w="433" w:type="pct"/>
          </w:tcPr>
          <w:p w14:paraId="0CAE6D96" w14:textId="77777777" w:rsidR="00D77762" w:rsidRPr="0058422A" w:rsidRDefault="00D77762" w:rsidP="00D77762">
            <w:pPr>
              <w:pStyle w:val="TableText"/>
              <w:jc w:val="left"/>
              <w:rPr>
                <w:rFonts w:cs="Arial"/>
                <w:szCs w:val="21"/>
              </w:rPr>
            </w:pPr>
            <w:r w:rsidRPr="0058422A">
              <w:rPr>
                <w:rFonts w:cs="Arial"/>
                <w:szCs w:val="21"/>
              </w:rPr>
              <w:t>CS</w:t>
            </w:r>
          </w:p>
        </w:tc>
        <w:tc>
          <w:tcPr>
            <w:tcW w:w="896" w:type="pct"/>
          </w:tcPr>
          <w:p w14:paraId="0CAE6D97" w14:textId="77777777" w:rsidR="00D77762" w:rsidRPr="0058422A" w:rsidRDefault="00D77762" w:rsidP="00D77762">
            <w:pPr>
              <w:pStyle w:val="TableText"/>
              <w:jc w:val="left"/>
              <w:rPr>
                <w:rFonts w:cs="Arial"/>
                <w:szCs w:val="21"/>
              </w:rPr>
            </w:pPr>
            <w:r w:rsidRPr="0058422A">
              <w:rPr>
                <w:rFonts w:cs="Arial"/>
                <w:szCs w:val="21"/>
              </w:rPr>
              <w:t>No</w:t>
            </w:r>
          </w:p>
        </w:tc>
      </w:tr>
    </w:tbl>
    <w:p w14:paraId="0CAE6D99" w14:textId="77777777" w:rsidR="00D77762" w:rsidRDefault="00D77762" w:rsidP="00D77762">
      <w:bookmarkStart w:id="4453" w:name="_Toc359587086"/>
      <w:bookmarkStart w:id="4454" w:name="_Toc536498850"/>
      <w:bookmarkStart w:id="4455" w:name="_Toc536498972"/>
      <w:bookmarkStart w:id="4456" w:name="_Toc536587091"/>
      <w:bookmarkStart w:id="4457" w:name="_Toc50690898"/>
      <w:bookmarkStart w:id="4458" w:name="_Toc50691050"/>
      <w:bookmarkStart w:id="4459" w:name="_Toc50693744"/>
      <w:bookmarkStart w:id="4460" w:name="_Toc50723215"/>
      <w:bookmarkStart w:id="4461" w:name="_Toc50769979"/>
      <w:bookmarkStart w:id="4462" w:name="_Toc50771746"/>
      <w:bookmarkStart w:id="4463" w:name="_Toc50774171"/>
      <w:bookmarkStart w:id="4464" w:name="_Toc51037977"/>
      <w:bookmarkStart w:id="4465" w:name="_Toc51059210"/>
      <w:bookmarkStart w:id="4466" w:name="_Toc64696192"/>
      <w:bookmarkStart w:id="4467" w:name="_Toc65911651"/>
      <w:bookmarkStart w:id="4468" w:name="_Toc76456508"/>
      <w:bookmarkStart w:id="4469" w:name="_Ref192415323"/>
      <w:bookmarkStart w:id="4470" w:name="_Ref201307055"/>
      <w:bookmarkStart w:id="4471" w:name="_Ref201307056"/>
      <w:bookmarkStart w:id="4472" w:name="_Ref201546360"/>
      <w:bookmarkStart w:id="4473" w:name="_Ref201546362"/>
      <w:bookmarkStart w:id="4474" w:name="_Ref220151898"/>
      <w:bookmarkStart w:id="4475" w:name="_Toc332982005"/>
      <w:bookmarkStart w:id="4476" w:name="_Toc355343799"/>
    </w:p>
    <w:p w14:paraId="0CAE6D9A" w14:textId="77777777" w:rsidR="00D77762" w:rsidRDefault="00D77762" w:rsidP="00D77762">
      <w:r w:rsidRPr="005D142E">
        <w:t xml:space="preserve">The </w:t>
      </w:r>
      <w:r w:rsidR="00176FDD">
        <w:t xml:space="preserve">non-availability is shown as a labelled bar on the </w:t>
      </w:r>
      <w:r>
        <w:t>Gantt</w:t>
      </w:r>
      <w:r w:rsidR="00176FDD">
        <w:t>, using the type for the label. The Gantt</w:t>
      </w:r>
      <w:r>
        <w:t xml:space="preserve"> </w:t>
      </w:r>
      <w:r w:rsidRPr="005D142E">
        <w:t xml:space="preserve">tooltip </w:t>
      </w:r>
      <w:r>
        <w:t>for n</w:t>
      </w:r>
      <w:r w:rsidRPr="005D142E">
        <w:t>on-</w:t>
      </w:r>
      <w:r>
        <w:t>availabilities</w:t>
      </w:r>
      <w:r w:rsidRPr="005D142E">
        <w:t xml:space="preserve"> include</w:t>
      </w:r>
      <w:r>
        <w:t>s</w:t>
      </w:r>
      <w:r w:rsidRPr="005D142E">
        <w:t xml:space="preserve"> </w:t>
      </w:r>
      <w:r>
        <w:t xml:space="preserve">the </w:t>
      </w:r>
      <w:r w:rsidRPr="005D142E">
        <w:t>type</w:t>
      </w:r>
      <w:r w:rsidR="006B1C40">
        <w:t xml:space="preserve">, assigned engineers and </w:t>
      </w:r>
      <w:bookmarkEnd w:id="4453"/>
      <w:r w:rsidR="006B1C40">
        <w:t>start / finish times.</w:t>
      </w:r>
    </w:p>
    <w:p w14:paraId="0CAE6D9B" w14:textId="77777777" w:rsidR="00D77762" w:rsidRPr="005D142E" w:rsidRDefault="00D77762" w:rsidP="00D77762">
      <w:r>
        <w:t>The Hotel non-availability is a special case provided to permit a resource to be temporarily re-located to a hotel. It should be scheduled to start at the end of the working day on which they will be using the hotel and end at the start of the following day’s working time. Doing so will ensure that the non-availability location will be used instead of the resource’s home base.</w:t>
      </w:r>
    </w:p>
    <w:p w14:paraId="0CAE6D9C" w14:textId="77777777" w:rsidR="00D77762" w:rsidRDefault="00D77762" w:rsidP="00D77762">
      <w:pPr>
        <w:pStyle w:val="Heading3"/>
      </w:pPr>
      <w:bookmarkStart w:id="4477" w:name="_Toc359587087"/>
      <w:bookmarkStart w:id="4478" w:name="_Ref361840520"/>
      <w:bookmarkStart w:id="4479" w:name="_Toc425500356"/>
      <w:r w:rsidRPr="003E65B4">
        <w:t xml:space="preserve">Home </w:t>
      </w:r>
      <w:bookmarkEnd w:id="4425"/>
      <w:bookmarkEnd w:id="4426"/>
      <w:bookmarkEnd w:id="4427"/>
      <w:r w:rsidRPr="003E65B4">
        <w:t>Base</w:t>
      </w:r>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p>
    <w:p w14:paraId="0CAE6D9D" w14:textId="77777777" w:rsidR="00D77762" w:rsidRDefault="00D77762" w:rsidP="00D77762">
      <w:r w:rsidRPr="003E65B4">
        <w:t xml:space="preserve">The </w:t>
      </w:r>
      <w:r>
        <w:t>r</w:t>
      </w:r>
      <w:r w:rsidRPr="003E65B4">
        <w:t xml:space="preserve">esource’s contractual base is the location where </w:t>
      </w:r>
      <w:r>
        <w:t xml:space="preserve">they are </w:t>
      </w:r>
      <w:r w:rsidRPr="003E65B4">
        <w:t xml:space="preserve">expected to start and end </w:t>
      </w:r>
      <w:r>
        <w:t xml:space="preserve">each working </w:t>
      </w:r>
      <w:r w:rsidRPr="003E65B4">
        <w:t>day</w:t>
      </w:r>
      <w:r>
        <w:t>.</w:t>
      </w:r>
    </w:p>
    <w:p w14:paraId="0CAE6D9E" w14:textId="66152D36" w:rsidR="00D77762" w:rsidRDefault="00D77762" w:rsidP="00D77762">
      <w:r>
        <w:t xml:space="preserve">A resource’s home base is defined as their home address. The </w:t>
      </w:r>
      <w:r w:rsidRPr="003E65B4">
        <w:t>address for each resource</w:t>
      </w:r>
      <w:r>
        <w:t xml:space="preserve"> </w:t>
      </w:r>
      <w:r w:rsidR="00D01A1B">
        <w:t>SIEBEL</w:t>
      </w:r>
      <w:r>
        <w:t xml:space="preserve"> be provided by GEHC as part of the resource data synchronization</w:t>
      </w:r>
      <w:r w:rsidR="00EE4B50">
        <w:t xml:space="preserve"> with enough detail to </w:t>
      </w:r>
      <w:r w:rsidR="006559FE">
        <w:t>enable GIS geo-coding</w:t>
      </w:r>
      <w:r>
        <w:t>.</w:t>
      </w:r>
    </w:p>
    <w:p w14:paraId="0CAE6D9F" w14:textId="77777777" w:rsidR="00D77762" w:rsidRDefault="00D77762" w:rsidP="00D77762">
      <w:r>
        <w:t xml:space="preserve">Scheduling is restricted to have the resource normally travel no </w:t>
      </w:r>
      <w:r w:rsidR="00332C4B">
        <w:t>longer</w:t>
      </w:r>
      <w:r>
        <w:t xml:space="preserve"> than a defined </w:t>
      </w:r>
      <w:r w:rsidR="00332C4B">
        <w:t xml:space="preserve">time </w:t>
      </w:r>
      <w:r>
        <w:t xml:space="preserve">from their home base. </w:t>
      </w:r>
      <w:r w:rsidR="00EA0FB3">
        <w:t xml:space="preserve">The maximum travel </w:t>
      </w:r>
      <w:r w:rsidR="00161B2C">
        <w:t xml:space="preserve">time </w:t>
      </w:r>
      <w:r w:rsidR="00EA0FB3">
        <w:t>rule is included in the Standard Policy</w:t>
      </w:r>
      <w:r w:rsidR="00332C4B">
        <w:t xml:space="preserve"> covered in</w:t>
      </w:r>
      <w:r w:rsidR="00EA0FB3">
        <w:t xml:space="preserve"> </w:t>
      </w:r>
      <w:r w:rsidR="00332C4B">
        <w:t>s</w:t>
      </w:r>
      <w:r w:rsidR="00EA0FB3">
        <w:t xml:space="preserve">ection </w:t>
      </w:r>
      <w:r w:rsidR="00332C4B">
        <w:fldChar w:fldCharType="begin"/>
      </w:r>
      <w:r w:rsidR="00332C4B">
        <w:instrText xml:space="preserve"> REF _Ref363203062 \r \h </w:instrText>
      </w:r>
      <w:r w:rsidR="00332C4B">
        <w:fldChar w:fldCharType="separate"/>
      </w:r>
      <w:r w:rsidR="00EA7CED">
        <w:t>7.1</w:t>
      </w:r>
      <w:r w:rsidR="00332C4B">
        <w:fldChar w:fldCharType="end"/>
      </w:r>
      <w:r w:rsidR="00EE4B50">
        <w:t>.</w:t>
      </w:r>
    </w:p>
    <w:p w14:paraId="0CAE6DA0" w14:textId="77777777" w:rsidR="00D77762" w:rsidRDefault="00D77762" w:rsidP="00D77762">
      <w:pPr>
        <w:pStyle w:val="Heading3"/>
      </w:pPr>
      <w:bookmarkStart w:id="4480" w:name="_Toc332982007"/>
      <w:bookmarkStart w:id="4481" w:name="_Toc359587089"/>
      <w:bookmarkStart w:id="4482" w:name="_Ref370459447"/>
      <w:bookmarkStart w:id="4483" w:name="_Ref370459481"/>
      <w:bookmarkStart w:id="4484" w:name="_Toc425500357"/>
      <w:r w:rsidRPr="00F0463B">
        <w:t xml:space="preserve">Travel </w:t>
      </w:r>
      <w:bookmarkEnd w:id="4480"/>
      <w:r>
        <w:t>Time Calculations</w:t>
      </w:r>
      <w:bookmarkEnd w:id="4481"/>
      <w:bookmarkEnd w:id="4482"/>
      <w:bookmarkEnd w:id="4483"/>
      <w:bookmarkEnd w:id="4484"/>
    </w:p>
    <w:p w14:paraId="0CAE6DA1" w14:textId="77777777" w:rsidR="00D77762" w:rsidRPr="00F06E53" w:rsidRDefault="00D77762" w:rsidP="00D77762">
      <w:r>
        <w:t xml:space="preserve">ClickSchedule calculates travel time for both manual and automated scheduling assignment. In the case of manual scheduling, the Dispatcher needs to explicitly move the task to the point where the start of travel is the moment of completion </w:t>
      </w:r>
      <w:r w:rsidR="00090CAD">
        <w:t xml:space="preserve">of </w:t>
      </w:r>
      <w:r>
        <w:t>the previous task.</w:t>
      </w:r>
    </w:p>
    <w:p w14:paraId="0CAE6DA2" w14:textId="77777777" w:rsidR="00D77762" w:rsidRDefault="00D77762" w:rsidP="00D77762">
      <w:pPr>
        <w:tabs>
          <w:tab w:val="left" w:pos="9072"/>
        </w:tabs>
        <w:jc w:val="left"/>
      </w:pPr>
      <w:r w:rsidRPr="00BF2C8E">
        <w:t xml:space="preserve">Resources start and end their day at </w:t>
      </w:r>
      <w:r>
        <w:t xml:space="preserve">their </w:t>
      </w:r>
      <w:r w:rsidRPr="00BF2C8E">
        <w:t xml:space="preserve">home </w:t>
      </w:r>
      <w:r>
        <w:t>base unless this is explicitly overridden using a non-availability.</w:t>
      </w:r>
      <w:r w:rsidRPr="005C1A87">
        <w:t xml:space="preserve"> </w:t>
      </w:r>
      <w:r>
        <w:t>For the initial rollout to UK and Ireland, w</w:t>
      </w:r>
      <w:r w:rsidRPr="005C1A87">
        <w:t xml:space="preserve">hen traveling to the first assignment of the day and from the last assignment of the day, </w:t>
      </w:r>
      <w:r>
        <w:t xml:space="preserve">all of the </w:t>
      </w:r>
      <w:r w:rsidRPr="005C1A87">
        <w:t xml:space="preserve">travel is </w:t>
      </w:r>
      <w:r>
        <w:t>to be undertaken during working hours</w:t>
      </w:r>
      <w:r w:rsidRPr="005C1A87">
        <w:t>.</w:t>
      </w:r>
      <w:r w:rsidR="009A2EC3">
        <w:t xml:space="preserve"> Where different </w:t>
      </w:r>
      <w:r w:rsidR="00C25FB9">
        <w:t>countries require different rules, such as Northern Europe’s requirement for 30 minutes of travel on own time at the start of day or France’s requirement for 30 minutes travel on own time at start and end of day, it is necessary to have Region-specific logic domains with differently configured “gap rules”.</w:t>
      </w:r>
    </w:p>
    <w:p w14:paraId="0CAE6DA3" w14:textId="77777777" w:rsidR="00A22A55" w:rsidRPr="00BF2C8E" w:rsidRDefault="00A22A55" w:rsidP="00D77762">
      <w:pPr>
        <w:tabs>
          <w:tab w:val="left" w:pos="9072"/>
        </w:tabs>
        <w:jc w:val="left"/>
      </w:pPr>
      <w:r>
        <w:t>Note that a maximum travel rule is applied against travel from and to the home base in order to avoid long journeys at the start and end of the day.</w:t>
      </w:r>
    </w:p>
    <w:p w14:paraId="0CAE6DA4" w14:textId="77777777" w:rsidR="00D77762" w:rsidRPr="003E65B4" w:rsidRDefault="00D77762" w:rsidP="00D77762">
      <w:pPr>
        <w:pStyle w:val="Heading3"/>
        <w:tabs>
          <w:tab w:val="clear" w:pos="1146"/>
          <w:tab w:val="num" w:pos="1004"/>
        </w:tabs>
        <w:ind w:left="1004"/>
        <w:jc w:val="left"/>
      </w:pPr>
      <w:bookmarkStart w:id="4485" w:name="_Ref196194226"/>
      <w:bookmarkStart w:id="4486" w:name="_Toc332982008"/>
      <w:bookmarkStart w:id="4487" w:name="_Toc355343800"/>
      <w:bookmarkStart w:id="4488" w:name="_Toc359587090"/>
      <w:bookmarkStart w:id="4489" w:name="_Toc425500358"/>
      <w:bookmarkStart w:id="4490" w:name="_Toc50690899"/>
      <w:bookmarkStart w:id="4491" w:name="_Toc50691051"/>
      <w:bookmarkStart w:id="4492" w:name="_Toc50693745"/>
      <w:r w:rsidRPr="003E65B4">
        <w:lastRenderedPageBreak/>
        <w:t>Organizational Hierarchy</w:t>
      </w:r>
      <w:bookmarkEnd w:id="4485"/>
      <w:bookmarkEnd w:id="4486"/>
      <w:bookmarkEnd w:id="4487"/>
      <w:bookmarkEnd w:id="4488"/>
      <w:bookmarkEnd w:id="4489"/>
    </w:p>
    <w:p w14:paraId="0CAE6DA5" w14:textId="77777777" w:rsidR="00D77762" w:rsidRPr="003E65B4" w:rsidRDefault="00D77762" w:rsidP="00D77762">
      <w:pPr>
        <w:jc w:val="left"/>
      </w:pPr>
      <w:r w:rsidRPr="003E65B4">
        <w:t>Eac</w:t>
      </w:r>
      <w:r>
        <w:t>h resource (individual engineer or n</w:t>
      </w:r>
      <w:r w:rsidRPr="003E65B4">
        <w:t xml:space="preserve">amed </w:t>
      </w:r>
      <w:r>
        <w:t>c</w:t>
      </w:r>
      <w:r w:rsidRPr="003E65B4">
        <w:t xml:space="preserve">ontractor) </w:t>
      </w:r>
      <w:r>
        <w:t>is</w:t>
      </w:r>
      <w:r w:rsidRPr="003E65B4">
        <w:t xml:space="preserve"> a member of one </w:t>
      </w:r>
      <w:r w:rsidRPr="00E21CFE">
        <w:t xml:space="preserve">Region and </w:t>
      </w:r>
      <w:r>
        <w:t xml:space="preserve">one </w:t>
      </w:r>
      <w:r w:rsidRPr="00E21CFE">
        <w:t>District</w:t>
      </w:r>
      <w:r w:rsidRPr="003E65B4">
        <w:t xml:space="preserve"> in the Hierarchy (for details about the organization hierarchy please refer to </w:t>
      </w:r>
      <w:r w:rsidRPr="005E41BC">
        <w:t>section 3.</w:t>
      </w:r>
      <w:r w:rsidR="005E41BC">
        <w:t>3</w:t>
      </w:r>
      <w:r w:rsidRPr="003E65B4">
        <w:t xml:space="preserve">). </w:t>
      </w:r>
      <w:r>
        <w:t>The resource will only be automatically scheduled to tasks for the same region.</w:t>
      </w:r>
    </w:p>
    <w:p w14:paraId="0CAE6DA6" w14:textId="557458C4" w:rsidR="00D77762" w:rsidRDefault="00D77762" w:rsidP="00D77762">
      <w:pPr>
        <w:jc w:val="left"/>
      </w:pPr>
      <w:r w:rsidRPr="003E65B4">
        <w:t xml:space="preserve">A </w:t>
      </w:r>
      <w:r>
        <w:t>r</w:t>
      </w:r>
      <w:r w:rsidRPr="003E65B4">
        <w:t xml:space="preserve">esource’s </w:t>
      </w:r>
      <w:r w:rsidRPr="00E21CFE">
        <w:t>Region and District</w:t>
      </w:r>
      <w:r w:rsidRPr="003E65B4">
        <w:t xml:space="preserve"> are mainly static and </w:t>
      </w:r>
      <w:r>
        <w:t>are</w:t>
      </w:r>
      <w:r w:rsidRPr="003E65B4">
        <w:t xml:space="preserve"> not likely to change</w:t>
      </w:r>
      <w:r>
        <w:t xml:space="preserve">. Temporary relocation can be modelled using Hotel non-availabilities </w:t>
      </w:r>
      <w:r w:rsidRPr="005E4FBF">
        <w:t xml:space="preserve">(section </w:t>
      </w:r>
      <w:r w:rsidRPr="005E4FBF">
        <w:fldChar w:fldCharType="begin"/>
      </w:r>
      <w:r w:rsidRPr="005E4FBF">
        <w:instrText xml:space="preserve"> REF _Ref361732158 \r \h </w:instrText>
      </w:r>
      <w:r w:rsidR="005E41BC" w:rsidRPr="005E4FBF">
        <w:instrText xml:space="preserve"> \* MERGEFORMAT </w:instrText>
      </w:r>
      <w:r w:rsidRPr="005E4FBF">
        <w:fldChar w:fldCharType="separate"/>
      </w:r>
      <w:r w:rsidR="00EA7CED">
        <w:t>5.7.6</w:t>
      </w:r>
      <w:r w:rsidRPr="005E4FBF">
        <w:fldChar w:fldCharType="end"/>
      </w:r>
      <w:r w:rsidRPr="005E4FBF">
        <w:t>)</w:t>
      </w:r>
      <w:r>
        <w:t xml:space="preserve"> </w:t>
      </w:r>
      <w:r w:rsidRPr="005E4FBF">
        <w:t>and</w:t>
      </w:r>
      <w:r>
        <w:t xml:space="preserve"> manual scheduling (where the resource needs to work in a different Region or </w:t>
      </w:r>
      <w:r w:rsidR="00D01A1B">
        <w:t>SIEBEL</w:t>
      </w:r>
      <w:r>
        <w:t xml:space="preserve"> work a long way from home base).</w:t>
      </w:r>
    </w:p>
    <w:p w14:paraId="0CAE6DA7" w14:textId="77777777" w:rsidR="00D77762" w:rsidRPr="003E65B4" w:rsidRDefault="00D77762" w:rsidP="00D77762">
      <w:pPr>
        <w:pStyle w:val="Heading3"/>
        <w:tabs>
          <w:tab w:val="clear" w:pos="1146"/>
          <w:tab w:val="num" w:pos="1004"/>
        </w:tabs>
        <w:ind w:left="1004"/>
        <w:jc w:val="left"/>
      </w:pPr>
      <w:bookmarkStart w:id="4493" w:name="_Toc332982010"/>
      <w:bookmarkStart w:id="4494" w:name="_Toc355343801"/>
      <w:bookmarkStart w:id="4495" w:name="_Toc359587091"/>
      <w:bookmarkStart w:id="4496" w:name="_Toc425500359"/>
      <w:r w:rsidRPr="005E4FBF">
        <w:t>Internal</w:t>
      </w:r>
      <w:r>
        <w:t>/</w:t>
      </w:r>
      <w:r w:rsidRPr="003E65B4">
        <w:t>External indication</w:t>
      </w:r>
      <w:bookmarkEnd w:id="4493"/>
      <w:bookmarkEnd w:id="4494"/>
      <w:bookmarkEnd w:id="4495"/>
      <w:bookmarkEnd w:id="4496"/>
    </w:p>
    <w:p w14:paraId="0CAE6DA8" w14:textId="77777777" w:rsidR="00D77762" w:rsidRPr="003E65B4" w:rsidRDefault="00D77762" w:rsidP="00D77762">
      <w:pPr>
        <w:jc w:val="left"/>
      </w:pPr>
      <w:r w:rsidRPr="003E65B4">
        <w:t xml:space="preserve">The ‘Internal’ indication for a resource is to enable ClickSchedule to differentiate between internal resources (i.e. employees of </w:t>
      </w:r>
      <w:r>
        <w:t>GEHC</w:t>
      </w:r>
      <w:r w:rsidRPr="003E65B4">
        <w:t xml:space="preserve">) and external resources (i.e. named contractors that are employees of sub-contractors of </w:t>
      </w:r>
      <w:r>
        <w:t>GEHC</w:t>
      </w:r>
      <w:r w:rsidRPr="003E65B4">
        <w:t>).</w:t>
      </w:r>
    </w:p>
    <w:p w14:paraId="0CAE6DA9" w14:textId="77777777" w:rsidR="0017256B" w:rsidRDefault="0017256B" w:rsidP="00D77762">
      <w:pPr>
        <w:pStyle w:val="Heading3"/>
        <w:tabs>
          <w:tab w:val="clear" w:pos="1146"/>
          <w:tab w:val="num" w:pos="1004"/>
        </w:tabs>
        <w:ind w:left="1004"/>
        <w:jc w:val="left"/>
      </w:pPr>
      <w:bookmarkStart w:id="4497" w:name="_Toc425500360"/>
      <w:bookmarkStart w:id="4498" w:name="_Toc492696035"/>
      <w:bookmarkStart w:id="4499" w:name="_Toc492796441"/>
      <w:bookmarkStart w:id="4500" w:name="_Toc492797917"/>
      <w:bookmarkStart w:id="4501" w:name="_Toc492960003"/>
      <w:bookmarkStart w:id="4502" w:name="_Toc492960112"/>
      <w:bookmarkStart w:id="4503" w:name="_Toc492985990"/>
      <w:bookmarkStart w:id="4504" w:name="_Toc497037229"/>
      <w:bookmarkStart w:id="4505" w:name="_Toc497118946"/>
      <w:bookmarkStart w:id="4506" w:name="_Toc497896513"/>
      <w:bookmarkStart w:id="4507" w:name="_Toc497896588"/>
      <w:bookmarkStart w:id="4508" w:name="_Toc497903923"/>
      <w:bookmarkStart w:id="4509" w:name="_Toc534093955"/>
      <w:bookmarkStart w:id="4510" w:name="_Toc536247805"/>
      <w:bookmarkStart w:id="4511" w:name="_Toc536248552"/>
      <w:bookmarkStart w:id="4512" w:name="_Toc536498834"/>
      <w:bookmarkStart w:id="4513" w:name="_Toc536498956"/>
      <w:bookmarkStart w:id="4514" w:name="_Toc536587075"/>
      <w:bookmarkStart w:id="4515" w:name="_Toc50690878"/>
      <w:bookmarkStart w:id="4516" w:name="_Toc50691030"/>
      <w:bookmarkStart w:id="4517" w:name="_Toc50693724"/>
      <w:bookmarkStart w:id="4518" w:name="_Toc50723195"/>
      <w:bookmarkStart w:id="4519" w:name="_Toc50769959"/>
      <w:bookmarkStart w:id="4520" w:name="_Toc50771726"/>
      <w:bookmarkStart w:id="4521" w:name="_Toc50774152"/>
      <w:bookmarkStart w:id="4522" w:name="_Toc51037958"/>
      <w:bookmarkStart w:id="4523" w:name="_Toc51059191"/>
      <w:bookmarkStart w:id="4524" w:name="_Toc64696168"/>
      <w:bookmarkStart w:id="4525" w:name="_Toc65911627"/>
      <w:bookmarkStart w:id="4526" w:name="_Toc76456484"/>
      <w:bookmarkStart w:id="4527" w:name="_Ref194313598"/>
      <w:bookmarkStart w:id="4528" w:name="_Ref201468960"/>
      <w:bookmarkStart w:id="4529" w:name="_Toc332982018"/>
      <w:bookmarkStart w:id="4530" w:name="_Toc355343802"/>
      <w:bookmarkStart w:id="4531" w:name="_Toc359587092"/>
      <w:r>
        <w:t>Resource Languages</w:t>
      </w:r>
      <w:bookmarkEnd w:id="4497"/>
    </w:p>
    <w:p w14:paraId="0CAE6DAA" w14:textId="77777777" w:rsidR="0017256B" w:rsidRDefault="0017256B" w:rsidP="0017256B">
      <w:r>
        <w:t>A resource may be able to communicate in multiple languages. The set of languages for the resource is defined as part of the resource definition and are used to match against the languages required for a given task. Languages are enumerated in the Language dictionary</w:t>
      </w:r>
      <w:r w:rsidR="001B591E">
        <w:t xml:space="preserve"> and are referenced via their </w:t>
      </w:r>
      <w:r w:rsidR="0005558F">
        <w:t>culture code</w:t>
      </w:r>
      <w:r w:rsidR="001B591E">
        <w:t xml:space="preserve"> in resources and tasks</w:t>
      </w:r>
      <w:r>
        <w:t>.</w:t>
      </w:r>
    </w:p>
    <w:p w14:paraId="0CAE6DAB" w14:textId="77777777" w:rsidR="0017256B" w:rsidRPr="003E65B4" w:rsidRDefault="0017256B" w:rsidP="0017256B">
      <w:pPr>
        <w:jc w:val="left"/>
        <w:rPr>
          <w:b/>
          <w:bCs/>
        </w:rPr>
      </w:pPr>
      <w:r>
        <w:rPr>
          <w:b/>
          <w:bCs/>
        </w:rPr>
        <w:t>Language</w:t>
      </w:r>
      <w:r w:rsidRPr="003E65B4">
        <w:rPr>
          <w:b/>
          <w:bCs/>
        </w:rPr>
        <w:t xml:space="preserve"> Dictionary Properties</w:t>
      </w:r>
    </w:p>
    <w:tbl>
      <w:tblPr>
        <w:tblW w:w="9728"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2618"/>
        <w:gridCol w:w="1350"/>
        <w:gridCol w:w="5760"/>
      </w:tblGrid>
      <w:tr w:rsidR="0017256B" w:rsidRPr="003E65B4" w14:paraId="0CAE6DAF" w14:textId="77777777" w:rsidTr="0017256B">
        <w:trPr>
          <w:cantSplit/>
        </w:trPr>
        <w:tc>
          <w:tcPr>
            <w:tcW w:w="2618" w:type="dxa"/>
            <w:shd w:val="clear" w:color="auto" w:fill="1F497D" w:themeFill="text2"/>
          </w:tcPr>
          <w:p w14:paraId="0CAE6DAC" w14:textId="77777777" w:rsidR="0017256B" w:rsidRPr="003E65B4" w:rsidRDefault="0017256B" w:rsidP="0017256B">
            <w:pPr>
              <w:pStyle w:val="TableHeading"/>
              <w:keepNext/>
              <w:jc w:val="left"/>
              <w:rPr>
                <w:bCs/>
              </w:rPr>
            </w:pPr>
            <w:r w:rsidRPr="003E65B4">
              <w:rPr>
                <w:bCs/>
              </w:rPr>
              <w:t>Property Name</w:t>
            </w:r>
          </w:p>
        </w:tc>
        <w:tc>
          <w:tcPr>
            <w:tcW w:w="1350" w:type="dxa"/>
            <w:shd w:val="clear" w:color="auto" w:fill="1F497D" w:themeFill="text2"/>
          </w:tcPr>
          <w:p w14:paraId="0CAE6DAD" w14:textId="77777777" w:rsidR="0017256B" w:rsidRPr="003E65B4" w:rsidRDefault="0017256B" w:rsidP="0017256B">
            <w:pPr>
              <w:pStyle w:val="TableHeading"/>
              <w:keepNext/>
              <w:jc w:val="left"/>
              <w:rPr>
                <w:bCs/>
              </w:rPr>
            </w:pPr>
            <w:r w:rsidRPr="003E65B4">
              <w:rPr>
                <w:bCs/>
              </w:rPr>
              <w:t>Data Type</w:t>
            </w:r>
          </w:p>
        </w:tc>
        <w:tc>
          <w:tcPr>
            <w:tcW w:w="5760" w:type="dxa"/>
            <w:shd w:val="clear" w:color="auto" w:fill="1F497D" w:themeFill="text2"/>
          </w:tcPr>
          <w:p w14:paraId="0CAE6DAE" w14:textId="77777777" w:rsidR="0017256B" w:rsidRPr="003E65B4" w:rsidRDefault="0017256B" w:rsidP="0017256B">
            <w:pPr>
              <w:pStyle w:val="TableHeading"/>
              <w:keepNext/>
              <w:jc w:val="left"/>
              <w:rPr>
                <w:bCs/>
              </w:rPr>
            </w:pPr>
            <w:r w:rsidRPr="003E65B4">
              <w:rPr>
                <w:bCs/>
              </w:rPr>
              <w:t>Description</w:t>
            </w:r>
          </w:p>
        </w:tc>
      </w:tr>
      <w:tr w:rsidR="0017256B" w:rsidRPr="003E65B4" w14:paraId="0CAE6DB3" w14:textId="77777777" w:rsidTr="0017256B">
        <w:trPr>
          <w:cantSplit/>
        </w:trPr>
        <w:tc>
          <w:tcPr>
            <w:tcW w:w="2618" w:type="dxa"/>
          </w:tcPr>
          <w:p w14:paraId="0CAE6DB0" w14:textId="77777777" w:rsidR="0017256B" w:rsidRPr="003E65B4" w:rsidRDefault="0017256B" w:rsidP="0017256B">
            <w:pPr>
              <w:jc w:val="left"/>
            </w:pPr>
            <w:r w:rsidRPr="003E65B4">
              <w:t>Name</w:t>
            </w:r>
          </w:p>
        </w:tc>
        <w:tc>
          <w:tcPr>
            <w:tcW w:w="1350" w:type="dxa"/>
          </w:tcPr>
          <w:p w14:paraId="0CAE6DB1" w14:textId="77777777" w:rsidR="0017256B" w:rsidRPr="003E65B4" w:rsidRDefault="0017256B" w:rsidP="0017256B">
            <w:pPr>
              <w:jc w:val="left"/>
            </w:pPr>
            <w:r>
              <w:t>String</w:t>
            </w:r>
          </w:p>
        </w:tc>
        <w:tc>
          <w:tcPr>
            <w:tcW w:w="5760" w:type="dxa"/>
          </w:tcPr>
          <w:p w14:paraId="0CAE6DB2" w14:textId="77777777" w:rsidR="0017256B" w:rsidRPr="003E65B4" w:rsidRDefault="0017256B" w:rsidP="0017256B">
            <w:pPr>
              <w:jc w:val="left"/>
            </w:pPr>
            <w:r w:rsidRPr="003E65B4">
              <w:t xml:space="preserve">Indicates the name </w:t>
            </w:r>
            <w:r>
              <w:t>language, in human readable form.</w:t>
            </w:r>
            <w:r w:rsidR="009D6F33">
              <w:t xml:space="preserve"> This is the key value and therefore should be included in any resource</w:t>
            </w:r>
            <w:r w:rsidR="000E5A86">
              <w:t>, site</w:t>
            </w:r>
            <w:r w:rsidR="009D6F33">
              <w:t xml:space="preserve"> or task definition.</w:t>
            </w:r>
          </w:p>
        </w:tc>
      </w:tr>
      <w:tr w:rsidR="0017256B" w:rsidRPr="003E65B4" w14:paraId="0CAE6DB7" w14:textId="77777777" w:rsidTr="0017256B">
        <w:trPr>
          <w:cantSplit/>
        </w:trPr>
        <w:tc>
          <w:tcPr>
            <w:tcW w:w="2618" w:type="dxa"/>
          </w:tcPr>
          <w:p w14:paraId="0CAE6DB4" w14:textId="77777777" w:rsidR="0017256B" w:rsidRPr="003E65B4" w:rsidRDefault="0005558F" w:rsidP="0017256B">
            <w:pPr>
              <w:jc w:val="left"/>
            </w:pPr>
            <w:r>
              <w:t>Culture</w:t>
            </w:r>
          </w:p>
        </w:tc>
        <w:tc>
          <w:tcPr>
            <w:tcW w:w="1350" w:type="dxa"/>
          </w:tcPr>
          <w:p w14:paraId="0CAE6DB5" w14:textId="77777777" w:rsidR="0017256B" w:rsidRPr="003E65B4" w:rsidRDefault="0017256B" w:rsidP="0017256B">
            <w:pPr>
              <w:jc w:val="left"/>
            </w:pPr>
            <w:r>
              <w:t>String</w:t>
            </w:r>
          </w:p>
        </w:tc>
        <w:tc>
          <w:tcPr>
            <w:tcW w:w="5760" w:type="dxa"/>
          </w:tcPr>
          <w:p w14:paraId="0CAE6DB6" w14:textId="77777777" w:rsidR="0017256B" w:rsidRPr="003E65B4" w:rsidRDefault="0017256B" w:rsidP="009D6F33">
            <w:pPr>
              <w:jc w:val="left"/>
            </w:pPr>
            <w:r>
              <w:t xml:space="preserve">The </w:t>
            </w:r>
            <w:r w:rsidR="0005558F">
              <w:t xml:space="preserve">.NET </w:t>
            </w:r>
            <w:r>
              <w:t>code for the language.</w:t>
            </w:r>
          </w:p>
        </w:tc>
      </w:tr>
    </w:tbl>
    <w:p w14:paraId="0CAE6DB8" w14:textId="77777777" w:rsidR="0017256B" w:rsidRPr="0017256B" w:rsidRDefault="0017256B" w:rsidP="0017256B"/>
    <w:p w14:paraId="0CAE6DB9" w14:textId="77777777" w:rsidR="00D77762" w:rsidRPr="003E65B4" w:rsidRDefault="00D77762" w:rsidP="00D77762">
      <w:pPr>
        <w:pStyle w:val="Heading3"/>
        <w:tabs>
          <w:tab w:val="clear" w:pos="1146"/>
          <w:tab w:val="num" w:pos="1004"/>
        </w:tabs>
        <w:ind w:left="1004"/>
        <w:jc w:val="left"/>
      </w:pPr>
      <w:bookmarkStart w:id="4532" w:name="_Toc425500361"/>
      <w:commentRangeStart w:id="4533"/>
      <w:r>
        <w:t xml:space="preserve">Resource </w:t>
      </w:r>
      <w:r w:rsidRPr="003E65B4">
        <w:t>Property Requirements</w:t>
      </w:r>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commentRangeEnd w:id="4533"/>
      <w:r w:rsidR="000427D3">
        <w:rPr>
          <w:rStyle w:val="CommentReference"/>
          <w:rFonts w:asciiTheme="minorHAnsi" w:hAnsiTheme="minorHAnsi"/>
          <w:b w:val="0"/>
        </w:rPr>
        <w:commentReference w:id="4533"/>
      </w:r>
      <w:bookmarkEnd w:id="4532"/>
    </w:p>
    <w:p w14:paraId="0CAE6DBA" w14:textId="77777777" w:rsidR="00D77762" w:rsidRDefault="00D77762" w:rsidP="00D77762">
      <w:pPr>
        <w:jc w:val="left"/>
      </w:pPr>
      <w:r w:rsidRPr="003E65B4">
        <w:t xml:space="preserve">The following table describes the engineer properties/attributes that will be used </w:t>
      </w:r>
      <w:r>
        <w:t>in this solution</w:t>
      </w:r>
      <w:r w:rsidRPr="003E65B4">
        <w:t>. It is possible</w:t>
      </w:r>
      <w:r>
        <w:t>,</w:t>
      </w:r>
      <w:r w:rsidRPr="003E65B4">
        <w:t xml:space="preserve"> that during later stages of the implementation (e.g. design or testing) additional required properties will be identified. Therefore, this list should be considered as an initial list only. </w:t>
      </w:r>
    </w:p>
    <w:p w14:paraId="0CAE6DBB" w14:textId="77777777" w:rsidR="00D77762" w:rsidRDefault="00D77762" w:rsidP="00D77762">
      <w:pPr>
        <w:jc w:val="left"/>
      </w:pPr>
      <w:r w:rsidRPr="003E65B4">
        <w:t xml:space="preserve">The properties in the table are divided into tabs, as they would be in the </w:t>
      </w:r>
      <w:r>
        <w:t xml:space="preserve">Engineer </w:t>
      </w:r>
      <w:r w:rsidRPr="003E65B4">
        <w:t>Form</w:t>
      </w:r>
      <w:r>
        <w:t>s.</w:t>
      </w:r>
    </w:p>
    <w:p w14:paraId="0CAE6DBC" w14:textId="77777777" w:rsidR="00D77762" w:rsidRDefault="00D77762" w:rsidP="00D77762">
      <w:pPr>
        <w:jc w:val="left"/>
        <w:rPr>
          <w:rFonts w:cs="Arial"/>
        </w:rPr>
      </w:pPr>
      <w:r w:rsidRPr="003E65B4">
        <w:t>For</w:t>
      </w:r>
      <w:r w:rsidRPr="003E65B4">
        <w:rPr>
          <w:rFonts w:cs="Arial"/>
        </w:rPr>
        <w:t xml:space="preserve"> each property appearing in the table, the following information is provided:</w:t>
      </w:r>
    </w:p>
    <w:p w14:paraId="0CAE6DBD" w14:textId="77777777" w:rsidR="00D77762" w:rsidRPr="0089755D" w:rsidRDefault="00D77762" w:rsidP="009A52C8">
      <w:pPr>
        <w:pStyle w:val="ListParagraph"/>
        <w:numPr>
          <w:ilvl w:val="0"/>
          <w:numId w:val="15"/>
        </w:numPr>
        <w:jc w:val="left"/>
      </w:pPr>
      <w:r w:rsidRPr="0089755D">
        <w:rPr>
          <w:b/>
          <w:bCs/>
        </w:rPr>
        <w:t xml:space="preserve">Property </w:t>
      </w:r>
      <w:r w:rsidRPr="0089755D">
        <w:t xml:space="preserve">– The internal name of property. </w:t>
      </w:r>
    </w:p>
    <w:p w14:paraId="0CAE6DBE" w14:textId="77777777" w:rsidR="00D77762" w:rsidRPr="0089755D" w:rsidRDefault="00D77762" w:rsidP="009A52C8">
      <w:pPr>
        <w:pStyle w:val="ListParagraph"/>
        <w:numPr>
          <w:ilvl w:val="0"/>
          <w:numId w:val="15"/>
        </w:numPr>
        <w:jc w:val="left"/>
      </w:pPr>
      <w:r w:rsidRPr="0089755D">
        <w:rPr>
          <w:b/>
          <w:bCs/>
        </w:rPr>
        <w:t>Visible name</w:t>
      </w:r>
      <w:r w:rsidRPr="0089755D">
        <w:t xml:space="preserve"> – The visible name of the property, as will appear throughout the application.</w:t>
      </w:r>
    </w:p>
    <w:p w14:paraId="0CAE6DBF" w14:textId="77777777" w:rsidR="00D77762" w:rsidRPr="0089755D" w:rsidRDefault="00D77762" w:rsidP="009A52C8">
      <w:pPr>
        <w:pStyle w:val="ListParagraph"/>
        <w:numPr>
          <w:ilvl w:val="0"/>
          <w:numId w:val="15"/>
        </w:numPr>
        <w:jc w:val="left"/>
      </w:pPr>
      <w:r w:rsidRPr="0089755D">
        <w:rPr>
          <w:b/>
          <w:bCs/>
        </w:rPr>
        <w:t>Description</w:t>
      </w:r>
      <w:r w:rsidRPr="0089755D">
        <w:t xml:space="preserve"> – A description of the usage of the </w:t>
      </w:r>
      <w:r>
        <w:t>property.</w:t>
      </w:r>
    </w:p>
    <w:p w14:paraId="0CAE6DC0" w14:textId="77777777" w:rsidR="00D77762" w:rsidRPr="0089755D" w:rsidRDefault="00D77762" w:rsidP="009A52C8">
      <w:pPr>
        <w:pStyle w:val="ListParagraph"/>
        <w:numPr>
          <w:ilvl w:val="0"/>
          <w:numId w:val="15"/>
        </w:numPr>
        <w:jc w:val="left"/>
      </w:pPr>
      <w:r w:rsidRPr="0089755D">
        <w:rPr>
          <w:b/>
          <w:bCs/>
        </w:rPr>
        <w:t>Type</w:t>
      </w:r>
      <w:r w:rsidRPr="0089755D">
        <w:t xml:space="preserve"> – the </w:t>
      </w:r>
      <w:r>
        <w:t xml:space="preserve">property’s </w:t>
      </w:r>
      <w:r w:rsidRPr="0089755D">
        <w:t>type (</w:t>
      </w:r>
      <w:r>
        <w:t>number, string</w:t>
      </w:r>
      <w:r w:rsidRPr="0089755D">
        <w:t>, dictionary, etc.)</w:t>
      </w:r>
    </w:p>
    <w:p w14:paraId="0CAE6DC1" w14:textId="77777777" w:rsidR="00D77762" w:rsidRPr="0089755D" w:rsidRDefault="00D77762" w:rsidP="009A52C8">
      <w:pPr>
        <w:pStyle w:val="ListParagraph"/>
        <w:numPr>
          <w:ilvl w:val="0"/>
          <w:numId w:val="15"/>
        </w:numPr>
        <w:jc w:val="left"/>
      </w:pPr>
      <w:r w:rsidRPr="0089755D">
        <w:rPr>
          <w:b/>
          <w:bCs/>
        </w:rPr>
        <w:t xml:space="preserve">Access </w:t>
      </w:r>
      <w:r w:rsidRPr="0089755D">
        <w:t>– The access that users</w:t>
      </w:r>
      <w:r>
        <w:rPr>
          <w:rStyle w:val="FootnoteReference"/>
        </w:rPr>
        <w:footnoteReference w:id="3"/>
      </w:r>
      <w:r w:rsidRPr="0089755D">
        <w:t xml:space="preserve"> will have to the property in ClickSchedule. This can be: Read Only, Editable or Hidden: Not visible and thus not editable.</w:t>
      </w:r>
    </w:p>
    <w:p w14:paraId="0CAE6DC2" w14:textId="77777777" w:rsidR="00D77762" w:rsidRPr="00C4196E" w:rsidRDefault="00D77762" w:rsidP="009A52C8">
      <w:pPr>
        <w:pStyle w:val="ListParagraph"/>
        <w:numPr>
          <w:ilvl w:val="0"/>
          <w:numId w:val="14"/>
        </w:numPr>
        <w:jc w:val="left"/>
      </w:pPr>
      <w:r>
        <w:rPr>
          <w:b/>
          <w:bCs/>
        </w:rPr>
        <w:t xml:space="preserve">Mandatory </w:t>
      </w:r>
      <w:r>
        <w:rPr>
          <w:bCs/>
        </w:rPr>
        <w:t xml:space="preserve">– </w:t>
      </w:r>
      <w:r w:rsidRPr="0058422A">
        <w:t>Indicates</w:t>
      </w:r>
      <w:r>
        <w:rPr>
          <w:bCs/>
        </w:rPr>
        <w:t xml:space="preserve"> whether this property is mandatory or not in ClickSchedule.</w:t>
      </w:r>
    </w:p>
    <w:tbl>
      <w:tblPr>
        <w:tblW w:w="492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394"/>
        <w:gridCol w:w="1406"/>
        <w:gridCol w:w="2977"/>
        <w:gridCol w:w="1278"/>
        <w:gridCol w:w="993"/>
        <w:gridCol w:w="710"/>
        <w:gridCol w:w="1131"/>
      </w:tblGrid>
      <w:tr w:rsidR="00D77762" w:rsidRPr="00692F9B" w14:paraId="0CAE6DCA" w14:textId="77777777" w:rsidTr="00895CAC">
        <w:trPr>
          <w:tblHeader/>
        </w:trPr>
        <w:tc>
          <w:tcPr>
            <w:tcW w:w="705" w:type="pct"/>
            <w:tcBorders>
              <w:top w:val="double" w:sz="6" w:space="0" w:color="000000"/>
              <w:bottom w:val="single" w:sz="6" w:space="0" w:color="000000"/>
            </w:tcBorders>
            <w:shd w:val="clear" w:color="auto" w:fill="1F497D" w:themeFill="text2"/>
          </w:tcPr>
          <w:p w14:paraId="0CAE6DC3" w14:textId="77777777" w:rsidR="00D77762" w:rsidRPr="00692F9B" w:rsidRDefault="00D77762" w:rsidP="00D77762">
            <w:pPr>
              <w:pStyle w:val="TableHeading"/>
              <w:keepNext/>
              <w:jc w:val="left"/>
              <w:rPr>
                <w:rFonts w:cs="Arial"/>
                <w:szCs w:val="21"/>
              </w:rPr>
            </w:pPr>
            <w:r w:rsidRPr="00692F9B">
              <w:rPr>
                <w:rFonts w:cs="Arial"/>
                <w:szCs w:val="21"/>
              </w:rPr>
              <w:lastRenderedPageBreak/>
              <w:t>Property</w:t>
            </w:r>
          </w:p>
        </w:tc>
        <w:tc>
          <w:tcPr>
            <w:tcW w:w="711" w:type="pct"/>
            <w:tcBorders>
              <w:top w:val="double" w:sz="6" w:space="0" w:color="000000"/>
              <w:bottom w:val="single" w:sz="6" w:space="0" w:color="000000"/>
            </w:tcBorders>
            <w:shd w:val="clear" w:color="auto" w:fill="1F497D" w:themeFill="text2"/>
          </w:tcPr>
          <w:p w14:paraId="0CAE6DC4" w14:textId="77777777" w:rsidR="00D77762" w:rsidRPr="00692F9B" w:rsidRDefault="00D77762" w:rsidP="00D77762">
            <w:pPr>
              <w:pStyle w:val="TableHeading"/>
              <w:keepNext/>
              <w:jc w:val="left"/>
              <w:rPr>
                <w:rFonts w:cs="Arial"/>
                <w:szCs w:val="21"/>
              </w:rPr>
            </w:pPr>
            <w:r w:rsidRPr="00692F9B">
              <w:rPr>
                <w:rFonts w:cs="Arial"/>
                <w:szCs w:val="21"/>
              </w:rPr>
              <w:t>Visible Name</w:t>
            </w:r>
          </w:p>
        </w:tc>
        <w:tc>
          <w:tcPr>
            <w:tcW w:w="1505" w:type="pct"/>
            <w:tcBorders>
              <w:top w:val="double" w:sz="6" w:space="0" w:color="000000"/>
              <w:bottom w:val="single" w:sz="6" w:space="0" w:color="000000"/>
            </w:tcBorders>
            <w:shd w:val="clear" w:color="auto" w:fill="1F497D" w:themeFill="text2"/>
          </w:tcPr>
          <w:p w14:paraId="0CAE6DC5" w14:textId="77777777" w:rsidR="00D77762" w:rsidRPr="00692F9B" w:rsidRDefault="00D77762" w:rsidP="00D77762">
            <w:pPr>
              <w:pStyle w:val="TableHeading"/>
              <w:keepNext/>
              <w:jc w:val="left"/>
              <w:rPr>
                <w:rFonts w:cs="Arial"/>
                <w:szCs w:val="21"/>
              </w:rPr>
            </w:pPr>
            <w:r w:rsidRPr="00692F9B">
              <w:rPr>
                <w:rFonts w:cs="Arial"/>
                <w:szCs w:val="21"/>
              </w:rPr>
              <w:t>Description</w:t>
            </w:r>
          </w:p>
        </w:tc>
        <w:tc>
          <w:tcPr>
            <w:tcW w:w="646" w:type="pct"/>
            <w:tcBorders>
              <w:top w:val="double" w:sz="6" w:space="0" w:color="000000"/>
              <w:bottom w:val="single" w:sz="6" w:space="0" w:color="000000"/>
            </w:tcBorders>
            <w:shd w:val="clear" w:color="auto" w:fill="1F497D" w:themeFill="text2"/>
          </w:tcPr>
          <w:p w14:paraId="0CAE6DC6" w14:textId="77777777" w:rsidR="00D77762" w:rsidRPr="00692F9B" w:rsidRDefault="00D77762" w:rsidP="00D77762">
            <w:pPr>
              <w:pStyle w:val="TableHeading"/>
              <w:keepNext/>
              <w:jc w:val="left"/>
              <w:rPr>
                <w:rFonts w:cs="Arial"/>
                <w:szCs w:val="21"/>
              </w:rPr>
            </w:pPr>
            <w:r w:rsidRPr="00692F9B">
              <w:rPr>
                <w:rFonts w:cs="Arial"/>
                <w:szCs w:val="21"/>
              </w:rPr>
              <w:t>Type</w:t>
            </w:r>
          </w:p>
        </w:tc>
        <w:tc>
          <w:tcPr>
            <w:tcW w:w="502" w:type="pct"/>
            <w:tcBorders>
              <w:top w:val="double" w:sz="6" w:space="0" w:color="000000"/>
              <w:bottom w:val="single" w:sz="6" w:space="0" w:color="000000"/>
            </w:tcBorders>
            <w:shd w:val="clear" w:color="auto" w:fill="1F497D" w:themeFill="text2"/>
          </w:tcPr>
          <w:p w14:paraId="0CAE6DC7" w14:textId="77777777" w:rsidR="00D77762" w:rsidRPr="00692F9B" w:rsidRDefault="00D77762" w:rsidP="00D77762">
            <w:pPr>
              <w:pStyle w:val="TableHeading"/>
              <w:keepNext/>
              <w:jc w:val="left"/>
              <w:rPr>
                <w:rFonts w:cs="Arial"/>
                <w:szCs w:val="21"/>
              </w:rPr>
            </w:pPr>
            <w:r w:rsidRPr="00692F9B">
              <w:rPr>
                <w:rFonts w:cs="Arial"/>
                <w:szCs w:val="21"/>
              </w:rPr>
              <w:t>Access</w:t>
            </w:r>
          </w:p>
        </w:tc>
        <w:tc>
          <w:tcPr>
            <w:tcW w:w="359" w:type="pct"/>
            <w:tcBorders>
              <w:top w:val="double" w:sz="6" w:space="0" w:color="000000"/>
              <w:bottom w:val="single" w:sz="6" w:space="0" w:color="000000"/>
            </w:tcBorders>
            <w:shd w:val="clear" w:color="auto" w:fill="1F497D" w:themeFill="text2"/>
          </w:tcPr>
          <w:p w14:paraId="0CAE6DC8" w14:textId="77777777" w:rsidR="00D77762" w:rsidRPr="00692F9B" w:rsidRDefault="00D77762" w:rsidP="00D77762">
            <w:pPr>
              <w:pStyle w:val="TableHeading"/>
              <w:keepNext/>
              <w:jc w:val="left"/>
              <w:rPr>
                <w:rFonts w:cs="Arial"/>
                <w:szCs w:val="21"/>
              </w:rPr>
            </w:pPr>
            <w:r w:rsidRPr="00692F9B">
              <w:rPr>
                <w:rFonts w:cs="Arial"/>
                <w:szCs w:val="21"/>
              </w:rPr>
              <w:t xml:space="preserve">Owner </w:t>
            </w:r>
          </w:p>
        </w:tc>
        <w:tc>
          <w:tcPr>
            <w:tcW w:w="572" w:type="pct"/>
            <w:tcBorders>
              <w:top w:val="double" w:sz="6" w:space="0" w:color="000000"/>
              <w:bottom w:val="single" w:sz="6" w:space="0" w:color="000000"/>
            </w:tcBorders>
            <w:shd w:val="clear" w:color="auto" w:fill="1F497D" w:themeFill="text2"/>
          </w:tcPr>
          <w:p w14:paraId="0CAE6DC9" w14:textId="77777777" w:rsidR="00D77762" w:rsidRPr="00692F9B" w:rsidRDefault="00D77762" w:rsidP="00D77762">
            <w:pPr>
              <w:pStyle w:val="TableHeading"/>
              <w:keepNext/>
              <w:jc w:val="left"/>
              <w:rPr>
                <w:rFonts w:cs="Arial"/>
                <w:szCs w:val="21"/>
              </w:rPr>
            </w:pPr>
            <w:r w:rsidRPr="00692F9B">
              <w:rPr>
                <w:rFonts w:cs="Arial"/>
                <w:szCs w:val="21"/>
              </w:rPr>
              <w:t>Mandatory?</w:t>
            </w:r>
          </w:p>
        </w:tc>
      </w:tr>
      <w:tr w:rsidR="00D77762" w:rsidRPr="00692F9B" w14:paraId="0CAE6DCC" w14:textId="77777777" w:rsidTr="00895CAC">
        <w:trPr>
          <w:cantSplit/>
        </w:trPr>
        <w:tc>
          <w:tcPr>
            <w:tcW w:w="5000" w:type="pct"/>
            <w:gridSpan w:val="7"/>
            <w:tcBorders>
              <w:top w:val="nil"/>
            </w:tcBorders>
          </w:tcPr>
          <w:p w14:paraId="0CAE6DCB" w14:textId="77777777" w:rsidR="00D77762" w:rsidRPr="00692F9B" w:rsidRDefault="00D77762" w:rsidP="00D77762">
            <w:pPr>
              <w:pStyle w:val="TableText"/>
              <w:keepNext/>
              <w:jc w:val="left"/>
              <w:rPr>
                <w:rFonts w:cs="Arial"/>
                <w:b/>
                <w:bCs/>
                <w:szCs w:val="21"/>
              </w:rPr>
            </w:pPr>
            <w:r w:rsidRPr="00692F9B">
              <w:rPr>
                <w:rFonts w:cs="Arial"/>
                <w:b/>
                <w:bCs/>
                <w:szCs w:val="21"/>
              </w:rPr>
              <w:t>Personal</w:t>
            </w:r>
          </w:p>
        </w:tc>
      </w:tr>
      <w:tr w:rsidR="00D77762" w:rsidRPr="00692F9B" w14:paraId="0CAE6DD4" w14:textId="77777777" w:rsidTr="005F4DF4">
        <w:trPr>
          <w:cantSplit/>
        </w:trPr>
        <w:tc>
          <w:tcPr>
            <w:tcW w:w="705" w:type="pct"/>
            <w:tcBorders>
              <w:top w:val="nil"/>
            </w:tcBorders>
          </w:tcPr>
          <w:p w14:paraId="0CAE6DCD" w14:textId="77777777" w:rsidR="00D77762" w:rsidRPr="00692F9B" w:rsidRDefault="00D77762" w:rsidP="00D77762">
            <w:pPr>
              <w:pStyle w:val="TableText"/>
              <w:jc w:val="left"/>
              <w:rPr>
                <w:rFonts w:cs="Arial"/>
                <w:szCs w:val="21"/>
              </w:rPr>
            </w:pPr>
            <w:r w:rsidRPr="00692F9B">
              <w:rPr>
                <w:rFonts w:cs="Arial"/>
                <w:szCs w:val="21"/>
              </w:rPr>
              <w:t>Name</w:t>
            </w:r>
            <w:r>
              <w:rPr>
                <w:rStyle w:val="FootnoteReference"/>
                <w:szCs w:val="21"/>
              </w:rPr>
              <w:footnoteReference w:id="4"/>
            </w:r>
          </w:p>
        </w:tc>
        <w:tc>
          <w:tcPr>
            <w:tcW w:w="711" w:type="pct"/>
            <w:tcBorders>
              <w:top w:val="nil"/>
            </w:tcBorders>
          </w:tcPr>
          <w:p w14:paraId="0CAE6DCE" w14:textId="77777777" w:rsidR="00D77762" w:rsidRPr="00692F9B" w:rsidRDefault="00D77762" w:rsidP="00D77762">
            <w:pPr>
              <w:pStyle w:val="TableText"/>
              <w:jc w:val="left"/>
              <w:rPr>
                <w:rFonts w:cs="Arial"/>
                <w:szCs w:val="21"/>
              </w:rPr>
            </w:pPr>
            <w:r w:rsidRPr="00692F9B">
              <w:rPr>
                <w:rFonts w:cs="Arial"/>
                <w:szCs w:val="21"/>
              </w:rPr>
              <w:t>Name</w:t>
            </w:r>
          </w:p>
        </w:tc>
        <w:tc>
          <w:tcPr>
            <w:tcW w:w="1505" w:type="pct"/>
            <w:tcBorders>
              <w:top w:val="nil"/>
            </w:tcBorders>
          </w:tcPr>
          <w:p w14:paraId="0CAE6DCF" w14:textId="77777777" w:rsidR="00D77762" w:rsidRPr="00692F9B" w:rsidRDefault="00D77762" w:rsidP="00D77762">
            <w:pPr>
              <w:pStyle w:val="TableText"/>
              <w:jc w:val="left"/>
              <w:rPr>
                <w:rFonts w:cs="Arial"/>
                <w:szCs w:val="21"/>
              </w:rPr>
            </w:pPr>
            <w:r>
              <w:rPr>
                <w:rFonts w:cs="Arial"/>
                <w:szCs w:val="21"/>
              </w:rPr>
              <w:t>The r</w:t>
            </w:r>
            <w:r w:rsidRPr="00692F9B">
              <w:rPr>
                <w:rFonts w:cs="Arial"/>
                <w:szCs w:val="21"/>
              </w:rPr>
              <w:t xml:space="preserve">esource’s </w:t>
            </w:r>
            <w:r>
              <w:rPr>
                <w:rFonts w:cs="Arial"/>
                <w:szCs w:val="21"/>
              </w:rPr>
              <w:t>n</w:t>
            </w:r>
            <w:r w:rsidRPr="00692F9B">
              <w:rPr>
                <w:rFonts w:cs="Arial"/>
                <w:szCs w:val="21"/>
              </w:rPr>
              <w:t>ame</w:t>
            </w:r>
            <w:r>
              <w:rPr>
                <w:rFonts w:cs="Arial"/>
                <w:szCs w:val="21"/>
              </w:rPr>
              <w:t>, for d</w:t>
            </w:r>
            <w:r w:rsidRPr="00692F9B">
              <w:rPr>
                <w:rFonts w:cs="Arial"/>
                <w:szCs w:val="21"/>
              </w:rPr>
              <w:t xml:space="preserve">isplay </w:t>
            </w:r>
            <w:r>
              <w:rPr>
                <w:rFonts w:cs="Arial"/>
                <w:szCs w:val="21"/>
              </w:rPr>
              <w:t xml:space="preserve">purposes </w:t>
            </w:r>
            <w:r w:rsidRPr="00692F9B">
              <w:rPr>
                <w:rFonts w:cs="Arial"/>
                <w:szCs w:val="21"/>
              </w:rPr>
              <w:t>only.</w:t>
            </w:r>
          </w:p>
        </w:tc>
        <w:tc>
          <w:tcPr>
            <w:tcW w:w="646" w:type="pct"/>
            <w:tcBorders>
              <w:top w:val="nil"/>
            </w:tcBorders>
          </w:tcPr>
          <w:p w14:paraId="0CAE6DD0" w14:textId="77777777" w:rsidR="00D77762" w:rsidRPr="00692F9B" w:rsidRDefault="00D77762" w:rsidP="00D77762">
            <w:pPr>
              <w:pStyle w:val="TableText"/>
              <w:jc w:val="left"/>
              <w:rPr>
                <w:rFonts w:cs="Arial"/>
                <w:szCs w:val="21"/>
              </w:rPr>
            </w:pPr>
            <w:r w:rsidRPr="00692F9B">
              <w:rPr>
                <w:rFonts w:cs="Arial"/>
                <w:szCs w:val="21"/>
              </w:rPr>
              <w:t xml:space="preserve">String </w:t>
            </w:r>
            <w:r w:rsidR="007E3BE0">
              <w:rPr>
                <w:rFonts w:cs="Arial"/>
                <w:szCs w:val="21"/>
              </w:rPr>
              <w:t>(256)</w:t>
            </w:r>
          </w:p>
        </w:tc>
        <w:tc>
          <w:tcPr>
            <w:tcW w:w="502" w:type="pct"/>
            <w:tcBorders>
              <w:top w:val="nil"/>
            </w:tcBorders>
          </w:tcPr>
          <w:p w14:paraId="0CAE6DD1" w14:textId="77777777" w:rsidR="00D77762" w:rsidRPr="00692F9B" w:rsidRDefault="00D77762" w:rsidP="00D77762">
            <w:pPr>
              <w:pStyle w:val="TableText"/>
              <w:jc w:val="left"/>
              <w:rPr>
                <w:rFonts w:cs="Arial"/>
                <w:szCs w:val="21"/>
              </w:rPr>
            </w:pPr>
            <w:r w:rsidRPr="00692F9B">
              <w:rPr>
                <w:rFonts w:cs="Arial"/>
                <w:szCs w:val="21"/>
              </w:rPr>
              <w:t>Non-Editable</w:t>
            </w:r>
          </w:p>
        </w:tc>
        <w:tc>
          <w:tcPr>
            <w:tcW w:w="359" w:type="pct"/>
            <w:tcBorders>
              <w:top w:val="nil"/>
            </w:tcBorders>
          </w:tcPr>
          <w:p w14:paraId="0CAE6DD2" w14:textId="77777777" w:rsidR="00D77762" w:rsidRPr="00692F9B" w:rsidRDefault="00D77762" w:rsidP="00D77762">
            <w:pPr>
              <w:pStyle w:val="TableText"/>
              <w:jc w:val="left"/>
              <w:rPr>
                <w:rFonts w:cs="Arial"/>
                <w:szCs w:val="21"/>
              </w:rPr>
            </w:pPr>
            <w:r>
              <w:rPr>
                <w:rFonts w:cs="Arial"/>
                <w:szCs w:val="21"/>
              </w:rPr>
              <w:t>GEHC</w:t>
            </w:r>
          </w:p>
        </w:tc>
        <w:tc>
          <w:tcPr>
            <w:tcW w:w="572" w:type="pct"/>
            <w:tcBorders>
              <w:top w:val="nil"/>
            </w:tcBorders>
          </w:tcPr>
          <w:p w14:paraId="0CAE6DD3" w14:textId="77777777" w:rsidR="00D77762" w:rsidRPr="00692F9B" w:rsidRDefault="00D77762" w:rsidP="00D77762">
            <w:pPr>
              <w:pStyle w:val="TableText"/>
              <w:jc w:val="left"/>
              <w:rPr>
                <w:rFonts w:cs="Arial"/>
                <w:szCs w:val="21"/>
              </w:rPr>
            </w:pPr>
            <w:r w:rsidRPr="00692F9B">
              <w:rPr>
                <w:rFonts w:cs="Arial"/>
                <w:szCs w:val="21"/>
              </w:rPr>
              <w:t>Yes</w:t>
            </w:r>
          </w:p>
        </w:tc>
      </w:tr>
      <w:tr w:rsidR="00D77762" w:rsidRPr="00692F9B" w14:paraId="0CAE6DDC" w14:textId="77777777" w:rsidTr="005F4DF4">
        <w:trPr>
          <w:cantSplit/>
        </w:trPr>
        <w:tc>
          <w:tcPr>
            <w:tcW w:w="705" w:type="pct"/>
          </w:tcPr>
          <w:p w14:paraId="0CAE6DD5" w14:textId="77777777" w:rsidR="00D77762" w:rsidRPr="00692F9B" w:rsidRDefault="00D77762" w:rsidP="00D77762">
            <w:pPr>
              <w:pStyle w:val="TableText"/>
              <w:jc w:val="left"/>
              <w:rPr>
                <w:rFonts w:cs="Arial"/>
                <w:szCs w:val="21"/>
              </w:rPr>
            </w:pPr>
            <w:r w:rsidRPr="00692F9B">
              <w:rPr>
                <w:rFonts w:cs="Arial"/>
                <w:szCs w:val="21"/>
              </w:rPr>
              <w:t>ID</w:t>
            </w:r>
          </w:p>
        </w:tc>
        <w:tc>
          <w:tcPr>
            <w:tcW w:w="711" w:type="pct"/>
          </w:tcPr>
          <w:p w14:paraId="0CAE6DD6" w14:textId="77777777" w:rsidR="00D77762" w:rsidRPr="00692F9B" w:rsidRDefault="00D77762" w:rsidP="00D77762">
            <w:pPr>
              <w:pStyle w:val="TableText"/>
              <w:jc w:val="left"/>
              <w:rPr>
                <w:rFonts w:cs="Arial"/>
                <w:szCs w:val="21"/>
              </w:rPr>
            </w:pPr>
            <w:r w:rsidRPr="00692F9B">
              <w:rPr>
                <w:rFonts w:cs="Arial"/>
                <w:szCs w:val="21"/>
              </w:rPr>
              <w:t>ID</w:t>
            </w:r>
          </w:p>
        </w:tc>
        <w:tc>
          <w:tcPr>
            <w:tcW w:w="1505" w:type="pct"/>
          </w:tcPr>
          <w:p w14:paraId="0CAE6DD7" w14:textId="192E452C" w:rsidR="00D77762" w:rsidRPr="00692F9B" w:rsidRDefault="00D77762" w:rsidP="000E35F9">
            <w:pPr>
              <w:pStyle w:val="TableText"/>
              <w:jc w:val="left"/>
              <w:rPr>
                <w:rFonts w:cs="Arial"/>
                <w:szCs w:val="21"/>
              </w:rPr>
            </w:pPr>
            <w:r w:rsidRPr="00692F9B">
              <w:rPr>
                <w:szCs w:val="21"/>
              </w:rPr>
              <w:t xml:space="preserve">Unique identifier of the </w:t>
            </w:r>
            <w:r w:rsidRPr="00692F9B">
              <w:rPr>
                <w:rFonts w:cs="Arial"/>
                <w:szCs w:val="21"/>
              </w:rPr>
              <w:t>resource</w:t>
            </w:r>
            <w:r w:rsidRPr="00692F9B">
              <w:rPr>
                <w:szCs w:val="21"/>
              </w:rPr>
              <w:t xml:space="preserve">. </w:t>
            </w:r>
            <w:r>
              <w:rPr>
                <w:szCs w:val="21"/>
              </w:rPr>
              <w:t>The GEHC SSO identity</w:t>
            </w:r>
            <w:r w:rsidR="000E35F9">
              <w:rPr>
                <w:szCs w:val="21"/>
              </w:rPr>
              <w:t xml:space="preserve"> or (prefixed) </w:t>
            </w:r>
            <w:r w:rsidR="00D01A1B">
              <w:rPr>
                <w:szCs w:val="21"/>
              </w:rPr>
              <w:t>SIEBEL</w:t>
            </w:r>
            <w:r w:rsidR="000E35F9">
              <w:rPr>
                <w:szCs w:val="21"/>
              </w:rPr>
              <w:t xml:space="preserve"> ID depending on whether the engineer is in </w:t>
            </w:r>
            <w:r w:rsidR="00D01A1B">
              <w:rPr>
                <w:szCs w:val="21"/>
              </w:rPr>
              <w:t>SIEBEL</w:t>
            </w:r>
            <w:r w:rsidR="000E35F9">
              <w:rPr>
                <w:szCs w:val="21"/>
              </w:rPr>
              <w:t xml:space="preserve"> or Siebel</w:t>
            </w:r>
            <w:r>
              <w:rPr>
                <w:szCs w:val="21"/>
              </w:rPr>
              <w:t xml:space="preserve">. </w:t>
            </w:r>
          </w:p>
        </w:tc>
        <w:tc>
          <w:tcPr>
            <w:tcW w:w="646" w:type="pct"/>
          </w:tcPr>
          <w:p w14:paraId="0CAE6DD8" w14:textId="77777777" w:rsidR="00D77762" w:rsidRPr="00692F9B" w:rsidRDefault="00D77762" w:rsidP="00D77762">
            <w:pPr>
              <w:pStyle w:val="TableText"/>
              <w:jc w:val="left"/>
              <w:rPr>
                <w:rFonts w:cs="Arial"/>
                <w:szCs w:val="21"/>
              </w:rPr>
            </w:pPr>
            <w:r w:rsidRPr="00692F9B">
              <w:rPr>
                <w:rFonts w:cs="Arial"/>
                <w:szCs w:val="21"/>
              </w:rPr>
              <w:t>String (64)</w:t>
            </w:r>
          </w:p>
        </w:tc>
        <w:tc>
          <w:tcPr>
            <w:tcW w:w="502" w:type="pct"/>
          </w:tcPr>
          <w:p w14:paraId="0CAE6DD9" w14:textId="77777777" w:rsidR="00D77762" w:rsidRPr="00692F9B" w:rsidRDefault="00D77762" w:rsidP="00D77762">
            <w:pPr>
              <w:pStyle w:val="TableText"/>
              <w:jc w:val="left"/>
              <w:rPr>
                <w:rFonts w:cs="Arial"/>
                <w:szCs w:val="21"/>
              </w:rPr>
            </w:pPr>
            <w:r w:rsidRPr="00692F9B">
              <w:rPr>
                <w:rFonts w:cs="Arial"/>
                <w:szCs w:val="21"/>
              </w:rPr>
              <w:t>Non-Editable</w:t>
            </w:r>
          </w:p>
        </w:tc>
        <w:tc>
          <w:tcPr>
            <w:tcW w:w="359" w:type="pct"/>
          </w:tcPr>
          <w:p w14:paraId="0CAE6DDA"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DDB" w14:textId="77777777" w:rsidR="00D77762" w:rsidRPr="00692F9B" w:rsidRDefault="00D77762" w:rsidP="00D77762">
            <w:pPr>
              <w:pStyle w:val="TableText"/>
              <w:jc w:val="left"/>
              <w:rPr>
                <w:rFonts w:cs="Arial"/>
                <w:szCs w:val="21"/>
              </w:rPr>
            </w:pPr>
            <w:r w:rsidRPr="00692F9B">
              <w:rPr>
                <w:rFonts w:cs="Arial"/>
                <w:szCs w:val="21"/>
              </w:rPr>
              <w:t>Yes</w:t>
            </w:r>
          </w:p>
        </w:tc>
      </w:tr>
      <w:tr w:rsidR="00D77762" w:rsidRPr="00692F9B" w14:paraId="0CAE6DE4" w14:textId="77777777" w:rsidTr="005F4DF4">
        <w:trPr>
          <w:cantSplit/>
        </w:trPr>
        <w:tc>
          <w:tcPr>
            <w:tcW w:w="705" w:type="pct"/>
          </w:tcPr>
          <w:p w14:paraId="0CAE6DDD" w14:textId="02F7F140" w:rsidR="00D77762" w:rsidRPr="00692F9B" w:rsidRDefault="00D77762" w:rsidP="00D77762">
            <w:pPr>
              <w:pStyle w:val="TableText"/>
              <w:jc w:val="left"/>
              <w:rPr>
                <w:rFonts w:cs="Arial"/>
                <w:szCs w:val="21"/>
              </w:rPr>
            </w:pPr>
            <w:r>
              <w:rPr>
                <w:rFonts w:cs="Arial"/>
                <w:szCs w:val="21"/>
              </w:rPr>
              <w:t>MUSTID</w:t>
            </w:r>
          </w:p>
        </w:tc>
        <w:tc>
          <w:tcPr>
            <w:tcW w:w="711" w:type="pct"/>
          </w:tcPr>
          <w:p w14:paraId="0CAE6DDE" w14:textId="7CEEE18A" w:rsidR="00D77762" w:rsidRPr="00692F9B" w:rsidRDefault="00D77762" w:rsidP="00D77762">
            <w:pPr>
              <w:pStyle w:val="TableText"/>
              <w:jc w:val="left"/>
              <w:rPr>
                <w:rFonts w:cs="Arial"/>
                <w:szCs w:val="21"/>
              </w:rPr>
            </w:pPr>
            <w:commentRangeStart w:id="4534"/>
            <w:r>
              <w:rPr>
                <w:rFonts w:cs="Arial"/>
                <w:szCs w:val="21"/>
              </w:rPr>
              <w:t>MUST ID</w:t>
            </w:r>
            <w:commentRangeEnd w:id="4534"/>
            <w:r w:rsidR="008C6103">
              <w:rPr>
                <w:rStyle w:val="CommentReference"/>
              </w:rPr>
              <w:commentReference w:id="4534"/>
            </w:r>
          </w:p>
        </w:tc>
        <w:tc>
          <w:tcPr>
            <w:tcW w:w="1505" w:type="pct"/>
          </w:tcPr>
          <w:p w14:paraId="0CAE6DDF" w14:textId="734F5B4D" w:rsidR="00D77762" w:rsidRPr="00692F9B" w:rsidRDefault="00D77762" w:rsidP="00D77762">
            <w:pPr>
              <w:pStyle w:val="TableText"/>
              <w:jc w:val="left"/>
              <w:rPr>
                <w:szCs w:val="21"/>
              </w:rPr>
            </w:pPr>
            <w:r>
              <w:rPr>
                <w:szCs w:val="21"/>
              </w:rPr>
              <w:t>The resource’s unique identifier within MUST</w:t>
            </w:r>
            <w:r w:rsidR="000E35F9">
              <w:rPr>
                <w:szCs w:val="21"/>
              </w:rPr>
              <w:t xml:space="preserve"> (with any necessary prefix)</w:t>
            </w:r>
            <w:r>
              <w:rPr>
                <w:szCs w:val="21"/>
              </w:rPr>
              <w:t>.</w:t>
            </w:r>
          </w:p>
        </w:tc>
        <w:tc>
          <w:tcPr>
            <w:tcW w:w="646" w:type="pct"/>
          </w:tcPr>
          <w:p w14:paraId="0CAE6DE0" w14:textId="77777777" w:rsidR="00D77762" w:rsidRPr="00692F9B" w:rsidRDefault="00D77762" w:rsidP="00D77762">
            <w:pPr>
              <w:pStyle w:val="TableText"/>
              <w:jc w:val="left"/>
              <w:rPr>
                <w:rFonts w:cs="Arial"/>
                <w:szCs w:val="21"/>
              </w:rPr>
            </w:pPr>
            <w:r>
              <w:rPr>
                <w:rFonts w:cs="Arial"/>
                <w:szCs w:val="21"/>
              </w:rPr>
              <w:t>String (64)</w:t>
            </w:r>
          </w:p>
        </w:tc>
        <w:tc>
          <w:tcPr>
            <w:tcW w:w="502" w:type="pct"/>
          </w:tcPr>
          <w:p w14:paraId="0CAE6DE1" w14:textId="77777777" w:rsidR="00D77762" w:rsidRPr="00692F9B" w:rsidRDefault="00D77762" w:rsidP="00D77762">
            <w:pPr>
              <w:pStyle w:val="TableText"/>
              <w:jc w:val="left"/>
              <w:rPr>
                <w:rFonts w:cs="Arial"/>
                <w:szCs w:val="21"/>
              </w:rPr>
            </w:pPr>
            <w:r>
              <w:rPr>
                <w:rFonts w:cs="Arial"/>
                <w:szCs w:val="21"/>
              </w:rPr>
              <w:t>Non-Editable</w:t>
            </w:r>
          </w:p>
        </w:tc>
        <w:tc>
          <w:tcPr>
            <w:tcW w:w="359" w:type="pct"/>
          </w:tcPr>
          <w:p w14:paraId="0CAE6DE2"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DE3" w14:textId="77777777" w:rsidR="00D77762" w:rsidRPr="00692F9B" w:rsidRDefault="00D77762" w:rsidP="00D77762">
            <w:pPr>
              <w:pStyle w:val="TableText"/>
              <w:jc w:val="left"/>
              <w:rPr>
                <w:rFonts w:cs="Arial"/>
                <w:szCs w:val="21"/>
              </w:rPr>
            </w:pPr>
            <w:r>
              <w:rPr>
                <w:rFonts w:cs="Arial"/>
                <w:szCs w:val="21"/>
              </w:rPr>
              <w:t>Yes</w:t>
            </w:r>
            <w:r w:rsidR="000E35F9">
              <w:rPr>
                <w:rStyle w:val="FootnoteReference"/>
                <w:szCs w:val="21"/>
              </w:rPr>
              <w:footnoteReference w:id="5"/>
            </w:r>
          </w:p>
        </w:tc>
      </w:tr>
      <w:tr w:rsidR="000E35F9" w:rsidRPr="00692F9B" w14:paraId="0CAE6DEC" w14:textId="77777777" w:rsidTr="005F4DF4">
        <w:trPr>
          <w:cantSplit/>
        </w:trPr>
        <w:tc>
          <w:tcPr>
            <w:tcW w:w="705" w:type="pct"/>
          </w:tcPr>
          <w:p w14:paraId="0CAE6DE5" w14:textId="77777777" w:rsidR="000E35F9" w:rsidRDefault="000E35F9" w:rsidP="00D77762">
            <w:pPr>
              <w:pStyle w:val="TableText"/>
              <w:jc w:val="left"/>
              <w:rPr>
                <w:rFonts w:cs="Arial"/>
                <w:szCs w:val="21"/>
              </w:rPr>
            </w:pPr>
            <w:r>
              <w:rPr>
                <w:rFonts w:cs="Arial"/>
                <w:szCs w:val="21"/>
              </w:rPr>
              <w:t>SSO</w:t>
            </w:r>
          </w:p>
        </w:tc>
        <w:tc>
          <w:tcPr>
            <w:tcW w:w="711" w:type="pct"/>
          </w:tcPr>
          <w:p w14:paraId="0CAE6DE6" w14:textId="77777777" w:rsidR="000E35F9" w:rsidRDefault="000E35F9" w:rsidP="00D77762">
            <w:pPr>
              <w:pStyle w:val="TableText"/>
              <w:jc w:val="left"/>
              <w:rPr>
                <w:rFonts w:cs="Arial"/>
                <w:szCs w:val="21"/>
              </w:rPr>
            </w:pPr>
            <w:r>
              <w:rPr>
                <w:rFonts w:cs="Arial"/>
                <w:szCs w:val="21"/>
              </w:rPr>
              <w:t>SSO</w:t>
            </w:r>
          </w:p>
        </w:tc>
        <w:tc>
          <w:tcPr>
            <w:tcW w:w="1505" w:type="pct"/>
          </w:tcPr>
          <w:p w14:paraId="0CAE6DE7" w14:textId="77777777" w:rsidR="000E35F9" w:rsidRDefault="000E35F9" w:rsidP="00D77762">
            <w:pPr>
              <w:pStyle w:val="TableText"/>
              <w:jc w:val="left"/>
              <w:rPr>
                <w:szCs w:val="21"/>
              </w:rPr>
            </w:pPr>
            <w:r>
              <w:rPr>
                <w:szCs w:val="21"/>
              </w:rPr>
              <w:t>The resource’s unique SSO identifier. This is used when logging into the ClickMobile client.</w:t>
            </w:r>
          </w:p>
        </w:tc>
        <w:tc>
          <w:tcPr>
            <w:tcW w:w="646" w:type="pct"/>
          </w:tcPr>
          <w:p w14:paraId="0CAE6DE8" w14:textId="77777777" w:rsidR="000E35F9" w:rsidRDefault="000E35F9" w:rsidP="00D77762">
            <w:pPr>
              <w:pStyle w:val="TableText"/>
              <w:jc w:val="left"/>
              <w:rPr>
                <w:rFonts w:cs="Arial"/>
                <w:szCs w:val="21"/>
              </w:rPr>
            </w:pPr>
            <w:r>
              <w:rPr>
                <w:rFonts w:cs="Arial"/>
                <w:szCs w:val="21"/>
              </w:rPr>
              <w:t>String (64)</w:t>
            </w:r>
          </w:p>
        </w:tc>
        <w:tc>
          <w:tcPr>
            <w:tcW w:w="502" w:type="pct"/>
          </w:tcPr>
          <w:p w14:paraId="0CAE6DE9" w14:textId="77777777" w:rsidR="000E35F9" w:rsidRDefault="000E35F9" w:rsidP="00D77762">
            <w:pPr>
              <w:pStyle w:val="TableText"/>
              <w:jc w:val="left"/>
              <w:rPr>
                <w:rFonts w:cs="Arial"/>
                <w:szCs w:val="21"/>
              </w:rPr>
            </w:pPr>
            <w:r>
              <w:rPr>
                <w:rFonts w:cs="Arial"/>
                <w:szCs w:val="21"/>
              </w:rPr>
              <w:t>Non-Editable</w:t>
            </w:r>
          </w:p>
        </w:tc>
        <w:tc>
          <w:tcPr>
            <w:tcW w:w="359" w:type="pct"/>
          </w:tcPr>
          <w:p w14:paraId="0CAE6DEA" w14:textId="77777777" w:rsidR="000E35F9" w:rsidRDefault="000E35F9" w:rsidP="00D77762">
            <w:pPr>
              <w:pStyle w:val="TableText"/>
              <w:jc w:val="left"/>
              <w:rPr>
                <w:rFonts w:cs="Arial"/>
                <w:szCs w:val="21"/>
              </w:rPr>
            </w:pPr>
            <w:r>
              <w:rPr>
                <w:rFonts w:cs="Arial"/>
                <w:szCs w:val="21"/>
              </w:rPr>
              <w:t>GEHC</w:t>
            </w:r>
          </w:p>
        </w:tc>
        <w:tc>
          <w:tcPr>
            <w:tcW w:w="572" w:type="pct"/>
          </w:tcPr>
          <w:p w14:paraId="0CAE6DEB" w14:textId="77777777" w:rsidR="000E35F9" w:rsidRDefault="000E35F9" w:rsidP="000E35F9">
            <w:pPr>
              <w:pStyle w:val="TableText"/>
              <w:jc w:val="left"/>
              <w:rPr>
                <w:rFonts w:cs="Arial"/>
                <w:szCs w:val="21"/>
              </w:rPr>
            </w:pPr>
            <w:r>
              <w:rPr>
                <w:rFonts w:cs="Arial"/>
                <w:szCs w:val="21"/>
              </w:rPr>
              <w:t>Yes</w:t>
            </w:r>
          </w:p>
        </w:tc>
      </w:tr>
      <w:tr w:rsidR="00D77762" w:rsidRPr="00692F9B" w14:paraId="0CAE6DF4" w14:textId="77777777" w:rsidTr="005F4DF4">
        <w:trPr>
          <w:cantSplit/>
        </w:trPr>
        <w:tc>
          <w:tcPr>
            <w:tcW w:w="705" w:type="pct"/>
          </w:tcPr>
          <w:p w14:paraId="0CAE6DED" w14:textId="77777777" w:rsidR="00D77762" w:rsidRPr="00692F9B" w:rsidRDefault="00D77762" w:rsidP="00D77762">
            <w:pPr>
              <w:pStyle w:val="TableText"/>
              <w:jc w:val="left"/>
              <w:rPr>
                <w:rFonts w:cs="Arial"/>
                <w:szCs w:val="21"/>
              </w:rPr>
            </w:pPr>
            <w:r w:rsidRPr="00692F9B">
              <w:rPr>
                <w:rFonts w:cs="Arial"/>
                <w:szCs w:val="21"/>
              </w:rPr>
              <w:t>EngineerType</w:t>
            </w:r>
          </w:p>
        </w:tc>
        <w:tc>
          <w:tcPr>
            <w:tcW w:w="711" w:type="pct"/>
          </w:tcPr>
          <w:p w14:paraId="0CAE6DEE" w14:textId="77777777" w:rsidR="00D77762" w:rsidRPr="00692F9B" w:rsidRDefault="00D77762" w:rsidP="00D77762">
            <w:pPr>
              <w:pStyle w:val="TableText"/>
              <w:jc w:val="left"/>
              <w:rPr>
                <w:rFonts w:cs="Arial"/>
                <w:szCs w:val="21"/>
              </w:rPr>
            </w:pPr>
            <w:r w:rsidRPr="00692F9B">
              <w:rPr>
                <w:rFonts w:cs="Arial"/>
                <w:szCs w:val="21"/>
              </w:rPr>
              <w:t>Type</w:t>
            </w:r>
          </w:p>
        </w:tc>
        <w:tc>
          <w:tcPr>
            <w:tcW w:w="1505" w:type="pct"/>
          </w:tcPr>
          <w:p w14:paraId="0CAE6DEF" w14:textId="77777777" w:rsidR="00D77762" w:rsidRPr="00692F9B" w:rsidRDefault="00D77762" w:rsidP="00D77762">
            <w:pPr>
              <w:pStyle w:val="TableText"/>
              <w:jc w:val="left"/>
              <w:rPr>
                <w:szCs w:val="21"/>
              </w:rPr>
            </w:pPr>
            <w:r w:rsidRPr="00692F9B">
              <w:rPr>
                <w:szCs w:val="21"/>
              </w:rPr>
              <w:t>The resource’s type</w:t>
            </w:r>
            <w:r>
              <w:rPr>
                <w:szCs w:val="21"/>
              </w:rPr>
              <w:t>. Defaults to “Field Service Engineer”.</w:t>
            </w:r>
          </w:p>
        </w:tc>
        <w:tc>
          <w:tcPr>
            <w:tcW w:w="646" w:type="pct"/>
          </w:tcPr>
          <w:p w14:paraId="0CAE6DF0" w14:textId="77777777" w:rsidR="00D77762" w:rsidRPr="00692F9B" w:rsidRDefault="00D77762" w:rsidP="00D77762">
            <w:pPr>
              <w:pStyle w:val="TableText"/>
              <w:jc w:val="left"/>
              <w:rPr>
                <w:rFonts w:cs="Arial"/>
                <w:szCs w:val="21"/>
              </w:rPr>
            </w:pPr>
            <w:r w:rsidRPr="00692F9B">
              <w:rPr>
                <w:rFonts w:cs="Arial"/>
                <w:szCs w:val="21"/>
              </w:rPr>
              <w:t>Dictionary</w:t>
            </w:r>
            <w:r>
              <w:rPr>
                <w:rFonts w:cs="Arial"/>
                <w:szCs w:val="21"/>
              </w:rPr>
              <w:t xml:space="preserve"> (ResourceType)</w:t>
            </w:r>
          </w:p>
        </w:tc>
        <w:tc>
          <w:tcPr>
            <w:tcW w:w="502" w:type="pct"/>
          </w:tcPr>
          <w:p w14:paraId="0CAE6DF1" w14:textId="77777777" w:rsidR="00D77762" w:rsidRPr="00692F9B" w:rsidRDefault="00D77762" w:rsidP="00D77762">
            <w:pPr>
              <w:pStyle w:val="TableText"/>
              <w:jc w:val="left"/>
              <w:rPr>
                <w:rFonts w:cs="Arial"/>
                <w:szCs w:val="21"/>
              </w:rPr>
            </w:pPr>
            <w:r w:rsidRPr="00692F9B">
              <w:rPr>
                <w:rFonts w:cs="Arial"/>
                <w:szCs w:val="21"/>
              </w:rPr>
              <w:t>Non-Editable</w:t>
            </w:r>
          </w:p>
        </w:tc>
        <w:tc>
          <w:tcPr>
            <w:tcW w:w="359" w:type="pct"/>
          </w:tcPr>
          <w:p w14:paraId="0CAE6DF2"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DF3" w14:textId="77777777" w:rsidR="00D77762" w:rsidRPr="00692F9B" w:rsidRDefault="00D77762" w:rsidP="00D77762">
            <w:pPr>
              <w:pStyle w:val="TableText"/>
              <w:jc w:val="left"/>
              <w:rPr>
                <w:rFonts w:cs="Arial"/>
                <w:szCs w:val="21"/>
              </w:rPr>
            </w:pPr>
            <w:r>
              <w:rPr>
                <w:rFonts w:cs="Arial"/>
                <w:szCs w:val="21"/>
              </w:rPr>
              <w:t>No</w:t>
            </w:r>
          </w:p>
        </w:tc>
      </w:tr>
      <w:tr w:rsidR="00161B2C" w:rsidRPr="00692F9B" w14:paraId="0CAE6DFC" w14:textId="77777777" w:rsidTr="005F4DF4">
        <w:trPr>
          <w:cantSplit/>
        </w:trPr>
        <w:tc>
          <w:tcPr>
            <w:tcW w:w="705" w:type="pct"/>
          </w:tcPr>
          <w:p w14:paraId="0CAE6DF5" w14:textId="77777777" w:rsidR="00161B2C" w:rsidRPr="00692F9B" w:rsidRDefault="00161B2C" w:rsidP="00D77762">
            <w:pPr>
              <w:pStyle w:val="TableText"/>
              <w:jc w:val="left"/>
              <w:rPr>
                <w:rFonts w:cs="Arial"/>
                <w:szCs w:val="21"/>
              </w:rPr>
            </w:pPr>
            <w:r>
              <w:rPr>
                <w:rFonts w:cs="Arial"/>
                <w:szCs w:val="21"/>
              </w:rPr>
              <w:t>Characteristic</w:t>
            </w:r>
          </w:p>
        </w:tc>
        <w:tc>
          <w:tcPr>
            <w:tcW w:w="711" w:type="pct"/>
          </w:tcPr>
          <w:p w14:paraId="0CAE6DF6" w14:textId="77777777" w:rsidR="00161B2C" w:rsidRPr="00692F9B" w:rsidRDefault="00161B2C" w:rsidP="00D77762">
            <w:pPr>
              <w:pStyle w:val="TableText"/>
              <w:jc w:val="left"/>
              <w:rPr>
                <w:rFonts w:cs="Arial"/>
                <w:szCs w:val="21"/>
              </w:rPr>
            </w:pPr>
            <w:r>
              <w:rPr>
                <w:rFonts w:cs="Arial"/>
                <w:szCs w:val="21"/>
              </w:rPr>
              <w:t>Characteristic</w:t>
            </w:r>
          </w:p>
        </w:tc>
        <w:tc>
          <w:tcPr>
            <w:tcW w:w="1505" w:type="pct"/>
          </w:tcPr>
          <w:p w14:paraId="0CAE6DF7" w14:textId="6E03530B" w:rsidR="00161B2C" w:rsidRPr="00692F9B" w:rsidRDefault="00161B2C" w:rsidP="00D77762">
            <w:pPr>
              <w:pStyle w:val="TableText"/>
              <w:jc w:val="left"/>
              <w:rPr>
                <w:szCs w:val="21"/>
              </w:rPr>
            </w:pPr>
            <w:r>
              <w:rPr>
                <w:szCs w:val="21"/>
              </w:rPr>
              <w:t xml:space="preserve">A formatted string, typically used to hold key </w:t>
            </w:r>
            <w:r w:rsidR="00D01A1B">
              <w:rPr>
                <w:szCs w:val="21"/>
              </w:rPr>
              <w:t>SIEBEL</w:t>
            </w:r>
            <w:r>
              <w:rPr>
                <w:szCs w:val="21"/>
              </w:rPr>
              <w:t xml:space="preserve"> characteristics such as modalities, </w:t>
            </w:r>
            <w:r w:rsidR="00EC7B62">
              <w:rPr>
                <w:szCs w:val="21"/>
              </w:rPr>
              <w:t xml:space="preserve">SAV#, flattened skills list etc. </w:t>
            </w:r>
            <w:r>
              <w:rPr>
                <w:szCs w:val="21"/>
              </w:rPr>
              <w:t>allowing searching and filtering of the resources against the</w:t>
            </w:r>
            <w:r w:rsidR="00EC7B62">
              <w:rPr>
                <w:szCs w:val="21"/>
              </w:rPr>
              <w:t>se</w:t>
            </w:r>
            <w:r>
              <w:rPr>
                <w:szCs w:val="21"/>
              </w:rPr>
              <w:t xml:space="preserve"> characteristics.</w:t>
            </w:r>
          </w:p>
        </w:tc>
        <w:tc>
          <w:tcPr>
            <w:tcW w:w="646" w:type="pct"/>
          </w:tcPr>
          <w:p w14:paraId="0CAE6DF8" w14:textId="77777777" w:rsidR="00161B2C" w:rsidRPr="00692F9B" w:rsidRDefault="00161B2C" w:rsidP="00D77762">
            <w:pPr>
              <w:pStyle w:val="TableText"/>
              <w:jc w:val="left"/>
              <w:rPr>
                <w:rFonts w:cs="Arial"/>
                <w:szCs w:val="21"/>
              </w:rPr>
            </w:pPr>
            <w:r>
              <w:rPr>
                <w:rFonts w:cs="Arial"/>
                <w:szCs w:val="21"/>
              </w:rPr>
              <w:t>String (500)</w:t>
            </w:r>
          </w:p>
        </w:tc>
        <w:tc>
          <w:tcPr>
            <w:tcW w:w="502" w:type="pct"/>
          </w:tcPr>
          <w:p w14:paraId="0CAE6DF9" w14:textId="77777777" w:rsidR="00161B2C" w:rsidRPr="00692F9B" w:rsidRDefault="00161B2C" w:rsidP="00D77762">
            <w:pPr>
              <w:pStyle w:val="TableText"/>
              <w:jc w:val="left"/>
              <w:rPr>
                <w:rFonts w:cs="Arial"/>
                <w:szCs w:val="21"/>
              </w:rPr>
            </w:pPr>
            <w:r>
              <w:rPr>
                <w:rFonts w:cs="Arial"/>
                <w:szCs w:val="21"/>
              </w:rPr>
              <w:t>Non-Editable</w:t>
            </w:r>
          </w:p>
        </w:tc>
        <w:tc>
          <w:tcPr>
            <w:tcW w:w="359" w:type="pct"/>
          </w:tcPr>
          <w:p w14:paraId="0CAE6DFA" w14:textId="77777777" w:rsidR="00161B2C" w:rsidRDefault="00161B2C" w:rsidP="00D77762">
            <w:pPr>
              <w:pStyle w:val="TableText"/>
              <w:jc w:val="left"/>
              <w:rPr>
                <w:rFonts w:cs="Arial"/>
                <w:szCs w:val="21"/>
              </w:rPr>
            </w:pPr>
            <w:r>
              <w:rPr>
                <w:rFonts w:cs="Arial"/>
                <w:szCs w:val="21"/>
              </w:rPr>
              <w:t>GEHC</w:t>
            </w:r>
          </w:p>
        </w:tc>
        <w:tc>
          <w:tcPr>
            <w:tcW w:w="572" w:type="pct"/>
          </w:tcPr>
          <w:p w14:paraId="0CAE6DFB" w14:textId="77777777" w:rsidR="00161B2C" w:rsidRDefault="00161B2C" w:rsidP="00D77762">
            <w:pPr>
              <w:pStyle w:val="TableText"/>
              <w:jc w:val="left"/>
              <w:rPr>
                <w:rFonts w:cs="Arial"/>
                <w:szCs w:val="21"/>
              </w:rPr>
            </w:pPr>
            <w:r>
              <w:rPr>
                <w:rFonts w:cs="Arial"/>
                <w:szCs w:val="21"/>
              </w:rPr>
              <w:t>No</w:t>
            </w:r>
          </w:p>
        </w:tc>
      </w:tr>
      <w:tr w:rsidR="00D77762" w:rsidRPr="00692F9B" w14:paraId="0CAE6E04" w14:textId="77777777" w:rsidTr="005F4DF4">
        <w:trPr>
          <w:cantSplit/>
        </w:trPr>
        <w:tc>
          <w:tcPr>
            <w:tcW w:w="705" w:type="pct"/>
          </w:tcPr>
          <w:p w14:paraId="0CAE6DFD" w14:textId="77777777" w:rsidR="00D77762" w:rsidRPr="00692F9B" w:rsidRDefault="00D77762" w:rsidP="00D77762">
            <w:pPr>
              <w:pStyle w:val="TableText"/>
              <w:jc w:val="left"/>
              <w:rPr>
                <w:rFonts w:cs="Arial"/>
                <w:szCs w:val="21"/>
              </w:rPr>
            </w:pPr>
            <w:r>
              <w:rPr>
                <w:rFonts w:cs="Arial"/>
                <w:szCs w:val="21"/>
              </w:rPr>
              <w:t>ServiceArea</w:t>
            </w:r>
          </w:p>
        </w:tc>
        <w:tc>
          <w:tcPr>
            <w:tcW w:w="711" w:type="pct"/>
          </w:tcPr>
          <w:p w14:paraId="0CAE6DFE" w14:textId="77777777" w:rsidR="00D77762" w:rsidRPr="00692F9B" w:rsidRDefault="00D77762" w:rsidP="00D77762">
            <w:pPr>
              <w:pStyle w:val="TableText"/>
              <w:jc w:val="left"/>
              <w:rPr>
                <w:rFonts w:cs="Arial"/>
                <w:szCs w:val="21"/>
              </w:rPr>
            </w:pPr>
            <w:r>
              <w:rPr>
                <w:rFonts w:cs="Arial"/>
                <w:szCs w:val="21"/>
              </w:rPr>
              <w:t>Service Area</w:t>
            </w:r>
          </w:p>
        </w:tc>
        <w:tc>
          <w:tcPr>
            <w:tcW w:w="1505" w:type="pct"/>
          </w:tcPr>
          <w:p w14:paraId="0CAE6DFF" w14:textId="5AF7C311" w:rsidR="00D77762" w:rsidRDefault="00D77762" w:rsidP="00D77762">
            <w:pPr>
              <w:pStyle w:val="TableText"/>
              <w:jc w:val="left"/>
              <w:rPr>
                <w:rFonts w:cs="Arial"/>
                <w:szCs w:val="21"/>
              </w:rPr>
            </w:pPr>
            <w:r>
              <w:rPr>
                <w:rFonts w:cs="Arial"/>
                <w:szCs w:val="21"/>
              </w:rPr>
              <w:t>The name of the service area in which the resource operates.</w:t>
            </w:r>
            <w:r w:rsidR="00CC70DB">
              <w:rPr>
                <w:rFonts w:cs="Arial"/>
                <w:szCs w:val="21"/>
              </w:rPr>
              <w:t>( Siebel Service Area)</w:t>
            </w:r>
          </w:p>
        </w:tc>
        <w:tc>
          <w:tcPr>
            <w:tcW w:w="646" w:type="pct"/>
          </w:tcPr>
          <w:p w14:paraId="0CAE6E00" w14:textId="77777777" w:rsidR="00D77762" w:rsidRDefault="00D77762" w:rsidP="00A11644">
            <w:pPr>
              <w:pStyle w:val="TableText"/>
              <w:jc w:val="left"/>
              <w:rPr>
                <w:rFonts w:cs="Arial"/>
                <w:szCs w:val="21"/>
              </w:rPr>
            </w:pPr>
            <w:r>
              <w:rPr>
                <w:rFonts w:cs="Arial"/>
                <w:szCs w:val="21"/>
              </w:rPr>
              <w:t>String (</w:t>
            </w:r>
            <w:r w:rsidR="00A11644">
              <w:rPr>
                <w:rFonts w:cs="Arial"/>
                <w:szCs w:val="21"/>
              </w:rPr>
              <w:t>100</w:t>
            </w:r>
            <w:r>
              <w:rPr>
                <w:rFonts w:cs="Arial"/>
                <w:szCs w:val="21"/>
              </w:rPr>
              <w:t>)</w:t>
            </w:r>
          </w:p>
        </w:tc>
        <w:tc>
          <w:tcPr>
            <w:tcW w:w="502" w:type="pct"/>
          </w:tcPr>
          <w:p w14:paraId="0CAE6E01" w14:textId="77777777" w:rsidR="00D77762" w:rsidRPr="00692F9B" w:rsidRDefault="00D77762" w:rsidP="00D77762">
            <w:pPr>
              <w:pStyle w:val="TableText"/>
              <w:jc w:val="left"/>
              <w:rPr>
                <w:rFonts w:cs="Arial"/>
                <w:szCs w:val="21"/>
              </w:rPr>
            </w:pPr>
            <w:r>
              <w:rPr>
                <w:rFonts w:cs="Arial"/>
                <w:szCs w:val="21"/>
              </w:rPr>
              <w:t>Non-Editable</w:t>
            </w:r>
          </w:p>
        </w:tc>
        <w:tc>
          <w:tcPr>
            <w:tcW w:w="359" w:type="pct"/>
          </w:tcPr>
          <w:p w14:paraId="0CAE6E02"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E03" w14:textId="77777777" w:rsidR="00D77762" w:rsidRPr="00692F9B" w:rsidRDefault="00D77762" w:rsidP="00D77762">
            <w:pPr>
              <w:pStyle w:val="TableText"/>
              <w:jc w:val="left"/>
              <w:rPr>
                <w:rFonts w:cs="Arial"/>
                <w:szCs w:val="21"/>
              </w:rPr>
            </w:pPr>
            <w:r>
              <w:rPr>
                <w:rFonts w:cs="Arial"/>
                <w:szCs w:val="21"/>
              </w:rPr>
              <w:t>No</w:t>
            </w:r>
          </w:p>
        </w:tc>
      </w:tr>
      <w:tr w:rsidR="00D77762" w:rsidRPr="00692F9B" w14:paraId="0CAE6E0C" w14:textId="77777777" w:rsidTr="005F4DF4">
        <w:trPr>
          <w:cantSplit/>
        </w:trPr>
        <w:tc>
          <w:tcPr>
            <w:tcW w:w="705" w:type="pct"/>
          </w:tcPr>
          <w:p w14:paraId="0CAE6E05" w14:textId="77777777" w:rsidR="00D77762" w:rsidRPr="00692F9B" w:rsidRDefault="00D77762" w:rsidP="00D77762">
            <w:pPr>
              <w:pStyle w:val="TableText"/>
              <w:jc w:val="left"/>
              <w:rPr>
                <w:rFonts w:cs="Arial"/>
                <w:szCs w:val="21"/>
              </w:rPr>
            </w:pPr>
            <w:r w:rsidRPr="00692F9B">
              <w:rPr>
                <w:rFonts w:cs="Arial"/>
                <w:szCs w:val="21"/>
              </w:rPr>
              <w:t>MobilePhone</w:t>
            </w:r>
          </w:p>
        </w:tc>
        <w:tc>
          <w:tcPr>
            <w:tcW w:w="711" w:type="pct"/>
          </w:tcPr>
          <w:p w14:paraId="0CAE6E06" w14:textId="77777777" w:rsidR="00D77762" w:rsidRPr="00692F9B" w:rsidRDefault="00D77762" w:rsidP="00D77762">
            <w:pPr>
              <w:pStyle w:val="TableText"/>
              <w:jc w:val="left"/>
              <w:rPr>
                <w:rFonts w:cs="Arial"/>
                <w:szCs w:val="21"/>
              </w:rPr>
            </w:pPr>
            <w:r w:rsidRPr="00692F9B">
              <w:rPr>
                <w:rFonts w:cs="Arial"/>
                <w:szCs w:val="21"/>
              </w:rPr>
              <w:t xml:space="preserve">Mobile Phone </w:t>
            </w:r>
          </w:p>
        </w:tc>
        <w:tc>
          <w:tcPr>
            <w:tcW w:w="1505" w:type="pct"/>
          </w:tcPr>
          <w:p w14:paraId="0CAE6E07" w14:textId="77777777" w:rsidR="00D77762" w:rsidRPr="00692F9B" w:rsidRDefault="00D77762" w:rsidP="00D77762">
            <w:pPr>
              <w:pStyle w:val="TableText"/>
              <w:jc w:val="left"/>
              <w:rPr>
                <w:rFonts w:cs="Arial"/>
                <w:szCs w:val="21"/>
              </w:rPr>
            </w:pPr>
            <w:r>
              <w:rPr>
                <w:rFonts w:cs="Arial"/>
                <w:szCs w:val="21"/>
              </w:rPr>
              <w:t>The r</w:t>
            </w:r>
            <w:r w:rsidRPr="00692F9B">
              <w:rPr>
                <w:rFonts w:cs="Arial"/>
                <w:szCs w:val="21"/>
              </w:rPr>
              <w:t xml:space="preserve">esource’s </w:t>
            </w:r>
            <w:r>
              <w:rPr>
                <w:rFonts w:cs="Arial"/>
                <w:szCs w:val="21"/>
              </w:rPr>
              <w:t xml:space="preserve">mobile </w:t>
            </w:r>
            <w:r w:rsidRPr="00692F9B">
              <w:rPr>
                <w:rFonts w:cs="Arial"/>
                <w:szCs w:val="21"/>
              </w:rPr>
              <w:t>phone number</w:t>
            </w:r>
            <w:r>
              <w:rPr>
                <w:rFonts w:cs="Arial"/>
                <w:szCs w:val="21"/>
              </w:rPr>
              <w:t>.</w:t>
            </w:r>
            <w:r w:rsidR="00751940">
              <w:rPr>
                <w:rFonts w:cs="Arial"/>
                <w:szCs w:val="21"/>
              </w:rPr>
              <w:t xml:space="preserve"> Enables the Dispatcher to call the resource if needed.</w:t>
            </w:r>
          </w:p>
        </w:tc>
        <w:tc>
          <w:tcPr>
            <w:tcW w:w="646" w:type="pct"/>
          </w:tcPr>
          <w:p w14:paraId="0CAE6E08" w14:textId="77777777" w:rsidR="00D77762" w:rsidRPr="00692F9B" w:rsidRDefault="00D77762" w:rsidP="00D77762">
            <w:pPr>
              <w:pStyle w:val="TableText"/>
              <w:jc w:val="left"/>
              <w:rPr>
                <w:rFonts w:cs="Arial"/>
                <w:szCs w:val="21"/>
              </w:rPr>
            </w:pPr>
            <w:r w:rsidRPr="00692F9B">
              <w:rPr>
                <w:rFonts w:cs="Arial"/>
                <w:szCs w:val="21"/>
              </w:rPr>
              <w:t>String (64)</w:t>
            </w:r>
          </w:p>
        </w:tc>
        <w:tc>
          <w:tcPr>
            <w:tcW w:w="502" w:type="pct"/>
          </w:tcPr>
          <w:p w14:paraId="0CAE6E09" w14:textId="77777777" w:rsidR="00D77762" w:rsidRPr="00692F9B" w:rsidRDefault="00D77762" w:rsidP="00D77762">
            <w:pPr>
              <w:pStyle w:val="TableText"/>
              <w:jc w:val="left"/>
              <w:rPr>
                <w:rFonts w:cs="Arial"/>
                <w:szCs w:val="21"/>
              </w:rPr>
            </w:pPr>
            <w:r w:rsidRPr="00692F9B">
              <w:rPr>
                <w:rFonts w:cs="Arial"/>
                <w:szCs w:val="21"/>
              </w:rPr>
              <w:t>Non- Editable</w:t>
            </w:r>
          </w:p>
        </w:tc>
        <w:tc>
          <w:tcPr>
            <w:tcW w:w="359" w:type="pct"/>
          </w:tcPr>
          <w:p w14:paraId="0CAE6E0A"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E0B" w14:textId="77777777" w:rsidR="00D77762" w:rsidRPr="00692F9B" w:rsidRDefault="00D77762" w:rsidP="00D77762">
            <w:pPr>
              <w:pStyle w:val="TableText"/>
              <w:jc w:val="left"/>
              <w:rPr>
                <w:rFonts w:cs="Arial"/>
                <w:szCs w:val="21"/>
              </w:rPr>
            </w:pPr>
            <w:r w:rsidRPr="00692F9B">
              <w:rPr>
                <w:rFonts w:cs="Arial"/>
                <w:szCs w:val="21"/>
              </w:rPr>
              <w:t>No</w:t>
            </w:r>
          </w:p>
        </w:tc>
      </w:tr>
      <w:tr w:rsidR="00D77762" w:rsidRPr="00692F9B" w14:paraId="0CAE6E14" w14:textId="77777777" w:rsidTr="005F4DF4">
        <w:trPr>
          <w:cantSplit/>
        </w:trPr>
        <w:tc>
          <w:tcPr>
            <w:tcW w:w="705" w:type="pct"/>
          </w:tcPr>
          <w:p w14:paraId="0CAE6E0D" w14:textId="77777777" w:rsidR="00D77762" w:rsidRPr="00692F9B" w:rsidRDefault="00D77762" w:rsidP="00D77762">
            <w:pPr>
              <w:pStyle w:val="TableText"/>
              <w:jc w:val="left"/>
              <w:rPr>
                <w:rFonts w:cs="Arial"/>
                <w:szCs w:val="21"/>
              </w:rPr>
            </w:pPr>
            <w:r w:rsidRPr="00692F9B">
              <w:rPr>
                <w:rFonts w:cs="Arial"/>
                <w:szCs w:val="21"/>
              </w:rPr>
              <w:t>Calendar</w:t>
            </w:r>
          </w:p>
        </w:tc>
        <w:tc>
          <w:tcPr>
            <w:tcW w:w="711" w:type="pct"/>
          </w:tcPr>
          <w:p w14:paraId="0CAE6E0E" w14:textId="77777777" w:rsidR="00D77762" w:rsidRPr="00692F9B" w:rsidRDefault="00D77762" w:rsidP="00D77762">
            <w:pPr>
              <w:pStyle w:val="TableText"/>
              <w:jc w:val="left"/>
              <w:rPr>
                <w:rFonts w:cs="Arial"/>
                <w:szCs w:val="21"/>
              </w:rPr>
            </w:pPr>
            <w:r w:rsidRPr="00692F9B">
              <w:rPr>
                <w:rFonts w:cs="Arial"/>
                <w:szCs w:val="21"/>
              </w:rPr>
              <w:t>Calendar</w:t>
            </w:r>
          </w:p>
        </w:tc>
        <w:tc>
          <w:tcPr>
            <w:tcW w:w="1505" w:type="pct"/>
          </w:tcPr>
          <w:p w14:paraId="0CAE6E0F" w14:textId="77777777" w:rsidR="00D77762" w:rsidRPr="00692F9B" w:rsidRDefault="00D77762" w:rsidP="00D77762">
            <w:pPr>
              <w:pStyle w:val="TableText"/>
              <w:jc w:val="left"/>
              <w:rPr>
                <w:rFonts w:cs="Arial"/>
                <w:szCs w:val="21"/>
              </w:rPr>
            </w:pPr>
            <w:r>
              <w:rPr>
                <w:rFonts w:cs="Arial"/>
                <w:szCs w:val="21"/>
              </w:rPr>
              <w:t>The (name</w:t>
            </w:r>
            <w:r w:rsidR="00A11644">
              <w:rPr>
                <w:rFonts w:cs="Arial"/>
                <w:szCs w:val="21"/>
              </w:rPr>
              <w:t>/ID</w:t>
            </w:r>
            <w:r>
              <w:rPr>
                <w:rFonts w:cs="Arial"/>
                <w:szCs w:val="21"/>
              </w:rPr>
              <w:t xml:space="preserve"> of the) c</w:t>
            </w:r>
            <w:r w:rsidRPr="00692F9B">
              <w:rPr>
                <w:rFonts w:cs="Arial"/>
                <w:szCs w:val="21"/>
              </w:rPr>
              <w:t xml:space="preserve">alendar that defines </w:t>
            </w:r>
            <w:r>
              <w:rPr>
                <w:rFonts w:cs="Arial"/>
                <w:szCs w:val="21"/>
              </w:rPr>
              <w:t xml:space="preserve">the resource’s </w:t>
            </w:r>
            <w:r w:rsidRPr="00692F9B">
              <w:rPr>
                <w:rFonts w:cs="Arial"/>
                <w:szCs w:val="21"/>
              </w:rPr>
              <w:t>working time.</w:t>
            </w:r>
            <w:r>
              <w:rPr>
                <w:rFonts w:cs="Arial"/>
                <w:szCs w:val="21"/>
              </w:rPr>
              <w:t xml:space="preserve"> Defaults to the District’s calendar.</w:t>
            </w:r>
          </w:p>
        </w:tc>
        <w:tc>
          <w:tcPr>
            <w:tcW w:w="646" w:type="pct"/>
          </w:tcPr>
          <w:p w14:paraId="0CAE6E10" w14:textId="77777777" w:rsidR="00D77762" w:rsidRPr="00692F9B" w:rsidRDefault="00D77762" w:rsidP="00D77762">
            <w:pPr>
              <w:pStyle w:val="TableText"/>
              <w:jc w:val="left"/>
              <w:rPr>
                <w:rFonts w:cs="Arial"/>
                <w:szCs w:val="21"/>
              </w:rPr>
            </w:pPr>
            <w:r>
              <w:rPr>
                <w:rFonts w:cs="Arial"/>
                <w:szCs w:val="21"/>
              </w:rPr>
              <w:t xml:space="preserve">Reference to </w:t>
            </w:r>
            <w:r w:rsidRPr="00692F9B">
              <w:rPr>
                <w:rFonts w:cs="Arial"/>
                <w:szCs w:val="21"/>
              </w:rPr>
              <w:t>Calendar</w:t>
            </w:r>
          </w:p>
        </w:tc>
        <w:tc>
          <w:tcPr>
            <w:tcW w:w="502" w:type="pct"/>
          </w:tcPr>
          <w:p w14:paraId="0CAE6E11" w14:textId="77777777" w:rsidR="00D77762" w:rsidRPr="00692F9B" w:rsidRDefault="00D77762" w:rsidP="00D77762">
            <w:pPr>
              <w:pStyle w:val="TableText"/>
              <w:jc w:val="left"/>
              <w:rPr>
                <w:rFonts w:cs="Arial"/>
                <w:szCs w:val="21"/>
              </w:rPr>
            </w:pPr>
            <w:r w:rsidRPr="00692F9B">
              <w:rPr>
                <w:rFonts w:cs="Arial"/>
                <w:szCs w:val="21"/>
              </w:rPr>
              <w:t>Editable</w:t>
            </w:r>
          </w:p>
        </w:tc>
        <w:tc>
          <w:tcPr>
            <w:tcW w:w="359" w:type="pct"/>
          </w:tcPr>
          <w:p w14:paraId="0CAE6E12" w14:textId="77777777" w:rsidR="00D77762" w:rsidRPr="00692F9B" w:rsidRDefault="00D77762" w:rsidP="00D77762">
            <w:pPr>
              <w:pStyle w:val="TableText"/>
              <w:jc w:val="left"/>
              <w:rPr>
                <w:rFonts w:cs="Arial"/>
                <w:szCs w:val="21"/>
              </w:rPr>
            </w:pPr>
            <w:r>
              <w:rPr>
                <w:rFonts w:cs="Arial"/>
                <w:szCs w:val="21"/>
              </w:rPr>
              <w:t>GEHC</w:t>
            </w:r>
            <w:r w:rsidRPr="00692F9B">
              <w:rPr>
                <w:rFonts w:cs="Arial"/>
                <w:szCs w:val="21"/>
              </w:rPr>
              <w:t xml:space="preserve"> </w:t>
            </w:r>
            <w:r>
              <w:rPr>
                <w:rFonts w:cs="Arial"/>
                <w:szCs w:val="21"/>
              </w:rPr>
              <w:t>/</w:t>
            </w:r>
            <w:r w:rsidRPr="00692F9B">
              <w:rPr>
                <w:rFonts w:cs="Arial"/>
                <w:szCs w:val="21"/>
              </w:rPr>
              <w:t>CS</w:t>
            </w:r>
          </w:p>
        </w:tc>
        <w:tc>
          <w:tcPr>
            <w:tcW w:w="572" w:type="pct"/>
          </w:tcPr>
          <w:p w14:paraId="0CAE6E13" w14:textId="77777777" w:rsidR="00D77762" w:rsidRPr="00692F9B" w:rsidRDefault="00D77762" w:rsidP="00D77762">
            <w:pPr>
              <w:pStyle w:val="TableText"/>
              <w:jc w:val="left"/>
              <w:rPr>
                <w:rFonts w:cs="Arial"/>
                <w:szCs w:val="21"/>
              </w:rPr>
            </w:pPr>
            <w:r>
              <w:rPr>
                <w:rFonts w:cs="Arial"/>
                <w:szCs w:val="21"/>
              </w:rPr>
              <w:t>No</w:t>
            </w:r>
          </w:p>
        </w:tc>
      </w:tr>
      <w:tr w:rsidR="00D77762" w:rsidRPr="00692F9B" w14:paraId="0CAE6E1C" w14:textId="77777777" w:rsidTr="005F4DF4">
        <w:trPr>
          <w:cantSplit/>
        </w:trPr>
        <w:tc>
          <w:tcPr>
            <w:tcW w:w="705" w:type="pct"/>
          </w:tcPr>
          <w:p w14:paraId="0CAE6E15" w14:textId="77777777" w:rsidR="00D77762" w:rsidRPr="00692F9B" w:rsidRDefault="00D77762" w:rsidP="00D77762">
            <w:pPr>
              <w:pStyle w:val="TableText"/>
              <w:jc w:val="left"/>
              <w:rPr>
                <w:rFonts w:cs="Arial"/>
                <w:szCs w:val="21"/>
              </w:rPr>
            </w:pPr>
            <w:r w:rsidRPr="00692F9B">
              <w:rPr>
                <w:rFonts w:cs="Arial"/>
                <w:szCs w:val="21"/>
              </w:rPr>
              <w:t>Active</w:t>
            </w:r>
          </w:p>
        </w:tc>
        <w:tc>
          <w:tcPr>
            <w:tcW w:w="711" w:type="pct"/>
          </w:tcPr>
          <w:p w14:paraId="0CAE6E16" w14:textId="77777777" w:rsidR="00D77762" w:rsidRPr="00692F9B" w:rsidRDefault="00D77762" w:rsidP="00D77762">
            <w:pPr>
              <w:pStyle w:val="TableText"/>
              <w:jc w:val="left"/>
              <w:rPr>
                <w:rFonts w:cs="Arial"/>
                <w:szCs w:val="21"/>
              </w:rPr>
            </w:pPr>
            <w:r w:rsidRPr="00692F9B">
              <w:rPr>
                <w:rFonts w:cs="Arial"/>
                <w:szCs w:val="21"/>
              </w:rPr>
              <w:t>Active</w:t>
            </w:r>
          </w:p>
        </w:tc>
        <w:tc>
          <w:tcPr>
            <w:tcW w:w="1505" w:type="pct"/>
          </w:tcPr>
          <w:p w14:paraId="0CAE6E17" w14:textId="77777777" w:rsidR="00D77762" w:rsidRPr="00692F9B" w:rsidRDefault="00D77762" w:rsidP="00C90F95">
            <w:pPr>
              <w:pStyle w:val="TableText"/>
              <w:jc w:val="left"/>
              <w:rPr>
                <w:rFonts w:cs="Arial"/>
                <w:szCs w:val="21"/>
              </w:rPr>
            </w:pPr>
            <w:r w:rsidRPr="00692F9B">
              <w:rPr>
                <w:szCs w:val="21"/>
              </w:rPr>
              <w:t>An active Resource is one to which work can be assigned. A Resource that is unavailable for a long period of time (e.g. maternity leave) will be marked as inactive.</w:t>
            </w:r>
          </w:p>
        </w:tc>
        <w:tc>
          <w:tcPr>
            <w:tcW w:w="646" w:type="pct"/>
          </w:tcPr>
          <w:p w14:paraId="0CAE6E18" w14:textId="77777777" w:rsidR="00D77762" w:rsidRPr="00692F9B" w:rsidRDefault="00D77762" w:rsidP="00D77762">
            <w:pPr>
              <w:pStyle w:val="TableText"/>
              <w:jc w:val="left"/>
              <w:rPr>
                <w:rFonts w:cs="Arial"/>
                <w:szCs w:val="21"/>
              </w:rPr>
            </w:pPr>
            <w:r w:rsidRPr="00692F9B">
              <w:rPr>
                <w:rFonts w:cs="Arial"/>
                <w:szCs w:val="21"/>
              </w:rPr>
              <w:t>Yes/No (Boolean)</w:t>
            </w:r>
          </w:p>
        </w:tc>
        <w:tc>
          <w:tcPr>
            <w:tcW w:w="502" w:type="pct"/>
          </w:tcPr>
          <w:p w14:paraId="0CAE6E19" w14:textId="77777777" w:rsidR="00D77762" w:rsidRPr="00692F9B" w:rsidRDefault="00D77762" w:rsidP="00D77762">
            <w:pPr>
              <w:pStyle w:val="TableText"/>
              <w:jc w:val="left"/>
              <w:rPr>
                <w:rFonts w:cs="Arial"/>
                <w:szCs w:val="21"/>
              </w:rPr>
            </w:pPr>
            <w:r w:rsidRPr="00692F9B">
              <w:rPr>
                <w:rFonts w:cs="Arial"/>
                <w:szCs w:val="21"/>
              </w:rPr>
              <w:t>Editable</w:t>
            </w:r>
          </w:p>
        </w:tc>
        <w:tc>
          <w:tcPr>
            <w:tcW w:w="359" w:type="pct"/>
          </w:tcPr>
          <w:p w14:paraId="0CAE6E1A" w14:textId="77777777" w:rsidR="00D77762" w:rsidRPr="00692F9B" w:rsidRDefault="00D77762" w:rsidP="00D77762">
            <w:pPr>
              <w:pStyle w:val="TableText"/>
              <w:jc w:val="left"/>
              <w:rPr>
                <w:rFonts w:cs="Arial"/>
                <w:szCs w:val="21"/>
              </w:rPr>
            </w:pPr>
            <w:r>
              <w:rPr>
                <w:rFonts w:cs="Arial"/>
                <w:szCs w:val="21"/>
              </w:rPr>
              <w:t>CS</w:t>
            </w:r>
          </w:p>
        </w:tc>
        <w:tc>
          <w:tcPr>
            <w:tcW w:w="572" w:type="pct"/>
          </w:tcPr>
          <w:p w14:paraId="0CAE6E1B" w14:textId="77777777" w:rsidR="00D77762" w:rsidRPr="00692F9B" w:rsidRDefault="00D77762" w:rsidP="00D77762">
            <w:pPr>
              <w:pStyle w:val="TableText"/>
              <w:jc w:val="left"/>
              <w:rPr>
                <w:rFonts w:cs="Arial"/>
                <w:szCs w:val="21"/>
              </w:rPr>
            </w:pPr>
            <w:r w:rsidRPr="00692F9B">
              <w:rPr>
                <w:rFonts w:cs="Arial"/>
                <w:szCs w:val="21"/>
              </w:rPr>
              <w:t>Yes</w:t>
            </w:r>
          </w:p>
        </w:tc>
      </w:tr>
      <w:tr w:rsidR="00D77762" w:rsidRPr="00692F9B" w14:paraId="0CAE6E24" w14:textId="77777777" w:rsidTr="005F4DF4">
        <w:trPr>
          <w:cantSplit/>
        </w:trPr>
        <w:tc>
          <w:tcPr>
            <w:tcW w:w="705" w:type="pct"/>
          </w:tcPr>
          <w:p w14:paraId="0CAE6E1D" w14:textId="77777777" w:rsidR="00D77762" w:rsidRPr="00692F9B" w:rsidRDefault="00D77762" w:rsidP="00D77762">
            <w:pPr>
              <w:pStyle w:val="TableText"/>
              <w:jc w:val="left"/>
              <w:rPr>
                <w:rFonts w:cs="Arial"/>
                <w:szCs w:val="21"/>
              </w:rPr>
            </w:pPr>
            <w:r w:rsidRPr="00692F9B">
              <w:rPr>
                <w:rFonts w:cs="Arial"/>
                <w:szCs w:val="21"/>
              </w:rPr>
              <w:lastRenderedPageBreak/>
              <w:t>Internal</w:t>
            </w:r>
            <w:r>
              <w:rPr>
                <w:rStyle w:val="FootnoteReference"/>
                <w:szCs w:val="21"/>
              </w:rPr>
              <w:footnoteReference w:id="6"/>
            </w:r>
          </w:p>
        </w:tc>
        <w:tc>
          <w:tcPr>
            <w:tcW w:w="711" w:type="pct"/>
          </w:tcPr>
          <w:p w14:paraId="0CAE6E1E" w14:textId="77777777" w:rsidR="00D77762" w:rsidRPr="00692F9B" w:rsidRDefault="00D77762" w:rsidP="00D77762">
            <w:pPr>
              <w:pStyle w:val="TableText"/>
              <w:jc w:val="left"/>
              <w:rPr>
                <w:rFonts w:cs="Arial"/>
                <w:szCs w:val="21"/>
              </w:rPr>
            </w:pPr>
            <w:r w:rsidRPr="00692F9B">
              <w:rPr>
                <w:rFonts w:cs="Arial"/>
                <w:szCs w:val="21"/>
              </w:rPr>
              <w:t>Internal</w:t>
            </w:r>
          </w:p>
        </w:tc>
        <w:tc>
          <w:tcPr>
            <w:tcW w:w="1505" w:type="pct"/>
          </w:tcPr>
          <w:p w14:paraId="0CAE6E1F" w14:textId="77777777" w:rsidR="00D77762" w:rsidRPr="00692F9B" w:rsidRDefault="00D77762" w:rsidP="00D77762">
            <w:pPr>
              <w:pStyle w:val="TableText"/>
              <w:jc w:val="left"/>
              <w:rPr>
                <w:szCs w:val="21"/>
              </w:rPr>
            </w:pPr>
            <w:r w:rsidRPr="00692F9B">
              <w:rPr>
                <w:szCs w:val="21"/>
              </w:rPr>
              <w:t xml:space="preserve">Internal resources are employees of </w:t>
            </w:r>
            <w:r>
              <w:rPr>
                <w:rFonts w:cs="Arial"/>
                <w:szCs w:val="21"/>
              </w:rPr>
              <w:t>GEHC</w:t>
            </w:r>
            <w:r w:rsidRPr="00692F9B">
              <w:rPr>
                <w:szCs w:val="21"/>
              </w:rPr>
              <w:t xml:space="preserve">. External resources are employees of sub-contractors of </w:t>
            </w:r>
            <w:r>
              <w:rPr>
                <w:rFonts w:cs="Arial"/>
                <w:szCs w:val="21"/>
              </w:rPr>
              <w:t>GEHC.</w:t>
            </w:r>
          </w:p>
        </w:tc>
        <w:tc>
          <w:tcPr>
            <w:tcW w:w="646" w:type="pct"/>
          </w:tcPr>
          <w:p w14:paraId="0CAE6E20" w14:textId="77777777" w:rsidR="00D77762" w:rsidRPr="00692F9B" w:rsidRDefault="00D77762" w:rsidP="00D77762">
            <w:pPr>
              <w:pStyle w:val="TableText"/>
              <w:jc w:val="left"/>
              <w:rPr>
                <w:rFonts w:cs="Arial"/>
                <w:szCs w:val="21"/>
              </w:rPr>
            </w:pPr>
            <w:r w:rsidRPr="00692F9B">
              <w:rPr>
                <w:rFonts w:cs="Arial"/>
                <w:szCs w:val="21"/>
              </w:rPr>
              <w:t>Yes/No (Boolean)</w:t>
            </w:r>
          </w:p>
        </w:tc>
        <w:tc>
          <w:tcPr>
            <w:tcW w:w="502" w:type="pct"/>
          </w:tcPr>
          <w:p w14:paraId="0CAE6E21" w14:textId="77777777" w:rsidR="00D77762" w:rsidRPr="00692F9B" w:rsidRDefault="00D77762" w:rsidP="00D77762">
            <w:pPr>
              <w:pStyle w:val="TableText"/>
              <w:jc w:val="left"/>
              <w:rPr>
                <w:rFonts w:cs="Arial"/>
                <w:szCs w:val="21"/>
              </w:rPr>
            </w:pPr>
            <w:r w:rsidRPr="00692F9B">
              <w:rPr>
                <w:rFonts w:cs="Arial"/>
                <w:szCs w:val="21"/>
              </w:rPr>
              <w:t>Non- Editable</w:t>
            </w:r>
          </w:p>
        </w:tc>
        <w:tc>
          <w:tcPr>
            <w:tcW w:w="359" w:type="pct"/>
          </w:tcPr>
          <w:p w14:paraId="0CAE6E22" w14:textId="77777777" w:rsidR="00D77762" w:rsidRPr="00692F9B" w:rsidRDefault="00D77762" w:rsidP="00D77762">
            <w:pPr>
              <w:pStyle w:val="TableText"/>
              <w:jc w:val="left"/>
              <w:rPr>
                <w:rFonts w:cs="Arial"/>
                <w:szCs w:val="21"/>
              </w:rPr>
            </w:pPr>
            <w:r>
              <w:rPr>
                <w:rFonts w:cs="Arial"/>
                <w:szCs w:val="21"/>
              </w:rPr>
              <w:t>GEHC</w:t>
            </w:r>
          </w:p>
        </w:tc>
        <w:tc>
          <w:tcPr>
            <w:tcW w:w="572" w:type="pct"/>
          </w:tcPr>
          <w:p w14:paraId="0CAE6E23" w14:textId="77777777" w:rsidR="00D77762" w:rsidRPr="00692F9B" w:rsidRDefault="00D77762" w:rsidP="00D77762">
            <w:pPr>
              <w:pStyle w:val="TableText"/>
              <w:jc w:val="left"/>
              <w:rPr>
                <w:rFonts w:cs="Arial"/>
                <w:szCs w:val="21"/>
              </w:rPr>
            </w:pPr>
            <w:r w:rsidRPr="00692F9B">
              <w:rPr>
                <w:rFonts w:cs="Arial"/>
                <w:szCs w:val="21"/>
              </w:rPr>
              <w:t>Yes</w:t>
            </w:r>
          </w:p>
        </w:tc>
      </w:tr>
      <w:tr w:rsidR="00A1723F" w:rsidRPr="00692F9B" w14:paraId="0CAE6E2C" w14:textId="77777777" w:rsidTr="005F4DF4">
        <w:trPr>
          <w:cantSplit/>
        </w:trPr>
        <w:tc>
          <w:tcPr>
            <w:tcW w:w="705" w:type="pct"/>
          </w:tcPr>
          <w:p w14:paraId="0CAE6E25" w14:textId="77777777" w:rsidR="00A1723F" w:rsidRPr="00692F9B" w:rsidRDefault="00A1723F" w:rsidP="00D77762">
            <w:pPr>
              <w:pStyle w:val="TableText"/>
              <w:jc w:val="left"/>
              <w:rPr>
                <w:rFonts w:cs="Arial"/>
                <w:szCs w:val="21"/>
              </w:rPr>
            </w:pPr>
            <w:commentRangeStart w:id="4535"/>
            <w:r>
              <w:rPr>
                <w:rFonts w:cs="Arial"/>
                <w:szCs w:val="21"/>
              </w:rPr>
              <w:t>TravelPolicy</w:t>
            </w:r>
            <w:commentRangeEnd w:id="4535"/>
            <w:r w:rsidR="000427D3">
              <w:rPr>
                <w:rStyle w:val="CommentReference"/>
              </w:rPr>
              <w:commentReference w:id="4535"/>
            </w:r>
          </w:p>
        </w:tc>
        <w:tc>
          <w:tcPr>
            <w:tcW w:w="711" w:type="pct"/>
          </w:tcPr>
          <w:p w14:paraId="0CAE6E26" w14:textId="77777777" w:rsidR="00A1723F" w:rsidRPr="00692F9B" w:rsidRDefault="00A1723F" w:rsidP="00D77762">
            <w:pPr>
              <w:pStyle w:val="TableText"/>
              <w:jc w:val="left"/>
              <w:rPr>
                <w:rFonts w:cs="Arial"/>
                <w:szCs w:val="21"/>
              </w:rPr>
            </w:pPr>
            <w:r>
              <w:rPr>
                <w:rFonts w:cs="Arial"/>
                <w:szCs w:val="21"/>
              </w:rPr>
              <w:t>Travel Policy</w:t>
            </w:r>
          </w:p>
        </w:tc>
        <w:tc>
          <w:tcPr>
            <w:tcW w:w="1505" w:type="pct"/>
          </w:tcPr>
          <w:p w14:paraId="0CAE6E27" w14:textId="77777777" w:rsidR="00A1723F" w:rsidRPr="00692F9B" w:rsidRDefault="00A1723F" w:rsidP="00D77762">
            <w:pPr>
              <w:pStyle w:val="TableText"/>
              <w:jc w:val="left"/>
              <w:rPr>
                <w:szCs w:val="21"/>
              </w:rPr>
            </w:pPr>
            <w:r>
              <w:rPr>
                <w:szCs w:val="21"/>
              </w:rPr>
              <w:t xml:space="preserve">Engineers may either travel to and from their home base in company </w:t>
            </w:r>
            <w:r w:rsidR="001F20C8">
              <w:rPr>
                <w:szCs w:val="21"/>
              </w:rPr>
              <w:t xml:space="preserve">time (i.e. working hours) </w:t>
            </w:r>
            <w:r>
              <w:rPr>
                <w:szCs w:val="21"/>
              </w:rPr>
              <w:t>or their own time, as controlled by this setting.</w:t>
            </w:r>
          </w:p>
        </w:tc>
        <w:tc>
          <w:tcPr>
            <w:tcW w:w="646" w:type="pct"/>
          </w:tcPr>
          <w:p w14:paraId="0CAE6E28" w14:textId="77777777" w:rsidR="00A1723F" w:rsidRPr="00692F9B" w:rsidRDefault="00A1723F" w:rsidP="00A1723F">
            <w:pPr>
              <w:pStyle w:val="TableText"/>
              <w:jc w:val="left"/>
              <w:rPr>
                <w:rFonts w:cs="Arial"/>
                <w:szCs w:val="21"/>
              </w:rPr>
            </w:pPr>
            <w:r>
              <w:rPr>
                <w:rFonts w:cs="Arial"/>
                <w:szCs w:val="21"/>
              </w:rPr>
              <w:t>Dictionary (TravelProfile)</w:t>
            </w:r>
          </w:p>
        </w:tc>
        <w:tc>
          <w:tcPr>
            <w:tcW w:w="502" w:type="pct"/>
          </w:tcPr>
          <w:p w14:paraId="0CAE6E29" w14:textId="77777777" w:rsidR="00A1723F" w:rsidRPr="00692F9B" w:rsidRDefault="001F20C8" w:rsidP="00D77762">
            <w:pPr>
              <w:pStyle w:val="TableText"/>
              <w:jc w:val="left"/>
              <w:rPr>
                <w:rFonts w:cs="Arial"/>
                <w:szCs w:val="21"/>
              </w:rPr>
            </w:pPr>
            <w:r>
              <w:rPr>
                <w:rFonts w:cs="Arial"/>
                <w:szCs w:val="21"/>
              </w:rPr>
              <w:t>Non-Editable</w:t>
            </w:r>
          </w:p>
        </w:tc>
        <w:tc>
          <w:tcPr>
            <w:tcW w:w="359" w:type="pct"/>
          </w:tcPr>
          <w:p w14:paraId="0CAE6E2A" w14:textId="77777777" w:rsidR="00A1723F" w:rsidRDefault="001F20C8" w:rsidP="00D77762">
            <w:pPr>
              <w:pStyle w:val="TableText"/>
              <w:jc w:val="left"/>
              <w:rPr>
                <w:rFonts w:cs="Arial"/>
                <w:szCs w:val="21"/>
              </w:rPr>
            </w:pPr>
            <w:r>
              <w:rPr>
                <w:rFonts w:cs="Arial"/>
                <w:szCs w:val="21"/>
              </w:rPr>
              <w:t>GEHC</w:t>
            </w:r>
          </w:p>
        </w:tc>
        <w:tc>
          <w:tcPr>
            <w:tcW w:w="572" w:type="pct"/>
          </w:tcPr>
          <w:p w14:paraId="0CAE6E2B" w14:textId="77777777" w:rsidR="00A1723F" w:rsidRPr="00692F9B" w:rsidRDefault="001F20C8" w:rsidP="00D77762">
            <w:pPr>
              <w:pStyle w:val="TableText"/>
              <w:jc w:val="left"/>
              <w:rPr>
                <w:rFonts w:cs="Arial"/>
                <w:szCs w:val="21"/>
              </w:rPr>
            </w:pPr>
            <w:r>
              <w:rPr>
                <w:rFonts w:cs="Arial"/>
                <w:szCs w:val="21"/>
              </w:rPr>
              <w:t>Yes</w:t>
            </w:r>
          </w:p>
        </w:tc>
      </w:tr>
      <w:tr w:rsidR="002C6019" w:rsidRPr="00692F9B" w14:paraId="0CAE6E34" w14:textId="77777777" w:rsidTr="005F4DF4">
        <w:trPr>
          <w:cantSplit/>
        </w:trPr>
        <w:tc>
          <w:tcPr>
            <w:tcW w:w="705" w:type="pct"/>
          </w:tcPr>
          <w:p w14:paraId="0CAE6E2D" w14:textId="77777777" w:rsidR="002C6019" w:rsidRPr="00692F9B" w:rsidRDefault="002C6019" w:rsidP="00D77762">
            <w:pPr>
              <w:pStyle w:val="TableText"/>
              <w:jc w:val="left"/>
              <w:rPr>
                <w:rFonts w:cs="Arial"/>
                <w:szCs w:val="21"/>
              </w:rPr>
            </w:pPr>
            <w:commentRangeStart w:id="4536"/>
            <w:r>
              <w:rPr>
                <w:rFonts w:cs="Arial"/>
                <w:szCs w:val="21"/>
              </w:rPr>
              <w:t>LunchBreakDuration</w:t>
            </w:r>
            <w:commentRangeEnd w:id="4536"/>
            <w:r w:rsidR="000427D3">
              <w:rPr>
                <w:rStyle w:val="CommentReference"/>
              </w:rPr>
              <w:commentReference w:id="4536"/>
            </w:r>
          </w:p>
        </w:tc>
        <w:tc>
          <w:tcPr>
            <w:tcW w:w="711" w:type="pct"/>
          </w:tcPr>
          <w:p w14:paraId="0CAE6E2E" w14:textId="77777777" w:rsidR="002C6019" w:rsidRDefault="002C6019" w:rsidP="00D77762">
            <w:pPr>
              <w:pStyle w:val="TableText"/>
              <w:jc w:val="left"/>
              <w:rPr>
                <w:rFonts w:cs="Arial"/>
                <w:szCs w:val="21"/>
              </w:rPr>
            </w:pPr>
            <w:r>
              <w:rPr>
                <w:rFonts w:cs="Arial"/>
                <w:szCs w:val="21"/>
              </w:rPr>
              <w:t>Lunch Break Duration</w:t>
            </w:r>
          </w:p>
        </w:tc>
        <w:tc>
          <w:tcPr>
            <w:tcW w:w="1505" w:type="pct"/>
          </w:tcPr>
          <w:p w14:paraId="0CAE6E2F" w14:textId="77777777" w:rsidR="002C6019" w:rsidRPr="00692F9B" w:rsidRDefault="002C6019" w:rsidP="00D77762">
            <w:pPr>
              <w:pStyle w:val="TableText"/>
              <w:jc w:val="left"/>
              <w:rPr>
                <w:rFonts w:cs="Arial"/>
                <w:szCs w:val="21"/>
              </w:rPr>
            </w:pPr>
            <w:r>
              <w:rPr>
                <w:rFonts w:cs="Arial"/>
                <w:szCs w:val="21"/>
              </w:rPr>
              <w:t>Specifies how long the resource’s lunch break should be.</w:t>
            </w:r>
          </w:p>
        </w:tc>
        <w:tc>
          <w:tcPr>
            <w:tcW w:w="646" w:type="pct"/>
          </w:tcPr>
          <w:p w14:paraId="0CAE6E30" w14:textId="77777777" w:rsidR="002C6019" w:rsidRDefault="002C6019" w:rsidP="00D77762">
            <w:pPr>
              <w:pStyle w:val="TableText"/>
              <w:jc w:val="left"/>
              <w:rPr>
                <w:rFonts w:cs="Arial"/>
                <w:szCs w:val="21"/>
              </w:rPr>
            </w:pPr>
            <w:r>
              <w:rPr>
                <w:rFonts w:cs="Arial"/>
                <w:szCs w:val="21"/>
              </w:rPr>
              <w:t>Duration</w:t>
            </w:r>
          </w:p>
        </w:tc>
        <w:tc>
          <w:tcPr>
            <w:tcW w:w="502" w:type="pct"/>
          </w:tcPr>
          <w:p w14:paraId="0CAE6E31" w14:textId="77777777" w:rsidR="002C6019" w:rsidRPr="00692F9B" w:rsidRDefault="002C6019" w:rsidP="00D77762">
            <w:pPr>
              <w:pStyle w:val="TableText"/>
              <w:jc w:val="left"/>
              <w:rPr>
                <w:rFonts w:cs="Arial"/>
                <w:szCs w:val="21"/>
              </w:rPr>
            </w:pPr>
            <w:r>
              <w:rPr>
                <w:rFonts w:cs="Arial"/>
                <w:szCs w:val="21"/>
              </w:rPr>
              <w:t>Non-Editable</w:t>
            </w:r>
          </w:p>
        </w:tc>
        <w:tc>
          <w:tcPr>
            <w:tcW w:w="359" w:type="pct"/>
          </w:tcPr>
          <w:p w14:paraId="0CAE6E32" w14:textId="77777777" w:rsidR="002C6019" w:rsidRDefault="002C6019" w:rsidP="00D77762">
            <w:pPr>
              <w:pStyle w:val="TableText"/>
              <w:jc w:val="left"/>
              <w:rPr>
                <w:rFonts w:cs="Arial"/>
                <w:szCs w:val="21"/>
              </w:rPr>
            </w:pPr>
            <w:r>
              <w:rPr>
                <w:rFonts w:cs="Arial"/>
                <w:szCs w:val="21"/>
              </w:rPr>
              <w:t>GEHC</w:t>
            </w:r>
          </w:p>
        </w:tc>
        <w:tc>
          <w:tcPr>
            <w:tcW w:w="572" w:type="pct"/>
          </w:tcPr>
          <w:p w14:paraId="0CAE6E33" w14:textId="77777777" w:rsidR="002C6019" w:rsidRPr="00692F9B" w:rsidRDefault="002C6019" w:rsidP="00D77762">
            <w:pPr>
              <w:pStyle w:val="TableText"/>
              <w:jc w:val="left"/>
              <w:rPr>
                <w:rFonts w:cs="Arial"/>
                <w:szCs w:val="21"/>
              </w:rPr>
            </w:pPr>
            <w:r>
              <w:rPr>
                <w:rFonts w:cs="Arial"/>
                <w:szCs w:val="21"/>
              </w:rPr>
              <w:t>Yes</w:t>
            </w:r>
          </w:p>
        </w:tc>
      </w:tr>
      <w:tr w:rsidR="00FE360E" w:rsidRPr="00692F9B" w14:paraId="0CAE6E3C" w14:textId="77777777" w:rsidTr="005F4DF4">
        <w:trPr>
          <w:cantSplit/>
        </w:trPr>
        <w:tc>
          <w:tcPr>
            <w:tcW w:w="705" w:type="pct"/>
          </w:tcPr>
          <w:p w14:paraId="0CAE6E35" w14:textId="77777777" w:rsidR="00FE360E" w:rsidRDefault="00FE360E" w:rsidP="00D77762">
            <w:pPr>
              <w:pStyle w:val="TableText"/>
              <w:jc w:val="left"/>
              <w:rPr>
                <w:rFonts w:cs="Arial"/>
                <w:szCs w:val="21"/>
              </w:rPr>
            </w:pPr>
            <w:r>
              <w:rPr>
                <w:rFonts w:cs="Arial"/>
                <w:szCs w:val="21"/>
              </w:rPr>
              <w:t>LunchBreakType</w:t>
            </w:r>
          </w:p>
        </w:tc>
        <w:tc>
          <w:tcPr>
            <w:tcW w:w="711" w:type="pct"/>
          </w:tcPr>
          <w:p w14:paraId="0CAE6E36" w14:textId="77777777" w:rsidR="00FE360E" w:rsidRDefault="00FE360E" w:rsidP="00D77762">
            <w:pPr>
              <w:pStyle w:val="TableText"/>
              <w:jc w:val="left"/>
              <w:rPr>
                <w:rFonts w:cs="Arial"/>
                <w:szCs w:val="21"/>
              </w:rPr>
            </w:pPr>
            <w:r>
              <w:rPr>
                <w:rFonts w:cs="Arial"/>
                <w:szCs w:val="21"/>
              </w:rPr>
              <w:t>Lunch Break Type</w:t>
            </w:r>
          </w:p>
        </w:tc>
        <w:tc>
          <w:tcPr>
            <w:tcW w:w="1505" w:type="pct"/>
          </w:tcPr>
          <w:p w14:paraId="0CAE6E37" w14:textId="77777777" w:rsidR="00FE360E" w:rsidRDefault="00FE360E" w:rsidP="00FE360E">
            <w:pPr>
              <w:pStyle w:val="TableText"/>
              <w:jc w:val="left"/>
              <w:rPr>
                <w:rFonts w:cs="Arial"/>
                <w:szCs w:val="21"/>
              </w:rPr>
            </w:pPr>
            <w:r>
              <w:rPr>
                <w:rFonts w:cs="Arial"/>
                <w:szCs w:val="21"/>
              </w:rPr>
              <w:t>Specifies how the Lunch break should be included. Based on “After Time” or “After Duration” values.</w:t>
            </w:r>
          </w:p>
        </w:tc>
        <w:tc>
          <w:tcPr>
            <w:tcW w:w="646" w:type="pct"/>
          </w:tcPr>
          <w:p w14:paraId="0CAE6E38" w14:textId="77777777" w:rsidR="00FE360E" w:rsidRDefault="00FE360E" w:rsidP="00D77762">
            <w:pPr>
              <w:pStyle w:val="TableText"/>
              <w:jc w:val="left"/>
              <w:rPr>
                <w:rFonts w:cs="Arial"/>
                <w:szCs w:val="21"/>
              </w:rPr>
            </w:pPr>
            <w:r>
              <w:rPr>
                <w:rFonts w:cs="Arial"/>
                <w:szCs w:val="21"/>
              </w:rPr>
              <w:t>Reference to LunchBreakType</w:t>
            </w:r>
          </w:p>
        </w:tc>
        <w:tc>
          <w:tcPr>
            <w:tcW w:w="502" w:type="pct"/>
          </w:tcPr>
          <w:p w14:paraId="0CAE6E39" w14:textId="77777777" w:rsidR="00FE360E" w:rsidRDefault="00FE360E" w:rsidP="00D77762">
            <w:pPr>
              <w:pStyle w:val="TableText"/>
              <w:jc w:val="left"/>
              <w:rPr>
                <w:rFonts w:cs="Arial"/>
                <w:szCs w:val="21"/>
              </w:rPr>
            </w:pPr>
            <w:r>
              <w:rPr>
                <w:rFonts w:cs="Arial"/>
                <w:szCs w:val="21"/>
              </w:rPr>
              <w:t>Non- Editable</w:t>
            </w:r>
          </w:p>
        </w:tc>
        <w:tc>
          <w:tcPr>
            <w:tcW w:w="359" w:type="pct"/>
          </w:tcPr>
          <w:p w14:paraId="0CAE6E3A" w14:textId="77777777" w:rsidR="00FE360E" w:rsidRDefault="00FE360E" w:rsidP="00D77762">
            <w:pPr>
              <w:pStyle w:val="TableText"/>
              <w:jc w:val="left"/>
              <w:rPr>
                <w:rFonts w:cs="Arial"/>
                <w:szCs w:val="21"/>
              </w:rPr>
            </w:pPr>
            <w:r>
              <w:rPr>
                <w:rFonts w:cs="Arial"/>
                <w:szCs w:val="21"/>
              </w:rPr>
              <w:t>GEHC</w:t>
            </w:r>
          </w:p>
        </w:tc>
        <w:tc>
          <w:tcPr>
            <w:tcW w:w="572" w:type="pct"/>
          </w:tcPr>
          <w:p w14:paraId="0CAE6E3B" w14:textId="77777777" w:rsidR="00FE360E" w:rsidRDefault="00FE360E" w:rsidP="00D77762">
            <w:pPr>
              <w:pStyle w:val="TableText"/>
              <w:jc w:val="left"/>
              <w:rPr>
                <w:rFonts w:cs="Arial"/>
                <w:szCs w:val="21"/>
              </w:rPr>
            </w:pPr>
            <w:r>
              <w:rPr>
                <w:rFonts w:cs="Arial"/>
                <w:szCs w:val="21"/>
              </w:rPr>
              <w:t>Yes</w:t>
            </w:r>
          </w:p>
        </w:tc>
      </w:tr>
      <w:tr w:rsidR="002C6019" w:rsidRPr="00692F9B" w14:paraId="0CAE6E44" w14:textId="77777777" w:rsidTr="005F4DF4">
        <w:trPr>
          <w:cantSplit/>
        </w:trPr>
        <w:tc>
          <w:tcPr>
            <w:tcW w:w="705" w:type="pct"/>
          </w:tcPr>
          <w:p w14:paraId="0CAE6E3D" w14:textId="77777777" w:rsidR="002C6019" w:rsidRDefault="002C6019" w:rsidP="00D77762">
            <w:pPr>
              <w:pStyle w:val="TableText"/>
              <w:jc w:val="left"/>
              <w:rPr>
                <w:rFonts w:cs="Arial"/>
                <w:szCs w:val="21"/>
              </w:rPr>
            </w:pPr>
            <w:commentRangeStart w:id="4537"/>
            <w:r>
              <w:rPr>
                <w:rFonts w:cs="Arial"/>
                <w:szCs w:val="21"/>
              </w:rPr>
              <w:t>LunchStartsFrom</w:t>
            </w:r>
            <w:commentRangeEnd w:id="4537"/>
            <w:r w:rsidR="000427D3">
              <w:rPr>
                <w:rStyle w:val="CommentReference"/>
              </w:rPr>
              <w:commentReference w:id="4537"/>
            </w:r>
          </w:p>
        </w:tc>
        <w:tc>
          <w:tcPr>
            <w:tcW w:w="711" w:type="pct"/>
          </w:tcPr>
          <w:p w14:paraId="0CAE6E3E" w14:textId="77777777" w:rsidR="002C6019" w:rsidRDefault="002C6019" w:rsidP="00D77762">
            <w:pPr>
              <w:pStyle w:val="TableText"/>
              <w:jc w:val="left"/>
              <w:rPr>
                <w:rFonts w:cs="Arial"/>
                <w:szCs w:val="21"/>
              </w:rPr>
            </w:pPr>
            <w:r>
              <w:rPr>
                <w:rFonts w:cs="Arial"/>
                <w:szCs w:val="21"/>
              </w:rPr>
              <w:t>Lunch Starts No Earlier Than</w:t>
            </w:r>
          </w:p>
        </w:tc>
        <w:tc>
          <w:tcPr>
            <w:tcW w:w="1505" w:type="pct"/>
          </w:tcPr>
          <w:p w14:paraId="0CAE6E3F" w14:textId="77777777" w:rsidR="002C6019" w:rsidRDefault="002C6019" w:rsidP="002C6019">
            <w:pPr>
              <w:pStyle w:val="TableText"/>
              <w:jc w:val="left"/>
              <w:rPr>
                <w:rFonts w:cs="Arial"/>
                <w:szCs w:val="21"/>
              </w:rPr>
            </w:pPr>
            <w:r>
              <w:rPr>
                <w:rFonts w:cs="Arial"/>
                <w:szCs w:val="21"/>
              </w:rPr>
              <w:t>When applicable in the resource’s region, this specifies the earliest time of day when the resource may start their lunch.</w:t>
            </w:r>
          </w:p>
        </w:tc>
        <w:tc>
          <w:tcPr>
            <w:tcW w:w="646" w:type="pct"/>
          </w:tcPr>
          <w:p w14:paraId="0CAE6E40" w14:textId="77777777" w:rsidR="002C6019" w:rsidRDefault="002C6019" w:rsidP="00D77762">
            <w:pPr>
              <w:pStyle w:val="TableText"/>
              <w:jc w:val="left"/>
              <w:rPr>
                <w:rFonts w:cs="Arial"/>
                <w:szCs w:val="21"/>
              </w:rPr>
            </w:pPr>
            <w:r>
              <w:rPr>
                <w:rFonts w:cs="Arial"/>
                <w:szCs w:val="21"/>
              </w:rPr>
              <w:t>Date</w:t>
            </w:r>
          </w:p>
        </w:tc>
        <w:tc>
          <w:tcPr>
            <w:tcW w:w="502" w:type="pct"/>
          </w:tcPr>
          <w:p w14:paraId="0CAE6E41" w14:textId="77777777" w:rsidR="002C6019" w:rsidRDefault="005F4DF4" w:rsidP="005F4DF4">
            <w:pPr>
              <w:pStyle w:val="TableText"/>
              <w:jc w:val="left"/>
              <w:rPr>
                <w:rFonts w:cs="Arial"/>
                <w:szCs w:val="21"/>
              </w:rPr>
            </w:pPr>
            <w:r>
              <w:rPr>
                <w:rFonts w:cs="Arial"/>
                <w:szCs w:val="21"/>
              </w:rPr>
              <w:t>Editable when Lunch BreakType is “Break After Time”</w:t>
            </w:r>
          </w:p>
        </w:tc>
        <w:tc>
          <w:tcPr>
            <w:tcW w:w="359" w:type="pct"/>
          </w:tcPr>
          <w:p w14:paraId="0CAE6E42" w14:textId="77777777" w:rsidR="002C6019" w:rsidRDefault="002C6019" w:rsidP="00D77762">
            <w:pPr>
              <w:pStyle w:val="TableText"/>
              <w:jc w:val="left"/>
              <w:rPr>
                <w:rFonts w:cs="Arial"/>
                <w:szCs w:val="21"/>
              </w:rPr>
            </w:pPr>
            <w:r>
              <w:rPr>
                <w:rFonts w:cs="Arial"/>
                <w:szCs w:val="21"/>
              </w:rPr>
              <w:t>GEHC</w:t>
            </w:r>
          </w:p>
        </w:tc>
        <w:tc>
          <w:tcPr>
            <w:tcW w:w="572" w:type="pct"/>
            <w:vAlign w:val="center"/>
          </w:tcPr>
          <w:p w14:paraId="0CAE6E43" w14:textId="77777777" w:rsidR="002C6019" w:rsidRDefault="005F4DF4" w:rsidP="005F4DF4">
            <w:pPr>
              <w:pStyle w:val="TableText"/>
              <w:jc w:val="center"/>
              <w:rPr>
                <w:rFonts w:cs="Arial"/>
                <w:szCs w:val="21"/>
              </w:rPr>
            </w:pPr>
            <w:r>
              <w:rPr>
                <w:rFonts w:cs="Arial"/>
                <w:szCs w:val="21"/>
              </w:rPr>
              <w:t>When LunchBreakType is “Break After Time”</w:t>
            </w:r>
          </w:p>
        </w:tc>
      </w:tr>
      <w:tr w:rsidR="005F4DF4" w:rsidRPr="00692F9B" w14:paraId="0CAE6E4C" w14:textId="77777777" w:rsidTr="005F4DF4">
        <w:trPr>
          <w:cantSplit/>
        </w:trPr>
        <w:tc>
          <w:tcPr>
            <w:tcW w:w="705" w:type="pct"/>
          </w:tcPr>
          <w:p w14:paraId="0CAE6E45" w14:textId="77777777" w:rsidR="005F4DF4" w:rsidRDefault="005F4DF4" w:rsidP="00D77762">
            <w:pPr>
              <w:pStyle w:val="TableText"/>
              <w:jc w:val="left"/>
              <w:rPr>
                <w:rFonts w:cs="Arial"/>
                <w:szCs w:val="21"/>
              </w:rPr>
            </w:pPr>
            <w:commentRangeStart w:id="4538"/>
            <w:r>
              <w:rPr>
                <w:rFonts w:cs="Arial"/>
                <w:szCs w:val="21"/>
              </w:rPr>
              <w:t>LunchStartsAfter</w:t>
            </w:r>
            <w:commentRangeEnd w:id="4538"/>
            <w:r w:rsidR="000427D3">
              <w:rPr>
                <w:rStyle w:val="CommentReference"/>
              </w:rPr>
              <w:commentReference w:id="4538"/>
            </w:r>
          </w:p>
        </w:tc>
        <w:tc>
          <w:tcPr>
            <w:tcW w:w="711" w:type="pct"/>
          </w:tcPr>
          <w:p w14:paraId="0CAE6E46" w14:textId="77777777" w:rsidR="005F4DF4" w:rsidRDefault="005F4DF4" w:rsidP="002C6019">
            <w:pPr>
              <w:pStyle w:val="TableText"/>
              <w:jc w:val="left"/>
              <w:rPr>
                <w:rFonts w:cs="Arial"/>
                <w:szCs w:val="21"/>
              </w:rPr>
            </w:pPr>
            <w:r>
              <w:rPr>
                <w:rFonts w:cs="Arial"/>
                <w:szCs w:val="21"/>
              </w:rPr>
              <w:t>Lunch Starts After Working At Least</w:t>
            </w:r>
          </w:p>
        </w:tc>
        <w:tc>
          <w:tcPr>
            <w:tcW w:w="1505" w:type="pct"/>
          </w:tcPr>
          <w:p w14:paraId="0CAE6E47" w14:textId="636B243B" w:rsidR="005F4DF4" w:rsidRDefault="005F4DF4" w:rsidP="002C6019">
            <w:pPr>
              <w:pStyle w:val="TableText"/>
              <w:jc w:val="left"/>
              <w:rPr>
                <w:rFonts w:cs="Arial"/>
                <w:szCs w:val="21"/>
              </w:rPr>
            </w:pPr>
            <w:r>
              <w:rPr>
                <w:rFonts w:cs="Arial"/>
                <w:szCs w:val="21"/>
              </w:rPr>
              <w:t xml:space="preserve">When applicable in the resource’s region, this specifies the duration after a resource starts work for the day that </w:t>
            </w:r>
            <w:r w:rsidR="00D01A1B">
              <w:rPr>
                <w:rFonts w:cs="Arial"/>
                <w:szCs w:val="21"/>
              </w:rPr>
              <w:t>SIEBEL</w:t>
            </w:r>
            <w:r>
              <w:rPr>
                <w:rFonts w:cs="Arial"/>
                <w:szCs w:val="21"/>
              </w:rPr>
              <w:t xml:space="preserve"> pass before they may start their lunch.</w:t>
            </w:r>
          </w:p>
        </w:tc>
        <w:tc>
          <w:tcPr>
            <w:tcW w:w="646" w:type="pct"/>
          </w:tcPr>
          <w:p w14:paraId="0CAE6E48" w14:textId="77777777" w:rsidR="005F4DF4" w:rsidRDefault="005F4DF4" w:rsidP="00D77762">
            <w:pPr>
              <w:pStyle w:val="TableText"/>
              <w:jc w:val="left"/>
              <w:rPr>
                <w:rFonts w:cs="Arial"/>
                <w:szCs w:val="21"/>
              </w:rPr>
            </w:pPr>
            <w:r>
              <w:rPr>
                <w:rFonts w:cs="Arial"/>
                <w:szCs w:val="21"/>
              </w:rPr>
              <w:t>Duration</w:t>
            </w:r>
          </w:p>
        </w:tc>
        <w:tc>
          <w:tcPr>
            <w:tcW w:w="502" w:type="pct"/>
          </w:tcPr>
          <w:p w14:paraId="0CAE6E49" w14:textId="77777777" w:rsidR="005F4DF4" w:rsidRDefault="005F4DF4" w:rsidP="005F4DF4">
            <w:pPr>
              <w:pStyle w:val="TableText"/>
              <w:jc w:val="left"/>
              <w:rPr>
                <w:rFonts w:cs="Arial"/>
                <w:szCs w:val="21"/>
              </w:rPr>
            </w:pPr>
            <w:r>
              <w:rPr>
                <w:rFonts w:cs="Arial"/>
                <w:szCs w:val="21"/>
              </w:rPr>
              <w:t>Editable when Lunch BreakType is “Break After Duration”</w:t>
            </w:r>
          </w:p>
        </w:tc>
        <w:tc>
          <w:tcPr>
            <w:tcW w:w="359" w:type="pct"/>
          </w:tcPr>
          <w:p w14:paraId="0CAE6E4A" w14:textId="77777777" w:rsidR="005F4DF4" w:rsidRDefault="005F4DF4" w:rsidP="00D77762">
            <w:pPr>
              <w:pStyle w:val="TableText"/>
              <w:jc w:val="left"/>
              <w:rPr>
                <w:rFonts w:cs="Arial"/>
                <w:szCs w:val="21"/>
              </w:rPr>
            </w:pPr>
            <w:r>
              <w:rPr>
                <w:rFonts w:cs="Arial"/>
                <w:szCs w:val="21"/>
              </w:rPr>
              <w:t>GEHC</w:t>
            </w:r>
          </w:p>
        </w:tc>
        <w:tc>
          <w:tcPr>
            <w:tcW w:w="572" w:type="pct"/>
          </w:tcPr>
          <w:p w14:paraId="0CAE6E4B" w14:textId="77777777" w:rsidR="005F4DF4" w:rsidRDefault="005F4DF4" w:rsidP="00D77762">
            <w:pPr>
              <w:pStyle w:val="TableText"/>
              <w:jc w:val="left"/>
              <w:rPr>
                <w:rFonts w:cs="Arial"/>
                <w:szCs w:val="21"/>
              </w:rPr>
            </w:pPr>
            <w:r>
              <w:rPr>
                <w:rFonts w:cs="Arial"/>
                <w:szCs w:val="21"/>
              </w:rPr>
              <w:t>When LunchBreakType is “Break After Duration”</w:t>
            </w:r>
          </w:p>
        </w:tc>
      </w:tr>
      <w:tr w:rsidR="005F4DF4" w:rsidRPr="00692F9B" w14:paraId="0CAE6E54" w14:textId="77777777" w:rsidTr="005F4DF4">
        <w:trPr>
          <w:cantSplit/>
        </w:trPr>
        <w:tc>
          <w:tcPr>
            <w:tcW w:w="705" w:type="pct"/>
          </w:tcPr>
          <w:p w14:paraId="0CAE6E4D" w14:textId="77777777" w:rsidR="005F4DF4" w:rsidRDefault="005F4DF4" w:rsidP="00D77762">
            <w:pPr>
              <w:pStyle w:val="TableText"/>
              <w:jc w:val="left"/>
              <w:rPr>
                <w:rFonts w:cs="Arial"/>
                <w:szCs w:val="21"/>
              </w:rPr>
            </w:pPr>
            <w:commentRangeStart w:id="4539"/>
            <w:r>
              <w:rPr>
                <w:rFonts w:cs="Arial"/>
                <w:szCs w:val="21"/>
              </w:rPr>
              <w:t>FSELanguages</w:t>
            </w:r>
            <w:commentRangeEnd w:id="4539"/>
            <w:r w:rsidR="000427D3">
              <w:rPr>
                <w:rStyle w:val="CommentReference"/>
              </w:rPr>
              <w:commentReference w:id="4539"/>
            </w:r>
          </w:p>
        </w:tc>
        <w:tc>
          <w:tcPr>
            <w:tcW w:w="711" w:type="pct"/>
          </w:tcPr>
          <w:p w14:paraId="0CAE6E4E" w14:textId="77777777" w:rsidR="005F4DF4" w:rsidRDefault="005F4DF4" w:rsidP="002C6019">
            <w:pPr>
              <w:pStyle w:val="TableText"/>
              <w:jc w:val="left"/>
              <w:rPr>
                <w:rFonts w:cs="Arial"/>
                <w:szCs w:val="21"/>
              </w:rPr>
            </w:pPr>
            <w:r>
              <w:rPr>
                <w:rFonts w:cs="Arial"/>
                <w:szCs w:val="21"/>
              </w:rPr>
              <w:t>Languages</w:t>
            </w:r>
          </w:p>
        </w:tc>
        <w:tc>
          <w:tcPr>
            <w:tcW w:w="1505" w:type="pct"/>
          </w:tcPr>
          <w:p w14:paraId="0CAE6E4F" w14:textId="77777777" w:rsidR="005F4DF4" w:rsidRDefault="005F4DF4" w:rsidP="002C6019">
            <w:pPr>
              <w:pStyle w:val="TableText"/>
              <w:jc w:val="left"/>
              <w:rPr>
                <w:rFonts w:cs="Arial"/>
                <w:szCs w:val="21"/>
              </w:rPr>
            </w:pPr>
            <w:r>
              <w:rPr>
                <w:rFonts w:cs="Arial"/>
                <w:szCs w:val="21"/>
              </w:rPr>
              <w:t>A sequence of semi-colon separated language names.</w:t>
            </w:r>
          </w:p>
        </w:tc>
        <w:tc>
          <w:tcPr>
            <w:tcW w:w="646" w:type="pct"/>
          </w:tcPr>
          <w:p w14:paraId="0CAE6E50" w14:textId="77777777" w:rsidR="005F4DF4" w:rsidRDefault="005F4DF4" w:rsidP="000E5A86">
            <w:pPr>
              <w:pStyle w:val="TableText"/>
              <w:jc w:val="left"/>
              <w:rPr>
                <w:rFonts w:cs="Arial"/>
                <w:szCs w:val="21"/>
              </w:rPr>
            </w:pPr>
            <w:r>
              <w:rPr>
                <w:rFonts w:cs="Arial"/>
                <w:szCs w:val="21"/>
              </w:rPr>
              <w:t>String (1024)</w:t>
            </w:r>
          </w:p>
        </w:tc>
        <w:tc>
          <w:tcPr>
            <w:tcW w:w="502" w:type="pct"/>
          </w:tcPr>
          <w:p w14:paraId="0CAE6E51" w14:textId="77777777" w:rsidR="005F4DF4" w:rsidRDefault="005F4DF4" w:rsidP="00D77762">
            <w:pPr>
              <w:pStyle w:val="TableText"/>
              <w:jc w:val="left"/>
              <w:rPr>
                <w:rFonts w:cs="Arial"/>
                <w:szCs w:val="21"/>
              </w:rPr>
            </w:pPr>
            <w:r>
              <w:rPr>
                <w:rFonts w:cs="Arial"/>
                <w:szCs w:val="21"/>
              </w:rPr>
              <w:t>Hidden</w:t>
            </w:r>
          </w:p>
        </w:tc>
        <w:tc>
          <w:tcPr>
            <w:tcW w:w="359" w:type="pct"/>
          </w:tcPr>
          <w:p w14:paraId="0CAE6E52" w14:textId="77777777" w:rsidR="005F4DF4" w:rsidRDefault="005F4DF4" w:rsidP="00D77762">
            <w:pPr>
              <w:pStyle w:val="TableText"/>
              <w:jc w:val="left"/>
              <w:rPr>
                <w:rFonts w:cs="Arial"/>
                <w:szCs w:val="21"/>
              </w:rPr>
            </w:pPr>
            <w:r>
              <w:rPr>
                <w:rFonts w:cs="Arial"/>
                <w:szCs w:val="21"/>
              </w:rPr>
              <w:t>GEHC</w:t>
            </w:r>
          </w:p>
        </w:tc>
        <w:tc>
          <w:tcPr>
            <w:tcW w:w="572" w:type="pct"/>
          </w:tcPr>
          <w:p w14:paraId="0CAE6E53" w14:textId="77777777" w:rsidR="005F4DF4" w:rsidRDefault="005F4DF4" w:rsidP="00D77762">
            <w:pPr>
              <w:pStyle w:val="TableText"/>
              <w:jc w:val="left"/>
              <w:rPr>
                <w:rFonts w:cs="Arial"/>
                <w:szCs w:val="21"/>
              </w:rPr>
            </w:pPr>
            <w:r>
              <w:rPr>
                <w:rFonts w:cs="Arial"/>
                <w:szCs w:val="21"/>
              </w:rPr>
              <w:t>No</w:t>
            </w:r>
          </w:p>
        </w:tc>
      </w:tr>
      <w:tr w:rsidR="005F4DF4" w:rsidRPr="00692F9B" w14:paraId="0CAE6E5C" w14:textId="77777777" w:rsidTr="005F4DF4">
        <w:trPr>
          <w:cantSplit/>
        </w:trPr>
        <w:tc>
          <w:tcPr>
            <w:tcW w:w="705" w:type="pct"/>
          </w:tcPr>
          <w:p w14:paraId="0CAE6E55" w14:textId="77777777" w:rsidR="005F4DF4" w:rsidRDefault="005F4DF4" w:rsidP="00D77762">
            <w:pPr>
              <w:pStyle w:val="TableText"/>
              <w:jc w:val="left"/>
              <w:rPr>
                <w:rFonts w:cs="Arial"/>
                <w:szCs w:val="21"/>
              </w:rPr>
            </w:pPr>
            <w:commentRangeStart w:id="4540"/>
            <w:r>
              <w:rPr>
                <w:rFonts w:cs="Arial"/>
                <w:szCs w:val="21"/>
              </w:rPr>
              <w:t>Languages</w:t>
            </w:r>
            <w:commentRangeEnd w:id="4540"/>
            <w:r w:rsidR="000427D3">
              <w:rPr>
                <w:rStyle w:val="CommentReference"/>
              </w:rPr>
              <w:commentReference w:id="4540"/>
            </w:r>
          </w:p>
        </w:tc>
        <w:tc>
          <w:tcPr>
            <w:tcW w:w="711" w:type="pct"/>
          </w:tcPr>
          <w:p w14:paraId="0CAE6E56" w14:textId="77777777" w:rsidR="005F4DF4" w:rsidRDefault="005F4DF4" w:rsidP="002C6019">
            <w:pPr>
              <w:pStyle w:val="TableText"/>
              <w:jc w:val="left"/>
              <w:rPr>
                <w:rFonts w:cs="Arial"/>
                <w:szCs w:val="21"/>
              </w:rPr>
            </w:pPr>
            <w:r>
              <w:rPr>
                <w:rFonts w:cs="Arial"/>
                <w:szCs w:val="21"/>
              </w:rPr>
              <w:t>Languages</w:t>
            </w:r>
          </w:p>
        </w:tc>
        <w:tc>
          <w:tcPr>
            <w:tcW w:w="1505" w:type="pct"/>
          </w:tcPr>
          <w:p w14:paraId="0CAE6E57" w14:textId="77777777" w:rsidR="005F4DF4" w:rsidRDefault="005F4DF4" w:rsidP="009D6F33">
            <w:pPr>
              <w:pStyle w:val="TableText"/>
              <w:jc w:val="left"/>
              <w:rPr>
                <w:rFonts w:cs="Arial"/>
                <w:szCs w:val="21"/>
              </w:rPr>
            </w:pPr>
            <w:r>
              <w:rPr>
                <w:rFonts w:cs="Arial"/>
                <w:szCs w:val="21"/>
              </w:rPr>
              <w:t>The set of languages spoken by the resource. This is used to limit the tasks that the resource is automatically scheduled to. If unspecified the resource is assumed to speak all languages. Derived from the FSELanguages.</w:t>
            </w:r>
          </w:p>
        </w:tc>
        <w:tc>
          <w:tcPr>
            <w:tcW w:w="646" w:type="pct"/>
          </w:tcPr>
          <w:p w14:paraId="0CAE6E58" w14:textId="77777777" w:rsidR="005F4DF4" w:rsidRDefault="005F4DF4" w:rsidP="00D77762">
            <w:pPr>
              <w:pStyle w:val="TableText"/>
              <w:jc w:val="left"/>
              <w:rPr>
                <w:rFonts w:cs="Arial"/>
                <w:szCs w:val="21"/>
              </w:rPr>
            </w:pPr>
            <w:r>
              <w:rPr>
                <w:rFonts w:cs="Arial"/>
                <w:szCs w:val="21"/>
              </w:rPr>
              <w:t>Dictionary (Language, Multi-value)</w:t>
            </w:r>
          </w:p>
        </w:tc>
        <w:tc>
          <w:tcPr>
            <w:tcW w:w="502" w:type="pct"/>
          </w:tcPr>
          <w:p w14:paraId="0CAE6E59" w14:textId="77777777" w:rsidR="005F4DF4" w:rsidRDefault="005F4DF4" w:rsidP="00D77762">
            <w:pPr>
              <w:pStyle w:val="TableText"/>
              <w:jc w:val="left"/>
              <w:rPr>
                <w:rFonts w:cs="Arial"/>
                <w:szCs w:val="21"/>
              </w:rPr>
            </w:pPr>
            <w:r>
              <w:rPr>
                <w:rFonts w:cs="Arial"/>
                <w:szCs w:val="21"/>
              </w:rPr>
              <w:t>Non-Editable</w:t>
            </w:r>
          </w:p>
        </w:tc>
        <w:tc>
          <w:tcPr>
            <w:tcW w:w="359" w:type="pct"/>
          </w:tcPr>
          <w:p w14:paraId="0CAE6E5A" w14:textId="77777777" w:rsidR="005F4DF4" w:rsidRDefault="005F4DF4" w:rsidP="00D77762">
            <w:pPr>
              <w:pStyle w:val="TableText"/>
              <w:jc w:val="left"/>
              <w:rPr>
                <w:rFonts w:cs="Arial"/>
                <w:szCs w:val="21"/>
              </w:rPr>
            </w:pPr>
            <w:r>
              <w:rPr>
                <w:rFonts w:cs="Arial"/>
                <w:szCs w:val="21"/>
              </w:rPr>
              <w:t>CS</w:t>
            </w:r>
          </w:p>
        </w:tc>
        <w:tc>
          <w:tcPr>
            <w:tcW w:w="572" w:type="pct"/>
          </w:tcPr>
          <w:p w14:paraId="0CAE6E5B" w14:textId="77777777" w:rsidR="005F4DF4" w:rsidRDefault="005F4DF4" w:rsidP="00D77762">
            <w:pPr>
              <w:pStyle w:val="TableText"/>
              <w:jc w:val="left"/>
              <w:rPr>
                <w:rFonts w:cs="Arial"/>
                <w:szCs w:val="21"/>
              </w:rPr>
            </w:pPr>
            <w:r>
              <w:rPr>
                <w:rFonts w:cs="Arial"/>
                <w:szCs w:val="21"/>
              </w:rPr>
              <w:t>No</w:t>
            </w:r>
          </w:p>
        </w:tc>
      </w:tr>
      <w:tr w:rsidR="005F4DF4" w:rsidRPr="00692F9B" w14:paraId="0CAE6E64" w14:textId="77777777" w:rsidTr="005F4DF4">
        <w:trPr>
          <w:cantSplit/>
        </w:trPr>
        <w:tc>
          <w:tcPr>
            <w:tcW w:w="705" w:type="pct"/>
          </w:tcPr>
          <w:p w14:paraId="0CAE6E5D" w14:textId="77777777" w:rsidR="005F4DF4" w:rsidRPr="00692F9B" w:rsidRDefault="005F4DF4" w:rsidP="00D77762">
            <w:pPr>
              <w:pStyle w:val="TableText"/>
              <w:jc w:val="left"/>
              <w:rPr>
                <w:rFonts w:cs="Arial"/>
                <w:szCs w:val="21"/>
              </w:rPr>
            </w:pPr>
            <w:r w:rsidRPr="00692F9B">
              <w:rPr>
                <w:rFonts w:cs="Arial"/>
                <w:szCs w:val="21"/>
              </w:rPr>
              <w:lastRenderedPageBreak/>
              <w:t>MobileClient</w:t>
            </w:r>
          </w:p>
        </w:tc>
        <w:tc>
          <w:tcPr>
            <w:tcW w:w="711" w:type="pct"/>
          </w:tcPr>
          <w:p w14:paraId="0CAE6E5E" w14:textId="77777777" w:rsidR="005F4DF4" w:rsidRPr="00692F9B" w:rsidRDefault="005F4DF4" w:rsidP="00D77762">
            <w:pPr>
              <w:pStyle w:val="TableText"/>
              <w:jc w:val="left"/>
              <w:rPr>
                <w:rFonts w:cs="Arial"/>
                <w:szCs w:val="21"/>
              </w:rPr>
            </w:pPr>
            <w:r>
              <w:rPr>
                <w:rFonts w:cs="Arial"/>
                <w:szCs w:val="21"/>
              </w:rPr>
              <w:t xml:space="preserve">Has </w:t>
            </w:r>
            <w:r w:rsidRPr="00692F9B">
              <w:rPr>
                <w:rFonts w:cs="Arial"/>
                <w:szCs w:val="21"/>
              </w:rPr>
              <w:t>Mobile Client</w:t>
            </w:r>
          </w:p>
        </w:tc>
        <w:tc>
          <w:tcPr>
            <w:tcW w:w="1505" w:type="pct"/>
          </w:tcPr>
          <w:p w14:paraId="0CAE6E5F" w14:textId="77777777" w:rsidR="005F4DF4" w:rsidRPr="00692F9B" w:rsidRDefault="005F4DF4" w:rsidP="009F743C">
            <w:pPr>
              <w:pStyle w:val="TableText"/>
              <w:jc w:val="left"/>
              <w:rPr>
                <w:rFonts w:cs="Arial"/>
                <w:szCs w:val="21"/>
              </w:rPr>
            </w:pPr>
            <w:r w:rsidRPr="00692F9B">
              <w:rPr>
                <w:rFonts w:cs="Arial"/>
                <w:szCs w:val="21"/>
              </w:rPr>
              <w:t>Indicates if the resource is using ClickMobile</w:t>
            </w:r>
            <w:r>
              <w:rPr>
                <w:rFonts w:cs="Arial"/>
                <w:szCs w:val="21"/>
              </w:rPr>
              <w:t xml:space="preserve">. Defaults to </w:t>
            </w:r>
            <w:r w:rsidR="009F743C">
              <w:rPr>
                <w:rFonts w:cs="Arial"/>
                <w:szCs w:val="21"/>
              </w:rPr>
              <w:t>No</w:t>
            </w:r>
            <w:r>
              <w:rPr>
                <w:rFonts w:cs="Arial"/>
                <w:szCs w:val="21"/>
              </w:rPr>
              <w:t>.</w:t>
            </w:r>
          </w:p>
        </w:tc>
        <w:tc>
          <w:tcPr>
            <w:tcW w:w="646" w:type="pct"/>
          </w:tcPr>
          <w:p w14:paraId="0CAE6E60" w14:textId="77777777" w:rsidR="005F4DF4" w:rsidRPr="00692F9B" w:rsidRDefault="005F4DF4" w:rsidP="00D77762">
            <w:pPr>
              <w:pStyle w:val="TableText"/>
              <w:jc w:val="left"/>
              <w:rPr>
                <w:rFonts w:cs="Arial"/>
                <w:szCs w:val="21"/>
              </w:rPr>
            </w:pPr>
            <w:r>
              <w:rPr>
                <w:rFonts w:cs="Arial"/>
                <w:szCs w:val="21"/>
              </w:rPr>
              <w:t>Yes/No (</w:t>
            </w:r>
            <w:r w:rsidRPr="00692F9B">
              <w:rPr>
                <w:rFonts w:cs="Arial"/>
                <w:szCs w:val="21"/>
              </w:rPr>
              <w:t>Boolean</w:t>
            </w:r>
            <w:r>
              <w:rPr>
                <w:rFonts w:cs="Arial"/>
                <w:szCs w:val="21"/>
              </w:rPr>
              <w:t>)</w:t>
            </w:r>
          </w:p>
        </w:tc>
        <w:tc>
          <w:tcPr>
            <w:tcW w:w="502" w:type="pct"/>
          </w:tcPr>
          <w:p w14:paraId="0CAE6E61" w14:textId="77777777" w:rsidR="005F4DF4" w:rsidRPr="00692F9B" w:rsidRDefault="005F4DF4" w:rsidP="00D77762">
            <w:pPr>
              <w:pStyle w:val="TableText"/>
              <w:jc w:val="left"/>
              <w:rPr>
                <w:rFonts w:cs="Arial"/>
                <w:szCs w:val="21"/>
              </w:rPr>
            </w:pPr>
            <w:r w:rsidRPr="00692F9B">
              <w:rPr>
                <w:rFonts w:cs="Arial"/>
                <w:szCs w:val="21"/>
              </w:rPr>
              <w:t>Editable</w:t>
            </w:r>
          </w:p>
        </w:tc>
        <w:tc>
          <w:tcPr>
            <w:tcW w:w="359" w:type="pct"/>
          </w:tcPr>
          <w:p w14:paraId="0CAE6E62" w14:textId="77777777" w:rsidR="005F4DF4" w:rsidRPr="00692F9B" w:rsidRDefault="005F4DF4" w:rsidP="00D77762">
            <w:pPr>
              <w:pStyle w:val="TableText"/>
              <w:jc w:val="left"/>
              <w:rPr>
                <w:rFonts w:cs="Arial"/>
                <w:szCs w:val="21"/>
              </w:rPr>
            </w:pPr>
            <w:r>
              <w:rPr>
                <w:rFonts w:cs="Arial"/>
                <w:szCs w:val="21"/>
              </w:rPr>
              <w:t>CS</w:t>
            </w:r>
          </w:p>
        </w:tc>
        <w:tc>
          <w:tcPr>
            <w:tcW w:w="572" w:type="pct"/>
          </w:tcPr>
          <w:p w14:paraId="0CAE6E63" w14:textId="77777777" w:rsidR="005F4DF4" w:rsidRPr="00692F9B" w:rsidRDefault="005F4DF4" w:rsidP="00D77762">
            <w:pPr>
              <w:pStyle w:val="TableText"/>
              <w:jc w:val="left"/>
              <w:rPr>
                <w:rFonts w:cs="Arial"/>
                <w:szCs w:val="21"/>
              </w:rPr>
            </w:pPr>
            <w:r w:rsidRPr="00692F9B">
              <w:rPr>
                <w:rFonts w:cs="Arial"/>
                <w:szCs w:val="21"/>
              </w:rPr>
              <w:t>No</w:t>
            </w:r>
          </w:p>
        </w:tc>
      </w:tr>
      <w:tr w:rsidR="005F4DF4" w:rsidRPr="00692F9B" w14:paraId="0CAE6E6C" w14:textId="77777777" w:rsidTr="005F4DF4">
        <w:trPr>
          <w:cantSplit/>
        </w:trPr>
        <w:tc>
          <w:tcPr>
            <w:tcW w:w="705" w:type="pct"/>
          </w:tcPr>
          <w:p w14:paraId="0CAE6E65" w14:textId="77777777" w:rsidR="005F4DF4" w:rsidRPr="00692F9B" w:rsidRDefault="005F4DF4" w:rsidP="00D77762">
            <w:pPr>
              <w:pStyle w:val="TableText"/>
              <w:jc w:val="left"/>
              <w:rPr>
                <w:rFonts w:cs="Arial"/>
                <w:szCs w:val="21"/>
              </w:rPr>
            </w:pPr>
            <w:r>
              <w:rPr>
                <w:rFonts w:cs="Arial"/>
                <w:szCs w:val="21"/>
              </w:rPr>
              <w:t>LoginName</w:t>
            </w:r>
          </w:p>
        </w:tc>
        <w:tc>
          <w:tcPr>
            <w:tcW w:w="711" w:type="pct"/>
          </w:tcPr>
          <w:p w14:paraId="0CAE6E66" w14:textId="77777777" w:rsidR="005F4DF4" w:rsidRPr="00692F9B" w:rsidRDefault="005F4DF4" w:rsidP="00D77762">
            <w:pPr>
              <w:pStyle w:val="TableText"/>
              <w:jc w:val="left"/>
              <w:rPr>
                <w:rFonts w:cs="Arial"/>
                <w:szCs w:val="21"/>
              </w:rPr>
            </w:pPr>
            <w:r>
              <w:rPr>
                <w:rFonts w:cs="Arial"/>
                <w:szCs w:val="21"/>
              </w:rPr>
              <w:t>Mobile Login</w:t>
            </w:r>
          </w:p>
        </w:tc>
        <w:tc>
          <w:tcPr>
            <w:tcW w:w="1505" w:type="pct"/>
          </w:tcPr>
          <w:p w14:paraId="0CAE6E67" w14:textId="77777777" w:rsidR="005F4DF4" w:rsidRDefault="005F4DF4" w:rsidP="008B77A3">
            <w:pPr>
              <w:pStyle w:val="TableText"/>
              <w:jc w:val="left"/>
              <w:rPr>
                <w:rFonts w:cs="Arial"/>
                <w:szCs w:val="21"/>
              </w:rPr>
            </w:pPr>
            <w:r>
              <w:rPr>
                <w:rFonts w:cs="Arial"/>
                <w:szCs w:val="21"/>
              </w:rPr>
              <w:t>Specifies the username associated to the CM Touch login</w:t>
            </w:r>
          </w:p>
        </w:tc>
        <w:tc>
          <w:tcPr>
            <w:tcW w:w="646" w:type="pct"/>
          </w:tcPr>
          <w:p w14:paraId="0CAE6E68" w14:textId="77777777" w:rsidR="005F4DF4" w:rsidRDefault="005F4DF4" w:rsidP="00D77762">
            <w:pPr>
              <w:pStyle w:val="TableText"/>
              <w:jc w:val="left"/>
              <w:rPr>
                <w:rFonts w:cs="Arial"/>
                <w:szCs w:val="21"/>
              </w:rPr>
            </w:pPr>
            <w:r>
              <w:rPr>
                <w:rFonts w:cs="Arial"/>
                <w:szCs w:val="21"/>
              </w:rPr>
              <w:t>String (128)</w:t>
            </w:r>
          </w:p>
        </w:tc>
        <w:tc>
          <w:tcPr>
            <w:tcW w:w="502" w:type="pct"/>
          </w:tcPr>
          <w:p w14:paraId="0CAE6E69" w14:textId="77777777" w:rsidR="005F4DF4" w:rsidRPr="00692F9B" w:rsidRDefault="005F4DF4" w:rsidP="008B77A3">
            <w:pPr>
              <w:pStyle w:val="TableText"/>
              <w:jc w:val="left"/>
              <w:rPr>
                <w:rFonts w:cs="Arial"/>
                <w:szCs w:val="21"/>
              </w:rPr>
            </w:pPr>
            <w:r>
              <w:rPr>
                <w:rFonts w:cs="Arial"/>
                <w:szCs w:val="21"/>
              </w:rPr>
              <w:t>Editable when MobileClient is Yes</w:t>
            </w:r>
          </w:p>
        </w:tc>
        <w:tc>
          <w:tcPr>
            <w:tcW w:w="359" w:type="pct"/>
          </w:tcPr>
          <w:p w14:paraId="0CAE6E6A" w14:textId="77777777" w:rsidR="005F4DF4" w:rsidRPr="00692F9B" w:rsidRDefault="005F4DF4" w:rsidP="00D77762">
            <w:pPr>
              <w:pStyle w:val="TableText"/>
              <w:jc w:val="left"/>
              <w:rPr>
                <w:rFonts w:cs="Arial"/>
                <w:szCs w:val="21"/>
              </w:rPr>
            </w:pPr>
            <w:r>
              <w:rPr>
                <w:rFonts w:cs="Arial"/>
                <w:szCs w:val="21"/>
              </w:rPr>
              <w:t>CS</w:t>
            </w:r>
          </w:p>
        </w:tc>
        <w:tc>
          <w:tcPr>
            <w:tcW w:w="572" w:type="pct"/>
          </w:tcPr>
          <w:p w14:paraId="0CAE6E6B" w14:textId="77777777" w:rsidR="005F4DF4" w:rsidRDefault="005F4DF4" w:rsidP="00D77762">
            <w:pPr>
              <w:pStyle w:val="TableText"/>
              <w:jc w:val="left"/>
              <w:rPr>
                <w:rFonts w:cs="Arial"/>
                <w:szCs w:val="21"/>
              </w:rPr>
            </w:pPr>
            <w:r>
              <w:rPr>
                <w:rFonts w:cs="Arial"/>
                <w:szCs w:val="21"/>
              </w:rPr>
              <w:t>When MobileClient is Yes</w:t>
            </w:r>
          </w:p>
        </w:tc>
      </w:tr>
      <w:tr w:rsidR="005F4DF4" w:rsidRPr="00692F9B" w14:paraId="0CAE6E74" w14:textId="77777777" w:rsidTr="005F4DF4">
        <w:trPr>
          <w:cantSplit/>
        </w:trPr>
        <w:tc>
          <w:tcPr>
            <w:tcW w:w="705" w:type="pct"/>
          </w:tcPr>
          <w:p w14:paraId="0CAE6E6D" w14:textId="77777777" w:rsidR="005F4DF4" w:rsidRPr="00692F9B" w:rsidRDefault="005F4DF4" w:rsidP="00D77762">
            <w:pPr>
              <w:pStyle w:val="TableText"/>
              <w:jc w:val="left"/>
              <w:rPr>
                <w:rFonts w:cs="Arial"/>
                <w:szCs w:val="21"/>
              </w:rPr>
            </w:pPr>
            <w:r w:rsidRPr="00692F9B">
              <w:rPr>
                <w:rFonts w:cs="Arial"/>
                <w:szCs w:val="21"/>
              </w:rPr>
              <w:t>MobileWebClientSet</w:t>
            </w:r>
            <w:r>
              <w:rPr>
                <w:rFonts w:cs="Arial"/>
                <w:szCs w:val="21"/>
              </w:rPr>
              <w:t>t</w:t>
            </w:r>
            <w:r w:rsidRPr="00692F9B">
              <w:rPr>
                <w:rFonts w:cs="Arial"/>
                <w:szCs w:val="21"/>
              </w:rPr>
              <w:t>ings</w:t>
            </w:r>
          </w:p>
        </w:tc>
        <w:tc>
          <w:tcPr>
            <w:tcW w:w="711" w:type="pct"/>
          </w:tcPr>
          <w:p w14:paraId="0CAE6E6E" w14:textId="77777777" w:rsidR="005F4DF4" w:rsidRPr="00692F9B" w:rsidRDefault="005F4DF4" w:rsidP="00D77762">
            <w:pPr>
              <w:pStyle w:val="TableText"/>
              <w:jc w:val="left"/>
              <w:rPr>
                <w:rFonts w:cs="Arial"/>
                <w:szCs w:val="21"/>
              </w:rPr>
            </w:pPr>
            <w:r w:rsidRPr="00692F9B">
              <w:rPr>
                <w:rFonts w:cs="Arial"/>
                <w:szCs w:val="21"/>
              </w:rPr>
              <w:t xml:space="preserve">Mobile </w:t>
            </w:r>
            <w:r>
              <w:rPr>
                <w:rFonts w:cs="Arial"/>
                <w:szCs w:val="21"/>
              </w:rPr>
              <w:t>Template</w:t>
            </w:r>
          </w:p>
        </w:tc>
        <w:tc>
          <w:tcPr>
            <w:tcW w:w="1505" w:type="pct"/>
          </w:tcPr>
          <w:p w14:paraId="0CAE6E6F" w14:textId="77777777" w:rsidR="005F4DF4" w:rsidRPr="00692F9B" w:rsidRDefault="005F4DF4" w:rsidP="00D11A6C">
            <w:pPr>
              <w:pStyle w:val="TableText"/>
              <w:jc w:val="left"/>
              <w:rPr>
                <w:rFonts w:cs="Arial"/>
                <w:szCs w:val="21"/>
              </w:rPr>
            </w:pPr>
            <w:r>
              <w:rPr>
                <w:rFonts w:cs="Arial"/>
                <w:szCs w:val="21"/>
              </w:rPr>
              <w:t>Mobile s</w:t>
            </w:r>
            <w:r w:rsidRPr="00692F9B">
              <w:rPr>
                <w:rFonts w:cs="Arial"/>
                <w:szCs w:val="21"/>
              </w:rPr>
              <w:t>ettings te</w:t>
            </w:r>
            <w:r>
              <w:rPr>
                <w:rFonts w:cs="Arial"/>
                <w:szCs w:val="21"/>
              </w:rPr>
              <w:t>mplate name. This needs to be set to a valid selection when the MobileClient property is set true otherwise an error will occur during dispatch to this resource.</w:t>
            </w:r>
          </w:p>
        </w:tc>
        <w:tc>
          <w:tcPr>
            <w:tcW w:w="646" w:type="pct"/>
          </w:tcPr>
          <w:p w14:paraId="0CAE6E70" w14:textId="77777777" w:rsidR="005F4DF4" w:rsidRPr="00692F9B" w:rsidRDefault="005F4DF4" w:rsidP="00D77762">
            <w:pPr>
              <w:pStyle w:val="TableText"/>
              <w:jc w:val="left"/>
              <w:rPr>
                <w:rFonts w:cs="Arial"/>
                <w:szCs w:val="21"/>
              </w:rPr>
            </w:pPr>
            <w:r>
              <w:rPr>
                <w:rFonts w:cs="Arial"/>
                <w:szCs w:val="21"/>
              </w:rPr>
              <w:t>Reference to UserSettings</w:t>
            </w:r>
          </w:p>
        </w:tc>
        <w:tc>
          <w:tcPr>
            <w:tcW w:w="502" w:type="pct"/>
          </w:tcPr>
          <w:p w14:paraId="0CAE6E71" w14:textId="77777777" w:rsidR="005F4DF4" w:rsidRPr="00692F9B" w:rsidRDefault="005F4DF4" w:rsidP="00D77762">
            <w:pPr>
              <w:pStyle w:val="TableText"/>
              <w:jc w:val="left"/>
              <w:rPr>
                <w:rFonts w:cs="Arial"/>
                <w:szCs w:val="21"/>
              </w:rPr>
            </w:pPr>
            <w:r>
              <w:rPr>
                <w:rFonts w:cs="Arial"/>
                <w:szCs w:val="21"/>
              </w:rPr>
              <w:t>Editable when MobileClient is Yes</w:t>
            </w:r>
          </w:p>
        </w:tc>
        <w:tc>
          <w:tcPr>
            <w:tcW w:w="359" w:type="pct"/>
          </w:tcPr>
          <w:p w14:paraId="0CAE6E72" w14:textId="77777777" w:rsidR="005F4DF4" w:rsidRPr="00692F9B" w:rsidRDefault="005F4DF4" w:rsidP="00D77762">
            <w:pPr>
              <w:pStyle w:val="TableText"/>
              <w:jc w:val="left"/>
              <w:rPr>
                <w:rFonts w:cs="Arial"/>
                <w:szCs w:val="21"/>
              </w:rPr>
            </w:pPr>
            <w:r w:rsidRPr="00692F9B">
              <w:rPr>
                <w:rFonts w:cs="Arial"/>
                <w:szCs w:val="21"/>
              </w:rPr>
              <w:t>CS</w:t>
            </w:r>
          </w:p>
        </w:tc>
        <w:tc>
          <w:tcPr>
            <w:tcW w:w="572" w:type="pct"/>
          </w:tcPr>
          <w:p w14:paraId="0CAE6E73" w14:textId="77777777" w:rsidR="005F4DF4" w:rsidRPr="00692F9B" w:rsidRDefault="005F4DF4" w:rsidP="00D77762">
            <w:pPr>
              <w:pStyle w:val="TableText"/>
              <w:jc w:val="left"/>
              <w:rPr>
                <w:rFonts w:cs="Arial"/>
                <w:szCs w:val="21"/>
              </w:rPr>
            </w:pPr>
            <w:r>
              <w:rPr>
                <w:rFonts w:cs="Arial"/>
                <w:szCs w:val="21"/>
              </w:rPr>
              <w:t>When MobileClient is Yes</w:t>
            </w:r>
          </w:p>
        </w:tc>
      </w:tr>
      <w:tr w:rsidR="005F4DF4" w:rsidRPr="00692F9B" w14:paraId="0CAE6E7C" w14:textId="77777777" w:rsidTr="005F4DF4">
        <w:trPr>
          <w:cantSplit/>
        </w:trPr>
        <w:tc>
          <w:tcPr>
            <w:tcW w:w="705" w:type="pct"/>
          </w:tcPr>
          <w:p w14:paraId="0CAE6E75" w14:textId="77777777" w:rsidR="005F4DF4" w:rsidRPr="00692F9B" w:rsidRDefault="005F4DF4" w:rsidP="00332C4B">
            <w:pPr>
              <w:pStyle w:val="TableText"/>
              <w:jc w:val="left"/>
              <w:rPr>
                <w:rFonts w:cs="Arial"/>
                <w:szCs w:val="21"/>
              </w:rPr>
            </w:pPr>
            <w:r>
              <w:rPr>
                <w:rFonts w:cs="Arial"/>
                <w:szCs w:val="21"/>
              </w:rPr>
              <w:t>MaxTimeFromHB</w:t>
            </w:r>
          </w:p>
        </w:tc>
        <w:tc>
          <w:tcPr>
            <w:tcW w:w="711" w:type="pct"/>
          </w:tcPr>
          <w:p w14:paraId="0CAE6E76" w14:textId="77777777" w:rsidR="005F4DF4" w:rsidRPr="00692F9B" w:rsidRDefault="005F4DF4" w:rsidP="00D77762">
            <w:pPr>
              <w:pStyle w:val="TableText"/>
              <w:jc w:val="left"/>
              <w:rPr>
                <w:rFonts w:cs="Arial"/>
                <w:szCs w:val="21"/>
              </w:rPr>
            </w:pPr>
            <w:r>
              <w:rPr>
                <w:rFonts w:cs="Arial"/>
                <w:szCs w:val="21"/>
              </w:rPr>
              <w:t>Maximum Travel Time From HB</w:t>
            </w:r>
          </w:p>
        </w:tc>
        <w:tc>
          <w:tcPr>
            <w:tcW w:w="1505" w:type="pct"/>
          </w:tcPr>
          <w:p w14:paraId="0CAE6E77" w14:textId="77777777" w:rsidR="005F4DF4" w:rsidRPr="00692F9B" w:rsidRDefault="005F4DF4" w:rsidP="00161B2C">
            <w:pPr>
              <w:pStyle w:val="TableText"/>
              <w:jc w:val="left"/>
              <w:rPr>
                <w:rFonts w:cs="Arial"/>
                <w:szCs w:val="21"/>
              </w:rPr>
            </w:pPr>
            <w:r>
              <w:rPr>
                <w:rFonts w:cs="Arial"/>
                <w:szCs w:val="21"/>
              </w:rPr>
              <w:t>The maximum time that the resource can travel between their home base and a task. Use of this parameter ensures that regional level automatic scheduling does not result in unnecessarily large amounts of travel.</w:t>
            </w:r>
          </w:p>
        </w:tc>
        <w:tc>
          <w:tcPr>
            <w:tcW w:w="646" w:type="pct"/>
          </w:tcPr>
          <w:p w14:paraId="0CAE6E78" w14:textId="77777777" w:rsidR="005F4DF4" w:rsidRPr="00692F9B" w:rsidRDefault="005F4DF4" w:rsidP="00D77762">
            <w:pPr>
              <w:pStyle w:val="TableText"/>
              <w:jc w:val="left"/>
              <w:rPr>
                <w:rFonts w:cs="Arial"/>
                <w:szCs w:val="21"/>
              </w:rPr>
            </w:pPr>
            <w:r>
              <w:rPr>
                <w:rFonts w:cs="Arial"/>
                <w:szCs w:val="21"/>
              </w:rPr>
              <w:t>Duration</w:t>
            </w:r>
          </w:p>
        </w:tc>
        <w:tc>
          <w:tcPr>
            <w:tcW w:w="502" w:type="pct"/>
          </w:tcPr>
          <w:p w14:paraId="0CAE6E79" w14:textId="77777777" w:rsidR="005F4DF4" w:rsidRPr="00692F9B" w:rsidRDefault="005F4DF4" w:rsidP="00D77762">
            <w:pPr>
              <w:pStyle w:val="TableText"/>
              <w:jc w:val="left"/>
              <w:rPr>
                <w:rFonts w:cs="Arial"/>
                <w:szCs w:val="21"/>
              </w:rPr>
            </w:pPr>
            <w:r w:rsidRPr="00692F9B">
              <w:rPr>
                <w:rFonts w:cs="Arial"/>
                <w:szCs w:val="21"/>
              </w:rPr>
              <w:t>Editable</w:t>
            </w:r>
          </w:p>
        </w:tc>
        <w:tc>
          <w:tcPr>
            <w:tcW w:w="359" w:type="pct"/>
          </w:tcPr>
          <w:p w14:paraId="0CAE6E7A" w14:textId="77777777" w:rsidR="005F4DF4" w:rsidRPr="00692F9B" w:rsidRDefault="005F4DF4" w:rsidP="00D77762">
            <w:pPr>
              <w:pStyle w:val="TableText"/>
              <w:jc w:val="left"/>
              <w:rPr>
                <w:rFonts w:cs="Arial"/>
                <w:szCs w:val="21"/>
              </w:rPr>
            </w:pPr>
            <w:r>
              <w:rPr>
                <w:rFonts w:cs="Arial"/>
                <w:szCs w:val="21"/>
              </w:rPr>
              <w:t>CS</w:t>
            </w:r>
          </w:p>
        </w:tc>
        <w:tc>
          <w:tcPr>
            <w:tcW w:w="572" w:type="pct"/>
          </w:tcPr>
          <w:p w14:paraId="0CAE6E7B" w14:textId="77777777" w:rsidR="005F4DF4" w:rsidRPr="00692F9B" w:rsidRDefault="005F4DF4" w:rsidP="00D77762">
            <w:pPr>
              <w:pStyle w:val="TableText"/>
              <w:jc w:val="left"/>
              <w:rPr>
                <w:rFonts w:cs="Arial"/>
                <w:szCs w:val="21"/>
              </w:rPr>
            </w:pPr>
            <w:r>
              <w:rPr>
                <w:rFonts w:cs="Arial"/>
                <w:szCs w:val="21"/>
              </w:rPr>
              <w:t>No</w:t>
            </w:r>
          </w:p>
        </w:tc>
      </w:tr>
      <w:tr w:rsidR="005F4DF4" w:rsidRPr="00692F9B" w14:paraId="0CAE6E7E" w14:textId="77777777" w:rsidTr="00895CAC">
        <w:trPr>
          <w:cantSplit/>
        </w:trPr>
        <w:tc>
          <w:tcPr>
            <w:tcW w:w="5000" w:type="pct"/>
            <w:gridSpan w:val="7"/>
          </w:tcPr>
          <w:p w14:paraId="0CAE6E7D" w14:textId="77777777" w:rsidR="005F4DF4" w:rsidRPr="00692F9B" w:rsidRDefault="005F4DF4" w:rsidP="00D77762">
            <w:pPr>
              <w:pStyle w:val="TableText"/>
              <w:keepNext/>
              <w:jc w:val="left"/>
              <w:rPr>
                <w:rFonts w:cs="Arial"/>
                <w:szCs w:val="21"/>
              </w:rPr>
            </w:pPr>
            <w:r w:rsidRPr="00692F9B">
              <w:rPr>
                <w:rFonts w:cs="Arial"/>
                <w:b/>
                <w:bCs/>
                <w:szCs w:val="21"/>
              </w:rPr>
              <w:t>Location</w:t>
            </w:r>
          </w:p>
        </w:tc>
      </w:tr>
      <w:tr w:rsidR="005F4DF4" w:rsidRPr="00692F9B" w14:paraId="0CAE6E86" w14:textId="77777777" w:rsidTr="00895CAC">
        <w:trPr>
          <w:cantSplit/>
        </w:trPr>
        <w:tc>
          <w:tcPr>
            <w:tcW w:w="705" w:type="pct"/>
          </w:tcPr>
          <w:p w14:paraId="0CAE6E7F" w14:textId="77777777" w:rsidR="005F4DF4" w:rsidRPr="00692F9B" w:rsidRDefault="005F4DF4" w:rsidP="00D77762">
            <w:pPr>
              <w:pStyle w:val="TableText"/>
              <w:jc w:val="left"/>
              <w:rPr>
                <w:rFonts w:cs="Arial"/>
                <w:szCs w:val="21"/>
              </w:rPr>
            </w:pPr>
            <w:r w:rsidRPr="00692F9B">
              <w:rPr>
                <w:rFonts w:cs="Arial"/>
                <w:szCs w:val="21"/>
              </w:rPr>
              <w:t>Region</w:t>
            </w:r>
          </w:p>
        </w:tc>
        <w:tc>
          <w:tcPr>
            <w:tcW w:w="711" w:type="pct"/>
          </w:tcPr>
          <w:p w14:paraId="0CAE6E80" w14:textId="77777777" w:rsidR="005F4DF4" w:rsidRPr="00692F9B" w:rsidRDefault="005F4DF4" w:rsidP="00D77762">
            <w:pPr>
              <w:pStyle w:val="TableText"/>
              <w:jc w:val="left"/>
              <w:rPr>
                <w:rFonts w:cs="Arial"/>
                <w:szCs w:val="21"/>
              </w:rPr>
            </w:pPr>
            <w:r>
              <w:rPr>
                <w:rFonts w:cs="Arial"/>
                <w:szCs w:val="21"/>
              </w:rPr>
              <w:t>Country (Region)</w:t>
            </w:r>
          </w:p>
        </w:tc>
        <w:tc>
          <w:tcPr>
            <w:tcW w:w="1505" w:type="pct"/>
          </w:tcPr>
          <w:p w14:paraId="0CAE6E81" w14:textId="77777777" w:rsidR="005F4DF4" w:rsidRPr="00692F9B" w:rsidRDefault="005F4DF4" w:rsidP="00D77762">
            <w:pPr>
              <w:pStyle w:val="TableText"/>
              <w:jc w:val="left"/>
              <w:rPr>
                <w:rFonts w:cs="Arial"/>
                <w:color w:val="FF0000"/>
                <w:szCs w:val="21"/>
              </w:rPr>
            </w:pPr>
            <w:r w:rsidRPr="00692F9B">
              <w:rPr>
                <w:szCs w:val="21"/>
              </w:rPr>
              <w:t xml:space="preserve">The highest level in the </w:t>
            </w:r>
            <w:r>
              <w:rPr>
                <w:szCs w:val="21"/>
              </w:rPr>
              <w:t xml:space="preserve">organizational </w:t>
            </w:r>
            <w:r w:rsidRPr="00692F9B">
              <w:rPr>
                <w:szCs w:val="21"/>
              </w:rPr>
              <w:t>hierarchy</w:t>
            </w:r>
            <w:r>
              <w:rPr>
                <w:szCs w:val="21"/>
              </w:rPr>
              <w:t>.</w:t>
            </w:r>
          </w:p>
        </w:tc>
        <w:tc>
          <w:tcPr>
            <w:tcW w:w="646" w:type="pct"/>
          </w:tcPr>
          <w:p w14:paraId="0CAE6E82" w14:textId="77777777" w:rsidR="005F4DF4" w:rsidRPr="00692F9B" w:rsidRDefault="005F4DF4" w:rsidP="00D77762">
            <w:pPr>
              <w:pStyle w:val="TableText"/>
              <w:jc w:val="left"/>
              <w:rPr>
                <w:rFonts w:cs="Arial"/>
                <w:szCs w:val="21"/>
              </w:rPr>
            </w:pPr>
            <w:r w:rsidRPr="00692F9B">
              <w:rPr>
                <w:rFonts w:cs="Arial"/>
                <w:szCs w:val="21"/>
              </w:rPr>
              <w:t xml:space="preserve">Dictionary </w:t>
            </w:r>
            <w:r>
              <w:rPr>
                <w:rFonts w:cs="Arial"/>
                <w:szCs w:val="21"/>
              </w:rPr>
              <w:t>(Region)</w:t>
            </w:r>
          </w:p>
        </w:tc>
        <w:tc>
          <w:tcPr>
            <w:tcW w:w="502" w:type="pct"/>
          </w:tcPr>
          <w:p w14:paraId="0CAE6E83" w14:textId="77777777" w:rsidR="005F4DF4" w:rsidRPr="00692F9B" w:rsidRDefault="005F4DF4" w:rsidP="00D77762">
            <w:pPr>
              <w:pStyle w:val="TableText"/>
              <w:jc w:val="left"/>
              <w:rPr>
                <w:rFonts w:cs="Arial"/>
                <w:szCs w:val="21"/>
              </w:rPr>
            </w:pPr>
            <w:r w:rsidRPr="00692F9B">
              <w:rPr>
                <w:rFonts w:cs="Arial"/>
                <w:szCs w:val="21"/>
              </w:rPr>
              <w:t>Non-Editable</w:t>
            </w:r>
          </w:p>
        </w:tc>
        <w:tc>
          <w:tcPr>
            <w:tcW w:w="359" w:type="pct"/>
          </w:tcPr>
          <w:p w14:paraId="0CAE6E84" w14:textId="77777777" w:rsidR="005F4DF4" w:rsidRPr="00692F9B" w:rsidRDefault="005F4DF4" w:rsidP="00D77762">
            <w:pPr>
              <w:pStyle w:val="TableText"/>
              <w:jc w:val="left"/>
              <w:rPr>
                <w:rFonts w:cs="Arial"/>
                <w:szCs w:val="21"/>
              </w:rPr>
            </w:pPr>
            <w:r>
              <w:rPr>
                <w:rFonts w:cs="Arial"/>
                <w:szCs w:val="21"/>
              </w:rPr>
              <w:t>GEHC</w:t>
            </w:r>
          </w:p>
        </w:tc>
        <w:tc>
          <w:tcPr>
            <w:tcW w:w="572" w:type="pct"/>
          </w:tcPr>
          <w:p w14:paraId="0CAE6E85" w14:textId="77777777" w:rsidR="005F4DF4" w:rsidRPr="00692F9B" w:rsidRDefault="005F4DF4" w:rsidP="00D77762">
            <w:pPr>
              <w:pStyle w:val="TableText"/>
              <w:jc w:val="left"/>
              <w:rPr>
                <w:rFonts w:cs="Arial"/>
                <w:szCs w:val="21"/>
              </w:rPr>
            </w:pPr>
            <w:r w:rsidRPr="00692F9B">
              <w:rPr>
                <w:rFonts w:cs="Arial"/>
                <w:szCs w:val="21"/>
              </w:rPr>
              <w:t>Yes</w:t>
            </w:r>
          </w:p>
        </w:tc>
      </w:tr>
      <w:tr w:rsidR="005F4DF4" w:rsidRPr="00692F9B" w14:paraId="0CAE6E8E" w14:textId="77777777" w:rsidTr="00895CAC">
        <w:trPr>
          <w:cantSplit/>
        </w:trPr>
        <w:tc>
          <w:tcPr>
            <w:tcW w:w="705" w:type="pct"/>
          </w:tcPr>
          <w:p w14:paraId="0CAE6E87" w14:textId="77777777" w:rsidR="005F4DF4" w:rsidRPr="00692F9B" w:rsidRDefault="005F4DF4" w:rsidP="00D77762">
            <w:pPr>
              <w:pStyle w:val="TableText"/>
              <w:jc w:val="left"/>
              <w:rPr>
                <w:rFonts w:cs="Arial"/>
                <w:szCs w:val="21"/>
              </w:rPr>
            </w:pPr>
            <w:r w:rsidRPr="00692F9B">
              <w:rPr>
                <w:rFonts w:cs="Arial"/>
                <w:szCs w:val="21"/>
              </w:rPr>
              <w:t>District</w:t>
            </w:r>
          </w:p>
        </w:tc>
        <w:tc>
          <w:tcPr>
            <w:tcW w:w="711" w:type="pct"/>
          </w:tcPr>
          <w:p w14:paraId="0CAE6E88" w14:textId="77777777" w:rsidR="005F4DF4" w:rsidRPr="00692F9B" w:rsidRDefault="005F4DF4" w:rsidP="00D77762">
            <w:pPr>
              <w:pStyle w:val="TableText"/>
              <w:jc w:val="left"/>
              <w:rPr>
                <w:rFonts w:cs="Arial"/>
                <w:szCs w:val="21"/>
              </w:rPr>
            </w:pPr>
            <w:r>
              <w:rPr>
                <w:rFonts w:cs="Arial"/>
                <w:szCs w:val="21"/>
              </w:rPr>
              <w:t>Zone (District)</w:t>
            </w:r>
          </w:p>
        </w:tc>
        <w:tc>
          <w:tcPr>
            <w:tcW w:w="1505" w:type="pct"/>
          </w:tcPr>
          <w:p w14:paraId="0CAE6E89" w14:textId="77777777" w:rsidR="005F4DF4" w:rsidRPr="00692F9B" w:rsidRDefault="005F4DF4" w:rsidP="00D77762">
            <w:pPr>
              <w:pStyle w:val="TableText"/>
              <w:jc w:val="left"/>
              <w:rPr>
                <w:rFonts w:cs="Arial"/>
                <w:color w:val="FF0000"/>
                <w:szCs w:val="21"/>
              </w:rPr>
            </w:pPr>
            <w:r w:rsidRPr="00692F9B">
              <w:rPr>
                <w:szCs w:val="21"/>
              </w:rPr>
              <w:t xml:space="preserve">The second level in the </w:t>
            </w:r>
            <w:r>
              <w:rPr>
                <w:szCs w:val="21"/>
              </w:rPr>
              <w:t xml:space="preserve">organizational </w:t>
            </w:r>
            <w:r w:rsidRPr="00692F9B">
              <w:rPr>
                <w:szCs w:val="21"/>
              </w:rPr>
              <w:t>hierarchy</w:t>
            </w:r>
            <w:r>
              <w:rPr>
                <w:szCs w:val="21"/>
              </w:rPr>
              <w:t>.</w:t>
            </w:r>
          </w:p>
        </w:tc>
        <w:tc>
          <w:tcPr>
            <w:tcW w:w="646" w:type="pct"/>
          </w:tcPr>
          <w:p w14:paraId="0CAE6E8A" w14:textId="77777777" w:rsidR="005F4DF4" w:rsidRPr="00692F9B" w:rsidRDefault="005F4DF4" w:rsidP="00D77762">
            <w:pPr>
              <w:pStyle w:val="TableText"/>
              <w:jc w:val="left"/>
              <w:rPr>
                <w:rFonts w:cs="Arial"/>
                <w:szCs w:val="21"/>
              </w:rPr>
            </w:pPr>
            <w:r w:rsidRPr="00692F9B">
              <w:rPr>
                <w:rFonts w:cs="Arial"/>
                <w:szCs w:val="21"/>
              </w:rPr>
              <w:t xml:space="preserve">Dictionary </w:t>
            </w:r>
            <w:r>
              <w:rPr>
                <w:rFonts w:cs="Arial"/>
                <w:szCs w:val="21"/>
              </w:rPr>
              <w:t>(District)</w:t>
            </w:r>
          </w:p>
        </w:tc>
        <w:tc>
          <w:tcPr>
            <w:tcW w:w="502" w:type="pct"/>
          </w:tcPr>
          <w:p w14:paraId="0CAE6E8B" w14:textId="77777777" w:rsidR="005F4DF4" w:rsidRPr="00692F9B" w:rsidRDefault="005F4DF4" w:rsidP="00D77762">
            <w:pPr>
              <w:pStyle w:val="TableText"/>
              <w:jc w:val="left"/>
              <w:rPr>
                <w:rFonts w:cs="Arial"/>
                <w:szCs w:val="21"/>
              </w:rPr>
            </w:pPr>
            <w:r w:rsidRPr="00692F9B">
              <w:rPr>
                <w:rFonts w:cs="Arial"/>
                <w:szCs w:val="21"/>
              </w:rPr>
              <w:t>Non-Editable</w:t>
            </w:r>
          </w:p>
        </w:tc>
        <w:tc>
          <w:tcPr>
            <w:tcW w:w="359" w:type="pct"/>
          </w:tcPr>
          <w:p w14:paraId="0CAE6E8C" w14:textId="77777777" w:rsidR="005F4DF4" w:rsidRPr="00692F9B" w:rsidRDefault="005F4DF4" w:rsidP="00D77762">
            <w:pPr>
              <w:pStyle w:val="TableText"/>
              <w:jc w:val="left"/>
              <w:rPr>
                <w:rFonts w:cs="Arial"/>
                <w:szCs w:val="21"/>
              </w:rPr>
            </w:pPr>
            <w:r>
              <w:rPr>
                <w:rFonts w:cs="Arial"/>
                <w:szCs w:val="21"/>
              </w:rPr>
              <w:t>GEHC</w:t>
            </w:r>
          </w:p>
        </w:tc>
        <w:tc>
          <w:tcPr>
            <w:tcW w:w="572" w:type="pct"/>
          </w:tcPr>
          <w:p w14:paraId="0CAE6E8D" w14:textId="77777777" w:rsidR="005F4DF4" w:rsidRPr="00692F9B" w:rsidRDefault="005F4DF4" w:rsidP="00D77762">
            <w:pPr>
              <w:pStyle w:val="TableText"/>
              <w:jc w:val="left"/>
              <w:rPr>
                <w:rFonts w:cs="Arial"/>
                <w:szCs w:val="21"/>
              </w:rPr>
            </w:pPr>
            <w:r w:rsidRPr="00692F9B">
              <w:rPr>
                <w:rFonts w:cs="Arial"/>
                <w:szCs w:val="21"/>
              </w:rPr>
              <w:t>Yes</w:t>
            </w:r>
          </w:p>
        </w:tc>
      </w:tr>
      <w:tr w:rsidR="005F4DF4" w:rsidRPr="00692F9B" w14:paraId="0CAE6E96" w14:textId="77777777" w:rsidTr="00895CAC">
        <w:trPr>
          <w:cantSplit/>
        </w:trPr>
        <w:tc>
          <w:tcPr>
            <w:tcW w:w="705" w:type="pct"/>
            <w:tcBorders>
              <w:top w:val="single" w:sz="6" w:space="0" w:color="000000"/>
              <w:bottom w:val="single" w:sz="6" w:space="0" w:color="000000"/>
            </w:tcBorders>
          </w:tcPr>
          <w:p w14:paraId="0CAE6E8F" w14:textId="77777777" w:rsidR="005F4DF4" w:rsidRPr="00692F9B" w:rsidRDefault="005F4DF4" w:rsidP="00D77762">
            <w:pPr>
              <w:pStyle w:val="TableText"/>
              <w:jc w:val="left"/>
              <w:rPr>
                <w:rFonts w:cs="Arial"/>
                <w:szCs w:val="21"/>
              </w:rPr>
            </w:pPr>
            <w:r w:rsidRPr="00692F9B">
              <w:rPr>
                <w:rFonts w:cs="Arial"/>
                <w:szCs w:val="21"/>
              </w:rPr>
              <w:t>Street</w:t>
            </w:r>
            <w:r w:rsidRPr="00AA19EF">
              <w:rPr>
                <w:rFonts w:cs="Arial"/>
                <w:szCs w:val="21"/>
                <w:vertAlign w:val="superscript"/>
              </w:rPr>
              <w:fldChar w:fldCharType="begin"/>
            </w:r>
            <w:r w:rsidRPr="00AA19EF">
              <w:rPr>
                <w:rFonts w:cs="Arial"/>
                <w:szCs w:val="21"/>
                <w:vertAlign w:val="superscript"/>
              </w:rPr>
              <w:instrText xml:space="preserve"> NOTEREF _Ref361840669 \h </w:instrText>
            </w:r>
            <w:r>
              <w:rPr>
                <w:rFonts w:cs="Arial"/>
                <w:szCs w:val="21"/>
                <w:vertAlign w:val="superscript"/>
              </w:rPr>
              <w:instrText xml:space="preserve"> \* MERGEFORMAT </w:instrText>
            </w:r>
            <w:r w:rsidRPr="00AA19EF">
              <w:rPr>
                <w:rFonts w:cs="Arial"/>
                <w:szCs w:val="21"/>
                <w:vertAlign w:val="superscript"/>
              </w:rPr>
            </w:r>
            <w:r w:rsidRPr="00AA19EF">
              <w:rPr>
                <w:rFonts w:cs="Arial"/>
                <w:szCs w:val="21"/>
                <w:vertAlign w:val="superscript"/>
              </w:rPr>
              <w:fldChar w:fldCharType="separate"/>
            </w:r>
            <w:r>
              <w:rPr>
                <w:rFonts w:cs="Arial"/>
                <w:szCs w:val="21"/>
                <w:vertAlign w:val="superscript"/>
              </w:rPr>
              <w:t>1</w:t>
            </w:r>
            <w:r w:rsidRPr="00AA19EF">
              <w:rPr>
                <w:rFonts w:cs="Arial"/>
                <w:szCs w:val="21"/>
                <w:vertAlign w:val="superscript"/>
              </w:rPr>
              <w:fldChar w:fldCharType="end"/>
            </w:r>
          </w:p>
        </w:tc>
        <w:tc>
          <w:tcPr>
            <w:tcW w:w="711" w:type="pct"/>
          </w:tcPr>
          <w:p w14:paraId="0CAE6E90" w14:textId="77777777" w:rsidR="005F4DF4" w:rsidRPr="00692F9B" w:rsidRDefault="005F4DF4" w:rsidP="00D77762">
            <w:pPr>
              <w:pStyle w:val="TableText"/>
              <w:jc w:val="left"/>
              <w:rPr>
                <w:rFonts w:cs="Arial"/>
                <w:szCs w:val="21"/>
              </w:rPr>
            </w:pPr>
            <w:r w:rsidRPr="00692F9B">
              <w:rPr>
                <w:rFonts w:cs="Arial"/>
                <w:szCs w:val="21"/>
              </w:rPr>
              <w:t>Street</w:t>
            </w:r>
          </w:p>
        </w:tc>
        <w:tc>
          <w:tcPr>
            <w:tcW w:w="1505" w:type="pct"/>
            <w:vMerge w:val="restart"/>
            <w:vAlign w:val="center"/>
          </w:tcPr>
          <w:p w14:paraId="0CAE6E91" w14:textId="77777777" w:rsidR="005F4DF4" w:rsidRPr="00692F9B" w:rsidRDefault="005F4DF4" w:rsidP="00D77762">
            <w:pPr>
              <w:pStyle w:val="TableText"/>
              <w:jc w:val="left"/>
              <w:rPr>
                <w:rFonts w:cs="Arial"/>
                <w:szCs w:val="21"/>
              </w:rPr>
            </w:pPr>
            <w:r>
              <w:rPr>
                <w:rFonts w:cs="Arial"/>
                <w:szCs w:val="21"/>
              </w:rPr>
              <w:t>The r</w:t>
            </w:r>
            <w:r w:rsidRPr="00692F9B">
              <w:rPr>
                <w:rFonts w:cs="Arial"/>
                <w:szCs w:val="21"/>
              </w:rPr>
              <w:t>esource's home base address</w:t>
            </w:r>
            <w:r>
              <w:rPr>
                <w:rFonts w:cs="Arial"/>
                <w:szCs w:val="21"/>
              </w:rPr>
              <w:t>,</w:t>
            </w:r>
            <w:r w:rsidRPr="00692F9B">
              <w:rPr>
                <w:rFonts w:cs="Arial"/>
                <w:szCs w:val="21"/>
              </w:rPr>
              <w:t xml:space="preserve"> i.e. the location of where the </w:t>
            </w:r>
            <w:r>
              <w:rPr>
                <w:rFonts w:cs="Arial"/>
                <w:szCs w:val="21"/>
              </w:rPr>
              <w:t>resource normally starts and</w:t>
            </w:r>
            <w:r w:rsidRPr="00692F9B">
              <w:rPr>
                <w:rFonts w:cs="Arial"/>
                <w:szCs w:val="21"/>
              </w:rPr>
              <w:t xml:space="preserve"> finishes </w:t>
            </w:r>
            <w:r>
              <w:rPr>
                <w:rFonts w:cs="Arial"/>
                <w:szCs w:val="21"/>
              </w:rPr>
              <w:t xml:space="preserve">their working </w:t>
            </w:r>
            <w:r w:rsidRPr="00692F9B">
              <w:rPr>
                <w:rFonts w:cs="Arial"/>
                <w:szCs w:val="21"/>
              </w:rPr>
              <w:t>day.</w:t>
            </w:r>
          </w:p>
        </w:tc>
        <w:tc>
          <w:tcPr>
            <w:tcW w:w="646" w:type="pct"/>
          </w:tcPr>
          <w:p w14:paraId="0CAE6E92" w14:textId="77777777" w:rsidR="005F4DF4" w:rsidRPr="00692F9B" w:rsidRDefault="005F4DF4" w:rsidP="00D77762">
            <w:pPr>
              <w:pStyle w:val="TableText"/>
              <w:jc w:val="left"/>
              <w:rPr>
                <w:rFonts w:cs="Arial"/>
                <w:szCs w:val="21"/>
              </w:rPr>
            </w:pPr>
            <w:r w:rsidRPr="00692F9B">
              <w:rPr>
                <w:rFonts w:cs="Arial"/>
                <w:szCs w:val="21"/>
              </w:rPr>
              <w:t>String (64)</w:t>
            </w:r>
          </w:p>
        </w:tc>
        <w:tc>
          <w:tcPr>
            <w:tcW w:w="502" w:type="pct"/>
          </w:tcPr>
          <w:p w14:paraId="0CAE6E93" w14:textId="77777777" w:rsidR="005F4DF4" w:rsidRPr="00692F9B" w:rsidRDefault="005F4DF4" w:rsidP="00D77762">
            <w:pPr>
              <w:pStyle w:val="TableText"/>
              <w:jc w:val="left"/>
              <w:rPr>
                <w:rFonts w:cs="Arial"/>
                <w:szCs w:val="21"/>
              </w:rPr>
            </w:pPr>
            <w:r w:rsidRPr="00692F9B">
              <w:rPr>
                <w:rFonts w:cs="Arial"/>
                <w:szCs w:val="21"/>
              </w:rPr>
              <w:t>Non- Editable</w:t>
            </w:r>
          </w:p>
        </w:tc>
        <w:tc>
          <w:tcPr>
            <w:tcW w:w="359" w:type="pct"/>
          </w:tcPr>
          <w:p w14:paraId="0CAE6E94" w14:textId="77777777" w:rsidR="005F4DF4" w:rsidRPr="00692F9B" w:rsidRDefault="005F4DF4" w:rsidP="00D77762">
            <w:pPr>
              <w:pStyle w:val="TableText"/>
              <w:jc w:val="left"/>
              <w:rPr>
                <w:rFonts w:cs="Arial"/>
                <w:szCs w:val="21"/>
              </w:rPr>
            </w:pPr>
            <w:r>
              <w:rPr>
                <w:rFonts w:cs="Arial"/>
                <w:szCs w:val="21"/>
              </w:rPr>
              <w:t>GEHC</w:t>
            </w:r>
          </w:p>
        </w:tc>
        <w:tc>
          <w:tcPr>
            <w:tcW w:w="572" w:type="pct"/>
            <w:vMerge w:val="restart"/>
            <w:vAlign w:val="center"/>
          </w:tcPr>
          <w:p w14:paraId="0CAE6E95" w14:textId="77777777" w:rsidR="005F4DF4" w:rsidRPr="00692F9B" w:rsidRDefault="005F4DF4" w:rsidP="00D77762">
            <w:pPr>
              <w:pStyle w:val="TableText"/>
              <w:jc w:val="center"/>
              <w:rPr>
                <w:rFonts w:cs="Arial"/>
                <w:szCs w:val="21"/>
              </w:rPr>
            </w:pPr>
            <w:r w:rsidRPr="00692F9B">
              <w:rPr>
                <w:rFonts w:cs="Arial"/>
                <w:szCs w:val="21"/>
              </w:rPr>
              <w:t>Yes</w:t>
            </w:r>
            <w:r>
              <w:rPr>
                <w:rFonts w:cs="Arial"/>
                <w:szCs w:val="21"/>
              </w:rPr>
              <w:t>, enough to enable geo-coding.</w:t>
            </w:r>
          </w:p>
        </w:tc>
      </w:tr>
      <w:tr w:rsidR="005F4DF4" w:rsidRPr="00692F9B" w14:paraId="0CAE6E9E" w14:textId="77777777" w:rsidTr="00895CAC">
        <w:trPr>
          <w:cantSplit/>
        </w:trPr>
        <w:tc>
          <w:tcPr>
            <w:tcW w:w="705" w:type="pct"/>
            <w:tcBorders>
              <w:top w:val="single" w:sz="6" w:space="0" w:color="000000"/>
              <w:bottom w:val="single" w:sz="6" w:space="0" w:color="000000"/>
            </w:tcBorders>
          </w:tcPr>
          <w:p w14:paraId="0CAE6E97" w14:textId="77777777" w:rsidR="005F4DF4" w:rsidRPr="00692F9B" w:rsidRDefault="005F4DF4" w:rsidP="00D77762">
            <w:pPr>
              <w:pStyle w:val="TableText"/>
              <w:jc w:val="left"/>
              <w:rPr>
                <w:rFonts w:cs="Arial"/>
                <w:szCs w:val="21"/>
              </w:rPr>
            </w:pPr>
            <w:r w:rsidRPr="00692F9B">
              <w:rPr>
                <w:rFonts w:cs="Arial"/>
                <w:szCs w:val="21"/>
              </w:rPr>
              <w:t>City</w:t>
            </w:r>
          </w:p>
        </w:tc>
        <w:tc>
          <w:tcPr>
            <w:tcW w:w="711" w:type="pct"/>
          </w:tcPr>
          <w:p w14:paraId="0CAE6E98" w14:textId="77777777" w:rsidR="005F4DF4" w:rsidRPr="00692F9B" w:rsidRDefault="005F4DF4" w:rsidP="00D77762">
            <w:pPr>
              <w:pStyle w:val="TableText"/>
              <w:jc w:val="left"/>
              <w:rPr>
                <w:rFonts w:cs="Arial"/>
                <w:szCs w:val="21"/>
              </w:rPr>
            </w:pPr>
            <w:r w:rsidRPr="00692F9B">
              <w:rPr>
                <w:rFonts w:cs="Arial"/>
                <w:szCs w:val="21"/>
              </w:rPr>
              <w:t>City</w:t>
            </w:r>
          </w:p>
        </w:tc>
        <w:tc>
          <w:tcPr>
            <w:tcW w:w="1505" w:type="pct"/>
            <w:vMerge/>
          </w:tcPr>
          <w:p w14:paraId="0CAE6E99" w14:textId="77777777" w:rsidR="005F4DF4" w:rsidRPr="00692F9B" w:rsidRDefault="005F4DF4" w:rsidP="00D77762">
            <w:pPr>
              <w:pStyle w:val="TableText"/>
              <w:jc w:val="left"/>
              <w:rPr>
                <w:rFonts w:cs="Arial"/>
                <w:szCs w:val="21"/>
              </w:rPr>
            </w:pPr>
          </w:p>
        </w:tc>
        <w:tc>
          <w:tcPr>
            <w:tcW w:w="646" w:type="pct"/>
          </w:tcPr>
          <w:p w14:paraId="0CAE6E9A" w14:textId="77777777" w:rsidR="005F4DF4" w:rsidRPr="00692F9B" w:rsidRDefault="005F4DF4" w:rsidP="00D77762">
            <w:pPr>
              <w:pStyle w:val="TableText"/>
              <w:jc w:val="left"/>
              <w:rPr>
                <w:rFonts w:cs="Arial"/>
                <w:szCs w:val="21"/>
              </w:rPr>
            </w:pPr>
            <w:r w:rsidRPr="00692F9B">
              <w:rPr>
                <w:rFonts w:cs="Arial"/>
                <w:szCs w:val="21"/>
              </w:rPr>
              <w:t>String (64)</w:t>
            </w:r>
          </w:p>
        </w:tc>
        <w:tc>
          <w:tcPr>
            <w:tcW w:w="502" w:type="pct"/>
          </w:tcPr>
          <w:p w14:paraId="0CAE6E9B" w14:textId="77777777" w:rsidR="005F4DF4" w:rsidRPr="00692F9B" w:rsidRDefault="005F4DF4" w:rsidP="00D77762">
            <w:pPr>
              <w:pStyle w:val="TableText"/>
              <w:jc w:val="left"/>
              <w:rPr>
                <w:rFonts w:cs="Arial"/>
                <w:szCs w:val="21"/>
              </w:rPr>
            </w:pPr>
            <w:r w:rsidRPr="00692F9B">
              <w:rPr>
                <w:rFonts w:cs="Arial"/>
                <w:szCs w:val="21"/>
              </w:rPr>
              <w:t>Non-Editable</w:t>
            </w:r>
          </w:p>
        </w:tc>
        <w:tc>
          <w:tcPr>
            <w:tcW w:w="359" w:type="pct"/>
          </w:tcPr>
          <w:p w14:paraId="0CAE6E9C" w14:textId="77777777" w:rsidR="005F4DF4" w:rsidRPr="00692F9B" w:rsidRDefault="005F4DF4" w:rsidP="00D77762">
            <w:pPr>
              <w:pStyle w:val="TableText"/>
              <w:jc w:val="left"/>
              <w:rPr>
                <w:rFonts w:cs="Arial"/>
                <w:szCs w:val="21"/>
              </w:rPr>
            </w:pPr>
            <w:r>
              <w:rPr>
                <w:rFonts w:cs="Arial"/>
                <w:szCs w:val="21"/>
              </w:rPr>
              <w:t>GEHC</w:t>
            </w:r>
          </w:p>
        </w:tc>
        <w:tc>
          <w:tcPr>
            <w:tcW w:w="572" w:type="pct"/>
            <w:vMerge/>
          </w:tcPr>
          <w:p w14:paraId="0CAE6E9D" w14:textId="77777777" w:rsidR="005F4DF4" w:rsidRPr="00692F9B" w:rsidRDefault="005F4DF4" w:rsidP="00D77762">
            <w:pPr>
              <w:pStyle w:val="TableText"/>
              <w:jc w:val="left"/>
              <w:rPr>
                <w:rFonts w:cs="Arial"/>
                <w:szCs w:val="21"/>
              </w:rPr>
            </w:pPr>
          </w:p>
        </w:tc>
      </w:tr>
      <w:tr w:rsidR="005F4DF4" w:rsidRPr="00692F9B" w14:paraId="0CAE6EA6" w14:textId="77777777" w:rsidTr="00895CAC">
        <w:trPr>
          <w:cantSplit/>
        </w:trPr>
        <w:tc>
          <w:tcPr>
            <w:tcW w:w="705" w:type="pct"/>
            <w:tcBorders>
              <w:top w:val="single" w:sz="6" w:space="0" w:color="000000"/>
              <w:bottom w:val="single" w:sz="6" w:space="0" w:color="000000"/>
            </w:tcBorders>
          </w:tcPr>
          <w:p w14:paraId="0CAE6E9F" w14:textId="77777777" w:rsidR="005F4DF4" w:rsidRPr="00692F9B" w:rsidRDefault="005F4DF4" w:rsidP="00D77762">
            <w:pPr>
              <w:pStyle w:val="TableText"/>
              <w:jc w:val="left"/>
              <w:rPr>
                <w:rFonts w:cs="Arial"/>
                <w:szCs w:val="21"/>
              </w:rPr>
            </w:pPr>
            <w:r>
              <w:rPr>
                <w:rFonts w:cs="Arial"/>
                <w:szCs w:val="21"/>
              </w:rPr>
              <w:t>State</w:t>
            </w:r>
          </w:p>
        </w:tc>
        <w:tc>
          <w:tcPr>
            <w:tcW w:w="711" w:type="pct"/>
          </w:tcPr>
          <w:p w14:paraId="0CAE6EA0" w14:textId="77777777" w:rsidR="005F4DF4" w:rsidRPr="00692F9B" w:rsidRDefault="005F4DF4" w:rsidP="00D77762">
            <w:pPr>
              <w:pStyle w:val="TableText"/>
              <w:jc w:val="left"/>
              <w:rPr>
                <w:rFonts w:cs="Arial"/>
                <w:szCs w:val="21"/>
              </w:rPr>
            </w:pPr>
            <w:r>
              <w:rPr>
                <w:rFonts w:cs="Arial"/>
                <w:szCs w:val="21"/>
              </w:rPr>
              <w:t>County</w:t>
            </w:r>
          </w:p>
        </w:tc>
        <w:tc>
          <w:tcPr>
            <w:tcW w:w="1505" w:type="pct"/>
            <w:vMerge/>
          </w:tcPr>
          <w:p w14:paraId="0CAE6EA1" w14:textId="77777777" w:rsidR="005F4DF4" w:rsidRPr="00692F9B" w:rsidRDefault="005F4DF4" w:rsidP="00D77762">
            <w:pPr>
              <w:pStyle w:val="TableText"/>
              <w:jc w:val="left"/>
              <w:rPr>
                <w:rFonts w:cs="Arial"/>
                <w:szCs w:val="21"/>
              </w:rPr>
            </w:pPr>
          </w:p>
        </w:tc>
        <w:tc>
          <w:tcPr>
            <w:tcW w:w="646" w:type="pct"/>
          </w:tcPr>
          <w:p w14:paraId="0CAE6EA2" w14:textId="77777777" w:rsidR="005F4DF4" w:rsidRPr="00692F9B" w:rsidRDefault="005F4DF4" w:rsidP="00D77762">
            <w:pPr>
              <w:pStyle w:val="TableText"/>
              <w:jc w:val="left"/>
              <w:rPr>
                <w:rFonts w:cs="Arial"/>
                <w:szCs w:val="21"/>
              </w:rPr>
            </w:pPr>
            <w:r>
              <w:rPr>
                <w:rFonts w:cs="Arial"/>
                <w:szCs w:val="21"/>
              </w:rPr>
              <w:t>String (64)</w:t>
            </w:r>
          </w:p>
        </w:tc>
        <w:tc>
          <w:tcPr>
            <w:tcW w:w="502" w:type="pct"/>
          </w:tcPr>
          <w:p w14:paraId="0CAE6EA3" w14:textId="77777777" w:rsidR="005F4DF4" w:rsidRPr="00692F9B" w:rsidRDefault="005F4DF4" w:rsidP="00D77762">
            <w:pPr>
              <w:pStyle w:val="TableText"/>
              <w:jc w:val="left"/>
              <w:rPr>
                <w:rFonts w:cs="Arial"/>
                <w:szCs w:val="21"/>
              </w:rPr>
            </w:pPr>
            <w:r>
              <w:rPr>
                <w:rFonts w:cs="Arial"/>
                <w:szCs w:val="21"/>
              </w:rPr>
              <w:t>Non-Editable</w:t>
            </w:r>
          </w:p>
        </w:tc>
        <w:tc>
          <w:tcPr>
            <w:tcW w:w="359" w:type="pct"/>
          </w:tcPr>
          <w:p w14:paraId="0CAE6EA4" w14:textId="77777777" w:rsidR="005F4DF4" w:rsidRDefault="005F4DF4" w:rsidP="00D77762">
            <w:pPr>
              <w:pStyle w:val="TableText"/>
              <w:jc w:val="left"/>
              <w:rPr>
                <w:rFonts w:cs="Arial"/>
                <w:szCs w:val="21"/>
              </w:rPr>
            </w:pPr>
            <w:r>
              <w:rPr>
                <w:rFonts w:cs="Arial"/>
                <w:szCs w:val="21"/>
              </w:rPr>
              <w:t>GEHC</w:t>
            </w:r>
          </w:p>
        </w:tc>
        <w:tc>
          <w:tcPr>
            <w:tcW w:w="572" w:type="pct"/>
            <w:vMerge/>
          </w:tcPr>
          <w:p w14:paraId="0CAE6EA5" w14:textId="77777777" w:rsidR="005F4DF4" w:rsidRPr="00692F9B" w:rsidRDefault="005F4DF4" w:rsidP="00D77762">
            <w:pPr>
              <w:pStyle w:val="TableText"/>
              <w:jc w:val="left"/>
              <w:rPr>
                <w:rFonts w:cs="Arial"/>
                <w:szCs w:val="21"/>
              </w:rPr>
            </w:pPr>
          </w:p>
        </w:tc>
      </w:tr>
      <w:tr w:rsidR="005F4DF4" w:rsidRPr="00692F9B" w14:paraId="0CAE6EAE" w14:textId="77777777" w:rsidTr="00895CAC">
        <w:trPr>
          <w:cantSplit/>
        </w:trPr>
        <w:tc>
          <w:tcPr>
            <w:tcW w:w="705" w:type="pct"/>
          </w:tcPr>
          <w:p w14:paraId="0CAE6EA7" w14:textId="77777777" w:rsidR="005F4DF4" w:rsidRPr="00692F9B" w:rsidRDefault="005F4DF4" w:rsidP="00D77762">
            <w:pPr>
              <w:pStyle w:val="TableText"/>
              <w:jc w:val="left"/>
              <w:rPr>
                <w:rFonts w:cs="Arial"/>
                <w:szCs w:val="21"/>
              </w:rPr>
            </w:pPr>
            <w:r w:rsidRPr="00692F9B">
              <w:rPr>
                <w:rFonts w:cs="Arial"/>
                <w:szCs w:val="21"/>
              </w:rPr>
              <w:t>Postcode</w:t>
            </w:r>
          </w:p>
        </w:tc>
        <w:tc>
          <w:tcPr>
            <w:tcW w:w="711" w:type="pct"/>
          </w:tcPr>
          <w:p w14:paraId="0CAE6EA8" w14:textId="77777777" w:rsidR="005F4DF4" w:rsidRPr="00692F9B" w:rsidRDefault="005F4DF4" w:rsidP="00D77762">
            <w:pPr>
              <w:pStyle w:val="TableText"/>
              <w:jc w:val="left"/>
              <w:rPr>
                <w:rFonts w:cs="Arial"/>
                <w:szCs w:val="21"/>
              </w:rPr>
            </w:pPr>
            <w:r w:rsidRPr="00692F9B">
              <w:rPr>
                <w:rFonts w:cs="Arial"/>
                <w:szCs w:val="21"/>
              </w:rPr>
              <w:t>Postcode</w:t>
            </w:r>
          </w:p>
        </w:tc>
        <w:tc>
          <w:tcPr>
            <w:tcW w:w="1505" w:type="pct"/>
            <w:vMerge/>
          </w:tcPr>
          <w:p w14:paraId="0CAE6EA9" w14:textId="77777777" w:rsidR="005F4DF4" w:rsidRPr="00692F9B" w:rsidRDefault="005F4DF4" w:rsidP="00D77762">
            <w:pPr>
              <w:pStyle w:val="TableText"/>
              <w:jc w:val="left"/>
              <w:rPr>
                <w:rFonts w:cs="Arial"/>
                <w:szCs w:val="21"/>
              </w:rPr>
            </w:pPr>
          </w:p>
        </w:tc>
        <w:tc>
          <w:tcPr>
            <w:tcW w:w="646" w:type="pct"/>
          </w:tcPr>
          <w:p w14:paraId="0CAE6EAA" w14:textId="77777777" w:rsidR="005F4DF4" w:rsidRPr="00692F9B" w:rsidRDefault="005F4DF4" w:rsidP="00D77762">
            <w:pPr>
              <w:pStyle w:val="TableText"/>
              <w:jc w:val="left"/>
              <w:rPr>
                <w:rFonts w:cs="Arial"/>
                <w:szCs w:val="21"/>
              </w:rPr>
            </w:pPr>
            <w:r w:rsidRPr="00692F9B">
              <w:rPr>
                <w:rFonts w:cs="Arial"/>
                <w:szCs w:val="21"/>
              </w:rPr>
              <w:t>String (64)</w:t>
            </w:r>
          </w:p>
        </w:tc>
        <w:tc>
          <w:tcPr>
            <w:tcW w:w="502" w:type="pct"/>
          </w:tcPr>
          <w:p w14:paraId="0CAE6EAB" w14:textId="77777777" w:rsidR="005F4DF4" w:rsidRPr="00692F9B" w:rsidRDefault="005F4DF4" w:rsidP="00D77762">
            <w:pPr>
              <w:pStyle w:val="TableText"/>
              <w:jc w:val="left"/>
              <w:rPr>
                <w:rFonts w:cs="Arial"/>
                <w:szCs w:val="21"/>
              </w:rPr>
            </w:pPr>
            <w:r w:rsidRPr="00692F9B">
              <w:rPr>
                <w:rFonts w:cs="Arial"/>
                <w:szCs w:val="21"/>
              </w:rPr>
              <w:t>Non- Editable</w:t>
            </w:r>
          </w:p>
        </w:tc>
        <w:tc>
          <w:tcPr>
            <w:tcW w:w="359" w:type="pct"/>
          </w:tcPr>
          <w:p w14:paraId="0CAE6EAC" w14:textId="77777777" w:rsidR="005F4DF4" w:rsidRPr="00692F9B" w:rsidRDefault="005F4DF4" w:rsidP="00D77762">
            <w:pPr>
              <w:pStyle w:val="TableText"/>
              <w:jc w:val="left"/>
              <w:rPr>
                <w:rFonts w:cs="Arial"/>
                <w:szCs w:val="21"/>
              </w:rPr>
            </w:pPr>
            <w:r>
              <w:rPr>
                <w:rFonts w:cs="Arial"/>
                <w:szCs w:val="21"/>
              </w:rPr>
              <w:t>GEHC</w:t>
            </w:r>
          </w:p>
        </w:tc>
        <w:tc>
          <w:tcPr>
            <w:tcW w:w="572" w:type="pct"/>
            <w:vMerge/>
          </w:tcPr>
          <w:p w14:paraId="0CAE6EAD" w14:textId="77777777" w:rsidR="005F4DF4" w:rsidRPr="00692F9B" w:rsidRDefault="005F4DF4" w:rsidP="00D77762">
            <w:pPr>
              <w:pStyle w:val="TableText"/>
              <w:jc w:val="left"/>
              <w:rPr>
                <w:rFonts w:cs="Arial"/>
                <w:szCs w:val="21"/>
              </w:rPr>
            </w:pPr>
          </w:p>
        </w:tc>
      </w:tr>
      <w:tr w:rsidR="005F4DF4" w:rsidRPr="00692F9B" w14:paraId="0CAE6EB6" w14:textId="77777777" w:rsidTr="00895CAC">
        <w:trPr>
          <w:cantSplit/>
        </w:trPr>
        <w:tc>
          <w:tcPr>
            <w:tcW w:w="705" w:type="pct"/>
            <w:tcBorders>
              <w:top w:val="single" w:sz="6" w:space="0" w:color="000000"/>
              <w:bottom w:val="single" w:sz="6" w:space="0" w:color="000000"/>
            </w:tcBorders>
          </w:tcPr>
          <w:p w14:paraId="0CAE6EAF" w14:textId="77777777" w:rsidR="005F4DF4" w:rsidRPr="00692F9B" w:rsidRDefault="005F4DF4" w:rsidP="00D77762">
            <w:pPr>
              <w:pStyle w:val="TableText"/>
              <w:jc w:val="left"/>
              <w:rPr>
                <w:rFonts w:cs="Arial"/>
                <w:szCs w:val="21"/>
              </w:rPr>
            </w:pPr>
            <w:r w:rsidRPr="00692F9B">
              <w:rPr>
                <w:rFonts w:cs="Arial"/>
                <w:szCs w:val="21"/>
              </w:rPr>
              <w:t>Country ID</w:t>
            </w:r>
          </w:p>
        </w:tc>
        <w:tc>
          <w:tcPr>
            <w:tcW w:w="711" w:type="pct"/>
          </w:tcPr>
          <w:p w14:paraId="0CAE6EB0" w14:textId="77777777" w:rsidR="005F4DF4" w:rsidRPr="00692F9B" w:rsidRDefault="005F4DF4" w:rsidP="00D77762">
            <w:pPr>
              <w:pStyle w:val="TableText"/>
              <w:jc w:val="left"/>
              <w:rPr>
                <w:rFonts w:cs="Arial"/>
                <w:szCs w:val="21"/>
              </w:rPr>
            </w:pPr>
            <w:r w:rsidRPr="00692F9B">
              <w:rPr>
                <w:rFonts w:cs="Arial"/>
                <w:szCs w:val="21"/>
              </w:rPr>
              <w:t>Country</w:t>
            </w:r>
          </w:p>
        </w:tc>
        <w:tc>
          <w:tcPr>
            <w:tcW w:w="1505" w:type="pct"/>
          </w:tcPr>
          <w:p w14:paraId="0CAE6EB1" w14:textId="77777777" w:rsidR="005F4DF4" w:rsidRPr="00692F9B" w:rsidRDefault="005F4DF4" w:rsidP="00D77762">
            <w:pPr>
              <w:pStyle w:val="TableText"/>
              <w:jc w:val="left"/>
              <w:rPr>
                <w:rFonts w:cs="Arial"/>
                <w:szCs w:val="21"/>
              </w:rPr>
            </w:pPr>
            <w:r w:rsidRPr="00C02ABA">
              <w:rPr>
                <w:rFonts w:cs="Arial"/>
                <w:szCs w:val="21"/>
              </w:rPr>
              <w:t>The country in which the address exists.</w:t>
            </w:r>
          </w:p>
        </w:tc>
        <w:tc>
          <w:tcPr>
            <w:tcW w:w="646" w:type="pct"/>
          </w:tcPr>
          <w:p w14:paraId="0CAE6EB2" w14:textId="77777777" w:rsidR="005F4DF4" w:rsidRPr="00692F9B" w:rsidRDefault="005F4DF4" w:rsidP="00D77762">
            <w:pPr>
              <w:pStyle w:val="TableText"/>
              <w:jc w:val="left"/>
              <w:rPr>
                <w:rFonts w:cs="Arial"/>
                <w:szCs w:val="21"/>
              </w:rPr>
            </w:pPr>
            <w:r w:rsidRPr="00692F9B">
              <w:rPr>
                <w:rFonts w:cs="Arial"/>
                <w:szCs w:val="21"/>
              </w:rPr>
              <w:t xml:space="preserve">Dictionary </w:t>
            </w:r>
            <w:r>
              <w:rPr>
                <w:rFonts w:cs="Arial"/>
                <w:szCs w:val="21"/>
              </w:rPr>
              <w:t>(Country)</w:t>
            </w:r>
          </w:p>
        </w:tc>
        <w:tc>
          <w:tcPr>
            <w:tcW w:w="502" w:type="pct"/>
          </w:tcPr>
          <w:p w14:paraId="0CAE6EB3" w14:textId="77777777" w:rsidR="005F4DF4" w:rsidRPr="00692F9B" w:rsidRDefault="005F4DF4" w:rsidP="00D77762">
            <w:pPr>
              <w:pStyle w:val="TableText"/>
              <w:jc w:val="left"/>
              <w:rPr>
                <w:rFonts w:cs="Arial"/>
                <w:szCs w:val="21"/>
              </w:rPr>
            </w:pPr>
            <w:r w:rsidRPr="00692F9B">
              <w:rPr>
                <w:rFonts w:cs="Arial"/>
                <w:szCs w:val="21"/>
              </w:rPr>
              <w:t>Non- Editable</w:t>
            </w:r>
          </w:p>
        </w:tc>
        <w:tc>
          <w:tcPr>
            <w:tcW w:w="359" w:type="pct"/>
          </w:tcPr>
          <w:p w14:paraId="0CAE6EB4" w14:textId="77777777" w:rsidR="005F4DF4" w:rsidRPr="00692F9B" w:rsidRDefault="005F4DF4" w:rsidP="00D77762">
            <w:pPr>
              <w:pStyle w:val="TableText"/>
              <w:jc w:val="left"/>
              <w:rPr>
                <w:rFonts w:cs="Arial"/>
                <w:szCs w:val="21"/>
              </w:rPr>
            </w:pPr>
            <w:r>
              <w:rPr>
                <w:rFonts w:cs="Arial"/>
                <w:szCs w:val="21"/>
              </w:rPr>
              <w:t>GEHC</w:t>
            </w:r>
          </w:p>
        </w:tc>
        <w:tc>
          <w:tcPr>
            <w:tcW w:w="572" w:type="pct"/>
            <w:vMerge/>
          </w:tcPr>
          <w:p w14:paraId="0CAE6EB5" w14:textId="77777777" w:rsidR="005F4DF4" w:rsidRPr="00692F9B" w:rsidRDefault="005F4DF4" w:rsidP="00D77762">
            <w:pPr>
              <w:pStyle w:val="TableText"/>
              <w:jc w:val="left"/>
              <w:rPr>
                <w:rFonts w:cs="Arial"/>
                <w:szCs w:val="21"/>
              </w:rPr>
            </w:pPr>
          </w:p>
        </w:tc>
      </w:tr>
      <w:tr w:rsidR="005F4DF4" w:rsidRPr="00692F9B" w14:paraId="0CAE6EBE" w14:textId="77777777" w:rsidTr="00895CAC">
        <w:trPr>
          <w:cantSplit/>
        </w:trPr>
        <w:tc>
          <w:tcPr>
            <w:tcW w:w="705" w:type="pct"/>
          </w:tcPr>
          <w:p w14:paraId="0CAE6EB7" w14:textId="77777777" w:rsidR="005F4DF4" w:rsidRPr="00692F9B" w:rsidRDefault="005F4DF4" w:rsidP="00D77762">
            <w:pPr>
              <w:pStyle w:val="TableText"/>
              <w:jc w:val="left"/>
              <w:rPr>
                <w:rFonts w:cs="Arial"/>
                <w:szCs w:val="21"/>
              </w:rPr>
            </w:pPr>
            <w:r w:rsidRPr="00692F9B">
              <w:rPr>
                <w:rFonts w:cs="Arial"/>
                <w:szCs w:val="21"/>
              </w:rPr>
              <w:t>Longitude</w:t>
            </w:r>
          </w:p>
        </w:tc>
        <w:tc>
          <w:tcPr>
            <w:tcW w:w="711" w:type="pct"/>
          </w:tcPr>
          <w:p w14:paraId="0CAE6EB8" w14:textId="77777777" w:rsidR="005F4DF4" w:rsidRPr="00692F9B" w:rsidRDefault="005F4DF4" w:rsidP="00D77762">
            <w:pPr>
              <w:pStyle w:val="TableText"/>
              <w:jc w:val="left"/>
              <w:rPr>
                <w:rFonts w:cs="Arial"/>
                <w:szCs w:val="21"/>
              </w:rPr>
            </w:pPr>
            <w:r w:rsidRPr="00692F9B">
              <w:rPr>
                <w:rFonts w:cs="Arial"/>
                <w:szCs w:val="21"/>
              </w:rPr>
              <w:t>Longitude</w:t>
            </w:r>
          </w:p>
        </w:tc>
        <w:tc>
          <w:tcPr>
            <w:tcW w:w="1505" w:type="pct"/>
            <w:vMerge w:val="restart"/>
          </w:tcPr>
          <w:p w14:paraId="0CAE6EB9" w14:textId="77777777" w:rsidR="005F4DF4" w:rsidRPr="00692F9B" w:rsidRDefault="005F4DF4" w:rsidP="00D77762">
            <w:pPr>
              <w:pStyle w:val="TableText"/>
              <w:jc w:val="left"/>
              <w:rPr>
                <w:rFonts w:cs="Arial"/>
                <w:szCs w:val="21"/>
              </w:rPr>
            </w:pPr>
            <w:r w:rsidRPr="00C02ABA">
              <w:rPr>
                <w:rFonts w:cs="Arial"/>
                <w:szCs w:val="21"/>
              </w:rPr>
              <w:t xml:space="preserve">The geo-coded location for the </w:t>
            </w:r>
            <w:r>
              <w:rPr>
                <w:rFonts w:cs="Arial"/>
                <w:szCs w:val="21"/>
              </w:rPr>
              <w:t>resource’s home base</w:t>
            </w:r>
            <w:r w:rsidRPr="00C02ABA">
              <w:rPr>
                <w:rFonts w:cs="Arial"/>
                <w:szCs w:val="21"/>
              </w:rPr>
              <w:t xml:space="preserve">. These are derived on creation or update of the </w:t>
            </w:r>
            <w:r>
              <w:rPr>
                <w:rFonts w:cs="Arial"/>
                <w:szCs w:val="21"/>
              </w:rPr>
              <w:t>resource</w:t>
            </w:r>
            <w:r w:rsidRPr="00C02ABA">
              <w:rPr>
                <w:rFonts w:cs="Arial"/>
                <w:szCs w:val="21"/>
              </w:rPr>
              <w:t>’s address</w:t>
            </w:r>
            <w:r>
              <w:rPr>
                <w:rFonts w:cs="Arial"/>
                <w:szCs w:val="21"/>
              </w:rPr>
              <w:t>.</w:t>
            </w:r>
          </w:p>
        </w:tc>
        <w:tc>
          <w:tcPr>
            <w:tcW w:w="646" w:type="pct"/>
          </w:tcPr>
          <w:p w14:paraId="0CAE6EBA" w14:textId="77777777" w:rsidR="005F4DF4" w:rsidRPr="00692F9B" w:rsidRDefault="005F4DF4" w:rsidP="00D77762">
            <w:pPr>
              <w:pStyle w:val="TableText"/>
              <w:jc w:val="left"/>
              <w:rPr>
                <w:rFonts w:cs="Arial"/>
                <w:szCs w:val="21"/>
              </w:rPr>
            </w:pPr>
            <w:r w:rsidRPr="00692F9B">
              <w:rPr>
                <w:rFonts w:cs="Arial"/>
                <w:szCs w:val="21"/>
              </w:rPr>
              <w:t>Number</w:t>
            </w:r>
          </w:p>
        </w:tc>
        <w:tc>
          <w:tcPr>
            <w:tcW w:w="502" w:type="pct"/>
          </w:tcPr>
          <w:p w14:paraId="0CAE6EBB" w14:textId="77777777" w:rsidR="005F4DF4" w:rsidRPr="00692F9B" w:rsidRDefault="005F4DF4" w:rsidP="00D77762">
            <w:pPr>
              <w:pStyle w:val="TableText"/>
              <w:jc w:val="left"/>
              <w:rPr>
                <w:rFonts w:cs="Arial"/>
                <w:szCs w:val="21"/>
              </w:rPr>
            </w:pPr>
            <w:r>
              <w:rPr>
                <w:rFonts w:cs="Arial"/>
                <w:szCs w:val="21"/>
              </w:rPr>
              <w:t>Hidden</w:t>
            </w:r>
          </w:p>
        </w:tc>
        <w:tc>
          <w:tcPr>
            <w:tcW w:w="359" w:type="pct"/>
          </w:tcPr>
          <w:p w14:paraId="0CAE6EBC" w14:textId="77777777" w:rsidR="005F4DF4" w:rsidRPr="00692F9B" w:rsidRDefault="005F4DF4" w:rsidP="00D77762">
            <w:pPr>
              <w:pStyle w:val="TableText"/>
              <w:jc w:val="left"/>
              <w:rPr>
                <w:rFonts w:cs="Arial"/>
                <w:szCs w:val="21"/>
              </w:rPr>
            </w:pPr>
            <w:r w:rsidRPr="00692F9B">
              <w:rPr>
                <w:rFonts w:cs="Arial"/>
                <w:szCs w:val="21"/>
              </w:rPr>
              <w:t>CS</w:t>
            </w:r>
          </w:p>
        </w:tc>
        <w:tc>
          <w:tcPr>
            <w:tcW w:w="572" w:type="pct"/>
          </w:tcPr>
          <w:p w14:paraId="0CAE6EBD" w14:textId="77777777" w:rsidR="005F4DF4" w:rsidRPr="00692F9B" w:rsidRDefault="005F4DF4" w:rsidP="00D77762">
            <w:pPr>
              <w:pStyle w:val="TableText"/>
              <w:jc w:val="left"/>
              <w:rPr>
                <w:rFonts w:cs="Arial"/>
                <w:szCs w:val="21"/>
              </w:rPr>
            </w:pPr>
            <w:r>
              <w:rPr>
                <w:rFonts w:cs="Arial"/>
                <w:szCs w:val="21"/>
              </w:rPr>
              <w:t>No</w:t>
            </w:r>
          </w:p>
        </w:tc>
      </w:tr>
      <w:tr w:rsidR="005F4DF4" w:rsidRPr="00692F9B" w14:paraId="0CAE6EC6" w14:textId="77777777" w:rsidTr="00895CAC">
        <w:trPr>
          <w:cantSplit/>
        </w:trPr>
        <w:tc>
          <w:tcPr>
            <w:tcW w:w="705" w:type="pct"/>
          </w:tcPr>
          <w:p w14:paraId="0CAE6EBF" w14:textId="77777777" w:rsidR="005F4DF4" w:rsidRPr="00692F9B" w:rsidRDefault="005F4DF4" w:rsidP="00D77762">
            <w:pPr>
              <w:pStyle w:val="TableText"/>
              <w:jc w:val="left"/>
              <w:rPr>
                <w:rFonts w:cs="Arial"/>
                <w:szCs w:val="21"/>
              </w:rPr>
            </w:pPr>
            <w:r w:rsidRPr="00692F9B">
              <w:rPr>
                <w:rFonts w:cs="Arial"/>
                <w:szCs w:val="21"/>
              </w:rPr>
              <w:t>Latitude</w:t>
            </w:r>
          </w:p>
        </w:tc>
        <w:tc>
          <w:tcPr>
            <w:tcW w:w="711" w:type="pct"/>
          </w:tcPr>
          <w:p w14:paraId="0CAE6EC0" w14:textId="77777777" w:rsidR="005F4DF4" w:rsidRPr="00692F9B" w:rsidRDefault="005F4DF4" w:rsidP="00D77762">
            <w:pPr>
              <w:pStyle w:val="TableText"/>
              <w:jc w:val="left"/>
              <w:rPr>
                <w:rFonts w:cs="Arial"/>
                <w:szCs w:val="21"/>
              </w:rPr>
            </w:pPr>
            <w:r w:rsidRPr="00692F9B">
              <w:rPr>
                <w:rFonts w:cs="Arial"/>
                <w:szCs w:val="21"/>
              </w:rPr>
              <w:t>Latitude</w:t>
            </w:r>
          </w:p>
        </w:tc>
        <w:tc>
          <w:tcPr>
            <w:tcW w:w="1505" w:type="pct"/>
            <w:vMerge/>
          </w:tcPr>
          <w:p w14:paraId="0CAE6EC1" w14:textId="77777777" w:rsidR="005F4DF4" w:rsidRPr="00692F9B" w:rsidRDefault="005F4DF4" w:rsidP="00D77762">
            <w:pPr>
              <w:pStyle w:val="TableText"/>
              <w:jc w:val="left"/>
              <w:rPr>
                <w:rFonts w:cs="Arial"/>
                <w:szCs w:val="21"/>
              </w:rPr>
            </w:pPr>
          </w:p>
        </w:tc>
        <w:tc>
          <w:tcPr>
            <w:tcW w:w="646" w:type="pct"/>
          </w:tcPr>
          <w:p w14:paraId="0CAE6EC2" w14:textId="77777777" w:rsidR="005F4DF4" w:rsidRPr="00692F9B" w:rsidRDefault="005F4DF4" w:rsidP="00D77762">
            <w:pPr>
              <w:pStyle w:val="TableText"/>
              <w:jc w:val="left"/>
              <w:rPr>
                <w:rFonts w:cs="Arial"/>
                <w:szCs w:val="21"/>
              </w:rPr>
            </w:pPr>
            <w:r w:rsidRPr="00692F9B">
              <w:rPr>
                <w:rFonts w:cs="Arial"/>
                <w:szCs w:val="21"/>
              </w:rPr>
              <w:t>Number</w:t>
            </w:r>
          </w:p>
        </w:tc>
        <w:tc>
          <w:tcPr>
            <w:tcW w:w="502" w:type="pct"/>
          </w:tcPr>
          <w:p w14:paraId="0CAE6EC3" w14:textId="77777777" w:rsidR="005F4DF4" w:rsidRPr="00692F9B" w:rsidRDefault="005F4DF4" w:rsidP="00D77762">
            <w:pPr>
              <w:pStyle w:val="TableText"/>
              <w:jc w:val="left"/>
              <w:rPr>
                <w:rFonts w:cs="Arial"/>
                <w:szCs w:val="21"/>
              </w:rPr>
            </w:pPr>
            <w:r>
              <w:rPr>
                <w:rFonts w:cs="Arial"/>
                <w:szCs w:val="21"/>
              </w:rPr>
              <w:t>Hidden</w:t>
            </w:r>
          </w:p>
        </w:tc>
        <w:tc>
          <w:tcPr>
            <w:tcW w:w="359" w:type="pct"/>
          </w:tcPr>
          <w:p w14:paraId="0CAE6EC4" w14:textId="77777777" w:rsidR="005F4DF4" w:rsidRPr="00692F9B" w:rsidRDefault="005F4DF4" w:rsidP="00D77762">
            <w:pPr>
              <w:pStyle w:val="TableText"/>
              <w:jc w:val="left"/>
              <w:rPr>
                <w:rFonts w:cs="Arial"/>
                <w:szCs w:val="21"/>
              </w:rPr>
            </w:pPr>
            <w:r w:rsidRPr="00692F9B">
              <w:rPr>
                <w:rFonts w:cs="Arial"/>
                <w:szCs w:val="21"/>
              </w:rPr>
              <w:t>CS</w:t>
            </w:r>
          </w:p>
        </w:tc>
        <w:tc>
          <w:tcPr>
            <w:tcW w:w="572" w:type="pct"/>
          </w:tcPr>
          <w:p w14:paraId="0CAE6EC5" w14:textId="77777777" w:rsidR="005F4DF4" w:rsidRPr="00692F9B" w:rsidRDefault="005F4DF4" w:rsidP="00D77762">
            <w:pPr>
              <w:pStyle w:val="TableText"/>
              <w:jc w:val="left"/>
              <w:rPr>
                <w:rFonts w:cs="Arial"/>
                <w:szCs w:val="21"/>
              </w:rPr>
            </w:pPr>
            <w:r>
              <w:rPr>
                <w:rFonts w:cs="Arial"/>
                <w:szCs w:val="21"/>
              </w:rPr>
              <w:t>No</w:t>
            </w:r>
          </w:p>
        </w:tc>
      </w:tr>
      <w:tr w:rsidR="005F4DF4" w:rsidRPr="00692F9B" w14:paraId="0CAE6EC8" w14:textId="77777777" w:rsidTr="00895CAC">
        <w:trPr>
          <w:cantSplit/>
        </w:trPr>
        <w:tc>
          <w:tcPr>
            <w:tcW w:w="5000" w:type="pct"/>
            <w:gridSpan w:val="7"/>
            <w:tcBorders>
              <w:bottom w:val="single" w:sz="6" w:space="0" w:color="000000"/>
            </w:tcBorders>
          </w:tcPr>
          <w:p w14:paraId="0CAE6EC7" w14:textId="77777777" w:rsidR="005F4DF4" w:rsidRPr="00692F9B" w:rsidRDefault="005F4DF4" w:rsidP="00D77762">
            <w:pPr>
              <w:pStyle w:val="TableText"/>
              <w:keepNext/>
              <w:jc w:val="left"/>
              <w:rPr>
                <w:rFonts w:cs="Arial"/>
                <w:b/>
                <w:bCs/>
                <w:szCs w:val="21"/>
              </w:rPr>
            </w:pPr>
            <w:r w:rsidRPr="00692F9B">
              <w:rPr>
                <w:rFonts w:cs="Arial"/>
                <w:b/>
                <w:bCs/>
                <w:szCs w:val="21"/>
              </w:rPr>
              <w:lastRenderedPageBreak/>
              <w:t>Professional</w:t>
            </w:r>
          </w:p>
        </w:tc>
      </w:tr>
      <w:tr w:rsidR="009B4304" w:rsidRPr="00692F9B" w14:paraId="0CAE6ED0" w14:textId="77777777" w:rsidTr="001F0E3C">
        <w:trPr>
          <w:cantSplit/>
        </w:trPr>
        <w:tc>
          <w:tcPr>
            <w:tcW w:w="705" w:type="pct"/>
          </w:tcPr>
          <w:p w14:paraId="0CAE6EC9" w14:textId="77777777" w:rsidR="009B4304" w:rsidRPr="00692F9B" w:rsidRDefault="009B4304" w:rsidP="001F0E3C">
            <w:pPr>
              <w:pStyle w:val="TableText"/>
              <w:jc w:val="left"/>
              <w:rPr>
                <w:rFonts w:cs="Arial"/>
                <w:szCs w:val="21"/>
              </w:rPr>
            </w:pPr>
            <w:r>
              <w:rPr>
                <w:rFonts w:cs="Arial"/>
                <w:szCs w:val="21"/>
              </w:rPr>
              <w:t>FSEAllowedTaskTypes</w:t>
            </w:r>
          </w:p>
        </w:tc>
        <w:tc>
          <w:tcPr>
            <w:tcW w:w="711" w:type="pct"/>
          </w:tcPr>
          <w:p w14:paraId="0CAE6ECA" w14:textId="77777777" w:rsidR="009B4304" w:rsidRPr="00692F9B" w:rsidRDefault="009B4304" w:rsidP="001F0E3C">
            <w:pPr>
              <w:pStyle w:val="TableText"/>
              <w:jc w:val="left"/>
              <w:rPr>
                <w:rFonts w:cs="Arial"/>
                <w:szCs w:val="21"/>
              </w:rPr>
            </w:pPr>
            <w:r>
              <w:rPr>
                <w:rFonts w:cs="Arial"/>
                <w:szCs w:val="21"/>
              </w:rPr>
              <w:t>Allowed Job Types</w:t>
            </w:r>
          </w:p>
        </w:tc>
        <w:tc>
          <w:tcPr>
            <w:tcW w:w="1505" w:type="pct"/>
          </w:tcPr>
          <w:p w14:paraId="0CAE6ECB" w14:textId="77777777" w:rsidR="009B4304" w:rsidRDefault="009B4304" w:rsidP="001F0E3C">
            <w:pPr>
              <w:pStyle w:val="TableText"/>
              <w:jc w:val="left"/>
              <w:rPr>
                <w:rFonts w:cs="Arial"/>
                <w:szCs w:val="21"/>
              </w:rPr>
            </w:pPr>
            <w:r>
              <w:rPr>
                <w:rFonts w:cs="Arial"/>
                <w:szCs w:val="21"/>
              </w:rPr>
              <w:t>The types of task that the resource is permitted to undertake. This is used to limit the tasks that are automatically scheduled to the resource. When unspecified a resource can perform all types of task.</w:t>
            </w:r>
          </w:p>
        </w:tc>
        <w:tc>
          <w:tcPr>
            <w:tcW w:w="646" w:type="pct"/>
          </w:tcPr>
          <w:p w14:paraId="0CAE6ECC" w14:textId="77777777" w:rsidR="009B4304" w:rsidRDefault="009B4304" w:rsidP="009B4304">
            <w:pPr>
              <w:pStyle w:val="TableText"/>
              <w:jc w:val="left"/>
              <w:rPr>
                <w:rFonts w:cs="Arial"/>
                <w:szCs w:val="21"/>
              </w:rPr>
            </w:pPr>
            <w:r>
              <w:rPr>
                <w:rFonts w:cs="Arial"/>
                <w:szCs w:val="21"/>
              </w:rPr>
              <w:t>String (1024)</w:t>
            </w:r>
          </w:p>
        </w:tc>
        <w:tc>
          <w:tcPr>
            <w:tcW w:w="502" w:type="pct"/>
          </w:tcPr>
          <w:p w14:paraId="0CAE6ECD" w14:textId="77777777" w:rsidR="009B4304" w:rsidRDefault="009B4304" w:rsidP="001F0E3C">
            <w:pPr>
              <w:pStyle w:val="TableText"/>
              <w:jc w:val="left"/>
              <w:rPr>
                <w:rFonts w:cs="Arial"/>
                <w:szCs w:val="21"/>
              </w:rPr>
            </w:pPr>
            <w:r>
              <w:rPr>
                <w:rFonts w:cs="Arial"/>
                <w:szCs w:val="21"/>
              </w:rPr>
              <w:t>Hidden</w:t>
            </w:r>
          </w:p>
        </w:tc>
        <w:tc>
          <w:tcPr>
            <w:tcW w:w="359" w:type="pct"/>
          </w:tcPr>
          <w:p w14:paraId="0CAE6ECE" w14:textId="77777777" w:rsidR="009B4304" w:rsidRDefault="009B4304" w:rsidP="001F0E3C">
            <w:pPr>
              <w:pStyle w:val="TableText"/>
              <w:jc w:val="left"/>
              <w:rPr>
                <w:rFonts w:cs="Arial"/>
                <w:szCs w:val="21"/>
              </w:rPr>
            </w:pPr>
            <w:r>
              <w:rPr>
                <w:rFonts w:cs="Arial"/>
                <w:szCs w:val="21"/>
              </w:rPr>
              <w:t>GEHC</w:t>
            </w:r>
          </w:p>
        </w:tc>
        <w:tc>
          <w:tcPr>
            <w:tcW w:w="572" w:type="pct"/>
          </w:tcPr>
          <w:p w14:paraId="0CAE6ECF" w14:textId="77777777" w:rsidR="009B4304" w:rsidRPr="00692F9B" w:rsidRDefault="009B4304" w:rsidP="001F0E3C">
            <w:pPr>
              <w:pStyle w:val="TableText"/>
              <w:jc w:val="left"/>
              <w:rPr>
                <w:rFonts w:cs="Arial"/>
                <w:szCs w:val="21"/>
              </w:rPr>
            </w:pPr>
            <w:r>
              <w:rPr>
                <w:rFonts w:cs="Arial"/>
                <w:szCs w:val="21"/>
              </w:rPr>
              <w:t>No</w:t>
            </w:r>
          </w:p>
        </w:tc>
      </w:tr>
      <w:tr w:rsidR="005F4DF4" w:rsidRPr="00692F9B" w14:paraId="0CAE6ED8" w14:textId="77777777" w:rsidTr="00895CAC">
        <w:trPr>
          <w:cantSplit/>
        </w:trPr>
        <w:tc>
          <w:tcPr>
            <w:tcW w:w="705" w:type="pct"/>
          </w:tcPr>
          <w:p w14:paraId="0CAE6ED1" w14:textId="77777777" w:rsidR="005F4DF4" w:rsidRPr="00692F9B" w:rsidRDefault="005F4DF4" w:rsidP="00D77762">
            <w:pPr>
              <w:pStyle w:val="TableText"/>
              <w:jc w:val="left"/>
              <w:rPr>
                <w:rFonts w:cs="Arial"/>
                <w:szCs w:val="21"/>
              </w:rPr>
            </w:pPr>
            <w:commentRangeStart w:id="4541"/>
            <w:r>
              <w:rPr>
                <w:rFonts w:cs="Arial"/>
                <w:szCs w:val="21"/>
              </w:rPr>
              <w:t>AllowedTaskTypes</w:t>
            </w:r>
            <w:commentRangeEnd w:id="4541"/>
            <w:r w:rsidR="00077D32">
              <w:rPr>
                <w:rStyle w:val="CommentReference"/>
              </w:rPr>
              <w:commentReference w:id="4541"/>
            </w:r>
          </w:p>
        </w:tc>
        <w:tc>
          <w:tcPr>
            <w:tcW w:w="711" w:type="pct"/>
          </w:tcPr>
          <w:p w14:paraId="0CAE6ED2" w14:textId="77777777" w:rsidR="005F4DF4" w:rsidRPr="00692F9B" w:rsidRDefault="005F4DF4" w:rsidP="001B591E">
            <w:pPr>
              <w:pStyle w:val="TableText"/>
              <w:jc w:val="left"/>
              <w:rPr>
                <w:rFonts w:cs="Arial"/>
                <w:szCs w:val="21"/>
              </w:rPr>
            </w:pPr>
            <w:r>
              <w:rPr>
                <w:rFonts w:cs="Arial"/>
                <w:szCs w:val="21"/>
              </w:rPr>
              <w:t>Allowed Job Types</w:t>
            </w:r>
          </w:p>
        </w:tc>
        <w:tc>
          <w:tcPr>
            <w:tcW w:w="1505" w:type="pct"/>
          </w:tcPr>
          <w:p w14:paraId="0CAE6ED3" w14:textId="77777777" w:rsidR="005F4DF4" w:rsidRDefault="005F4DF4" w:rsidP="00D77762">
            <w:pPr>
              <w:pStyle w:val="TableText"/>
              <w:jc w:val="left"/>
              <w:rPr>
                <w:rFonts w:cs="Arial"/>
                <w:szCs w:val="21"/>
              </w:rPr>
            </w:pPr>
            <w:r>
              <w:rPr>
                <w:rFonts w:cs="Arial"/>
                <w:szCs w:val="21"/>
              </w:rPr>
              <w:t>The types of task that the resource is permitted to undertake. This is used to limit the tasks that are automatically scheduled to the resource. When unspecified a resource can perform all types of task.</w:t>
            </w:r>
            <w:r w:rsidR="009B4304">
              <w:rPr>
                <w:rFonts w:cs="Arial"/>
                <w:szCs w:val="21"/>
              </w:rPr>
              <w:t xml:space="preserve"> Derived from FSEAllowedTaskTypes.</w:t>
            </w:r>
          </w:p>
        </w:tc>
        <w:tc>
          <w:tcPr>
            <w:tcW w:w="646" w:type="pct"/>
          </w:tcPr>
          <w:p w14:paraId="0CAE6ED4" w14:textId="77777777" w:rsidR="005F4DF4" w:rsidRDefault="005F4DF4" w:rsidP="00D77762">
            <w:pPr>
              <w:pStyle w:val="TableText"/>
              <w:jc w:val="left"/>
              <w:rPr>
                <w:rFonts w:cs="Arial"/>
                <w:szCs w:val="21"/>
              </w:rPr>
            </w:pPr>
            <w:r>
              <w:rPr>
                <w:rFonts w:cs="Arial"/>
                <w:szCs w:val="21"/>
              </w:rPr>
              <w:t>Dictionary (TaskType, Multi-value)</w:t>
            </w:r>
          </w:p>
        </w:tc>
        <w:tc>
          <w:tcPr>
            <w:tcW w:w="502" w:type="pct"/>
          </w:tcPr>
          <w:p w14:paraId="0CAE6ED5" w14:textId="77777777" w:rsidR="005F4DF4" w:rsidRDefault="005F4DF4" w:rsidP="00D77762">
            <w:pPr>
              <w:pStyle w:val="TableText"/>
              <w:jc w:val="left"/>
              <w:rPr>
                <w:rFonts w:cs="Arial"/>
                <w:szCs w:val="21"/>
              </w:rPr>
            </w:pPr>
            <w:r>
              <w:rPr>
                <w:rFonts w:cs="Arial"/>
                <w:szCs w:val="21"/>
              </w:rPr>
              <w:t>Non-Editable</w:t>
            </w:r>
          </w:p>
        </w:tc>
        <w:tc>
          <w:tcPr>
            <w:tcW w:w="359" w:type="pct"/>
          </w:tcPr>
          <w:p w14:paraId="0CAE6ED6" w14:textId="77777777" w:rsidR="005F4DF4" w:rsidRDefault="009B4304" w:rsidP="00D77762">
            <w:pPr>
              <w:pStyle w:val="TableText"/>
              <w:jc w:val="left"/>
              <w:rPr>
                <w:rFonts w:cs="Arial"/>
                <w:szCs w:val="21"/>
              </w:rPr>
            </w:pPr>
            <w:r>
              <w:rPr>
                <w:rFonts w:cs="Arial"/>
                <w:szCs w:val="21"/>
              </w:rPr>
              <w:t>CS</w:t>
            </w:r>
          </w:p>
        </w:tc>
        <w:tc>
          <w:tcPr>
            <w:tcW w:w="572" w:type="pct"/>
          </w:tcPr>
          <w:p w14:paraId="0CAE6ED7" w14:textId="77777777" w:rsidR="005F4DF4" w:rsidRPr="00692F9B" w:rsidRDefault="005F4DF4" w:rsidP="00D77762">
            <w:pPr>
              <w:pStyle w:val="TableText"/>
              <w:jc w:val="left"/>
              <w:rPr>
                <w:rFonts w:cs="Arial"/>
                <w:szCs w:val="21"/>
              </w:rPr>
            </w:pPr>
            <w:r>
              <w:rPr>
                <w:rFonts w:cs="Arial"/>
                <w:szCs w:val="21"/>
              </w:rPr>
              <w:t>No</w:t>
            </w:r>
          </w:p>
        </w:tc>
      </w:tr>
      <w:tr w:rsidR="005F4DF4" w:rsidRPr="00692F9B" w14:paraId="0CAE6EE1" w14:textId="77777777" w:rsidTr="00895CAC">
        <w:trPr>
          <w:cantSplit/>
        </w:trPr>
        <w:tc>
          <w:tcPr>
            <w:tcW w:w="705" w:type="pct"/>
          </w:tcPr>
          <w:p w14:paraId="0CAE6ED9" w14:textId="77777777" w:rsidR="005F4DF4" w:rsidRPr="00692F9B" w:rsidRDefault="005F4DF4" w:rsidP="00D77762">
            <w:pPr>
              <w:pStyle w:val="TableText"/>
              <w:jc w:val="left"/>
              <w:rPr>
                <w:rFonts w:cs="Arial"/>
                <w:szCs w:val="21"/>
              </w:rPr>
            </w:pPr>
            <w:r w:rsidRPr="00692F9B">
              <w:rPr>
                <w:rFonts w:cs="Arial"/>
                <w:szCs w:val="21"/>
              </w:rPr>
              <w:t>Skills</w:t>
            </w:r>
          </w:p>
        </w:tc>
        <w:tc>
          <w:tcPr>
            <w:tcW w:w="711" w:type="pct"/>
          </w:tcPr>
          <w:p w14:paraId="0CAE6EDA" w14:textId="77777777" w:rsidR="005F4DF4" w:rsidRPr="00692F9B" w:rsidRDefault="005F4DF4" w:rsidP="00D77762">
            <w:pPr>
              <w:pStyle w:val="TableText"/>
              <w:jc w:val="left"/>
              <w:rPr>
                <w:rFonts w:cs="Arial"/>
                <w:szCs w:val="21"/>
              </w:rPr>
            </w:pPr>
            <w:r w:rsidRPr="00692F9B">
              <w:rPr>
                <w:rFonts w:cs="Arial"/>
                <w:szCs w:val="21"/>
              </w:rPr>
              <w:t>Skills</w:t>
            </w:r>
          </w:p>
        </w:tc>
        <w:tc>
          <w:tcPr>
            <w:tcW w:w="1505" w:type="pct"/>
          </w:tcPr>
          <w:p w14:paraId="0CAE6EDB" w14:textId="77777777" w:rsidR="005F4DF4" w:rsidRPr="00692F9B" w:rsidDel="00DA0146" w:rsidRDefault="005F4DF4" w:rsidP="00D77762">
            <w:pPr>
              <w:pStyle w:val="TableText"/>
              <w:jc w:val="left"/>
              <w:rPr>
                <w:rFonts w:cs="Arial"/>
                <w:szCs w:val="21"/>
              </w:rPr>
            </w:pPr>
            <w:r>
              <w:rPr>
                <w:rFonts w:cs="Arial"/>
                <w:szCs w:val="21"/>
              </w:rPr>
              <w:t>The set of skills, by level, that the resource has. This is used to limit the tasks that are automatically scheduled to the resource.</w:t>
            </w:r>
          </w:p>
        </w:tc>
        <w:tc>
          <w:tcPr>
            <w:tcW w:w="646" w:type="pct"/>
          </w:tcPr>
          <w:p w14:paraId="0CAE6EDC" w14:textId="77777777" w:rsidR="005F4DF4" w:rsidRPr="00692F9B" w:rsidRDefault="005F4DF4" w:rsidP="00D77762">
            <w:pPr>
              <w:pStyle w:val="TableText"/>
              <w:jc w:val="left"/>
              <w:rPr>
                <w:rFonts w:cs="Arial"/>
                <w:szCs w:val="21"/>
              </w:rPr>
            </w:pPr>
            <w:r>
              <w:rPr>
                <w:rFonts w:cs="Arial"/>
                <w:szCs w:val="21"/>
              </w:rPr>
              <w:t xml:space="preserve">Graded </w:t>
            </w:r>
            <w:r w:rsidRPr="00692F9B">
              <w:rPr>
                <w:rFonts w:cs="Arial"/>
                <w:szCs w:val="21"/>
              </w:rPr>
              <w:t>Skills</w:t>
            </w:r>
          </w:p>
          <w:p w14:paraId="0CAE6EDD" w14:textId="77777777" w:rsidR="005F4DF4" w:rsidRPr="00692F9B" w:rsidDel="00DA0146" w:rsidRDefault="005F4DF4" w:rsidP="00D77762">
            <w:pPr>
              <w:pStyle w:val="TableText"/>
              <w:jc w:val="left"/>
              <w:rPr>
                <w:rFonts w:cs="Arial"/>
                <w:szCs w:val="21"/>
              </w:rPr>
            </w:pPr>
            <w:r w:rsidRPr="00692F9B">
              <w:rPr>
                <w:szCs w:val="21"/>
              </w:rPr>
              <w:t>(</w:t>
            </w:r>
            <w:r w:rsidRPr="00692F9B">
              <w:rPr>
                <w:rFonts w:cs="Arial"/>
                <w:szCs w:val="21"/>
              </w:rPr>
              <w:t>Multi-value)</w:t>
            </w:r>
          </w:p>
        </w:tc>
        <w:tc>
          <w:tcPr>
            <w:tcW w:w="502" w:type="pct"/>
          </w:tcPr>
          <w:p w14:paraId="0CAE6EDE" w14:textId="77777777" w:rsidR="005F4DF4" w:rsidRPr="00692F9B" w:rsidDel="00DA0146" w:rsidRDefault="005F4DF4" w:rsidP="00D77762">
            <w:pPr>
              <w:pStyle w:val="TableText"/>
              <w:jc w:val="left"/>
              <w:rPr>
                <w:rFonts w:cs="Arial"/>
                <w:szCs w:val="21"/>
              </w:rPr>
            </w:pPr>
            <w:r>
              <w:rPr>
                <w:rFonts w:cs="Arial"/>
                <w:szCs w:val="21"/>
              </w:rPr>
              <w:t>Non-Editable</w:t>
            </w:r>
          </w:p>
        </w:tc>
        <w:tc>
          <w:tcPr>
            <w:tcW w:w="359" w:type="pct"/>
          </w:tcPr>
          <w:p w14:paraId="0CAE6EDF" w14:textId="77777777" w:rsidR="005F4DF4" w:rsidRPr="00692F9B" w:rsidRDefault="005F4DF4" w:rsidP="00D77762">
            <w:pPr>
              <w:pStyle w:val="TableText"/>
              <w:jc w:val="left"/>
              <w:rPr>
                <w:rFonts w:cs="Arial"/>
                <w:szCs w:val="21"/>
              </w:rPr>
            </w:pPr>
            <w:r>
              <w:rPr>
                <w:rFonts w:cs="Arial"/>
                <w:szCs w:val="21"/>
              </w:rPr>
              <w:t>GEHC</w:t>
            </w:r>
          </w:p>
        </w:tc>
        <w:tc>
          <w:tcPr>
            <w:tcW w:w="572" w:type="pct"/>
          </w:tcPr>
          <w:p w14:paraId="0CAE6EE0" w14:textId="77777777" w:rsidR="005F4DF4" w:rsidRPr="00692F9B" w:rsidRDefault="005F4DF4" w:rsidP="00D77762">
            <w:pPr>
              <w:pStyle w:val="TableText"/>
              <w:jc w:val="left"/>
              <w:rPr>
                <w:rFonts w:cs="Arial"/>
                <w:szCs w:val="21"/>
              </w:rPr>
            </w:pPr>
            <w:r w:rsidRPr="00692F9B">
              <w:rPr>
                <w:rFonts w:cs="Arial"/>
                <w:szCs w:val="21"/>
              </w:rPr>
              <w:t>No</w:t>
            </w:r>
          </w:p>
        </w:tc>
      </w:tr>
      <w:tr w:rsidR="005F4DF4" w:rsidRPr="00692F9B" w14:paraId="0CAE6EE9" w14:textId="77777777" w:rsidTr="00895CAC">
        <w:trPr>
          <w:cantSplit/>
        </w:trPr>
        <w:tc>
          <w:tcPr>
            <w:tcW w:w="705" w:type="pct"/>
          </w:tcPr>
          <w:p w14:paraId="0CAE6EE2" w14:textId="77777777" w:rsidR="005F4DF4" w:rsidRPr="00692F9B" w:rsidRDefault="005F4DF4" w:rsidP="00D77762">
            <w:pPr>
              <w:pStyle w:val="TableText"/>
              <w:jc w:val="left"/>
              <w:rPr>
                <w:rFonts w:cs="Arial"/>
                <w:szCs w:val="21"/>
              </w:rPr>
            </w:pPr>
            <w:r>
              <w:rPr>
                <w:rFonts w:cs="Arial"/>
                <w:szCs w:val="21"/>
              </w:rPr>
              <w:t>ManagerID</w:t>
            </w:r>
          </w:p>
        </w:tc>
        <w:tc>
          <w:tcPr>
            <w:tcW w:w="711" w:type="pct"/>
          </w:tcPr>
          <w:p w14:paraId="0CAE6EE3" w14:textId="77777777" w:rsidR="005F4DF4" w:rsidRPr="00692F9B" w:rsidRDefault="005F4DF4" w:rsidP="00D77762">
            <w:pPr>
              <w:pStyle w:val="TableText"/>
              <w:jc w:val="left"/>
              <w:rPr>
                <w:rFonts w:cs="Arial"/>
                <w:szCs w:val="21"/>
              </w:rPr>
            </w:pPr>
            <w:r>
              <w:rPr>
                <w:rFonts w:cs="Arial"/>
                <w:szCs w:val="21"/>
              </w:rPr>
              <w:t>Manager ID</w:t>
            </w:r>
          </w:p>
        </w:tc>
        <w:tc>
          <w:tcPr>
            <w:tcW w:w="1505" w:type="pct"/>
          </w:tcPr>
          <w:p w14:paraId="0CAE6EE4" w14:textId="77777777" w:rsidR="005F4DF4" w:rsidRPr="00692F9B" w:rsidRDefault="005F4DF4" w:rsidP="00D77762">
            <w:pPr>
              <w:pStyle w:val="TableText"/>
              <w:jc w:val="left"/>
              <w:rPr>
                <w:rFonts w:cs="Arial"/>
                <w:szCs w:val="21"/>
              </w:rPr>
            </w:pPr>
            <w:r>
              <w:rPr>
                <w:rFonts w:cs="Arial"/>
                <w:szCs w:val="21"/>
              </w:rPr>
              <w:t>The resource’s manager’s GEHC SSO identity. Not currently used.</w:t>
            </w:r>
          </w:p>
        </w:tc>
        <w:tc>
          <w:tcPr>
            <w:tcW w:w="646" w:type="pct"/>
          </w:tcPr>
          <w:p w14:paraId="0CAE6EE5" w14:textId="77777777" w:rsidR="005F4DF4" w:rsidRPr="00692F9B" w:rsidRDefault="005F4DF4" w:rsidP="00D77762">
            <w:pPr>
              <w:pStyle w:val="TableText"/>
              <w:jc w:val="left"/>
              <w:rPr>
                <w:rFonts w:cs="Arial"/>
                <w:szCs w:val="21"/>
              </w:rPr>
            </w:pPr>
            <w:r>
              <w:rPr>
                <w:rFonts w:cs="Arial"/>
                <w:szCs w:val="21"/>
              </w:rPr>
              <w:t>String (64)</w:t>
            </w:r>
          </w:p>
        </w:tc>
        <w:tc>
          <w:tcPr>
            <w:tcW w:w="502" w:type="pct"/>
          </w:tcPr>
          <w:p w14:paraId="0CAE6EE6" w14:textId="77777777" w:rsidR="005F4DF4" w:rsidRPr="00692F9B" w:rsidRDefault="005F4DF4" w:rsidP="00D77762">
            <w:pPr>
              <w:pStyle w:val="TableText"/>
              <w:jc w:val="left"/>
              <w:rPr>
                <w:rFonts w:cs="Arial"/>
                <w:szCs w:val="21"/>
              </w:rPr>
            </w:pPr>
            <w:r>
              <w:rPr>
                <w:rFonts w:cs="Arial"/>
                <w:szCs w:val="21"/>
              </w:rPr>
              <w:t>Hidden</w:t>
            </w:r>
          </w:p>
        </w:tc>
        <w:tc>
          <w:tcPr>
            <w:tcW w:w="359" w:type="pct"/>
          </w:tcPr>
          <w:p w14:paraId="0CAE6EE7" w14:textId="77777777" w:rsidR="005F4DF4" w:rsidRPr="00692F9B" w:rsidRDefault="005F4DF4" w:rsidP="00D77762">
            <w:pPr>
              <w:pStyle w:val="TableText"/>
              <w:jc w:val="left"/>
              <w:rPr>
                <w:rFonts w:cs="Arial"/>
                <w:szCs w:val="21"/>
              </w:rPr>
            </w:pPr>
            <w:r>
              <w:rPr>
                <w:rFonts w:cs="Arial"/>
                <w:szCs w:val="21"/>
              </w:rPr>
              <w:t>GEHC</w:t>
            </w:r>
          </w:p>
        </w:tc>
        <w:tc>
          <w:tcPr>
            <w:tcW w:w="572" w:type="pct"/>
          </w:tcPr>
          <w:p w14:paraId="0CAE6EE8" w14:textId="77777777" w:rsidR="005F4DF4" w:rsidRPr="00692F9B" w:rsidRDefault="005F4DF4" w:rsidP="00D77762">
            <w:pPr>
              <w:pStyle w:val="TableText"/>
              <w:jc w:val="left"/>
              <w:rPr>
                <w:rFonts w:cs="Arial"/>
                <w:szCs w:val="21"/>
              </w:rPr>
            </w:pPr>
            <w:r>
              <w:rPr>
                <w:rFonts w:cs="Arial"/>
                <w:szCs w:val="21"/>
              </w:rPr>
              <w:t>Yes</w:t>
            </w:r>
          </w:p>
        </w:tc>
      </w:tr>
      <w:tr w:rsidR="005F4DF4" w:rsidRPr="00692F9B" w14:paraId="0CAE6EF1" w14:textId="77777777" w:rsidTr="00895CAC">
        <w:trPr>
          <w:cantSplit/>
        </w:trPr>
        <w:tc>
          <w:tcPr>
            <w:tcW w:w="705" w:type="pct"/>
          </w:tcPr>
          <w:p w14:paraId="0CAE6EEA" w14:textId="77777777" w:rsidR="005F4DF4" w:rsidRDefault="005F4DF4" w:rsidP="00D77762">
            <w:pPr>
              <w:pStyle w:val="TableText"/>
              <w:jc w:val="left"/>
              <w:rPr>
                <w:rFonts w:cs="Arial"/>
                <w:szCs w:val="21"/>
              </w:rPr>
            </w:pPr>
            <w:r>
              <w:rPr>
                <w:rFonts w:cs="Arial"/>
                <w:szCs w:val="21"/>
              </w:rPr>
              <w:t>ManagerName</w:t>
            </w:r>
            <w:r>
              <w:rPr>
                <w:rStyle w:val="FootnoteReference"/>
                <w:szCs w:val="21"/>
              </w:rPr>
              <w:footnoteReference w:id="7"/>
            </w:r>
          </w:p>
        </w:tc>
        <w:tc>
          <w:tcPr>
            <w:tcW w:w="711" w:type="pct"/>
          </w:tcPr>
          <w:p w14:paraId="0CAE6EEB" w14:textId="77777777" w:rsidR="005F4DF4" w:rsidRDefault="005F4DF4" w:rsidP="00D77762">
            <w:pPr>
              <w:pStyle w:val="TableText"/>
              <w:jc w:val="left"/>
              <w:rPr>
                <w:rFonts w:cs="Arial"/>
                <w:szCs w:val="21"/>
              </w:rPr>
            </w:pPr>
            <w:r>
              <w:rPr>
                <w:rFonts w:cs="Arial"/>
                <w:szCs w:val="21"/>
              </w:rPr>
              <w:t>Manager Name</w:t>
            </w:r>
          </w:p>
        </w:tc>
        <w:tc>
          <w:tcPr>
            <w:tcW w:w="1505" w:type="pct"/>
          </w:tcPr>
          <w:p w14:paraId="0CAE6EEC" w14:textId="77777777" w:rsidR="005F4DF4" w:rsidRDefault="005F4DF4" w:rsidP="00D77762">
            <w:pPr>
              <w:pStyle w:val="TableText"/>
              <w:jc w:val="left"/>
              <w:rPr>
                <w:rFonts w:cs="Arial"/>
                <w:szCs w:val="21"/>
              </w:rPr>
            </w:pPr>
            <w:r>
              <w:rPr>
                <w:rFonts w:cs="Arial"/>
                <w:szCs w:val="21"/>
              </w:rPr>
              <w:t>The resource’s manager’s name. For display purposes only.</w:t>
            </w:r>
          </w:p>
        </w:tc>
        <w:tc>
          <w:tcPr>
            <w:tcW w:w="646" w:type="pct"/>
          </w:tcPr>
          <w:p w14:paraId="0CAE6EED" w14:textId="77777777" w:rsidR="005F4DF4" w:rsidRDefault="005F4DF4" w:rsidP="00D77762">
            <w:pPr>
              <w:pStyle w:val="TableText"/>
              <w:jc w:val="left"/>
              <w:rPr>
                <w:rFonts w:cs="Arial"/>
                <w:szCs w:val="21"/>
              </w:rPr>
            </w:pPr>
            <w:r>
              <w:rPr>
                <w:rFonts w:cs="Arial"/>
                <w:szCs w:val="21"/>
              </w:rPr>
              <w:t>String (256)</w:t>
            </w:r>
          </w:p>
        </w:tc>
        <w:tc>
          <w:tcPr>
            <w:tcW w:w="502" w:type="pct"/>
          </w:tcPr>
          <w:p w14:paraId="0CAE6EEE" w14:textId="77777777" w:rsidR="005F4DF4" w:rsidRDefault="005F4DF4" w:rsidP="00D77762">
            <w:pPr>
              <w:pStyle w:val="TableText"/>
              <w:jc w:val="left"/>
              <w:rPr>
                <w:rFonts w:cs="Arial"/>
                <w:szCs w:val="21"/>
              </w:rPr>
            </w:pPr>
            <w:r>
              <w:rPr>
                <w:rFonts w:cs="Arial"/>
                <w:szCs w:val="21"/>
              </w:rPr>
              <w:t>Non-Editable</w:t>
            </w:r>
          </w:p>
        </w:tc>
        <w:tc>
          <w:tcPr>
            <w:tcW w:w="359" w:type="pct"/>
          </w:tcPr>
          <w:p w14:paraId="0CAE6EEF" w14:textId="77777777" w:rsidR="005F4DF4" w:rsidRDefault="005F4DF4" w:rsidP="00D77762">
            <w:pPr>
              <w:pStyle w:val="TableText"/>
              <w:jc w:val="left"/>
              <w:rPr>
                <w:rFonts w:cs="Arial"/>
                <w:szCs w:val="21"/>
              </w:rPr>
            </w:pPr>
            <w:r>
              <w:rPr>
                <w:rFonts w:cs="Arial"/>
                <w:szCs w:val="21"/>
              </w:rPr>
              <w:t>GEHC</w:t>
            </w:r>
          </w:p>
        </w:tc>
        <w:tc>
          <w:tcPr>
            <w:tcW w:w="572" w:type="pct"/>
          </w:tcPr>
          <w:p w14:paraId="0CAE6EF0" w14:textId="77777777" w:rsidR="005F4DF4" w:rsidRDefault="005F4DF4" w:rsidP="00D77762">
            <w:pPr>
              <w:pStyle w:val="TableText"/>
              <w:jc w:val="left"/>
              <w:rPr>
                <w:rFonts w:cs="Arial"/>
                <w:szCs w:val="21"/>
              </w:rPr>
            </w:pPr>
            <w:r>
              <w:rPr>
                <w:rFonts w:cs="Arial"/>
                <w:szCs w:val="21"/>
              </w:rPr>
              <w:t>Yes</w:t>
            </w:r>
          </w:p>
        </w:tc>
      </w:tr>
      <w:tr w:rsidR="005F4DF4" w:rsidRPr="00692F9B" w14:paraId="0CAE6EF9" w14:textId="77777777" w:rsidTr="00895CAC">
        <w:trPr>
          <w:cantSplit/>
        </w:trPr>
        <w:tc>
          <w:tcPr>
            <w:tcW w:w="705" w:type="pct"/>
          </w:tcPr>
          <w:p w14:paraId="0CAE6EF2" w14:textId="77777777" w:rsidR="005F4DF4" w:rsidRPr="00E97AAA" w:rsidRDefault="005F4DF4" w:rsidP="00751940">
            <w:pPr>
              <w:pStyle w:val="TableText"/>
              <w:jc w:val="left"/>
              <w:rPr>
                <w:rFonts w:cs="Arial"/>
                <w:szCs w:val="21"/>
                <w:vertAlign w:val="superscript"/>
              </w:rPr>
            </w:pPr>
            <w:r>
              <w:rPr>
                <w:rFonts w:cs="Arial"/>
                <w:szCs w:val="21"/>
              </w:rPr>
              <w:t>ManagerContactNumber</w:t>
            </w:r>
            <w:r>
              <w:rPr>
                <w:rStyle w:val="FootnoteReference"/>
                <w:szCs w:val="21"/>
              </w:rPr>
              <w:footnoteReference w:id="8"/>
            </w:r>
          </w:p>
        </w:tc>
        <w:tc>
          <w:tcPr>
            <w:tcW w:w="711" w:type="pct"/>
          </w:tcPr>
          <w:p w14:paraId="0CAE6EF3" w14:textId="77777777" w:rsidR="005F4DF4" w:rsidRDefault="005F4DF4" w:rsidP="00D77762">
            <w:pPr>
              <w:pStyle w:val="TableText"/>
              <w:jc w:val="left"/>
              <w:rPr>
                <w:rFonts w:cs="Arial"/>
                <w:szCs w:val="21"/>
              </w:rPr>
            </w:pPr>
            <w:r>
              <w:rPr>
                <w:rFonts w:cs="Arial"/>
                <w:szCs w:val="21"/>
              </w:rPr>
              <w:t>Manager Contact Number</w:t>
            </w:r>
          </w:p>
        </w:tc>
        <w:tc>
          <w:tcPr>
            <w:tcW w:w="1505" w:type="pct"/>
          </w:tcPr>
          <w:p w14:paraId="0CAE6EF4" w14:textId="77777777" w:rsidR="005F4DF4" w:rsidRDefault="005F4DF4" w:rsidP="00D77762">
            <w:pPr>
              <w:pStyle w:val="TableText"/>
              <w:jc w:val="left"/>
              <w:rPr>
                <w:rFonts w:cs="Arial"/>
                <w:szCs w:val="21"/>
              </w:rPr>
            </w:pPr>
            <w:r>
              <w:rPr>
                <w:rFonts w:cs="Arial"/>
                <w:szCs w:val="21"/>
              </w:rPr>
              <w:t>The phone number via which the resource may contact their manager. For display purposes only.</w:t>
            </w:r>
          </w:p>
        </w:tc>
        <w:tc>
          <w:tcPr>
            <w:tcW w:w="646" w:type="pct"/>
          </w:tcPr>
          <w:p w14:paraId="0CAE6EF5" w14:textId="77777777" w:rsidR="005F4DF4" w:rsidRDefault="005F4DF4" w:rsidP="00D77762">
            <w:pPr>
              <w:pStyle w:val="TableText"/>
              <w:jc w:val="left"/>
              <w:rPr>
                <w:rFonts w:cs="Arial"/>
                <w:szCs w:val="21"/>
              </w:rPr>
            </w:pPr>
            <w:r>
              <w:rPr>
                <w:rFonts w:cs="Arial"/>
                <w:szCs w:val="21"/>
              </w:rPr>
              <w:t>String (64)</w:t>
            </w:r>
          </w:p>
        </w:tc>
        <w:tc>
          <w:tcPr>
            <w:tcW w:w="502" w:type="pct"/>
          </w:tcPr>
          <w:p w14:paraId="0CAE6EF6" w14:textId="77777777" w:rsidR="005F4DF4" w:rsidRDefault="005F4DF4" w:rsidP="00D77762">
            <w:pPr>
              <w:pStyle w:val="TableText"/>
              <w:jc w:val="left"/>
              <w:rPr>
                <w:rFonts w:cs="Arial"/>
                <w:szCs w:val="21"/>
              </w:rPr>
            </w:pPr>
            <w:r>
              <w:rPr>
                <w:rFonts w:cs="Arial"/>
                <w:szCs w:val="21"/>
              </w:rPr>
              <w:t>Non-Editable</w:t>
            </w:r>
          </w:p>
        </w:tc>
        <w:tc>
          <w:tcPr>
            <w:tcW w:w="359" w:type="pct"/>
          </w:tcPr>
          <w:p w14:paraId="0CAE6EF7" w14:textId="77777777" w:rsidR="005F4DF4" w:rsidRDefault="005F4DF4" w:rsidP="00D77762">
            <w:pPr>
              <w:pStyle w:val="TableText"/>
              <w:jc w:val="left"/>
              <w:rPr>
                <w:rFonts w:cs="Arial"/>
                <w:szCs w:val="21"/>
              </w:rPr>
            </w:pPr>
            <w:r>
              <w:rPr>
                <w:rFonts w:cs="Arial"/>
                <w:szCs w:val="21"/>
              </w:rPr>
              <w:t>GEHC</w:t>
            </w:r>
          </w:p>
        </w:tc>
        <w:tc>
          <w:tcPr>
            <w:tcW w:w="572" w:type="pct"/>
          </w:tcPr>
          <w:p w14:paraId="0CAE6EF8" w14:textId="77777777" w:rsidR="005F4DF4" w:rsidRDefault="005F4DF4" w:rsidP="00D77762">
            <w:pPr>
              <w:pStyle w:val="TableText"/>
              <w:jc w:val="left"/>
              <w:rPr>
                <w:rFonts w:cs="Arial"/>
                <w:szCs w:val="21"/>
              </w:rPr>
            </w:pPr>
            <w:r>
              <w:rPr>
                <w:rFonts w:cs="Arial"/>
                <w:szCs w:val="21"/>
              </w:rPr>
              <w:t>No</w:t>
            </w:r>
          </w:p>
        </w:tc>
      </w:tr>
      <w:tr w:rsidR="005F4DF4" w:rsidRPr="00692F9B" w14:paraId="0CAE6F01" w14:textId="77777777" w:rsidTr="00895CAC">
        <w:trPr>
          <w:cantSplit/>
        </w:trPr>
        <w:tc>
          <w:tcPr>
            <w:tcW w:w="705" w:type="pct"/>
            <w:tcBorders>
              <w:bottom w:val="double" w:sz="6" w:space="0" w:color="000000"/>
            </w:tcBorders>
          </w:tcPr>
          <w:p w14:paraId="0CAE6EFA" w14:textId="77777777" w:rsidR="005F4DF4" w:rsidRDefault="005F4DF4" w:rsidP="006B4773">
            <w:pPr>
              <w:pStyle w:val="TableText"/>
              <w:jc w:val="left"/>
              <w:rPr>
                <w:rFonts w:cs="Arial"/>
                <w:szCs w:val="21"/>
              </w:rPr>
            </w:pPr>
            <w:r>
              <w:rPr>
                <w:rFonts w:cs="Arial"/>
                <w:szCs w:val="21"/>
              </w:rPr>
              <w:t>ManagerEmail</w:t>
            </w:r>
          </w:p>
        </w:tc>
        <w:tc>
          <w:tcPr>
            <w:tcW w:w="711" w:type="pct"/>
            <w:tcBorders>
              <w:bottom w:val="double" w:sz="6" w:space="0" w:color="000000"/>
            </w:tcBorders>
          </w:tcPr>
          <w:p w14:paraId="0CAE6EFB" w14:textId="77777777" w:rsidR="005F4DF4" w:rsidRDefault="005F4DF4" w:rsidP="006B4773">
            <w:pPr>
              <w:pStyle w:val="TableText"/>
              <w:jc w:val="left"/>
              <w:rPr>
                <w:rFonts w:cs="Arial"/>
                <w:szCs w:val="21"/>
              </w:rPr>
            </w:pPr>
            <w:r>
              <w:rPr>
                <w:rFonts w:cs="Arial"/>
                <w:szCs w:val="21"/>
              </w:rPr>
              <w:t>Manager E-mail Address</w:t>
            </w:r>
          </w:p>
        </w:tc>
        <w:tc>
          <w:tcPr>
            <w:tcW w:w="1505" w:type="pct"/>
            <w:tcBorders>
              <w:bottom w:val="double" w:sz="6" w:space="0" w:color="000000"/>
            </w:tcBorders>
          </w:tcPr>
          <w:p w14:paraId="0CAE6EFC" w14:textId="77777777" w:rsidR="005F4DF4" w:rsidRDefault="005F4DF4" w:rsidP="006B4773">
            <w:pPr>
              <w:pStyle w:val="TableText"/>
              <w:jc w:val="left"/>
              <w:rPr>
                <w:rFonts w:cs="Arial"/>
                <w:szCs w:val="21"/>
              </w:rPr>
            </w:pPr>
            <w:r>
              <w:rPr>
                <w:rFonts w:cs="Arial"/>
                <w:szCs w:val="21"/>
              </w:rPr>
              <w:t>The e-mail address for the manager. For use when automated e-mails are to be sent.</w:t>
            </w:r>
          </w:p>
        </w:tc>
        <w:tc>
          <w:tcPr>
            <w:tcW w:w="646" w:type="pct"/>
            <w:tcBorders>
              <w:bottom w:val="double" w:sz="6" w:space="0" w:color="000000"/>
            </w:tcBorders>
          </w:tcPr>
          <w:p w14:paraId="0CAE6EFD" w14:textId="77777777" w:rsidR="005F4DF4" w:rsidRDefault="005F4DF4" w:rsidP="006B4773">
            <w:pPr>
              <w:pStyle w:val="TableText"/>
              <w:jc w:val="left"/>
              <w:rPr>
                <w:rFonts w:cs="Arial"/>
                <w:szCs w:val="21"/>
              </w:rPr>
            </w:pPr>
            <w:r>
              <w:rPr>
                <w:rFonts w:cs="Arial"/>
                <w:szCs w:val="21"/>
              </w:rPr>
              <w:t>String (256)</w:t>
            </w:r>
          </w:p>
        </w:tc>
        <w:tc>
          <w:tcPr>
            <w:tcW w:w="502" w:type="pct"/>
            <w:tcBorders>
              <w:bottom w:val="double" w:sz="6" w:space="0" w:color="000000"/>
            </w:tcBorders>
          </w:tcPr>
          <w:p w14:paraId="0CAE6EFE" w14:textId="77777777" w:rsidR="005F4DF4" w:rsidRDefault="005F4DF4" w:rsidP="006B4773">
            <w:pPr>
              <w:pStyle w:val="TableText"/>
              <w:jc w:val="left"/>
              <w:rPr>
                <w:rFonts w:cs="Arial"/>
                <w:szCs w:val="21"/>
              </w:rPr>
            </w:pPr>
            <w:r>
              <w:rPr>
                <w:rFonts w:cs="Arial"/>
                <w:szCs w:val="21"/>
              </w:rPr>
              <w:t>Non-Editable</w:t>
            </w:r>
          </w:p>
        </w:tc>
        <w:tc>
          <w:tcPr>
            <w:tcW w:w="359" w:type="pct"/>
            <w:tcBorders>
              <w:bottom w:val="double" w:sz="6" w:space="0" w:color="000000"/>
            </w:tcBorders>
          </w:tcPr>
          <w:p w14:paraId="0CAE6EFF" w14:textId="77777777" w:rsidR="005F4DF4" w:rsidRDefault="005F4DF4" w:rsidP="006B4773">
            <w:pPr>
              <w:pStyle w:val="TableText"/>
              <w:jc w:val="left"/>
              <w:rPr>
                <w:rFonts w:cs="Arial"/>
                <w:szCs w:val="21"/>
              </w:rPr>
            </w:pPr>
            <w:r>
              <w:rPr>
                <w:rFonts w:cs="Arial"/>
                <w:szCs w:val="21"/>
              </w:rPr>
              <w:t>GEHC</w:t>
            </w:r>
          </w:p>
        </w:tc>
        <w:tc>
          <w:tcPr>
            <w:tcW w:w="572" w:type="pct"/>
            <w:tcBorders>
              <w:bottom w:val="double" w:sz="6" w:space="0" w:color="000000"/>
            </w:tcBorders>
          </w:tcPr>
          <w:p w14:paraId="0CAE6F00" w14:textId="77777777" w:rsidR="005F4DF4" w:rsidRDefault="005F4DF4" w:rsidP="006B4773">
            <w:pPr>
              <w:pStyle w:val="TableText"/>
              <w:jc w:val="left"/>
              <w:rPr>
                <w:rFonts w:cs="Arial"/>
                <w:szCs w:val="21"/>
              </w:rPr>
            </w:pPr>
            <w:r>
              <w:rPr>
                <w:rFonts w:cs="Arial"/>
                <w:szCs w:val="21"/>
              </w:rPr>
              <w:t>Yes</w:t>
            </w:r>
          </w:p>
        </w:tc>
      </w:tr>
    </w:tbl>
    <w:p w14:paraId="0CAE6F02" w14:textId="77777777" w:rsidR="00D77762" w:rsidRPr="00E97AAA" w:rsidRDefault="00D77762" w:rsidP="00751940">
      <w:pPr>
        <w:pStyle w:val="CommentText"/>
      </w:pPr>
      <w:bookmarkStart w:id="4542" w:name="_Toc50690900"/>
      <w:bookmarkStart w:id="4543" w:name="_Toc50691052"/>
      <w:bookmarkStart w:id="4544" w:name="_Toc50693746"/>
      <w:bookmarkStart w:id="4545" w:name="_Toc50723218"/>
      <w:bookmarkStart w:id="4546" w:name="_Toc50769982"/>
      <w:bookmarkStart w:id="4547" w:name="_Toc50771749"/>
      <w:bookmarkStart w:id="4548" w:name="_Toc50774174"/>
      <w:bookmarkStart w:id="4549" w:name="_Toc51037980"/>
      <w:bookmarkStart w:id="4550" w:name="_Toc51059213"/>
      <w:bookmarkStart w:id="4551" w:name="_Toc64696195"/>
      <w:bookmarkStart w:id="4552" w:name="_Toc65911654"/>
      <w:bookmarkStart w:id="4553" w:name="_Toc76456511"/>
      <w:bookmarkStart w:id="4554" w:name="_Ref201053478"/>
      <w:bookmarkStart w:id="4555" w:name="_Toc332982019"/>
      <w:bookmarkStart w:id="4556" w:name="_Toc513443076"/>
      <w:bookmarkStart w:id="4557" w:name="_Toc530108559"/>
      <w:bookmarkStart w:id="4558" w:name="_Toc530211333"/>
      <w:bookmarkStart w:id="4559" w:name="_Toc534093944"/>
      <w:bookmarkStart w:id="4560" w:name="_Toc536247794"/>
      <w:bookmarkStart w:id="4561" w:name="_Toc536248570"/>
      <w:bookmarkEnd w:id="4343"/>
      <w:bookmarkEnd w:id="4344"/>
      <w:bookmarkEnd w:id="4345"/>
      <w:bookmarkEnd w:id="4490"/>
      <w:bookmarkEnd w:id="4491"/>
      <w:bookmarkEnd w:id="4492"/>
    </w:p>
    <w:p w14:paraId="0CAE6F03" w14:textId="77777777" w:rsidR="009D6F33" w:rsidRDefault="009D6F33" w:rsidP="00D77762">
      <w:pPr>
        <w:pStyle w:val="Heading3"/>
      </w:pPr>
      <w:bookmarkStart w:id="4562" w:name="_Toc425500362"/>
      <w:bookmarkStart w:id="4563" w:name="_Toc359587093"/>
      <w:r>
        <w:t>Resource Data Derivation</w:t>
      </w:r>
      <w:bookmarkEnd w:id="4562"/>
    </w:p>
    <w:p w14:paraId="0CAE6F04" w14:textId="2059C892" w:rsidR="009D6F33" w:rsidRDefault="009D6F33" w:rsidP="009D6F33">
      <w:r>
        <w:t xml:space="preserve">When a </w:t>
      </w:r>
      <w:r w:rsidR="000E5A86">
        <w:t>resource</w:t>
      </w:r>
      <w:r>
        <w:t xml:space="preserve"> is created not all the required data is provided by the work order system (</w:t>
      </w:r>
      <w:r w:rsidR="00D01A1B">
        <w:t>SIEBEL</w:t>
      </w:r>
      <w:r>
        <w:t>). The additional data needed would have to be automatically derived, according to the following mappings.</w:t>
      </w:r>
    </w:p>
    <w:p w14:paraId="0CAE6F05" w14:textId="77777777" w:rsidR="009D6F33" w:rsidRDefault="009D6F33" w:rsidP="009A52C8">
      <w:pPr>
        <w:pStyle w:val="ListParagraph"/>
        <w:keepNext/>
        <w:numPr>
          <w:ilvl w:val="0"/>
          <w:numId w:val="69"/>
        </w:numPr>
        <w:spacing w:after="200" w:line="276" w:lineRule="auto"/>
        <w:jc w:val="left"/>
      </w:pPr>
      <w:r>
        <w:lastRenderedPageBreak/>
        <w:t>Languages</w:t>
      </w:r>
    </w:p>
    <w:p w14:paraId="0CAE6F06" w14:textId="77777777" w:rsidR="009D6F33" w:rsidRPr="009D6F33" w:rsidRDefault="009D6F33" w:rsidP="009D6F33">
      <w:pPr>
        <w:spacing w:after="200" w:line="276" w:lineRule="auto"/>
        <w:ind w:left="720"/>
        <w:jc w:val="left"/>
      </w:pPr>
      <w:r>
        <w:t xml:space="preserve">The resource has a formatted string, FSELanguages, within which </w:t>
      </w:r>
      <w:r w:rsidR="00EF6E07">
        <w:t>the resource’s languages are listed</w:t>
      </w:r>
      <w:r>
        <w:t xml:space="preserve">. There is a requirement to use </w:t>
      </w:r>
      <w:r w:rsidR="00EF6E07">
        <w:t xml:space="preserve">this string to </w:t>
      </w:r>
      <w:r>
        <w:t xml:space="preserve">create the required </w:t>
      </w:r>
      <w:r w:rsidR="00EF6E07">
        <w:t>languages multi-value definition</w:t>
      </w:r>
      <w:r>
        <w:t>.</w:t>
      </w:r>
    </w:p>
    <w:p w14:paraId="0CAE6F07" w14:textId="77777777" w:rsidR="009B4304" w:rsidRDefault="009B4304" w:rsidP="009A52C8">
      <w:pPr>
        <w:pStyle w:val="ListParagraph"/>
        <w:keepNext/>
        <w:numPr>
          <w:ilvl w:val="0"/>
          <w:numId w:val="69"/>
        </w:numPr>
        <w:spacing w:after="200" w:line="276" w:lineRule="auto"/>
        <w:jc w:val="left"/>
      </w:pPr>
      <w:r>
        <w:t>AllowedTaskTypes</w:t>
      </w:r>
    </w:p>
    <w:p w14:paraId="0CAE6F08" w14:textId="77777777" w:rsidR="009B4304" w:rsidRPr="009D6F33" w:rsidRDefault="009B4304" w:rsidP="009B4304">
      <w:pPr>
        <w:spacing w:after="200" w:line="276" w:lineRule="auto"/>
        <w:ind w:left="720"/>
        <w:jc w:val="left"/>
      </w:pPr>
      <w:r>
        <w:t>The resource has a formatted string, FSEAllowedTaskTypes, within which the resource’s permitted task types are listed. There is a requirement to use this string to create the allowed task types multi-value definition.</w:t>
      </w:r>
    </w:p>
    <w:p w14:paraId="0CAE6F09" w14:textId="77777777" w:rsidR="00D77762" w:rsidRDefault="00D77762" w:rsidP="00D77762">
      <w:pPr>
        <w:pStyle w:val="Heading3"/>
      </w:pPr>
      <w:bookmarkStart w:id="4564" w:name="_Toc425500363"/>
      <w:r>
        <w:t xml:space="preserve">Resource Data </w:t>
      </w:r>
      <w:bookmarkEnd w:id="4563"/>
      <w:r>
        <w:t>Management</w:t>
      </w:r>
      <w:bookmarkEnd w:id="4564"/>
    </w:p>
    <w:p w14:paraId="0CAE6F0A" w14:textId="77777777" w:rsidR="00D77762" w:rsidRDefault="00D77762" w:rsidP="00D77762">
      <w:r>
        <w:t>Resources are always created (and generally updated) via periodic (and ad hoc) synchronization from GEHC’s infrastructure. Additional data may be set manually by the administrator or dispatcher, in order to be able to better use the resource for scheduling:</w:t>
      </w:r>
    </w:p>
    <w:p w14:paraId="0CAE6F0B" w14:textId="2F705A6A" w:rsidR="00D77762" w:rsidRDefault="00D77762" w:rsidP="009A52C8">
      <w:pPr>
        <w:pStyle w:val="ListParagraph"/>
        <w:numPr>
          <w:ilvl w:val="0"/>
          <w:numId w:val="17"/>
        </w:numPr>
        <w:spacing w:after="200" w:line="276" w:lineRule="auto"/>
        <w:jc w:val="left"/>
      </w:pPr>
      <w:r>
        <w:t xml:space="preserve">Calendar – each resource </w:t>
      </w:r>
      <w:r w:rsidR="00D01A1B">
        <w:t>SIEBEL</w:t>
      </w:r>
      <w:r>
        <w:t xml:space="preserve"> be assigned to an appropriate calendar, representing their working hours.</w:t>
      </w:r>
    </w:p>
    <w:p w14:paraId="0CAE6F0C" w14:textId="77777777" w:rsidR="00D77762" w:rsidRDefault="00D77762" w:rsidP="009A52C8">
      <w:pPr>
        <w:pStyle w:val="ListParagraph"/>
        <w:numPr>
          <w:ilvl w:val="0"/>
          <w:numId w:val="17"/>
        </w:numPr>
        <w:spacing w:after="200" w:line="276" w:lineRule="auto"/>
        <w:jc w:val="left"/>
      </w:pPr>
      <w:r>
        <w:t>Active – allows control of whether the resource should be included in, or excluded from, scheduling.</w:t>
      </w:r>
    </w:p>
    <w:p w14:paraId="0CAE6F0D" w14:textId="77777777" w:rsidR="00D77762" w:rsidRDefault="00D77762" w:rsidP="009A52C8">
      <w:pPr>
        <w:pStyle w:val="ListParagraph"/>
        <w:numPr>
          <w:ilvl w:val="0"/>
          <w:numId w:val="17"/>
        </w:numPr>
        <w:spacing w:after="200" w:line="276" w:lineRule="auto"/>
        <w:jc w:val="left"/>
      </w:pPr>
      <w:r>
        <w:t>Mobile Template – each resource can be assigned the relevant pre-defined template for their mobile experience.</w:t>
      </w:r>
    </w:p>
    <w:p w14:paraId="0CAE6F0E" w14:textId="77777777" w:rsidR="00D77762" w:rsidRPr="000E2395" w:rsidRDefault="00D77762" w:rsidP="00D77762">
      <w:pPr>
        <w:pStyle w:val="Heading2"/>
      </w:pPr>
      <w:bookmarkStart w:id="4565" w:name="_Toc355343803"/>
      <w:bookmarkStart w:id="4566" w:name="_Toc359587094"/>
      <w:bookmarkStart w:id="4567" w:name="_Toc425500364"/>
      <w:r w:rsidRPr="003E65B4">
        <w:t>Tasks</w:t>
      </w:r>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65"/>
      <w:bookmarkEnd w:id="4566"/>
      <w:bookmarkEnd w:id="4567"/>
    </w:p>
    <w:p w14:paraId="0CAE6F0F" w14:textId="04495207" w:rsidR="00D77762" w:rsidRPr="003E65B4" w:rsidRDefault="00D77762" w:rsidP="00D77762">
      <w:pPr>
        <w:jc w:val="left"/>
      </w:pPr>
      <w:r>
        <w:t xml:space="preserve">Tasks represent the </w:t>
      </w:r>
      <w:r w:rsidR="00D01A1B">
        <w:t>SIEBEL</w:t>
      </w:r>
      <w:r>
        <w:t xml:space="preserve"> Activities that are to be performed by the various GEHC resources. </w:t>
      </w:r>
      <w:r w:rsidRPr="003E65B4">
        <w:t>The following sections describe the supporting data required to describe tasks.</w:t>
      </w:r>
      <w:r>
        <w:t xml:space="preserve"> </w:t>
      </w:r>
      <w:r w:rsidRPr="003E65B4">
        <w:t xml:space="preserve">This data will be referenced by the task record in ClickSchedule and used for display </w:t>
      </w:r>
      <w:r>
        <w:t>purposes</w:t>
      </w:r>
      <w:r w:rsidRPr="003E65B4">
        <w:t>, as criteria for scheduling decisions, or both.</w:t>
      </w:r>
    </w:p>
    <w:p w14:paraId="0CAE6F10" w14:textId="77777777" w:rsidR="00D77762" w:rsidRPr="001D70B7" w:rsidRDefault="00D77762" w:rsidP="00D77762">
      <w:pPr>
        <w:pStyle w:val="Heading3"/>
        <w:jc w:val="left"/>
        <w:rPr>
          <w:bCs/>
        </w:rPr>
      </w:pPr>
      <w:bookmarkStart w:id="4568" w:name="_Toc332982020"/>
      <w:bookmarkStart w:id="4569" w:name="_Toc355343804"/>
      <w:bookmarkStart w:id="4570" w:name="_Toc359587095"/>
      <w:bookmarkStart w:id="4571" w:name="_Toc425500365"/>
      <w:bookmarkEnd w:id="4556"/>
      <w:bookmarkEnd w:id="4557"/>
      <w:bookmarkEnd w:id="4558"/>
      <w:bookmarkEnd w:id="4559"/>
      <w:bookmarkEnd w:id="4560"/>
      <w:bookmarkEnd w:id="4561"/>
      <w:r>
        <w:rPr>
          <w:bCs/>
        </w:rPr>
        <w:t>Job</w:t>
      </w:r>
      <w:r w:rsidRPr="001D70B7">
        <w:rPr>
          <w:bCs/>
        </w:rPr>
        <w:t xml:space="preserve"> Type</w:t>
      </w:r>
      <w:bookmarkEnd w:id="4568"/>
      <w:bookmarkEnd w:id="4569"/>
      <w:bookmarkEnd w:id="4570"/>
      <w:bookmarkEnd w:id="4571"/>
      <w:r w:rsidRPr="001D70B7">
        <w:rPr>
          <w:bCs/>
        </w:rPr>
        <w:t xml:space="preserve"> </w:t>
      </w:r>
    </w:p>
    <w:p w14:paraId="0CAE6F11" w14:textId="77777777" w:rsidR="00D77762" w:rsidRDefault="00D77762" w:rsidP="00D77762">
      <w:pPr>
        <w:jc w:val="left"/>
      </w:pPr>
      <w:r>
        <w:t>Job</w:t>
      </w:r>
      <w:r w:rsidRPr="003E65B4">
        <w:t xml:space="preserve"> Types are a list of names that represent the </w:t>
      </w:r>
      <w:r>
        <w:t>types of service</w:t>
      </w:r>
      <w:r w:rsidRPr="003E65B4">
        <w:t xml:space="preserve"> </w:t>
      </w:r>
      <w:r>
        <w:t xml:space="preserve">jobs performed </w:t>
      </w:r>
      <w:r w:rsidRPr="003E65B4">
        <w:t xml:space="preserve">by </w:t>
      </w:r>
      <w:r>
        <w:t>GEHC</w:t>
      </w:r>
      <w:r>
        <w:rPr>
          <w:color w:val="FF0000"/>
        </w:rPr>
        <w:t xml:space="preserve"> </w:t>
      </w:r>
      <w:r w:rsidRPr="00BE07F1">
        <w:t>(e.g</w:t>
      </w:r>
      <w:r>
        <w:t>.</w:t>
      </w:r>
      <w:r w:rsidRPr="00BE07F1">
        <w:t xml:space="preserve"> </w:t>
      </w:r>
      <w:r w:rsidR="003B3957">
        <w:t>Preventive</w:t>
      </w:r>
      <w:r>
        <w:t xml:space="preserve"> Maintenance</w:t>
      </w:r>
      <w:r w:rsidRPr="00BE07F1">
        <w:t xml:space="preserve">, </w:t>
      </w:r>
      <w:r>
        <w:t>Corrective</w:t>
      </w:r>
      <w:r w:rsidRPr="00BE07F1">
        <w:t xml:space="preserve">, </w:t>
      </w:r>
      <w:r>
        <w:t>Field Modification Instructions, Installation and Training</w:t>
      </w:r>
      <w:r w:rsidRPr="00BE07F1">
        <w:t>)</w:t>
      </w:r>
      <w:r>
        <w:t xml:space="preserve">.  </w:t>
      </w:r>
      <w:r w:rsidRPr="003E65B4">
        <w:t xml:space="preserve">Each task </w:t>
      </w:r>
      <w:r>
        <w:t xml:space="preserve">has </w:t>
      </w:r>
      <w:r w:rsidRPr="003E65B4">
        <w:t xml:space="preserve">one </w:t>
      </w:r>
      <w:r>
        <w:t>job type.</w:t>
      </w:r>
    </w:p>
    <w:p w14:paraId="0CAE6F12" w14:textId="77777777" w:rsidR="00E24C56" w:rsidRDefault="00E24C56" w:rsidP="00D77762">
      <w:pPr>
        <w:jc w:val="left"/>
      </w:pPr>
      <w:r>
        <w:t xml:space="preserve">Note that there is an additional job type required in order to support Part Pickup. See section </w:t>
      </w:r>
      <w:r w:rsidR="00A47264">
        <w:fldChar w:fldCharType="begin"/>
      </w:r>
      <w:r w:rsidR="00A47264">
        <w:instrText xml:space="preserve"> REF _Ref369684658 \r \h </w:instrText>
      </w:r>
      <w:r w:rsidR="00A47264">
        <w:fldChar w:fldCharType="separate"/>
      </w:r>
      <w:r w:rsidR="00A47264">
        <w:t>4.3.11.1</w:t>
      </w:r>
      <w:r w:rsidR="00A47264">
        <w:fldChar w:fldCharType="end"/>
      </w:r>
      <w:r>
        <w:t xml:space="preserve"> for further details.</w:t>
      </w:r>
    </w:p>
    <w:p w14:paraId="0CAE6F13" w14:textId="77777777" w:rsidR="00D77762" w:rsidRPr="003E65B4" w:rsidRDefault="00D77762" w:rsidP="00D77762">
      <w:pPr>
        <w:jc w:val="left"/>
        <w:rPr>
          <w:b/>
          <w:bCs/>
        </w:rPr>
      </w:pPr>
      <w:r>
        <w:rPr>
          <w:b/>
          <w:bCs/>
        </w:rPr>
        <w:t>Job</w:t>
      </w:r>
      <w:r w:rsidRPr="003E65B4">
        <w:rPr>
          <w:b/>
          <w:bCs/>
        </w:rPr>
        <w:t xml:space="preserve"> Type Dictionary Properties</w:t>
      </w:r>
    </w:p>
    <w:tbl>
      <w:tblPr>
        <w:tblW w:w="963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1980"/>
        <w:gridCol w:w="1620"/>
        <w:gridCol w:w="6039"/>
      </w:tblGrid>
      <w:tr w:rsidR="00D77762" w:rsidRPr="003E65B4" w14:paraId="0CAE6F17" w14:textId="77777777" w:rsidTr="00D77762">
        <w:tc>
          <w:tcPr>
            <w:tcW w:w="1980" w:type="dxa"/>
            <w:shd w:val="clear" w:color="auto" w:fill="1F497D" w:themeFill="text2"/>
          </w:tcPr>
          <w:p w14:paraId="0CAE6F14" w14:textId="77777777" w:rsidR="00D77762" w:rsidRPr="003E65B4" w:rsidRDefault="00D77762" w:rsidP="00D77762">
            <w:pPr>
              <w:pStyle w:val="TableHeading"/>
              <w:jc w:val="left"/>
              <w:rPr>
                <w:bCs/>
              </w:rPr>
            </w:pPr>
            <w:r w:rsidRPr="003E65B4">
              <w:rPr>
                <w:bCs/>
              </w:rPr>
              <w:t>Property Name</w:t>
            </w:r>
          </w:p>
        </w:tc>
        <w:tc>
          <w:tcPr>
            <w:tcW w:w="1620" w:type="dxa"/>
            <w:shd w:val="clear" w:color="auto" w:fill="1F497D" w:themeFill="text2"/>
          </w:tcPr>
          <w:p w14:paraId="0CAE6F15" w14:textId="77777777" w:rsidR="00D77762" w:rsidRPr="003E65B4" w:rsidRDefault="00D77762" w:rsidP="00D77762">
            <w:pPr>
              <w:pStyle w:val="TableHeading"/>
              <w:jc w:val="left"/>
              <w:rPr>
                <w:bCs/>
              </w:rPr>
            </w:pPr>
            <w:r w:rsidRPr="003E65B4">
              <w:rPr>
                <w:bCs/>
              </w:rPr>
              <w:t>Data Type</w:t>
            </w:r>
          </w:p>
        </w:tc>
        <w:tc>
          <w:tcPr>
            <w:tcW w:w="6039" w:type="dxa"/>
            <w:shd w:val="clear" w:color="auto" w:fill="1F497D" w:themeFill="text2"/>
          </w:tcPr>
          <w:p w14:paraId="0CAE6F16" w14:textId="77777777" w:rsidR="00D77762" w:rsidRPr="003E65B4" w:rsidRDefault="00D77762" w:rsidP="00D77762">
            <w:pPr>
              <w:pStyle w:val="TableHeading"/>
              <w:jc w:val="left"/>
              <w:rPr>
                <w:bCs/>
              </w:rPr>
            </w:pPr>
            <w:r w:rsidRPr="003E65B4">
              <w:rPr>
                <w:bCs/>
              </w:rPr>
              <w:t>Description</w:t>
            </w:r>
          </w:p>
        </w:tc>
      </w:tr>
      <w:tr w:rsidR="00D77762" w:rsidRPr="003E65B4" w14:paraId="0CAE6F1B" w14:textId="77777777" w:rsidTr="00D77762">
        <w:tc>
          <w:tcPr>
            <w:tcW w:w="1980" w:type="dxa"/>
          </w:tcPr>
          <w:p w14:paraId="0CAE6F18" w14:textId="77777777" w:rsidR="00D77762" w:rsidRPr="003E65B4" w:rsidRDefault="00D77762" w:rsidP="00D77762">
            <w:pPr>
              <w:jc w:val="left"/>
            </w:pPr>
            <w:r w:rsidRPr="003E65B4">
              <w:t>Name</w:t>
            </w:r>
          </w:p>
        </w:tc>
        <w:tc>
          <w:tcPr>
            <w:tcW w:w="1620" w:type="dxa"/>
          </w:tcPr>
          <w:p w14:paraId="0CAE6F19" w14:textId="77777777" w:rsidR="00D77762" w:rsidRPr="003E65B4" w:rsidRDefault="0017256B" w:rsidP="00D77762">
            <w:pPr>
              <w:jc w:val="left"/>
            </w:pPr>
            <w:r>
              <w:t>String</w:t>
            </w:r>
          </w:p>
        </w:tc>
        <w:tc>
          <w:tcPr>
            <w:tcW w:w="6039" w:type="dxa"/>
          </w:tcPr>
          <w:p w14:paraId="0CAE6F1A" w14:textId="77777777" w:rsidR="00D77762" w:rsidRPr="003E65B4" w:rsidRDefault="00D77762" w:rsidP="00D77762">
            <w:pPr>
              <w:jc w:val="left"/>
            </w:pPr>
            <w:r w:rsidRPr="003E65B4">
              <w:t xml:space="preserve">Indicates the name of the </w:t>
            </w:r>
            <w:r>
              <w:t>job type.</w:t>
            </w:r>
          </w:p>
        </w:tc>
      </w:tr>
    </w:tbl>
    <w:p w14:paraId="0CAE6F1C" w14:textId="77777777" w:rsidR="00D77762" w:rsidRPr="001D70B7" w:rsidRDefault="00751940" w:rsidP="00D77762">
      <w:pPr>
        <w:pStyle w:val="Heading3"/>
        <w:jc w:val="left"/>
        <w:rPr>
          <w:bCs/>
        </w:rPr>
      </w:pPr>
      <w:bookmarkStart w:id="4572" w:name="_Toc359587096"/>
      <w:bookmarkStart w:id="4573" w:name="_Toc425500366"/>
      <w:bookmarkStart w:id="4574" w:name="_Toc50690903"/>
      <w:bookmarkStart w:id="4575" w:name="_Toc50691055"/>
      <w:bookmarkStart w:id="4576" w:name="_Toc50693749"/>
      <w:bookmarkStart w:id="4577" w:name="_Toc50723221"/>
      <w:bookmarkStart w:id="4578" w:name="_Toc50769985"/>
      <w:bookmarkStart w:id="4579" w:name="_Toc50771752"/>
      <w:bookmarkStart w:id="4580" w:name="_Toc50774177"/>
      <w:bookmarkStart w:id="4581" w:name="_Toc51037983"/>
      <w:bookmarkStart w:id="4582" w:name="_Toc51059216"/>
      <w:bookmarkStart w:id="4583" w:name="_Toc64696212"/>
      <w:bookmarkStart w:id="4584" w:name="_Toc65911671"/>
      <w:bookmarkStart w:id="4585" w:name="_Toc76456528"/>
      <w:bookmarkStart w:id="4586" w:name="_Ref194309653"/>
      <w:bookmarkStart w:id="4587" w:name="_Ref217643373"/>
      <w:bookmarkStart w:id="4588" w:name="_Ref217643375"/>
      <w:bookmarkStart w:id="4589" w:name="_Toc332982021"/>
      <w:r>
        <w:rPr>
          <w:bCs/>
        </w:rPr>
        <w:t>Job Sub-</w:t>
      </w:r>
      <w:r w:rsidR="00D77762" w:rsidRPr="001D70B7">
        <w:rPr>
          <w:bCs/>
        </w:rPr>
        <w:t>Type</w:t>
      </w:r>
      <w:bookmarkEnd w:id="4572"/>
      <w:bookmarkEnd w:id="4573"/>
    </w:p>
    <w:p w14:paraId="0CAE6F1D" w14:textId="77777777" w:rsidR="00D77762" w:rsidRDefault="00751940" w:rsidP="00D77762">
      <w:pPr>
        <w:jc w:val="left"/>
      </w:pPr>
      <w:r>
        <w:t>Job Sub-</w:t>
      </w:r>
      <w:r w:rsidR="00D77762" w:rsidRPr="003E65B4">
        <w:t xml:space="preserve">Types are a list of names </w:t>
      </w:r>
      <w:r w:rsidR="00D77762">
        <w:t xml:space="preserve">that </w:t>
      </w:r>
      <w:r w:rsidR="00D77762" w:rsidRPr="003E65B4">
        <w:t>represent</w:t>
      </w:r>
      <w:r w:rsidR="00D77762">
        <w:t>s</w:t>
      </w:r>
      <w:r w:rsidR="00D77762" w:rsidRPr="003E65B4">
        <w:t xml:space="preserve"> </w:t>
      </w:r>
      <w:r w:rsidR="00D77762">
        <w:t xml:space="preserve">the </w:t>
      </w:r>
      <w:r w:rsidR="00EC7B62">
        <w:t>sub-</w:t>
      </w:r>
      <w:r w:rsidR="00D77762">
        <w:t xml:space="preserve">type of </w:t>
      </w:r>
      <w:r w:rsidR="00EC7B62">
        <w:t>the job</w:t>
      </w:r>
      <w:r w:rsidR="00D77762">
        <w:t xml:space="preserve">. </w:t>
      </w:r>
      <w:r w:rsidR="00D77762" w:rsidRPr="003E65B4">
        <w:t xml:space="preserve">Each task </w:t>
      </w:r>
      <w:r w:rsidR="00D77762">
        <w:t xml:space="preserve">has </w:t>
      </w:r>
      <w:r w:rsidR="00D77762" w:rsidRPr="003E65B4">
        <w:t xml:space="preserve">one </w:t>
      </w:r>
      <w:r w:rsidR="00EC7B62">
        <w:t>job sub-</w:t>
      </w:r>
      <w:r w:rsidR="00D77762">
        <w:t>type.</w:t>
      </w:r>
      <w:r w:rsidR="00EC7B62">
        <w:t xml:space="preserve"> This replaces both Activity Types and FMI Types and achieves this by being hierarchical. There is a single list of sub-types, but each is related to the parent type. Every job type has a separate set of sub-types defined in this list – none of them are common across all job types.</w:t>
      </w:r>
    </w:p>
    <w:p w14:paraId="0CAE6F1E" w14:textId="77777777" w:rsidR="00D77762" w:rsidRPr="003E65B4" w:rsidRDefault="00D77762" w:rsidP="00D77762">
      <w:pPr>
        <w:jc w:val="left"/>
        <w:rPr>
          <w:b/>
          <w:bCs/>
        </w:rPr>
      </w:pPr>
      <w:r>
        <w:rPr>
          <w:b/>
          <w:bCs/>
        </w:rPr>
        <w:t>Activity</w:t>
      </w:r>
      <w:r w:rsidRPr="003E65B4">
        <w:rPr>
          <w:b/>
          <w:bCs/>
        </w:rPr>
        <w:t xml:space="preserve"> Type Dictionary Properties</w:t>
      </w:r>
    </w:p>
    <w:tbl>
      <w:tblPr>
        <w:tblW w:w="963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1980"/>
        <w:gridCol w:w="1620"/>
        <w:gridCol w:w="6039"/>
      </w:tblGrid>
      <w:tr w:rsidR="00D77762" w:rsidRPr="003E65B4" w14:paraId="0CAE6F22" w14:textId="77777777" w:rsidTr="00D77762">
        <w:tc>
          <w:tcPr>
            <w:tcW w:w="1980" w:type="dxa"/>
            <w:shd w:val="clear" w:color="auto" w:fill="1F497D" w:themeFill="text2"/>
          </w:tcPr>
          <w:p w14:paraId="0CAE6F1F" w14:textId="77777777" w:rsidR="00D77762" w:rsidRPr="003E65B4" w:rsidRDefault="00D77762" w:rsidP="00D77762">
            <w:pPr>
              <w:pStyle w:val="TableHeading"/>
              <w:jc w:val="left"/>
              <w:rPr>
                <w:bCs/>
              </w:rPr>
            </w:pPr>
            <w:r w:rsidRPr="003E65B4">
              <w:rPr>
                <w:bCs/>
              </w:rPr>
              <w:t>Property Name</w:t>
            </w:r>
          </w:p>
        </w:tc>
        <w:tc>
          <w:tcPr>
            <w:tcW w:w="1620" w:type="dxa"/>
            <w:shd w:val="clear" w:color="auto" w:fill="1F497D" w:themeFill="text2"/>
          </w:tcPr>
          <w:p w14:paraId="0CAE6F20" w14:textId="77777777" w:rsidR="00D77762" w:rsidRPr="003E65B4" w:rsidRDefault="00D77762" w:rsidP="00D77762">
            <w:pPr>
              <w:pStyle w:val="TableHeading"/>
              <w:jc w:val="left"/>
              <w:rPr>
                <w:bCs/>
              </w:rPr>
            </w:pPr>
            <w:r w:rsidRPr="003E65B4">
              <w:rPr>
                <w:bCs/>
              </w:rPr>
              <w:t>Data Type</w:t>
            </w:r>
          </w:p>
        </w:tc>
        <w:tc>
          <w:tcPr>
            <w:tcW w:w="6039" w:type="dxa"/>
            <w:shd w:val="clear" w:color="auto" w:fill="1F497D" w:themeFill="text2"/>
          </w:tcPr>
          <w:p w14:paraId="0CAE6F21" w14:textId="77777777" w:rsidR="00D77762" w:rsidRPr="003E65B4" w:rsidRDefault="00D77762" w:rsidP="00D77762">
            <w:pPr>
              <w:pStyle w:val="TableHeading"/>
              <w:jc w:val="left"/>
              <w:rPr>
                <w:bCs/>
              </w:rPr>
            </w:pPr>
            <w:r w:rsidRPr="003E65B4">
              <w:rPr>
                <w:bCs/>
              </w:rPr>
              <w:t>Description</w:t>
            </w:r>
          </w:p>
        </w:tc>
      </w:tr>
      <w:tr w:rsidR="00D77762" w:rsidRPr="003E65B4" w14:paraId="0CAE6F26" w14:textId="77777777" w:rsidTr="00D77762">
        <w:tc>
          <w:tcPr>
            <w:tcW w:w="1980" w:type="dxa"/>
          </w:tcPr>
          <w:p w14:paraId="0CAE6F23" w14:textId="77777777" w:rsidR="00D77762" w:rsidRPr="003E65B4" w:rsidRDefault="00D77762" w:rsidP="00D77762">
            <w:pPr>
              <w:jc w:val="left"/>
            </w:pPr>
            <w:r w:rsidRPr="003E65B4">
              <w:t>Name</w:t>
            </w:r>
          </w:p>
        </w:tc>
        <w:tc>
          <w:tcPr>
            <w:tcW w:w="1620" w:type="dxa"/>
          </w:tcPr>
          <w:p w14:paraId="0CAE6F24" w14:textId="77777777" w:rsidR="00D77762" w:rsidRPr="003E65B4" w:rsidRDefault="0017256B" w:rsidP="00D77762">
            <w:pPr>
              <w:jc w:val="left"/>
            </w:pPr>
            <w:r>
              <w:t>String</w:t>
            </w:r>
          </w:p>
        </w:tc>
        <w:tc>
          <w:tcPr>
            <w:tcW w:w="6039" w:type="dxa"/>
          </w:tcPr>
          <w:p w14:paraId="0CAE6F25" w14:textId="77777777" w:rsidR="00D77762" w:rsidRPr="003E65B4" w:rsidRDefault="00D77762" w:rsidP="00EC7B62">
            <w:pPr>
              <w:jc w:val="left"/>
            </w:pPr>
            <w:r>
              <w:t xml:space="preserve">Indicates the name of the </w:t>
            </w:r>
            <w:r w:rsidR="00EC7B62">
              <w:t>sub-</w:t>
            </w:r>
            <w:r>
              <w:t>type.</w:t>
            </w:r>
          </w:p>
        </w:tc>
      </w:tr>
      <w:tr w:rsidR="00EC7B62" w:rsidRPr="003E65B4" w14:paraId="0CAE6F2A" w14:textId="77777777" w:rsidTr="00D77762">
        <w:tc>
          <w:tcPr>
            <w:tcW w:w="1980" w:type="dxa"/>
          </w:tcPr>
          <w:p w14:paraId="0CAE6F27" w14:textId="77777777" w:rsidR="00EC7B62" w:rsidRPr="003E65B4" w:rsidRDefault="00D27094" w:rsidP="00D77762">
            <w:pPr>
              <w:jc w:val="left"/>
            </w:pPr>
            <w:r>
              <w:t>JobType</w:t>
            </w:r>
            <w:r w:rsidR="00EC7B62">
              <w:t>Parent</w:t>
            </w:r>
          </w:p>
        </w:tc>
        <w:tc>
          <w:tcPr>
            <w:tcW w:w="1620" w:type="dxa"/>
          </w:tcPr>
          <w:p w14:paraId="0CAE6F28" w14:textId="77777777" w:rsidR="00EC7B62" w:rsidRPr="003E65B4" w:rsidRDefault="00EC7B62" w:rsidP="00D77762">
            <w:pPr>
              <w:jc w:val="left"/>
            </w:pPr>
            <w:r>
              <w:t>Dictionary (JobType)</w:t>
            </w:r>
          </w:p>
        </w:tc>
        <w:tc>
          <w:tcPr>
            <w:tcW w:w="6039" w:type="dxa"/>
          </w:tcPr>
          <w:p w14:paraId="0CAE6F29" w14:textId="77777777" w:rsidR="00EC7B62" w:rsidRDefault="00EC7B62" w:rsidP="00EC7B62">
            <w:pPr>
              <w:jc w:val="left"/>
            </w:pPr>
            <w:r>
              <w:t>Defines the “parent” type for the sub-type.</w:t>
            </w:r>
          </w:p>
        </w:tc>
      </w:tr>
    </w:tbl>
    <w:p w14:paraId="0CAE6F2B" w14:textId="77777777" w:rsidR="00D77762" w:rsidRPr="001D70B7" w:rsidRDefault="00D77762" w:rsidP="00D77762">
      <w:pPr>
        <w:pStyle w:val="Heading3"/>
        <w:jc w:val="left"/>
        <w:rPr>
          <w:bCs/>
        </w:rPr>
      </w:pPr>
      <w:bookmarkStart w:id="4590" w:name="_Toc332982022"/>
      <w:bookmarkStart w:id="4591" w:name="_Toc355343807"/>
      <w:bookmarkStart w:id="4592" w:name="_Toc359587098"/>
      <w:bookmarkStart w:id="4593" w:name="_Toc425500367"/>
      <w:bookmarkStart w:id="4594" w:name="_Toc529706721"/>
      <w:bookmarkStart w:id="4595" w:name="_Toc536351483"/>
      <w:bookmarkStart w:id="4596" w:name="_Toc536498855"/>
      <w:bookmarkStart w:id="4597" w:name="_Toc536498977"/>
      <w:bookmarkStart w:id="4598" w:name="_Toc536587096"/>
      <w:bookmarkStart w:id="4599" w:name="_Toc50690905"/>
      <w:bookmarkStart w:id="4600" w:name="_Toc50691057"/>
      <w:bookmarkStart w:id="4601" w:name="_Toc50693751"/>
      <w:bookmarkStart w:id="4602" w:name="_Toc50723223"/>
      <w:bookmarkStart w:id="4603" w:name="_Toc50769987"/>
      <w:bookmarkStart w:id="4604" w:name="_Toc50771754"/>
      <w:bookmarkStart w:id="4605" w:name="_Toc50774179"/>
      <w:bookmarkStart w:id="4606" w:name="_Toc51037985"/>
      <w:bookmarkStart w:id="4607" w:name="_Toc51059219"/>
      <w:bookmarkStart w:id="4608" w:name="_Ref54438957"/>
      <w:bookmarkStart w:id="4609" w:name="_Toc64696214"/>
      <w:bookmarkStart w:id="4610" w:name="_Toc65911673"/>
      <w:bookmarkStart w:id="4611" w:name="_Toc76456530"/>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r w:rsidRPr="001D70B7">
        <w:rPr>
          <w:bCs/>
        </w:rPr>
        <w:lastRenderedPageBreak/>
        <w:t>Required Skills</w:t>
      </w:r>
      <w:bookmarkEnd w:id="4590"/>
      <w:bookmarkEnd w:id="4591"/>
      <w:bookmarkEnd w:id="4592"/>
      <w:bookmarkEnd w:id="4593"/>
    </w:p>
    <w:p w14:paraId="0CAE6F2C" w14:textId="77777777" w:rsidR="00D77762" w:rsidRDefault="00D77762" w:rsidP="00D77762">
      <w:pPr>
        <w:jc w:val="left"/>
      </w:pPr>
      <w:r w:rsidRPr="003E65B4">
        <w:t xml:space="preserve">In terms of determining valid resource candidates, each task </w:t>
      </w:r>
      <w:r>
        <w:t xml:space="preserve">is linked to a single system and through that to a single product identity. The task also has a required skill level. These two pieces of information are used to derive the </w:t>
      </w:r>
      <w:r w:rsidRPr="003E65B4">
        <w:t xml:space="preserve">list of </w:t>
      </w:r>
      <w:r>
        <w:t xml:space="preserve">(one) </w:t>
      </w:r>
      <w:r w:rsidRPr="003E65B4">
        <w:t>required skills that are mandatory for the assignment of a resource</w:t>
      </w:r>
      <w:r>
        <w:t>.</w:t>
      </w:r>
    </w:p>
    <w:p w14:paraId="0CAE6F2D" w14:textId="77777777" w:rsidR="00EC7B62" w:rsidRDefault="00EC7B62" w:rsidP="00D77762">
      <w:pPr>
        <w:jc w:val="left"/>
      </w:pPr>
      <w:r>
        <w:t>The skill efficiency associated with the resource causes the estimated duration to be increased or decreased accordingly.</w:t>
      </w:r>
    </w:p>
    <w:p w14:paraId="0CAE6F2E" w14:textId="77777777" w:rsidR="00EC7B62" w:rsidRPr="00EC7B62" w:rsidRDefault="00EC7B62" w:rsidP="00A47264">
      <w:pPr>
        <w:pStyle w:val="Heading3"/>
      </w:pPr>
      <w:bookmarkStart w:id="4612" w:name="_Toc425500368"/>
      <w:bookmarkStart w:id="4613" w:name="_Toc332982023"/>
      <w:bookmarkStart w:id="4614" w:name="_Toc355343808"/>
      <w:bookmarkStart w:id="4615" w:name="_Toc359587100"/>
      <w:r w:rsidRPr="00EC7B62">
        <w:t xml:space="preserve">Required </w:t>
      </w:r>
      <w:r>
        <w:t>Languages</w:t>
      </w:r>
      <w:bookmarkEnd w:id="4612"/>
    </w:p>
    <w:p w14:paraId="0CAE6F2F" w14:textId="6E49EA6F" w:rsidR="00EC7B62" w:rsidRDefault="00EC7B62" w:rsidP="00EC7B62">
      <w:pPr>
        <w:jc w:val="left"/>
      </w:pPr>
      <w:r>
        <w:t xml:space="preserve">Each task has a set of languages (derived from the associated Site). In order to be assigned to the task a resource </w:t>
      </w:r>
      <w:r w:rsidR="003F438F">
        <w:t xml:space="preserve">must </w:t>
      </w:r>
      <w:r>
        <w:t>be able to speak at least one of these languages.</w:t>
      </w:r>
    </w:p>
    <w:p w14:paraId="0CAE6F30" w14:textId="77777777" w:rsidR="00D77762" w:rsidRPr="001D70B7" w:rsidRDefault="00D77762" w:rsidP="00D77762">
      <w:pPr>
        <w:pStyle w:val="Heading3"/>
        <w:jc w:val="left"/>
        <w:rPr>
          <w:bCs/>
        </w:rPr>
      </w:pPr>
      <w:bookmarkStart w:id="4616" w:name="_Toc425500369"/>
      <w:r>
        <w:rPr>
          <w:bCs/>
        </w:rPr>
        <w:t>T</w:t>
      </w:r>
      <w:r w:rsidRPr="001D70B7">
        <w:rPr>
          <w:bCs/>
        </w:rPr>
        <w:t>ask Organizational Hierarchy</w:t>
      </w:r>
      <w:bookmarkEnd w:id="4613"/>
      <w:bookmarkEnd w:id="4614"/>
      <w:bookmarkEnd w:id="4615"/>
      <w:bookmarkEnd w:id="4616"/>
    </w:p>
    <w:p w14:paraId="0CAE6F31" w14:textId="77777777" w:rsidR="00D77762" w:rsidRDefault="00D77762" w:rsidP="00D77762">
      <w:pPr>
        <w:jc w:val="left"/>
      </w:pPr>
      <w:r w:rsidRPr="003E65B4">
        <w:t xml:space="preserve">Each task </w:t>
      </w:r>
      <w:r>
        <w:t xml:space="preserve">is </w:t>
      </w:r>
      <w:r w:rsidRPr="003E65B4">
        <w:t xml:space="preserve">attributed to one </w:t>
      </w:r>
      <w:r w:rsidRPr="007E2EAE">
        <w:t>Region and District</w:t>
      </w:r>
      <w:r>
        <w:t>.</w:t>
      </w:r>
      <w:r w:rsidRPr="003E65B4">
        <w:t xml:space="preserve"> ClickSchedule will use this as part of the decision making process when determining an</w:t>
      </w:r>
      <w:r w:rsidRPr="003E65B4" w:rsidDel="008D254D">
        <w:t xml:space="preserve"> </w:t>
      </w:r>
      <w:r w:rsidRPr="003E65B4">
        <w:t>assigned resource</w:t>
      </w:r>
      <w:r>
        <w:t xml:space="preserve"> (see </w:t>
      </w:r>
      <w:r w:rsidRPr="003E65B4">
        <w:t xml:space="preserve">section </w:t>
      </w:r>
      <w:r>
        <w:t>3.</w:t>
      </w:r>
      <w:r w:rsidR="005B22C0">
        <w:t>3</w:t>
      </w:r>
      <w:r>
        <w:t xml:space="preserve">). It is also </w:t>
      </w:r>
      <w:r w:rsidR="005102B6">
        <w:t>used</w:t>
      </w:r>
      <w:r>
        <w:t xml:space="preserve"> during appointment booking.</w:t>
      </w:r>
    </w:p>
    <w:p w14:paraId="0CAE6F32" w14:textId="77777777" w:rsidR="00443598" w:rsidRDefault="00443598" w:rsidP="00443598">
      <w:pPr>
        <w:pStyle w:val="Heading3"/>
        <w:jc w:val="left"/>
      </w:pPr>
      <w:bookmarkStart w:id="4617" w:name="_Ref363118745"/>
      <w:bookmarkStart w:id="4618" w:name="_Toc425500370"/>
      <w:r w:rsidRPr="00443598">
        <w:rPr>
          <w:bCs/>
        </w:rPr>
        <w:t>Rejection</w:t>
      </w:r>
      <w:r>
        <w:t xml:space="preserve"> Reasons</w:t>
      </w:r>
      <w:bookmarkEnd w:id="4617"/>
      <w:bookmarkEnd w:id="4618"/>
    </w:p>
    <w:p w14:paraId="0CAE6F33" w14:textId="77777777" w:rsidR="00443598" w:rsidRDefault="00652478" w:rsidP="00D77762">
      <w:pPr>
        <w:jc w:val="left"/>
      </w:pPr>
      <w:r>
        <w:t xml:space="preserve">Rejection reasons </w:t>
      </w:r>
      <w:r w:rsidR="000F7835">
        <w:t>are assumed to be</w:t>
      </w:r>
      <w:r>
        <w:t xml:space="preserve"> common across </w:t>
      </w:r>
      <w:r w:rsidR="000F7835">
        <w:t>all regions</w:t>
      </w:r>
      <w:r>
        <w:t xml:space="preserve">. </w:t>
      </w:r>
    </w:p>
    <w:tbl>
      <w:tblPr>
        <w:tblW w:w="963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1980"/>
        <w:gridCol w:w="1620"/>
        <w:gridCol w:w="6039"/>
      </w:tblGrid>
      <w:tr w:rsidR="00EC7B62" w:rsidRPr="003E65B4" w14:paraId="0CAE6F37" w14:textId="77777777" w:rsidTr="00690AE8">
        <w:tc>
          <w:tcPr>
            <w:tcW w:w="1980" w:type="dxa"/>
            <w:shd w:val="clear" w:color="auto" w:fill="1F497D" w:themeFill="text2"/>
          </w:tcPr>
          <w:p w14:paraId="0CAE6F34" w14:textId="77777777" w:rsidR="00EC7B62" w:rsidRPr="003E65B4" w:rsidRDefault="00EC7B62" w:rsidP="00690AE8">
            <w:pPr>
              <w:pStyle w:val="TableHeading"/>
              <w:jc w:val="left"/>
              <w:rPr>
                <w:bCs/>
              </w:rPr>
            </w:pPr>
            <w:bookmarkStart w:id="4619" w:name="_Ref363118794"/>
            <w:r w:rsidRPr="003E65B4">
              <w:rPr>
                <w:bCs/>
              </w:rPr>
              <w:t>Property Name</w:t>
            </w:r>
          </w:p>
        </w:tc>
        <w:tc>
          <w:tcPr>
            <w:tcW w:w="1620" w:type="dxa"/>
            <w:shd w:val="clear" w:color="auto" w:fill="1F497D" w:themeFill="text2"/>
          </w:tcPr>
          <w:p w14:paraId="0CAE6F35" w14:textId="77777777" w:rsidR="00EC7B62" w:rsidRPr="003E65B4" w:rsidRDefault="00EC7B62" w:rsidP="00690AE8">
            <w:pPr>
              <w:pStyle w:val="TableHeading"/>
              <w:jc w:val="left"/>
              <w:rPr>
                <w:bCs/>
              </w:rPr>
            </w:pPr>
            <w:r w:rsidRPr="003E65B4">
              <w:rPr>
                <w:bCs/>
              </w:rPr>
              <w:t>Data Type</w:t>
            </w:r>
          </w:p>
        </w:tc>
        <w:tc>
          <w:tcPr>
            <w:tcW w:w="6039" w:type="dxa"/>
            <w:shd w:val="clear" w:color="auto" w:fill="1F497D" w:themeFill="text2"/>
          </w:tcPr>
          <w:p w14:paraId="0CAE6F36" w14:textId="77777777" w:rsidR="00EC7B62" w:rsidRPr="003E65B4" w:rsidRDefault="00EC7B62" w:rsidP="00690AE8">
            <w:pPr>
              <w:pStyle w:val="TableHeading"/>
              <w:jc w:val="left"/>
              <w:rPr>
                <w:bCs/>
              </w:rPr>
            </w:pPr>
            <w:r w:rsidRPr="003E65B4">
              <w:rPr>
                <w:bCs/>
              </w:rPr>
              <w:t>Description</w:t>
            </w:r>
          </w:p>
        </w:tc>
      </w:tr>
      <w:tr w:rsidR="00EC7B62" w:rsidRPr="003E65B4" w14:paraId="0CAE6F3B" w14:textId="77777777" w:rsidTr="00690AE8">
        <w:tc>
          <w:tcPr>
            <w:tcW w:w="1980" w:type="dxa"/>
          </w:tcPr>
          <w:p w14:paraId="0CAE6F38" w14:textId="77777777" w:rsidR="00EC7B62" w:rsidRPr="003E65B4" w:rsidRDefault="00EC7B62" w:rsidP="00690AE8">
            <w:pPr>
              <w:jc w:val="left"/>
            </w:pPr>
            <w:r w:rsidRPr="003E65B4">
              <w:t>Name</w:t>
            </w:r>
          </w:p>
        </w:tc>
        <w:tc>
          <w:tcPr>
            <w:tcW w:w="1620" w:type="dxa"/>
          </w:tcPr>
          <w:p w14:paraId="0CAE6F39" w14:textId="77777777" w:rsidR="00EC7B62" w:rsidRPr="003E65B4" w:rsidRDefault="00EC7B62" w:rsidP="00690AE8">
            <w:pPr>
              <w:jc w:val="left"/>
            </w:pPr>
            <w:r w:rsidRPr="003E65B4">
              <w:t>Text</w:t>
            </w:r>
          </w:p>
        </w:tc>
        <w:tc>
          <w:tcPr>
            <w:tcW w:w="6039" w:type="dxa"/>
          </w:tcPr>
          <w:p w14:paraId="0CAE6F3A" w14:textId="77777777" w:rsidR="00EC7B62" w:rsidRPr="003E65B4" w:rsidRDefault="00EC7B62" w:rsidP="00EC7B62">
            <w:pPr>
              <w:jc w:val="left"/>
            </w:pPr>
            <w:r>
              <w:t>Indicates the name of the rejection reason.</w:t>
            </w:r>
          </w:p>
        </w:tc>
      </w:tr>
    </w:tbl>
    <w:p w14:paraId="0CAE6F3C" w14:textId="77777777" w:rsidR="00443598" w:rsidRDefault="00443598" w:rsidP="00443598">
      <w:pPr>
        <w:pStyle w:val="Heading3"/>
        <w:jc w:val="left"/>
      </w:pPr>
      <w:bookmarkStart w:id="4620" w:name="_Toc425500371"/>
      <w:r w:rsidRPr="00443598">
        <w:rPr>
          <w:bCs/>
        </w:rPr>
        <w:t>Incompletion</w:t>
      </w:r>
      <w:r>
        <w:t xml:space="preserve"> Reasons</w:t>
      </w:r>
      <w:bookmarkEnd w:id="4619"/>
      <w:bookmarkEnd w:id="4620"/>
    </w:p>
    <w:p w14:paraId="0CAE6F3D" w14:textId="77777777" w:rsidR="00443598" w:rsidRDefault="00134E71" w:rsidP="00D77762">
      <w:pPr>
        <w:jc w:val="left"/>
      </w:pPr>
      <w:r>
        <w:t>There is a specified set of incompletion reasons from which the FSE may select</w:t>
      </w:r>
      <w:r w:rsidR="00443598">
        <w:t>.</w:t>
      </w:r>
      <w:r>
        <w:t xml:space="preserve"> This is assumed to be common across all regions.</w:t>
      </w:r>
    </w:p>
    <w:tbl>
      <w:tblPr>
        <w:tblW w:w="963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1980"/>
        <w:gridCol w:w="1620"/>
        <w:gridCol w:w="6039"/>
      </w:tblGrid>
      <w:tr w:rsidR="000E5A86" w:rsidRPr="003E65B4" w14:paraId="0CAE6F41" w14:textId="77777777" w:rsidTr="00A31FB3">
        <w:tc>
          <w:tcPr>
            <w:tcW w:w="1980" w:type="dxa"/>
            <w:shd w:val="clear" w:color="auto" w:fill="1F497D" w:themeFill="text2"/>
          </w:tcPr>
          <w:p w14:paraId="0CAE6F3E" w14:textId="77777777" w:rsidR="000E5A86" w:rsidRPr="003E65B4" w:rsidRDefault="000E5A86" w:rsidP="00A31FB3">
            <w:pPr>
              <w:pStyle w:val="TableHeading"/>
              <w:jc w:val="left"/>
              <w:rPr>
                <w:bCs/>
              </w:rPr>
            </w:pPr>
            <w:r w:rsidRPr="003E65B4">
              <w:rPr>
                <w:bCs/>
              </w:rPr>
              <w:t>Property Name</w:t>
            </w:r>
          </w:p>
        </w:tc>
        <w:tc>
          <w:tcPr>
            <w:tcW w:w="1620" w:type="dxa"/>
            <w:shd w:val="clear" w:color="auto" w:fill="1F497D" w:themeFill="text2"/>
          </w:tcPr>
          <w:p w14:paraId="0CAE6F3F" w14:textId="77777777" w:rsidR="000E5A86" w:rsidRPr="003E65B4" w:rsidRDefault="000E5A86" w:rsidP="00A31FB3">
            <w:pPr>
              <w:pStyle w:val="TableHeading"/>
              <w:jc w:val="left"/>
              <w:rPr>
                <w:bCs/>
              </w:rPr>
            </w:pPr>
            <w:r w:rsidRPr="003E65B4">
              <w:rPr>
                <w:bCs/>
              </w:rPr>
              <w:t>Data Type</w:t>
            </w:r>
          </w:p>
        </w:tc>
        <w:tc>
          <w:tcPr>
            <w:tcW w:w="6039" w:type="dxa"/>
            <w:shd w:val="clear" w:color="auto" w:fill="1F497D" w:themeFill="text2"/>
          </w:tcPr>
          <w:p w14:paraId="0CAE6F40" w14:textId="77777777" w:rsidR="000E5A86" w:rsidRPr="003E65B4" w:rsidRDefault="000E5A86" w:rsidP="00A31FB3">
            <w:pPr>
              <w:pStyle w:val="TableHeading"/>
              <w:jc w:val="left"/>
              <w:rPr>
                <w:bCs/>
              </w:rPr>
            </w:pPr>
            <w:r w:rsidRPr="003E65B4">
              <w:rPr>
                <w:bCs/>
              </w:rPr>
              <w:t>Description</w:t>
            </w:r>
          </w:p>
        </w:tc>
      </w:tr>
      <w:tr w:rsidR="000E5A86" w:rsidRPr="003E65B4" w14:paraId="0CAE6F45" w14:textId="77777777" w:rsidTr="00A31FB3">
        <w:tc>
          <w:tcPr>
            <w:tcW w:w="1980" w:type="dxa"/>
          </w:tcPr>
          <w:p w14:paraId="0CAE6F42" w14:textId="77777777" w:rsidR="000E5A86" w:rsidRPr="003E65B4" w:rsidRDefault="000E5A86" w:rsidP="00A31FB3">
            <w:pPr>
              <w:jc w:val="left"/>
            </w:pPr>
            <w:r w:rsidRPr="003E65B4">
              <w:t>Name</w:t>
            </w:r>
          </w:p>
        </w:tc>
        <w:tc>
          <w:tcPr>
            <w:tcW w:w="1620" w:type="dxa"/>
          </w:tcPr>
          <w:p w14:paraId="0CAE6F43" w14:textId="77777777" w:rsidR="000E5A86" w:rsidRPr="003E65B4" w:rsidRDefault="000E5A86" w:rsidP="00A31FB3">
            <w:pPr>
              <w:jc w:val="left"/>
            </w:pPr>
            <w:r w:rsidRPr="003E65B4">
              <w:t>Text</w:t>
            </w:r>
          </w:p>
        </w:tc>
        <w:tc>
          <w:tcPr>
            <w:tcW w:w="6039" w:type="dxa"/>
          </w:tcPr>
          <w:p w14:paraId="0CAE6F44" w14:textId="77777777" w:rsidR="000E5A86" w:rsidRPr="003E65B4" w:rsidRDefault="000E5A86" w:rsidP="000E5A86">
            <w:pPr>
              <w:jc w:val="left"/>
            </w:pPr>
            <w:r>
              <w:t>Indicates the name of the incompletion reason.</w:t>
            </w:r>
          </w:p>
        </w:tc>
      </w:tr>
    </w:tbl>
    <w:p w14:paraId="0CAE6F46" w14:textId="77777777" w:rsidR="000E5A86" w:rsidRDefault="000E5A86" w:rsidP="00D77762">
      <w:pPr>
        <w:jc w:val="left"/>
      </w:pPr>
    </w:p>
    <w:p w14:paraId="0CAE6F47" w14:textId="77777777" w:rsidR="00134E71" w:rsidRPr="00134E71" w:rsidRDefault="00134E71" w:rsidP="00D77762">
      <w:pPr>
        <w:jc w:val="left"/>
        <w:rPr>
          <w:i/>
        </w:rPr>
      </w:pPr>
      <w:r w:rsidRPr="00134E71">
        <w:rPr>
          <w:i/>
        </w:rPr>
        <w:t>GE to provide the full list of options during the Design phase.</w:t>
      </w:r>
    </w:p>
    <w:p w14:paraId="0CAE6F48" w14:textId="77777777" w:rsidR="00134E71" w:rsidRPr="00134E71" w:rsidRDefault="00F15DBB" w:rsidP="00AE772B">
      <w:pPr>
        <w:pStyle w:val="Heading3"/>
      </w:pPr>
      <w:bookmarkStart w:id="4621" w:name="_Ref364691611"/>
      <w:bookmarkStart w:id="4622" w:name="_Toc425500372"/>
      <w:bookmarkStart w:id="4623" w:name="_Toc332982026"/>
      <w:bookmarkStart w:id="4624" w:name="_Toc355343809"/>
      <w:bookmarkStart w:id="4625" w:name="_Toc359587101"/>
      <w:bookmarkStart w:id="4626" w:name="_Ref196194873"/>
      <w:commentRangeStart w:id="4627"/>
      <w:r>
        <w:t xml:space="preserve">Job </w:t>
      </w:r>
      <w:r w:rsidR="00134E71">
        <w:t>Comments</w:t>
      </w:r>
      <w:bookmarkEnd w:id="4621"/>
      <w:commentRangeEnd w:id="4627"/>
      <w:r w:rsidR="003F1277">
        <w:rPr>
          <w:rStyle w:val="CommentReference"/>
          <w:rFonts w:asciiTheme="minorHAnsi" w:hAnsiTheme="minorHAnsi"/>
          <w:b w:val="0"/>
        </w:rPr>
        <w:commentReference w:id="4627"/>
      </w:r>
      <w:bookmarkEnd w:id="4622"/>
    </w:p>
    <w:p w14:paraId="0CAE6F49" w14:textId="77777777" w:rsidR="00134E71" w:rsidRDefault="00134E71" w:rsidP="00134E71">
      <w:pPr>
        <w:jc w:val="left"/>
      </w:pPr>
      <w:r>
        <w:t xml:space="preserve">GE </w:t>
      </w:r>
      <w:r w:rsidR="005B662D">
        <w:t>requires</w:t>
      </w:r>
      <w:r>
        <w:t xml:space="preserve"> that the full </w:t>
      </w:r>
      <w:r w:rsidR="00F15DBB">
        <w:t xml:space="preserve">job </w:t>
      </w:r>
      <w:r>
        <w:t>comments related to the job</w:t>
      </w:r>
      <w:r w:rsidR="00F15DBB">
        <w:t xml:space="preserve"> be accessible from the web client and the mobile device</w:t>
      </w:r>
      <w:r w:rsidRPr="003E65B4">
        <w:t>.</w:t>
      </w:r>
      <w:r>
        <w:t xml:space="preserve">  </w:t>
      </w:r>
      <w:r w:rsidR="00AF6D6B">
        <w:t xml:space="preserve">These are held </w:t>
      </w:r>
      <w:r w:rsidR="00F15DBB">
        <w:t xml:space="preserve">in a separate object, </w:t>
      </w:r>
      <w:r w:rsidR="00AF6D6B">
        <w:t>for reference from the task</w:t>
      </w:r>
      <w:r w:rsidR="00F15DBB">
        <w:t xml:space="preserve">(s) to which they relate, in order to maximize efficiency in </w:t>
      </w:r>
      <w:r w:rsidR="00000B17">
        <w:t>management of this potentially large amount of data</w:t>
      </w:r>
      <w:r w:rsidR="00AF6D6B">
        <w:t>.</w:t>
      </w:r>
      <w:r w:rsidR="008B42A5">
        <w:t xml:space="preserve"> </w:t>
      </w:r>
    </w:p>
    <w:p w14:paraId="0CAE6F4A" w14:textId="77777777" w:rsidR="00B81E2B" w:rsidRDefault="00B81E2B" w:rsidP="00B81E2B">
      <w:r>
        <w:t xml:space="preserve">For clarity and consistency this is represented as a business object type called </w:t>
      </w:r>
      <w:commentRangeStart w:id="4628"/>
      <w:r>
        <w:t xml:space="preserve">GEHCJobComments </w:t>
      </w:r>
      <w:commentRangeEnd w:id="4628"/>
      <w:r w:rsidR="00907794">
        <w:rPr>
          <w:rStyle w:val="CommentReference"/>
        </w:rPr>
        <w:commentReference w:id="4628"/>
      </w:r>
      <w:r>
        <w:t>within ClickSchedule.</w:t>
      </w:r>
    </w:p>
    <w:p w14:paraId="0CAE6F4B" w14:textId="77777777" w:rsidR="000460B6" w:rsidRPr="000460B6" w:rsidRDefault="000460B6" w:rsidP="00134E71">
      <w:pPr>
        <w:jc w:val="left"/>
        <w:rPr>
          <w:i/>
          <w:color w:val="0F243E"/>
        </w:rPr>
      </w:pPr>
    </w:p>
    <w:tbl>
      <w:tblPr>
        <w:tblW w:w="486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65"/>
        <w:gridCol w:w="1370"/>
        <w:gridCol w:w="2267"/>
        <w:gridCol w:w="1150"/>
        <w:gridCol w:w="964"/>
        <w:gridCol w:w="935"/>
        <w:gridCol w:w="1330"/>
      </w:tblGrid>
      <w:tr w:rsidR="00AF6D6B" w:rsidRPr="004517E7" w14:paraId="0CAE6F53" w14:textId="77777777" w:rsidTr="00B81E2B">
        <w:trPr>
          <w:cantSplit/>
          <w:tblHeader/>
        </w:trPr>
        <w:tc>
          <w:tcPr>
            <w:tcW w:w="902" w:type="pct"/>
            <w:shd w:val="clear" w:color="auto" w:fill="1F497D" w:themeFill="text2"/>
          </w:tcPr>
          <w:p w14:paraId="0CAE6F4C" w14:textId="77777777" w:rsidR="00AF6D6B" w:rsidRPr="004517E7" w:rsidRDefault="00AF6D6B" w:rsidP="00690AE8">
            <w:pPr>
              <w:pStyle w:val="TableHeading"/>
              <w:tabs>
                <w:tab w:val="left" w:pos="1305"/>
              </w:tabs>
              <w:jc w:val="left"/>
              <w:rPr>
                <w:bCs/>
                <w:szCs w:val="21"/>
              </w:rPr>
            </w:pPr>
            <w:r w:rsidRPr="004517E7">
              <w:rPr>
                <w:bCs/>
                <w:szCs w:val="21"/>
              </w:rPr>
              <w:t>Property</w:t>
            </w:r>
            <w:r w:rsidRPr="004517E7">
              <w:rPr>
                <w:bCs/>
                <w:szCs w:val="21"/>
              </w:rPr>
              <w:tab/>
            </w:r>
          </w:p>
        </w:tc>
        <w:tc>
          <w:tcPr>
            <w:tcW w:w="700" w:type="pct"/>
            <w:shd w:val="clear" w:color="auto" w:fill="1F497D" w:themeFill="text2"/>
          </w:tcPr>
          <w:p w14:paraId="0CAE6F4D" w14:textId="77777777" w:rsidR="00AF6D6B" w:rsidRPr="004517E7" w:rsidRDefault="00AF6D6B" w:rsidP="00690AE8">
            <w:pPr>
              <w:pStyle w:val="TableHeading"/>
              <w:jc w:val="left"/>
              <w:rPr>
                <w:bCs/>
                <w:szCs w:val="21"/>
              </w:rPr>
            </w:pPr>
            <w:r w:rsidRPr="004517E7">
              <w:rPr>
                <w:bCs/>
                <w:szCs w:val="21"/>
              </w:rPr>
              <w:t>Visible Name</w:t>
            </w:r>
          </w:p>
        </w:tc>
        <w:tc>
          <w:tcPr>
            <w:tcW w:w="1159" w:type="pct"/>
            <w:shd w:val="clear" w:color="auto" w:fill="1F497D" w:themeFill="text2"/>
          </w:tcPr>
          <w:p w14:paraId="0CAE6F4E" w14:textId="77777777" w:rsidR="00AF6D6B" w:rsidRPr="004517E7" w:rsidRDefault="00AF6D6B" w:rsidP="00690AE8">
            <w:pPr>
              <w:pStyle w:val="TableHeading"/>
              <w:jc w:val="left"/>
              <w:rPr>
                <w:bCs/>
                <w:szCs w:val="21"/>
              </w:rPr>
            </w:pPr>
            <w:r w:rsidRPr="004517E7">
              <w:rPr>
                <w:bCs/>
                <w:szCs w:val="21"/>
              </w:rPr>
              <w:t>Description</w:t>
            </w:r>
          </w:p>
        </w:tc>
        <w:tc>
          <w:tcPr>
            <w:tcW w:w="588" w:type="pct"/>
            <w:shd w:val="clear" w:color="auto" w:fill="1F497D" w:themeFill="text2"/>
          </w:tcPr>
          <w:p w14:paraId="0CAE6F4F" w14:textId="77777777" w:rsidR="00AF6D6B" w:rsidRPr="004517E7" w:rsidRDefault="00AF6D6B" w:rsidP="00690AE8">
            <w:pPr>
              <w:pStyle w:val="TableHeading"/>
              <w:jc w:val="left"/>
              <w:rPr>
                <w:bCs/>
                <w:szCs w:val="21"/>
              </w:rPr>
            </w:pPr>
            <w:r w:rsidRPr="004517E7">
              <w:rPr>
                <w:bCs/>
                <w:szCs w:val="21"/>
              </w:rPr>
              <w:t>Type</w:t>
            </w:r>
          </w:p>
        </w:tc>
        <w:tc>
          <w:tcPr>
            <w:tcW w:w="493" w:type="pct"/>
            <w:shd w:val="clear" w:color="auto" w:fill="1F497D" w:themeFill="text2"/>
          </w:tcPr>
          <w:p w14:paraId="0CAE6F50" w14:textId="77777777" w:rsidR="00AF6D6B" w:rsidRPr="004517E7" w:rsidRDefault="00AF6D6B" w:rsidP="00690AE8">
            <w:pPr>
              <w:pStyle w:val="TableHeading"/>
              <w:jc w:val="left"/>
              <w:rPr>
                <w:bCs/>
                <w:szCs w:val="21"/>
              </w:rPr>
            </w:pPr>
            <w:r w:rsidRPr="004517E7">
              <w:rPr>
                <w:bCs/>
                <w:szCs w:val="21"/>
              </w:rPr>
              <w:t>Access</w:t>
            </w:r>
          </w:p>
        </w:tc>
        <w:tc>
          <w:tcPr>
            <w:tcW w:w="478" w:type="pct"/>
            <w:shd w:val="clear" w:color="auto" w:fill="1F497D" w:themeFill="text2"/>
          </w:tcPr>
          <w:p w14:paraId="0CAE6F51" w14:textId="77777777" w:rsidR="00AF6D6B" w:rsidRPr="004517E7" w:rsidRDefault="00AF6D6B" w:rsidP="00690AE8">
            <w:pPr>
              <w:pStyle w:val="TableHeading"/>
              <w:jc w:val="left"/>
              <w:rPr>
                <w:bCs/>
                <w:szCs w:val="21"/>
              </w:rPr>
            </w:pPr>
            <w:r w:rsidRPr="004517E7">
              <w:rPr>
                <w:bCs/>
                <w:szCs w:val="21"/>
              </w:rPr>
              <w:t>Owner</w:t>
            </w:r>
          </w:p>
        </w:tc>
        <w:tc>
          <w:tcPr>
            <w:tcW w:w="680" w:type="pct"/>
            <w:shd w:val="clear" w:color="auto" w:fill="1F497D" w:themeFill="text2"/>
          </w:tcPr>
          <w:p w14:paraId="0CAE6F52" w14:textId="77777777" w:rsidR="00AF6D6B" w:rsidRPr="004517E7" w:rsidRDefault="00AF6D6B" w:rsidP="00690AE8">
            <w:pPr>
              <w:pStyle w:val="TableHeading"/>
              <w:jc w:val="left"/>
              <w:rPr>
                <w:bCs/>
                <w:szCs w:val="21"/>
              </w:rPr>
            </w:pPr>
            <w:r w:rsidRPr="004517E7">
              <w:rPr>
                <w:bCs/>
                <w:szCs w:val="21"/>
              </w:rPr>
              <w:t>Mandatory?</w:t>
            </w:r>
          </w:p>
        </w:tc>
      </w:tr>
      <w:tr w:rsidR="00B81E2B" w:rsidRPr="004517E7" w14:paraId="0CAE6F5B" w14:textId="77777777" w:rsidTr="00B81E2B">
        <w:trPr>
          <w:cantSplit/>
        </w:trPr>
        <w:tc>
          <w:tcPr>
            <w:tcW w:w="902" w:type="pct"/>
          </w:tcPr>
          <w:p w14:paraId="0CAE6F54" w14:textId="2DA74B49" w:rsidR="00B81E2B" w:rsidRDefault="00D01A1B" w:rsidP="00A31FB3">
            <w:pPr>
              <w:pStyle w:val="TableText"/>
              <w:jc w:val="left"/>
              <w:rPr>
                <w:rFonts w:cs="Arial"/>
                <w:szCs w:val="21"/>
              </w:rPr>
            </w:pPr>
            <w:r>
              <w:rPr>
                <w:rFonts w:cs="Arial"/>
                <w:szCs w:val="21"/>
              </w:rPr>
              <w:t>SIEBEL</w:t>
            </w:r>
            <w:r w:rsidR="00B81E2B">
              <w:rPr>
                <w:rFonts w:cs="Arial"/>
                <w:szCs w:val="21"/>
              </w:rPr>
              <w:t>JobNumber</w:t>
            </w:r>
          </w:p>
        </w:tc>
        <w:tc>
          <w:tcPr>
            <w:tcW w:w="700" w:type="pct"/>
          </w:tcPr>
          <w:p w14:paraId="0CAE6F55" w14:textId="05FFE8EB" w:rsidR="00B81E2B" w:rsidRDefault="00D01A1B" w:rsidP="00A31FB3">
            <w:pPr>
              <w:pStyle w:val="TableText"/>
              <w:jc w:val="left"/>
              <w:rPr>
                <w:rFonts w:cs="Arial"/>
                <w:szCs w:val="21"/>
              </w:rPr>
            </w:pPr>
            <w:r>
              <w:rPr>
                <w:rFonts w:cs="Arial"/>
                <w:szCs w:val="21"/>
              </w:rPr>
              <w:t>SIEBEL</w:t>
            </w:r>
            <w:r w:rsidR="00B81E2B">
              <w:rPr>
                <w:rFonts w:cs="Arial"/>
                <w:szCs w:val="21"/>
              </w:rPr>
              <w:t xml:space="preserve"> Job Number</w:t>
            </w:r>
          </w:p>
        </w:tc>
        <w:tc>
          <w:tcPr>
            <w:tcW w:w="1159" w:type="pct"/>
          </w:tcPr>
          <w:p w14:paraId="0CAE6F56" w14:textId="45973818" w:rsidR="00B81E2B" w:rsidRDefault="00B81E2B" w:rsidP="00A31FB3">
            <w:pPr>
              <w:pStyle w:val="TableText"/>
              <w:jc w:val="left"/>
              <w:rPr>
                <w:rFonts w:cs="Arial"/>
                <w:szCs w:val="21"/>
              </w:rPr>
            </w:pPr>
            <w:r>
              <w:rPr>
                <w:rFonts w:cs="Arial"/>
                <w:szCs w:val="21"/>
              </w:rPr>
              <w:t xml:space="preserve">The ID that uniquely identifies the associated job in </w:t>
            </w:r>
            <w:r w:rsidR="00D01A1B">
              <w:rPr>
                <w:rFonts w:cs="Arial"/>
                <w:szCs w:val="21"/>
              </w:rPr>
              <w:t>SIEBEL</w:t>
            </w:r>
            <w:r>
              <w:rPr>
                <w:rFonts w:cs="Arial"/>
                <w:szCs w:val="21"/>
              </w:rPr>
              <w:t>.</w:t>
            </w:r>
          </w:p>
        </w:tc>
        <w:tc>
          <w:tcPr>
            <w:tcW w:w="588" w:type="pct"/>
          </w:tcPr>
          <w:p w14:paraId="0CAE6F57" w14:textId="77777777" w:rsidR="00B81E2B" w:rsidRDefault="00B81E2B" w:rsidP="00A31FB3">
            <w:pPr>
              <w:pStyle w:val="TableText"/>
              <w:jc w:val="left"/>
              <w:rPr>
                <w:rFonts w:cs="Arial"/>
                <w:szCs w:val="21"/>
              </w:rPr>
            </w:pPr>
            <w:r>
              <w:rPr>
                <w:rFonts w:cs="Arial"/>
                <w:szCs w:val="21"/>
              </w:rPr>
              <w:t>String (64)</w:t>
            </w:r>
          </w:p>
        </w:tc>
        <w:tc>
          <w:tcPr>
            <w:tcW w:w="493" w:type="pct"/>
          </w:tcPr>
          <w:p w14:paraId="0CAE6F58" w14:textId="77777777" w:rsidR="00B81E2B" w:rsidRPr="004517E7" w:rsidRDefault="00B81E2B" w:rsidP="00A31FB3">
            <w:pPr>
              <w:pStyle w:val="TableText"/>
              <w:jc w:val="left"/>
              <w:rPr>
                <w:rFonts w:cs="Arial"/>
                <w:szCs w:val="21"/>
              </w:rPr>
            </w:pPr>
            <w:r>
              <w:rPr>
                <w:rFonts w:cs="Arial"/>
                <w:szCs w:val="21"/>
              </w:rPr>
              <w:t>Non-Editable</w:t>
            </w:r>
          </w:p>
        </w:tc>
        <w:tc>
          <w:tcPr>
            <w:tcW w:w="475" w:type="pct"/>
          </w:tcPr>
          <w:p w14:paraId="0CAE6F59" w14:textId="77777777" w:rsidR="00B81E2B" w:rsidRDefault="00B81E2B" w:rsidP="00A31FB3">
            <w:pPr>
              <w:pStyle w:val="TableText"/>
              <w:jc w:val="left"/>
              <w:rPr>
                <w:rFonts w:cs="Arial"/>
                <w:szCs w:val="21"/>
              </w:rPr>
            </w:pPr>
            <w:r>
              <w:rPr>
                <w:rFonts w:cs="Arial"/>
                <w:szCs w:val="21"/>
              </w:rPr>
              <w:t>GEHC</w:t>
            </w:r>
          </w:p>
        </w:tc>
        <w:tc>
          <w:tcPr>
            <w:tcW w:w="580" w:type="pct"/>
          </w:tcPr>
          <w:p w14:paraId="0CAE6F5A" w14:textId="77777777" w:rsidR="00B81E2B" w:rsidRPr="004517E7" w:rsidRDefault="00B81E2B" w:rsidP="00A31FB3">
            <w:pPr>
              <w:pStyle w:val="TableText"/>
              <w:jc w:val="left"/>
              <w:rPr>
                <w:rFonts w:cs="Arial"/>
                <w:szCs w:val="21"/>
              </w:rPr>
            </w:pPr>
            <w:r>
              <w:rPr>
                <w:rFonts w:cs="Arial"/>
                <w:szCs w:val="21"/>
              </w:rPr>
              <w:t>Yes</w:t>
            </w:r>
          </w:p>
        </w:tc>
      </w:tr>
      <w:tr w:rsidR="003B3D5F" w:rsidRPr="004517E7" w14:paraId="0CAE6F63" w14:textId="77777777" w:rsidTr="00B81E2B">
        <w:trPr>
          <w:cantSplit/>
        </w:trPr>
        <w:tc>
          <w:tcPr>
            <w:tcW w:w="902" w:type="pct"/>
          </w:tcPr>
          <w:p w14:paraId="0CAE6F5C" w14:textId="77777777" w:rsidR="003B3D5F" w:rsidRDefault="00BC768D" w:rsidP="00690AE8">
            <w:pPr>
              <w:pStyle w:val="TableText"/>
              <w:jc w:val="left"/>
              <w:rPr>
                <w:rFonts w:cs="Arial"/>
                <w:szCs w:val="21"/>
              </w:rPr>
            </w:pPr>
            <w:r>
              <w:rPr>
                <w:rFonts w:cs="Arial"/>
                <w:szCs w:val="21"/>
              </w:rPr>
              <w:lastRenderedPageBreak/>
              <w:t>Text</w:t>
            </w:r>
          </w:p>
        </w:tc>
        <w:tc>
          <w:tcPr>
            <w:tcW w:w="700" w:type="pct"/>
          </w:tcPr>
          <w:p w14:paraId="0CAE6F5D" w14:textId="77777777" w:rsidR="003B3D5F" w:rsidRDefault="003B3D5F" w:rsidP="00690AE8">
            <w:pPr>
              <w:pStyle w:val="TableText"/>
              <w:jc w:val="left"/>
              <w:rPr>
                <w:rFonts w:cs="Arial"/>
                <w:szCs w:val="21"/>
              </w:rPr>
            </w:pPr>
            <w:r>
              <w:rPr>
                <w:rFonts w:cs="Arial"/>
                <w:szCs w:val="21"/>
              </w:rPr>
              <w:t>Full Job Comments</w:t>
            </w:r>
          </w:p>
        </w:tc>
        <w:tc>
          <w:tcPr>
            <w:tcW w:w="1159" w:type="pct"/>
          </w:tcPr>
          <w:p w14:paraId="0CAE6F5E" w14:textId="554FB773" w:rsidR="003B3D5F" w:rsidRDefault="003B3D5F" w:rsidP="00AF6D6B">
            <w:pPr>
              <w:pStyle w:val="TableText"/>
              <w:jc w:val="left"/>
              <w:rPr>
                <w:rFonts w:cs="Arial"/>
                <w:szCs w:val="21"/>
              </w:rPr>
            </w:pPr>
            <w:r>
              <w:rPr>
                <w:rFonts w:cs="Arial"/>
                <w:szCs w:val="21"/>
              </w:rPr>
              <w:t xml:space="preserve">The full job comment extracted from </w:t>
            </w:r>
            <w:r w:rsidR="00D01A1B">
              <w:rPr>
                <w:rFonts w:cs="Arial"/>
                <w:szCs w:val="21"/>
              </w:rPr>
              <w:t>SIEBEL</w:t>
            </w:r>
            <w:r>
              <w:rPr>
                <w:rFonts w:cs="Arial"/>
                <w:szCs w:val="21"/>
              </w:rPr>
              <w:t>.</w:t>
            </w:r>
          </w:p>
        </w:tc>
        <w:tc>
          <w:tcPr>
            <w:tcW w:w="588" w:type="pct"/>
          </w:tcPr>
          <w:p w14:paraId="0CAE6F5F" w14:textId="77777777" w:rsidR="003B3D5F" w:rsidRDefault="003B3D5F" w:rsidP="00AF6D6B">
            <w:pPr>
              <w:pStyle w:val="TableText"/>
              <w:jc w:val="left"/>
              <w:rPr>
                <w:rFonts w:cs="Arial"/>
                <w:szCs w:val="21"/>
              </w:rPr>
            </w:pPr>
            <w:r>
              <w:rPr>
                <w:rFonts w:cs="Arial"/>
                <w:szCs w:val="21"/>
              </w:rPr>
              <w:t>String (unlimited)</w:t>
            </w:r>
          </w:p>
        </w:tc>
        <w:tc>
          <w:tcPr>
            <w:tcW w:w="493" w:type="pct"/>
          </w:tcPr>
          <w:p w14:paraId="0CAE6F60" w14:textId="77777777" w:rsidR="003B3D5F" w:rsidRDefault="003B3D5F" w:rsidP="00690AE8">
            <w:pPr>
              <w:pStyle w:val="TableText"/>
              <w:jc w:val="left"/>
              <w:rPr>
                <w:rFonts w:cs="Arial"/>
                <w:szCs w:val="21"/>
              </w:rPr>
            </w:pPr>
            <w:r>
              <w:rPr>
                <w:rFonts w:cs="Arial"/>
                <w:szCs w:val="21"/>
              </w:rPr>
              <w:t>Non-Editable</w:t>
            </w:r>
          </w:p>
        </w:tc>
        <w:tc>
          <w:tcPr>
            <w:tcW w:w="478" w:type="pct"/>
          </w:tcPr>
          <w:p w14:paraId="0CAE6F61" w14:textId="77777777" w:rsidR="003B3D5F" w:rsidRDefault="003B3D5F" w:rsidP="00690AE8">
            <w:pPr>
              <w:pStyle w:val="TableText"/>
              <w:jc w:val="left"/>
              <w:rPr>
                <w:rFonts w:cs="Arial"/>
                <w:szCs w:val="21"/>
              </w:rPr>
            </w:pPr>
            <w:r>
              <w:rPr>
                <w:rFonts w:cs="Arial"/>
                <w:szCs w:val="21"/>
              </w:rPr>
              <w:t>GEHC</w:t>
            </w:r>
          </w:p>
        </w:tc>
        <w:tc>
          <w:tcPr>
            <w:tcW w:w="680" w:type="pct"/>
          </w:tcPr>
          <w:p w14:paraId="0CAE6F62" w14:textId="77777777" w:rsidR="003B3D5F" w:rsidRDefault="003B3D5F" w:rsidP="00690AE8">
            <w:pPr>
              <w:pStyle w:val="TableText"/>
              <w:jc w:val="left"/>
              <w:rPr>
                <w:rFonts w:cs="Arial"/>
                <w:szCs w:val="21"/>
              </w:rPr>
            </w:pPr>
            <w:r>
              <w:rPr>
                <w:rFonts w:cs="Arial"/>
                <w:szCs w:val="21"/>
              </w:rPr>
              <w:t>No</w:t>
            </w:r>
          </w:p>
        </w:tc>
      </w:tr>
    </w:tbl>
    <w:p w14:paraId="0CAE6F64" w14:textId="77777777" w:rsidR="00D77762" w:rsidRPr="001D70B7" w:rsidRDefault="00D77762" w:rsidP="00D77762">
      <w:pPr>
        <w:pStyle w:val="Heading3"/>
        <w:jc w:val="left"/>
        <w:rPr>
          <w:bCs/>
        </w:rPr>
      </w:pPr>
      <w:bookmarkStart w:id="4629" w:name="_Toc425500373"/>
      <w:r w:rsidRPr="001D70B7">
        <w:rPr>
          <w:bCs/>
        </w:rPr>
        <w:t>Resource</w:t>
      </w:r>
      <w:bookmarkEnd w:id="4623"/>
      <w:bookmarkEnd w:id="4624"/>
      <w:bookmarkEnd w:id="4625"/>
      <w:r w:rsidR="00836252">
        <w:rPr>
          <w:bCs/>
        </w:rPr>
        <w:t xml:space="preserve"> Specifications</w:t>
      </w:r>
      <w:bookmarkEnd w:id="4629"/>
    </w:p>
    <w:p w14:paraId="0CAE6F65" w14:textId="77777777" w:rsidR="00836252" w:rsidRDefault="00D77762" w:rsidP="00D77762">
      <w:pPr>
        <w:pStyle w:val="BodyText3"/>
        <w:ind w:left="0"/>
      </w:pPr>
      <w:bookmarkStart w:id="4630" w:name="_Ref197261476"/>
      <w:bookmarkStart w:id="4631" w:name="_Ref197261482"/>
      <w:bookmarkStart w:id="4632" w:name="_Ref221007488"/>
      <w:bookmarkStart w:id="4633" w:name="_Ref221007493"/>
      <w:bookmarkStart w:id="4634" w:name="_Toc332982027"/>
      <w:r w:rsidRPr="00684F82">
        <w:t>It is possible to specify</w:t>
      </w:r>
      <w:r>
        <w:t>,</w:t>
      </w:r>
      <w:r w:rsidRPr="00684F82">
        <w:t xml:space="preserve"> for each task</w:t>
      </w:r>
      <w:r>
        <w:t>,</w:t>
      </w:r>
      <w:r w:rsidRPr="00684F82">
        <w:t xml:space="preserve"> </w:t>
      </w:r>
      <w:r w:rsidR="00836252">
        <w:t>several</w:t>
      </w:r>
      <w:r w:rsidR="00836252" w:rsidRPr="00684F82">
        <w:t xml:space="preserve"> </w:t>
      </w:r>
      <w:r w:rsidRPr="00684F82">
        <w:t>list</w:t>
      </w:r>
      <w:r w:rsidR="00836252">
        <w:t>s</w:t>
      </w:r>
      <w:r w:rsidRPr="00684F82">
        <w:t xml:space="preserve"> of </w:t>
      </w:r>
      <w:r>
        <w:t>resources</w:t>
      </w:r>
      <w:r w:rsidR="00836252">
        <w:t xml:space="preserve"> that affect how an assignment is created.</w:t>
      </w:r>
    </w:p>
    <w:tbl>
      <w:tblPr>
        <w:tblW w:w="801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A0" w:firstRow="1" w:lastRow="0" w:firstColumn="1" w:lastColumn="1" w:noHBand="0" w:noVBand="0"/>
      </w:tblPr>
      <w:tblGrid>
        <w:gridCol w:w="1980"/>
        <w:gridCol w:w="6039"/>
      </w:tblGrid>
      <w:tr w:rsidR="00836252" w:rsidRPr="003E65B4" w14:paraId="0CAE6F68" w14:textId="77777777" w:rsidTr="00836252">
        <w:tc>
          <w:tcPr>
            <w:tcW w:w="1980" w:type="dxa"/>
            <w:shd w:val="clear" w:color="auto" w:fill="1F497D" w:themeFill="text2"/>
          </w:tcPr>
          <w:p w14:paraId="0CAE6F66" w14:textId="77777777" w:rsidR="00836252" w:rsidRPr="003E65B4" w:rsidRDefault="00836252" w:rsidP="002C6019">
            <w:pPr>
              <w:pStyle w:val="TableHeading"/>
              <w:jc w:val="left"/>
              <w:rPr>
                <w:bCs/>
              </w:rPr>
            </w:pPr>
            <w:r w:rsidRPr="003E65B4">
              <w:rPr>
                <w:bCs/>
              </w:rPr>
              <w:t>Property Name</w:t>
            </w:r>
          </w:p>
        </w:tc>
        <w:tc>
          <w:tcPr>
            <w:tcW w:w="6039" w:type="dxa"/>
            <w:shd w:val="clear" w:color="auto" w:fill="1F497D" w:themeFill="text2"/>
          </w:tcPr>
          <w:p w14:paraId="0CAE6F67" w14:textId="77777777" w:rsidR="00836252" w:rsidRPr="003E65B4" w:rsidRDefault="00836252" w:rsidP="002C6019">
            <w:pPr>
              <w:pStyle w:val="TableHeading"/>
              <w:jc w:val="left"/>
              <w:rPr>
                <w:bCs/>
              </w:rPr>
            </w:pPr>
            <w:r w:rsidRPr="003E65B4">
              <w:rPr>
                <w:bCs/>
              </w:rPr>
              <w:t>Description</w:t>
            </w:r>
          </w:p>
        </w:tc>
      </w:tr>
      <w:tr w:rsidR="00836252" w:rsidRPr="003E65B4" w14:paraId="0CAE6F6D" w14:textId="77777777" w:rsidTr="00836252">
        <w:tc>
          <w:tcPr>
            <w:tcW w:w="1980" w:type="dxa"/>
          </w:tcPr>
          <w:p w14:paraId="0CAE6F69" w14:textId="77777777" w:rsidR="00836252" w:rsidRPr="003E65B4" w:rsidRDefault="00836252" w:rsidP="002C6019">
            <w:pPr>
              <w:jc w:val="left"/>
            </w:pPr>
            <w:r>
              <w:t>Preferred Resources</w:t>
            </w:r>
          </w:p>
        </w:tc>
        <w:tc>
          <w:tcPr>
            <w:tcW w:w="6039" w:type="dxa"/>
          </w:tcPr>
          <w:p w14:paraId="0CAE6F6A" w14:textId="77777777" w:rsidR="00836252" w:rsidRDefault="00836252" w:rsidP="00836252">
            <w:pPr>
              <w:pStyle w:val="BodyText3"/>
              <w:ind w:left="0"/>
            </w:pPr>
            <w:r>
              <w:t>One of the specified resources is</w:t>
            </w:r>
            <w:r w:rsidRPr="00684F82">
              <w:t xml:space="preserve"> preferred </w:t>
            </w:r>
            <w:r>
              <w:t>to be assigned to</w:t>
            </w:r>
            <w:r w:rsidRPr="00684F82">
              <w:t xml:space="preserve"> the task</w:t>
            </w:r>
            <w:r>
              <w:t>.</w:t>
            </w:r>
          </w:p>
          <w:p w14:paraId="0CAE6F6B" w14:textId="77777777" w:rsidR="00836252" w:rsidRDefault="00836252" w:rsidP="00836252">
            <w:pPr>
              <w:pStyle w:val="BodyText3"/>
              <w:ind w:left="0"/>
            </w:pPr>
            <w:r>
              <w:t>NB:</w:t>
            </w:r>
            <w:r w:rsidR="008343D7">
              <w:t xml:space="preserve"> </w:t>
            </w:r>
            <w:r>
              <w:t>Preferences may also be included in the task’s associated System; these preferences are also considered</w:t>
            </w:r>
            <w:r w:rsidR="00680A20">
              <w:t xml:space="preserve"> (by being added, as necessary, to this list when the task is created or updated)</w:t>
            </w:r>
            <w:r>
              <w:t>.</w:t>
            </w:r>
          </w:p>
          <w:p w14:paraId="0CAE6F6C" w14:textId="77777777" w:rsidR="00836252" w:rsidRPr="003E65B4" w:rsidRDefault="00836252" w:rsidP="00836252">
            <w:pPr>
              <w:jc w:val="left"/>
            </w:pPr>
            <w:r>
              <w:t>Note that scheduling a task to a resource that is not on this list is not a rule violation.</w:t>
            </w:r>
          </w:p>
        </w:tc>
      </w:tr>
      <w:tr w:rsidR="00836252" w:rsidRPr="003E65B4" w14:paraId="0CAE6F71" w14:textId="77777777" w:rsidTr="00836252">
        <w:tc>
          <w:tcPr>
            <w:tcW w:w="1980" w:type="dxa"/>
          </w:tcPr>
          <w:p w14:paraId="0CAE6F6E" w14:textId="77777777" w:rsidR="00836252" w:rsidRDefault="00836252" w:rsidP="002C6019">
            <w:pPr>
              <w:jc w:val="left"/>
            </w:pPr>
            <w:r>
              <w:t>Required Resources</w:t>
            </w:r>
          </w:p>
        </w:tc>
        <w:tc>
          <w:tcPr>
            <w:tcW w:w="6039" w:type="dxa"/>
          </w:tcPr>
          <w:p w14:paraId="0CAE6F6F" w14:textId="31236962" w:rsidR="00836252" w:rsidRDefault="00836252" w:rsidP="00836252">
            <w:pPr>
              <w:pStyle w:val="BodyText3"/>
              <w:ind w:left="0"/>
            </w:pPr>
            <w:r>
              <w:t>One of the specified resources must be assigned to the task.</w:t>
            </w:r>
          </w:p>
          <w:p w14:paraId="0CAE6F70" w14:textId="77777777" w:rsidR="00836252" w:rsidDel="00836252" w:rsidRDefault="00836252" w:rsidP="00836252">
            <w:pPr>
              <w:pStyle w:val="BodyText3"/>
              <w:ind w:left="0"/>
            </w:pPr>
            <w:r>
              <w:t>Note that scheduling a task to a resource that is not on this list is a rule violation.</w:t>
            </w:r>
          </w:p>
        </w:tc>
      </w:tr>
      <w:tr w:rsidR="00836252" w:rsidRPr="003E65B4" w14:paraId="0CAE6F75" w14:textId="77777777" w:rsidTr="00836252">
        <w:tc>
          <w:tcPr>
            <w:tcW w:w="1980" w:type="dxa"/>
          </w:tcPr>
          <w:p w14:paraId="0CAE6F72" w14:textId="77777777" w:rsidR="00836252" w:rsidRDefault="00836252" w:rsidP="002C6019">
            <w:pPr>
              <w:jc w:val="left"/>
            </w:pPr>
            <w:r>
              <w:t>Excluded Resources</w:t>
            </w:r>
          </w:p>
        </w:tc>
        <w:tc>
          <w:tcPr>
            <w:tcW w:w="6039" w:type="dxa"/>
          </w:tcPr>
          <w:p w14:paraId="0CAE6F73" w14:textId="77777777" w:rsidR="00836252" w:rsidRDefault="00836252" w:rsidP="00836252">
            <w:pPr>
              <w:pStyle w:val="BodyText3"/>
              <w:ind w:left="0"/>
            </w:pPr>
            <w:r>
              <w:t>None of the specified resources can be assigned to the task.</w:t>
            </w:r>
          </w:p>
          <w:p w14:paraId="0CAE6F74" w14:textId="77777777" w:rsidR="00836252" w:rsidRDefault="00836252" w:rsidP="00836252">
            <w:pPr>
              <w:pStyle w:val="BodyText3"/>
              <w:ind w:left="0"/>
            </w:pPr>
            <w:r>
              <w:t>Note that scheduling a task to a resource on this list is a rule violation.</w:t>
            </w:r>
          </w:p>
        </w:tc>
      </w:tr>
    </w:tbl>
    <w:p w14:paraId="0CAE6F76" w14:textId="77777777" w:rsidR="00D77762" w:rsidRDefault="00D77762" w:rsidP="00836252">
      <w:pPr>
        <w:pStyle w:val="BodyText3"/>
        <w:ind w:left="0"/>
      </w:pPr>
    </w:p>
    <w:p w14:paraId="0CAE6F77" w14:textId="77777777" w:rsidR="00E24C56" w:rsidRDefault="00E24C56" w:rsidP="00E24C56">
      <w:pPr>
        <w:jc w:val="left"/>
        <w:rPr>
          <w:color w:val="0F243E"/>
        </w:rPr>
      </w:pPr>
      <w:bookmarkStart w:id="4635" w:name="_Ref192245307"/>
      <w:bookmarkStart w:id="4636" w:name="_Toc332982032"/>
      <w:bookmarkStart w:id="4637" w:name="_Toc355343811"/>
      <w:bookmarkStart w:id="4638" w:name="_Toc35958710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26"/>
      <w:bookmarkEnd w:id="4630"/>
      <w:bookmarkEnd w:id="4631"/>
      <w:bookmarkEnd w:id="4632"/>
      <w:bookmarkEnd w:id="4633"/>
      <w:bookmarkEnd w:id="4634"/>
      <w:r>
        <w:t xml:space="preserve">  </w:t>
      </w:r>
    </w:p>
    <w:p w14:paraId="0CAE6F78" w14:textId="77777777" w:rsidR="00D77762" w:rsidRPr="001D70B7" w:rsidRDefault="00D77762" w:rsidP="00D77762">
      <w:pPr>
        <w:pStyle w:val="Heading3"/>
        <w:jc w:val="left"/>
        <w:rPr>
          <w:bCs/>
        </w:rPr>
      </w:pPr>
      <w:bookmarkStart w:id="4639" w:name="_Toc425500374"/>
      <w:r w:rsidRPr="001D70B7">
        <w:rPr>
          <w:bCs/>
        </w:rPr>
        <w:t>Task Property Requirements</w:t>
      </w:r>
      <w:bookmarkEnd w:id="4635"/>
      <w:bookmarkEnd w:id="4636"/>
      <w:bookmarkEnd w:id="4637"/>
      <w:bookmarkEnd w:id="4638"/>
      <w:bookmarkEnd w:id="4639"/>
    </w:p>
    <w:p w14:paraId="0CAE6F79" w14:textId="77777777" w:rsidR="00D77762" w:rsidRPr="003E65B4" w:rsidRDefault="00D77762" w:rsidP="00D77762">
      <w:pPr>
        <w:jc w:val="left"/>
      </w:pPr>
      <w:r w:rsidRPr="003E65B4">
        <w:t xml:space="preserve">The following table describes the </w:t>
      </w:r>
      <w:r>
        <w:t xml:space="preserve">task </w:t>
      </w:r>
      <w:r w:rsidRPr="003E65B4">
        <w:t>properties</w:t>
      </w:r>
      <w:r>
        <w:t xml:space="preserve">/attributes that will be used in this solution. </w:t>
      </w:r>
      <w:r w:rsidRPr="003E65B4">
        <w:t>It is possible that during later stages of the implementation (e.g. design or testing) additional properties required will be identified. Therefore, this list should be considered as an initial list. The properties in the table are divided into tabs, as they would be in the Task Forms</w:t>
      </w:r>
      <w:r>
        <w:t>.</w:t>
      </w:r>
    </w:p>
    <w:p w14:paraId="0CAE6F7A" w14:textId="77777777" w:rsidR="00D77762" w:rsidRDefault="00D77762" w:rsidP="00D77762">
      <w:pPr>
        <w:jc w:val="left"/>
        <w:rPr>
          <w:rFonts w:cs="Arial"/>
        </w:rPr>
      </w:pPr>
      <w:r w:rsidRPr="003E65B4">
        <w:t>For</w:t>
      </w:r>
      <w:r w:rsidRPr="003E65B4">
        <w:rPr>
          <w:rFonts w:cs="Arial"/>
        </w:rPr>
        <w:t xml:space="preserve"> each property appearing in the table, the following information is provided:</w:t>
      </w:r>
    </w:p>
    <w:p w14:paraId="0CAE6F7B" w14:textId="77777777" w:rsidR="00D77762" w:rsidRPr="0089755D" w:rsidRDefault="00D77762" w:rsidP="009A52C8">
      <w:pPr>
        <w:pStyle w:val="ListParagraph"/>
        <w:numPr>
          <w:ilvl w:val="0"/>
          <w:numId w:val="15"/>
        </w:numPr>
        <w:jc w:val="left"/>
      </w:pPr>
      <w:r w:rsidRPr="0089755D">
        <w:rPr>
          <w:b/>
          <w:bCs/>
        </w:rPr>
        <w:t xml:space="preserve">Property </w:t>
      </w:r>
      <w:r w:rsidRPr="0089755D">
        <w:t xml:space="preserve">– The internal name of property. </w:t>
      </w:r>
    </w:p>
    <w:p w14:paraId="0CAE6F7C" w14:textId="77777777" w:rsidR="00D77762" w:rsidRPr="0089755D" w:rsidRDefault="00D77762" w:rsidP="009A52C8">
      <w:pPr>
        <w:pStyle w:val="ListParagraph"/>
        <w:numPr>
          <w:ilvl w:val="0"/>
          <w:numId w:val="15"/>
        </w:numPr>
        <w:jc w:val="left"/>
      </w:pPr>
      <w:r w:rsidRPr="0089755D">
        <w:rPr>
          <w:b/>
          <w:bCs/>
        </w:rPr>
        <w:t>Visible name</w:t>
      </w:r>
      <w:r w:rsidRPr="0089755D">
        <w:t xml:space="preserve"> – The visible name of the property, as will appear throughout the application.</w:t>
      </w:r>
    </w:p>
    <w:p w14:paraId="0CAE6F7D" w14:textId="77777777" w:rsidR="00D77762" w:rsidRPr="0089755D" w:rsidRDefault="00D77762" w:rsidP="009A52C8">
      <w:pPr>
        <w:pStyle w:val="ListParagraph"/>
        <w:numPr>
          <w:ilvl w:val="0"/>
          <w:numId w:val="15"/>
        </w:numPr>
        <w:jc w:val="left"/>
      </w:pPr>
      <w:r w:rsidRPr="0089755D">
        <w:rPr>
          <w:b/>
          <w:bCs/>
        </w:rPr>
        <w:t>Description</w:t>
      </w:r>
      <w:r w:rsidRPr="0089755D">
        <w:t xml:space="preserve"> – A description of the usage of the </w:t>
      </w:r>
      <w:r>
        <w:t>property.</w:t>
      </w:r>
    </w:p>
    <w:p w14:paraId="0CAE6F7E" w14:textId="77777777" w:rsidR="00D77762" w:rsidRPr="0089755D" w:rsidRDefault="00D77762" w:rsidP="009A52C8">
      <w:pPr>
        <w:pStyle w:val="ListParagraph"/>
        <w:numPr>
          <w:ilvl w:val="0"/>
          <w:numId w:val="15"/>
        </w:numPr>
        <w:jc w:val="left"/>
      </w:pPr>
      <w:r w:rsidRPr="0089755D">
        <w:rPr>
          <w:b/>
          <w:bCs/>
        </w:rPr>
        <w:t>Type</w:t>
      </w:r>
      <w:r w:rsidRPr="0089755D">
        <w:t xml:space="preserve"> – the </w:t>
      </w:r>
      <w:r>
        <w:t xml:space="preserve">property’s </w:t>
      </w:r>
      <w:r w:rsidRPr="0089755D">
        <w:t>type (</w:t>
      </w:r>
      <w:r>
        <w:t>number, string</w:t>
      </w:r>
      <w:r w:rsidRPr="0089755D">
        <w:t>, dictionary, etc.)</w:t>
      </w:r>
    </w:p>
    <w:p w14:paraId="0CAE6F7F" w14:textId="77777777" w:rsidR="00D77762" w:rsidRPr="0089755D" w:rsidRDefault="00D77762" w:rsidP="009A52C8">
      <w:pPr>
        <w:pStyle w:val="ListParagraph"/>
        <w:numPr>
          <w:ilvl w:val="0"/>
          <w:numId w:val="15"/>
        </w:numPr>
        <w:jc w:val="left"/>
      </w:pPr>
      <w:r w:rsidRPr="0089755D">
        <w:rPr>
          <w:b/>
          <w:bCs/>
        </w:rPr>
        <w:t xml:space="preserve">Access </w:t>
      </w:r>
      <w:r w:rsidRPr="0089755D">
        <w:t>– The access that users</w:t>
      </w:r>
      <w:r>
        <w:rPr>
          <w:rStyle w:val="FootnoteReference"/>
        </w:rPr>
        <w:footnoteReference w:id="9"/>
      </w:r>
      <w:r w:rsidRPr="0089755D">
        <w:t xml:space="preserve"> will have to the property in ClickSchedule. This can be: Read Only, Editable or Hidden: Not visible and thus not editable.</w:t>
      </w:r>
    </w:p>
    <w:p w14:paraId="0CAE6F80" w14:textId="77777777" w:rsidR="00D77762" w:rsidRPr="00C55516" w:rsidRDefault="00D77762" w:rsidP="009A52C8">
      <w:pPr>
        <w:pStyle w:val="ListParagraph"/>
        <w:numPr>
          <w:ilvl w:val="0"/>
          <w:numId w:val="14"/>
        </w:numPr>
        <w:jc w:val="left"/>
      </w:pPr>
      <w:r>
        <w:rPr>
          <w:b/>
          <w:bCs/>
        </w:rPr>
        <w:t xml:space="preserve">Mandatory </w:t>
      </w:r>
      <w:r>
        <w:rPr>
          <w:bCs/>
        </w:rPr>
        <w:t xml:space="preserve">– </w:t>
      </w:r>
      <w:r w:rsidRPr="0058422A">
        <w:t>Indicates</w:t>
      </w:r>
      <w:r>
        <w:rPr>
          <w:bCs/>
        </w:rPr>
        <w:t xml:space="preserve"> whether this property is mandatory or not in ClickSchedule.</w:t>
      </w:r>
      <w:r>
        <w:rPr>
          <w:b/>
          <w:bCs/>
          <w:color w:val="FF0000"/>
        </w:rPr>
        <w:t xml:space="preserve"> </w:t>
      </w:r>
    </w:p>
    <w:p w14:paraId="0CAE6F81" w14:textId="77777777" w:rsidR="00C55516" w:rsidRDefault="00C55516" w:rsidP="00C55516">
      <w:pPr>
        <w:pStyle w:val="ListParagraph"/>
        <w:jc w:val="left"/>
        <w:rPr>
          <w:b/>
          <w:bCs/>
        </w:rPr>
      </w:pPr>
    </w:p>
    <w:p w14:paraId="0CAE6F82" w14:textId="77777777" w:rsidR="00C55516" w:rsidRPr="006E7312" w:rsidRDefault="00C55516" w:rsidP="00C55516">
      <w:pPr>
        <w:pStyle w:val="ListParagraph"/>
        <w:jc w:val="left"/>
        <w:rPr>
          <w:i/>
        </w:rPr>
      </w:pPr>
      <w:r w:rsidRPr="006E7312">
        <w:rPr>
          <w:bCs/>
          <w:i/>
        </w:rPr>
        <w:t xml:space="preserve">N.B. properties that are invisible or not in use for all profiles or logic such as Job System Status are not included in this table as they are outside of the ClickSchedule data structure scope. </w:t>
      </w:r>
    </w:p>
    <w:tbl>
      <w:tblPr>
        <w:tblW w:w="0" w:type="auto"/>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63"/>
        <w:gridCol w:w="80"/>
        <w:gridCol w:w="1291"/>
        <w:gridCol w:w="2267"/>
        <w:gridCol w:w="1152"/>
        <w:gridCol w:w="1120"/>
        <w:gridCol w:w="789"/>
        <w:gridCol w:w="55"/>
        <w:gridCol w:w="1272"/>
      </w:tblGrid>
      <w:tr w:rsidR="00D77762" w:rsidRPr="004517E7" w14:paraId="0CAE6F8A" w14:textId="77777777" w:rsidTr="00000B17">
        <w:trPr>
          <w:cantSplit/>
          <w:tblHeader/>
        </w:trPr>
        <w:tc>
          <w:tcPr>
            <w:tcW w:w="1763" w:type="dxa"/>
            <w:shd w:val="clear" w:color="auto" w:fill="1F497D" w:themeFill="text2"/>
          </w:tcPr>
          <w:p w14:paraId="0CAE6F83" w14:textId="77777777" w:rsidR="00D77762" w:rsidRPr="004517E7" w:rsidRDefault="00D77762" w:rsidP="00D77762">
            <w:pPr>
              <w:pStyle w:val="TableHeading"/>
              <w:tabs>
                <w:tab w:val="left" w:pos="1305"/>
              </w:tabs>
              <w:jc w:val="left"/>
              <w:rPr>
                <w:bCs/>
                <w:szCs w:val="21"/>
              </w:rPr>
            </w:pPr>
            <w:r w:rsidRPr="004517E7">
              <w:rPr>
                <w:bCs/>
                <w:szCs w:val="21"/>
              </w:rPr>
              <w:lastRenderedPageBreak/>
              <w:t>Property</w:t>
            </w:r>
            <w:r w:rsidRPr="004517E7">
              <w:rPr>
                <w:bCs/>
                <w:szCs w:val="21"/>
              </w:rPr>
              <w:tab/>
            </w:r>
          </w:p>
        </w:tc>
        <w:tc>
          <w:tcPr>
            <w:tcW w:w="1371" w:type="dxa"/>
            <w:gridSpan w:val="2"/>
            <w:shd w:val="clear" w:color="auto" w:fill="1F497D" w:themeFill="text2"/>
          </w:tcPr>
          <w:p w14:paraId="0CAE6F84" w14:textId="77777777" w:rsidR="00D77762" w:rsidRPr="004517E7" w:rsidRDefault="00D77762" w:rsidP="00D77762">
            <w:pPr>
              <w:pStyle w:val="TableHeading"/>
              <w:jc w:val="left"/>
              <w:rPr>
                <w:bCs/>
                <w:szCs w:val="21"/>
              </w:rPr>
            </w:pPr>
            <w:r w:rsidRPr="004517E7">
              <w:rPr>
                <w:bCs/>
                <w:szCs w:val="21"/>
              </w:rPr>
              <w:t>Visible Name</w:t>
            </w:r>
          </w:p>
        </w:tc>
        <w:tc>
          <w:tcPr>
            <w:tcW w:w="2267" w:type="dxa"/>
            <w:shd w:val="clear" w:color="auto" w:fill="1F497D" w:themeFill="text2"/>
          </w:tcPr>
          <w:p w14:paraId="0CAE6F85" w14:textId="77777777" w:rsidR="00D77762" w:rsidRPr="004517E7" w:rsidRDefault="00D77762" w:rsidP="00D77762">
            <w:pPr>
              <w:pStyle w:val="TableHeading"/>
              <w:jc w:val="left"/>
              <w:rPr>
                <w:bCs/>
                <w:szCs w:val="21"/>
              </w:rPr>
            </w:pPr>
            <w:r w:rsidRPr="004517E7">
              <w:rPr>
                <w:bCs/>
                <w:szCs w:val="21"/>
              </w:rPr>
              <w:t>Description</w:t>
            </w:r>
          </w:p>
        </w:tc>
        <w:tc>
          <w:tcPr>
            <w:tcW w:w="1152" w:type="dxa"/>
            <w:shd w:val="clear" w:color="auto" w:fill="1F497D" w:themeFill="text2"/>
          </w:tcPr>
          <w:p w14:paraId="0CAE6F86" w14:textId="77777777" w:rsidR="00D77762" w:rsidRPr="004517E7" w:rsidRDefault="00D77762" w:rsidP="00D77762">
            <w:pPr>
              <w:pStyle w:val="TableHeading"/>
              <w:jc w:val="left"/>
              <w:rPr>
                <w:bCs/>
                <w:szCs w:val="21"/>
              </w:rPr>
            </w:pPr>
            <w:r w:rsidRPr="004517E7">
              <w:rPr>
                <w:bCs/>
                <w:szCs w:val="21"/>
              </w:rPr>
              <w:t>Type</w:t>
            </w:r>
          </w:p>
        </w:tc>
        <w:tc>
          <w:tcPr>
            <w:tcW w:w="1120" w:type="dxa"/>
            <w:shd w:val="clear" w:color="auto" w:fill="1F497D" w:themeFill="text2"/>
          </w:tcPr>
          <w:p w14:paraId="0CAE6F87" w14:textId="77777777" w:rsidR="00D77762" w:rsidRPr="004517E7" w:rsidRDefault="00D77762" w:rsidP="00D77762">
            <w:pPr>
              <w:pStyle w:val="TableHeading"/>
              <w:jc w:val="left"/>
              <w:rPr>
                <w:bCs/>
                <w:szCs w:val="21"/>
              </w:rPr>
            </w:pPr>
            <w:r w:rsidRPr="004517E7">
              <w:rPr>
                <w:bCs/>
                <w:szCs w:val="21"/>
              </w:rPr>
              <w:t>Access</w:t>
            </w:r>
          </w:p>
        </w:tc>
        <w:tc>
          <w:tcPr>
            <w:tcW w:w="789" w:type="dxa"/>
            <w:shd w:val="clear" w:color="auto" w:fill="1F497D" w:themeFill="text2"/>
          </w:tcPr>
          <w:p w14:paraId="0CAE6F88" w14:textId="77777777" w:rsidR="00D77762" w:rsidRPr="004517E7" w:rsidRDefault="00D77762" w:rsidP="00D77762">
            <w:pPr>
              <w:pStyle w:val="TableHeading"/>
              <w:jc w:val="left"/>
              <w:rPr>
                <w:bCs/>
                <w:szCs w:val="21"/>
              </w:rPr>
            </w:pPr>
            <w:r w:rsidRPr="004517E7">
              <w:rPr>
                <w:bCs/>
                <w:szCs w:val="21"/>
              </w:rPr>
              <w:t>Owner</w:t>
            </w:r>
          </w:p>
        </w:tc>
        <w:tc>
          <w:tcPr>
            <w:tcW w:w="1327" w:type="dxa"/>
            <w:gridSpan w:val="2"/>
            <w:shd w:val="clear" w:color="auto" w:fill="1F497D" w:themeFill="text2"/>
          </w:tcPr>
          <w:p w14:paraId="0CAE6F89" w14:textId="77777777" w:rsidR="00D77762" w:rsidRPr="004517E7" w:rsidRDefault="00D77762" w:rsidP="00D77762">
            <w:pPr>
              <w:pStyle w:val="TableHeading"/>
              <w:jc w:val="left"/>
              <w:rPr>
                <w:bCs/>
                <w:szCs w:val="21"/>
              </w:rPr>
            </w:pPr>
            <w:r w:rsidRPr="004517E7">
              <w:rPr>
                <w:bCs/>
                <w:szCs w:val="21"/>
              </w:rPr>
              <w:t>Mandatory?</w:t>
            </w:r>
          </w:p>
        </w:tc>
      </w:tr>
      <w:tr w:rsidR="00D77762" w:rsidRPr="004517E7" w14:paraId="0CAE6F8C" w14:textId="77777777" w:rsidTr="00000B17">
        <w:trPr>
          <w:cantSplit/>
        </w:trPr>
        <w:tc>
          <w:tcPr>
            <w:tcW w:w="9789" w:type="dxa"/>
            <w:gridSpan w:val="9"/>
          </w:tcPr>
          <w:p w14:paraId="0CAE6F8B" w14:textId="77777777" w:rsidR="00D77762" w:rsidRPr="004517E7" w:rsidRDefault="00D77762" w:rsidP="00D77762">
            <w:pPr>
              <w:pStyle w:val="TableText"/>
              <w:jc w:val="left"/>
              <w:rPr>
                <w:rFonts w:cs="Arial"/>
                <w:b/>
                <w:bCs/>
                <w:color w:val="FF0000"/>
                <w:szCs w:val="21"/>
              </w:rPr>
            </w:pPr>
            <w:r w:rsidRPr="004517E7">
              <w:rPr>
                <w:rFonts w:cs="Arial"/>
                <w:b/>
                <w:bCs/>
                <w:szCs w:val="21"/>
              </w:rPr>
              <w:t>General</w:t>
            </w:r>
          </w:p>
        </w:tc>
      </w:tr>
      <w:tr w:rsidR="00D77762" w:rsidRPr="004517E7" w14:paraId="0CAE6F94" w14:textId="77777777" w:rsidTr="00000B17">
        <w:trPr>
          <w:cantSplit/>
        </w:trPr>
        <w:tc>
          <w:tcPr>
            <w:tcW w:w="1763" w:type="dxa"/>
          </w:tcPr>
          <w:p w14:paraId="0CAE6F8D" w14:textId="77777777" w:rsidR="00D77762" w:rsidRPr="004517E7" w:rsidRDefault="00D77762" w:rsidP="00D77762">
            <w:pPr>
              <w:pStyle w:val="TableText"/>
              <w:jc w:val="left"/>
              <w:rPr>
                <w:rFonts w:cs="Arial"/>
                <w:szCs w:val="21"/>
              </w:rPr>
            </w:pPr>
            <w:r>
              <w:rPr>
                <w:rFonts w:cs="Arial"/>
                <w:szCs w:val="21"/>
              </w:rPr>
              <w:t>Call</w:t>
            </w:r>
            <w:r w:rsidRPr="004517E7">
              <w:rPr>
                <w:rFonts w:cs="Arial"/>
                <w:szCs w:val="21"/>
              </w:rPr>
              <w:t xml:space="preserve">ID </w:t>
            </w:r>
          </w:p>
        </w:tc>
        <w:tc>
          <w:tcPr>
            <w:tcW w:w="1371" w:type="dxa"/>
            <w:gridSpan w:val="2"/>
          </w:tcPr>
          <w:p w14:paraId="0CAE6F8E" w14:textId="77777777" w:rsidR="00D77762" w:rsidRPr="004517E7" w:rsidRDefault="00725419" w:rsidP="00D77762">
            <w:pPr>
              <w:pStyle w:val="TableText"/>
              <w:jc w:val="left"/>
              <w:rPr>
                <w:rFonts w:cs="Arial"/>
                <w:szCs w:val="21"/>
              </w:rPr>
            </w:pPr>
            <w:r>
              <w:rPr>
                <w:rFonts w:cs="Arial"/>
                <w:szCs w:val="21"/>
              </w:rPr>
              <w:t>Call ID</w:t>
            </w:r>
          </w:p>
        </w:tc>
        <w:tc>
          <w:tcPr>
            <w:tcW w:w="2267" w:type="dxa"/>
            <w:vMerge w:val="restart"/>
          </w:tcPr>
          <w:p w14:paraId="0CAE6F8F" w14:textId="57E8E496" w:rsidR="00D77762" w:rsidRPr="004517E7" w:rsidRDefault="00D77762" w:rsidP="00A93A24">
            <w:pPr>
              <w:pStyle w:val="TableText"/>
              <w:jc w:val="left"/>
              <w:rPr>
                <w:rFonts w:cs="Arial"/>
                <w:szCs w:val="21"/>
              </w:rPr>
            </w:pPr>
            <w:r>
              <w:rPr>
                <w:rFonts w:cs="Arial"/>
                <w:szCs w:val="21"/>
              </w:rPr>
              <w:t xml:space="preserve">These values form </w:t>
            </w:r>
            <w:r w:rsidRPr="004517E7">
              <w:rPr>
                <w:rFonts w:cs="Arial"/>
                <w:szCs w:val="21"/>
              </w:rPr>
              <w:t xml:space="preserve">the unique identifier </w:t>
            </w:r>
            <w:r>
              <w:rPr>
                <w:rFonts w:cs="Arial"/>
                <w:szCs w:val="21"/>
              </w:rPr>
              <w:t>for</w:t>
            </w:r>
            <w:r w:rsidRPr="004517E7">
              <w:rPr>
                <w:rFonts w:cs="Arial"/>
                <w:szCs w:val="21"/>
              </w:rPr>
              <w:t xml:space="preserve"> the task in ClickSchedule</w:t>
            </w:r>
            <w:r>
              <w:rPr>
                <w:rFonts w:cs="Arial"/>
                <w:szCs w:val="21"/>
              </w:rPr>
              <w:t>.</w:t>
            </w:r>
            <w:r w:rsidR="00CE3506">
              <w:rPr>
                <w:rFonts w:cs="Arial"/>
                <w:szCs w:val="21"/>
              </w:rPr>
              <w:t xml:space="preserve"> </w:t>
            </w:r>
            <w:commentRangeStart w:id="4640"/>
            <w:r w:rsidR="00CE3506">
              <w:rPr>
                <w:rFonts w:cs="Arial"/>
                <w:szCs w:val="21"/>
              </w:rPr>
              <w:t xml:space="preserve">The CallID is </w:t>
            </w:r>
            <w:r w:rsidR="00C54BDE">
              <w:rPr>
                <w:rFonts w:cs="Arial"/>
                <w:szCs w:val="21"/>
              </w:rPr>
              <w:t xml:space="preserve">defaulted to the </w:t>
            </w:r>
            <w:r w:rsidR="00D01A1B">
              <w:rPr>
                <w:rFonts w:cs="Arial"/>
                <w:szCs w:val="21"/>
              </w:rPr>
              <w:t>SIEBEL</w:t>
            </w:r>
            <w:r w:rsidR="00C54BDE">
              <w:rPr>
                <w:rFonts w:cs="Arial"/>
                <w:szCs w:val="21"/>
              </w:rPr>
              <w:t xml:space="preserve"> Job Number</w:t>
            </w:r>
            <w:commentRangeEnd w:id="4640"/>
            <w:r w:rsidR="00907794">
              <w:rPr>
                <w:rStyle w:val="CommentReference"/>
              </w:rPr>
              <w:commentReference w:id="4640"/>
            </w:r>
            <w:r w:rsidR="00A93A24">
              <w:rPr>
                <w:rFonts w:cs="Arial"/>
                <w:szCs w:val="21"/>
              </w:rPr>
              <w:t xml:space="preserve">, while the Number is defaulted to 1, </w:t>
            </w:r>
            <w:r w:rsidR="00CE3506">
              <w:rPr>
                <w:rFonts w:cs="Arial"/>
                <w:szCs w:val="21"/>
              </w:rPr>
              <w:t xml:space="preserve">but can be different (e.g. when creating dependencies between “primary” and associated “training” </w:t>
            </w:r>
            <w:r w:rsidR="00A93A24">
              <w:rPr>
                <w:rFonts w:cs="Arial"/>
                <w:szCs w:val="21"/>
              </w:rPr>
              <w:t xml:space="preserve">or pickup </w:t>
            </w:r>
            <w:r w:rsidR="00CE3506">
              <w:rPr>
                <w:rFonts w:cs="Arial"/>
                <w:szCs w:val="21"/>
              </w:rPr>
              <w:t>tasks).</w:t>
            </w:r>
            <w:r w:rsidR="005604DB">
              <w:rPr>
                <w:rFonts w:cs="Arial"/>
                <w:szCs w:val="21"/>
              </w:rPr>
              <w:t xml:space="preserve"> The TaskID is created initially by </w:t>
            </w:r>
            <w:r w:rsidR="00D01A1B">
              <w:rPr>
                <w:rFonts w:cs="Arial"/>
                <w:szCs w:val="21"/>
              </w:rPr>
              <w:t>SIEBEL</w:t>
            </w:r>
            <w:r w:rsidR="005604DB">
              <w:rPr>
                <w:rFonts w:cs="Arial"/>
                <w:szCs w:val="21"/>
              </w:rPr>
              <w:t xml:space="preserve"> and subsequently managed and synchronized between both systems in order to define a value that can be consistently derived over time by </w:t>
            </w:r>
            <w:r w:rsidR="00D01A1B">
              <w:rPr>
                <w:rFonts w:cs="Arial"/>
                <w:szCs w:val="21"/>
              </w:rPr>
              <w:t>SIEBEL</w:t>
            </w:r>
            <w:r w:rsidR="005604DB">
              <w:rPr>
                <w:rFonts w:cs="Arial"/>
                <w:szCs w:val="21"/>
              </w:rPr>
              <w:t xml:space="preserve"> in order to identify a unique visit.</w:t>
            </w:r>
          </w:p>
        </w:tc>
        <w:tc>
          <w:tcPr>
            <w:tcW w:w="1152" w:type="dxa"/>
          </w:tcPr>
          <w:p w14:paraId="0CAE6F90" w14:textId="77777777" w:rsidR="00D77762" w:rsidRPr="004517E7" w:rsidRDefault="00D77762" w:rsidP="00D77762">
            <w:pPr>
              <w:pStyle w:val="TableText"/>
              <w:jc w:val="left"/>
              <w:rPr>
                <w:rFonts w:cs="Arial"/>
                <w:szCs w:val="21"/>
              </w:rPr>
            </w:pPr>
            <w:r w:rsidRPr="004517E7">
              <w:rPr>
                <w:rFonts w:cs="Arial"/>
                <w:szCs w:val="21"/>
              </w:rPr>
              <w:t>String (64)</w:t>
            </w:r>
          </w:p>
        </w:tc>
        <w:tc>
          <w:tcPr>
            <w:tcW w:w="1120" w:type="dxa"/>
          </w:tcPr>
          <w:p w14:paraId="0CAE6F91" w14:textId="77777777" w:rsidR="00D77762" w:rsidRPr="004517E7" w:rsidRDefault="00D77762" w:rsidP="00D77762">
            <w:pPr>
              <w:pStyle w:val="TableText"/>
              <w:jc w:val="left"/>
              <w:rPr>
                <w:rFonts w:cs="Arial"/>
                <w:szCs w:val="21"/>
              </w:rPr>
            </w:pPr>
            <w:r w:rsidRPr="004517E7">
              <w:rPr>
                <w:rFonts w:cs="Arial"/>
                <w:szCs w:val="21"/>
              </w:rPr>
              <w:t>Editable</w:t>
            </w:r>
          </w:p>
        </w:tc>
        <w:tc>
          <w:tcPr>
            <w:tcW w:w="789" w:type="dxa"/>
          </w:tcPr>
          <w:p w14:paraId="0CAE6F92"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vMerge w:val="restart"/>
            <w:vAlign w:val="center"/>
          </w:tcPr>
          <w:p w14:paraId="0CAE6F93" w14:textId="77777777" w:rsidR="00D77762" w:rsidRPr="004517E7" w:rsidRDefault="00D77762" w:rsidP="00D77762">
            <w:pPr>
              <w:pStyle w:val="TableText"/>
              <w:jc w:val="left"/>
              <w:rPr>
                <w:rFonts w:cs="Arial"/>
                <w:szCs w:val="21"/>
              </w:rPr>
            </w:pPr>
            <w:r w:rsidRPr="004517E7">
              <w:rPr>
                <w:rFonts w:cs="Arial"/>
                <w:szCs w:val="21"/>
              </w:rPr>
              <w:t>Yes</w:t>
            </w:r>
          </w:p>
        </w:tc>
      </w:tr>
      <w:tr w:rsidR="00A93A24" w:rsidRPr="004517E7" w14:paraId="0CAE6F9C" w14:textId="77777777" w:rsidTr="00000B17">
        <w:trPr>
          <w:cantSplit/>
        </w:trPr>
        <w:tc>
          <w:tcPr>
            <w:tcW w:w="1763" w:type="dxa"/>
          </w:tcPr>
          <w:p w14:paraId="0CAE6F95" w14:textId="77777777" w:rsidR="00A93A24" w:rsidRDefault="00A93A24" w:rsidP="00D77762">
            <w:pPr>
              <w:pStyle w:val="TableText"/>
              <w:jc w:val="left"/>
              <w:rPr>
                <w:rFonts w:cs="Arial"/>
                <w:szCs w:val="21"/>
              </w:rPr>
            </w:pPr>
            <w:r>
              <w:rPr>
                <w:rFonts w:cs="Arial"/>
                <w:szCs w:val="21"/>
              </w:rPr>
              <w:t>Number</w:t>
            </w:r>
          </w:p>
        </w:tc>
        <w:tc>
          <w:tcPr>
            <w:tcW w:w="1371" w:type="dxa"/>
            <w:gridSpan w:val="2"/>
          </w:tcPr>
          <w:p w14:paraId="0CAE6F96" w14:textId="77777777" w:rsidR="00A93A24" w:rsidRDefault="00A93A24" w:rsidP="00D77762">
            <w:pPr>
              <w:pStyle w:val="TableText"/>
              <w:jc w:val="left"/>
              <w:rPr>
                <w:rFonts w:cs="Arial"/>
                <w:szCs w:val="21"/>
              </w:rPr>
            </w:pPr>
            <w:r>
              <w:rPr>
                <w:rFonts w:cs="Arial"/>
                <w:szCs w:val="21"/>
              </w:rPr>
              <w:t>Number</w:t>
            </w:r>
          </w:p>
        </w:tc>
        <w:tc>
          <w:tcPr>
            <w:tcW w:w="2267" w:type="dxa"/>
            <w:vMerge/>
          </w:tcPr>
          <w:p w14:paraId="0CAE6F97" w14:textId="77777777" w:rsidR="00A93A24" w:rsidRDefault="00A93A24" w:rsidP="00CE3506">
            <w:pPr>
              <w:pStyle w:val="TableText"/>
              <w:jc w:val="left"/>
              <w:rPr>
                <w:rFonts w:cs="Arial"/>
                <w:szCs w:val="21"/>
              </w:rPr>
            </w:pPr>
          </w:p>
        </w:tc>
        <w:tc>
          <w:tcPr>
            <w:tcW w:w="1152" w:type="dxa"/>
          </w:tcPr>
          <w:p w14:paraId="0CAE6F98" w14:textId="77777777" w:rsidR="00A93A24" w:rsidRPr="004517E7" w:rsidRDefault="00A93A24" w:rsidP="00D77762">
            <w:pPr>
              <w:pStyle w:val="TableText"/>
              <w:jc w:val="left"/>
              <w:rPr>
                <w:rFonts w:cs="Arial"/>
                <w:szCs w:val="21"/>
              </w:rPr>
            </w:pPr>
            <w:r>
              <w:rPr>
                <w:rFonts w:cs="Arial"/>
                <w:szCs w:val="21"/>
              </w:rPr>
              <w:t>Number</w:t>
            </w:r>
          </w:p>
        </w:tc>
        <w:tc>
          <w:tcPr>
            <w:tcW w:w="1120" w:type="dxa"/>
          </w:tcPr>
          <w:p w14:paraId="0CAE6F99" w14:textId="77777777" w:rsidR="00A93A24" w:rsidRPr="004517E7" w:rsidDel="00A93A24" w:rsidRDefault="00A93A24" w:rsidP="00D77762">
            <w:pPr>
              <w:pStyle w:val="TableText"/>
              <w:jc w:val="left"/>
              <w:rPr>
                <w:rFonts w:cs="Arial"/>
                <w:szCs w:val="21"/>
              </w:rPr>
            </w:pPr>
            <w:r>
              <w:rPr>
                <w:rFonts w:cs="Arial"/>
                <w:szCs w:val="21"/>
              </w:rPr>
              <w:t>Editable</w:t>
            </w:r>
          </w:p>
        </w:tc>
        <w:tc>
          <w:tcPr>
            <w:tcW w:w="789" w:type="dxa"/>
          </w:tcPr>
          <w:p w14:paraId="0CAE6F9A" w14:textId="77777777" w:rsidR="00A93A24" w:rsidRDefault="00A93A24" w:rsidP="00D77762">
            <w:pPr>
              <w:pStyle w:val="TableText"/>
              <w:jc w:val="left"/>
              <w:rPr>
                <w:rFonts w:cs="Arial"/>
                <w:szCs w:val="21"/>
              </w:rPr>
            </w:pPr>
            <w:r>
              <w:rPr>
                <w:rFonts w:cs="Arial"/>
                <w:szCs w:val="21"/>
              </w:rPr>
              <w:t>GEHC</w:t>
            </w:r>
          </w:p>
        </w:tc>
        <w:tc>
          <w:tcPr>
            <w:tcW w:w="1327" w:type="dxa"/>
            <w:gridSpan w:val="2"/>
            <w:vMerge/>
            <w:vAlign w:val="center"/>
          </w:tcPr>
          <w:p w14:paraId="0CAE6F9B" w14:textId="77777777" w:rsidR="00A93A24" w:rsidRPr="004517E7" w:rsidRDefault="00A93A24" w:rsidP="00D77762">
            <w:pPr>
              <w:pStyle w:val="TableText"/>
              <w:jc w:val="left"/>
              <w:rPr>
                <w:rFonts w:cs="Arial"/>
                <w:szCs w:val="21"/>
              </w:rPr>
            </w:pPr>
          </w:p>
        </w:tc>
      </w:tr>
      <w:tr w:rsidR="00D77762" w:rsidRPr="004517E7" w14:paraId="0CAE6FA4" w14:textId="77777777" w:rsidTr="00000B17">
        <w:trPr>
          <w:cantSplit/>
        </w:trPr>
        <w:tc>
          <w:tcPr>
            <w:tcW w:w="1763" w:type="dxa"/>
          </w:tcPr>
          <w:p w14:paraId="0CAE6F9D" w14:textId="77777777" w:rsidR="00D77762" w:rsidRDefault="00D77762" w:rsidP="00D77762">
            <w:pPr>
              <w:pStyle w:val="TableText"/>
              <w:jc w:val="left"/>
              <w:rPr>
                <w:rFonts w:cs="Arial"/>
                <w:szCs w:val="21"/>
              </w:rPr>
            </w:pPr>
            <w:r>
              <w:rPr>
                <w:rFonts w:cs="Arial"/>
                <w:szCs w:val="21"/>
              </w:rPr>
              <w:t>TaskID</w:t>
            </w:r>
          </w:p>
        </w:tc>
        <w:tc>
          <w:tcPr>
            <w:tcW w:w="1371" w:type="dxa"/>
            <w:gridSpan w:val="2"/>
          </w:tcPr>
          <w:p w14:paraId="0CAE6F9E" w14:textId="77777777" w:rsidR="00D77762" w:rsidRDefault="00D77762" w:rsidP="00D77762">
            <w:pPr>
              <w:pStyle w:val="TableText"/>
              <w:jc w:val="left"/>
              <w:rPr>
                <w:rFonts w:cs="Arial"/>
                <w:szCs w:val="21"/>
              </w:rPr>
            </w:pPr>
            <w:r>
              <w:rPr>
                <w:rFonts w:cs="Arial"/>
                <w:szCs w:val="21"/>
              </w:rPr>
              <w:t>Task ID</w:t>
            </w:r>
          </w:p>
        </w:tc>
        <w:tc>
          <w:tcPr>
            <w:tcW w:w="2267" w:type="dxa"/>
            <w:vMerge/>
          </w:tcPr>
          <w:p w14:paraId="0CAE6F9F" w14:textId="77777777" w:rsidR="00D77762" w:rsidRDefault="00D77762" w:rsidP="00D77762">
            <w:pPr>
              <w:pStyle w:val="TableText"/>
              <w:jc w:val="left"/>
              <w:rPr>
                <w:rFonts w:cs="Arial"/>
                <w:szCs w:val="21"/>
              </w:rPr>
            </w:pPr>
          </w:p>
        </w:tc>
        <w:tc>
          <w:tcPr>
            <w:tcW w:w="1152" w:type="dxa"/>
          </w:tcPr>
          <w:p w14:paraId="0CAE6FA0" w14:textId="77777777" w:rsidR="00D77762" w:rsidRPr="004517E7" w:rsidRDefault="00D77762" w:rsidP="00D77762">
            <w:pPr>
              <w:pStyle w:val="TableText"/>
              <w:jc w:val="left"/>
              <w:rPr>
                <w:rFonts w:cs="Arial"/>
                <w:szCs w:val="21"/>
              </w:rPr>
            </w:pPr>
            <w:r>
              <w:rPr>
                <w:rFonts w:cs="Arial"/>
                <w:szCs w:val="21"/>
              </w:rPr>
              <w:t>String (64)</w:t>
            </w:r>
          </w:p>
        </w:tc>
        <w:tc>
          <w:tcPr>
            <w:tcW w:w="1120" w:type="dxa"/>
          </w:tcPr>
          <w:p w14:paraId="0CAE6FA1" w14:textId="77777777" w:rsidR="00D77762" w:rsidRPr="004517E7" w:rsidRDefault="00D77762" w:rsidP="00D77762">
            <w:pPr>
              <w:pStyle w:val="TableText"/>
              <w:jc w:val="left"/>
              <w:rPr>
                <w:rFonts w:cs="Arial"/>
                <w:szCs w:val="21"/>
              </w:rPr>
            </w:pPr>
            <w:r>
              <w:rPr>
                <w:rFonts w:cs="Arial"/>
                <w:szCs w:val="21"/>
              </w:rPr>
              <w:t>Non-Editable</w:t>
            </w:r>
          </w:p>
        </w:tc>
        <w:tc>
          <w:tcPr>
            <w:tcW w:w="789" w:type="dxa"/>
          </w:tcPr>
          <w:p w14:paraId="0CAE6FA2"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vMerge/>
          </w:tcPr>
          <w:p w14:paraId="0CAE6FA3" w14:textId="77777777" w:rsidR="00D77762" w:rsidRPr="004517E7" w:rsidRDefault="00D77762" w:rsidP="00D77762">
            <w:pPr>
              <w:pStyle w:val="TableText"/>
              <w:jc w:val="left"/>
              <w:rPr>
                <w:rFonts w:cs="Arial"/>
                <w:szCs w:val="21"/>
              </w:rPr>
            </w:pPr>
          </w:p>
        </w:tc>
      </w:tr>
      <w:tr w:rsidR="00CE3506" w:rsidRPr="004517E7" w14:paraId="0CAE6FAC" w14:textId="77777777" w:rsidTr="00000B17">
        <w:trPr>
          <w:cantSplit/>
        </w:trPr>
        <w:tc>
          <w:tcPr>
            <w:tcW w:w="1763" w:type="dxa"/>
          </w:tcPr>
          <w:p w14:paraId="0CAE6FA5" w14:textId="34072DA8" w:rsidR="00CE3506" w:rsidRDefault="00C54BDE" w:rsidP="00D77762">
            <w:pPr>
              <w:pStyle w:val="TableText"/>
              <w:jc w:val="left"/>
              <w:rPr>
                <w:rFonts w:cs="Arial"/>
                <w:szCs w:val="21"/>
              </w:rPr>
            </w:pPr>
            <w:r>
              <w:rPr>
                <w:rFonts w:cs="Arial"/>
                <w:szCs w:val="21"/>
              </w:rPr>
              <w:t>MUSTJobNumber</w:t>
            </w:r>
          </w:p>
        </w:tc>
        <w:tc>
          <w:tcPr>
            <w:tcW w:w="1371" w:type="dxa"/>
            <w:gridSpan w:val="2"/>
          </w:tcPr>
          <w:p w14:paraId="0CAE6FA6" w14:textId="126F5083" w:rsidR="00CE3506" w:rsidRDefault="00CE3506" w:rsidP="00C54BDE">
            <w:pPr>
              <w:pStyle w:val="TableText"/>
              <w:jc w:val="left"/>
              <w:rPr>
                <w:rFonts w:cs="Arial"/>
                <w:szCs w:val="21"/>
              </w:rPr>
            </w:pPr>
            <w:r>
              <w:rPr>
                <w:rFonts w:cs="Arial"/>
                <w:szCs w:val="21"/>
              </w:rPr>
              <w:t xml:space="preserve">MUST Job </w:t>
            </w:r>
            <w:r w:rsidR="00C54BDE">
              <w:rPr>
                <w:rFonts w:cs="Arial"/>
                <w:szCs w:val="21"/>
              </w:rPr>
              <w:t>Number</w:t>
            </w:r>
          </w:p>
        </w:tc>
        <w:tc>
          <w:tcPr>
            <w:tcW w:w="2267" w:type="dxa"/>
          </w:tcPr>
          <w:p w14:paraId="0CAE6FA7" w14:textId="53707A32" w:rsidR="00CE3506" w:rsidRDefault="00CE3506" w:rsidP="00D77762">
            <w:pPr>
              <w:pStyle w:val="TableText"/>
              <w:jc w:val="left"/>
              <w:rPr>
                <w:rFonts w:cs="Arial"/>
                <w:szCs w:val="21"/>
              </w:rPr>
            </w:pPr>
            <w:r>
              <w:rPr>
                <w:rFonts w:cs="Arial"/>
                <w:szCs w:val="21"/>
              </w:rPr>
              <w:t>The ID that uniquely identifies the associated job in MUST.</w:t>
            </w:r>
          </w:p>
        </w:tc>
        <w:tc>
          <w:tcPr>
            <w:tcW w:w="1152" w:type="dxa"/>
          </w:tcPr>
          <w:p w14:paraId="0CAE6FA8" w14:textId="77777777" w:rsidR="00CE3506" w:rsidRDefault="00CE3506" w:rsidP="00D77762">
            <w:pPr>
              <w:pStyle w:val="TableText"/>
              <w:jc w:val="left"/>
              <w:rPr>
                <w:rFonts w:cs="Arial"/>
                <w:szCs w:val="21"/>
              </w:rPr>
            </w:pPr>
            <w:r>
              <w:rPr>
                <w:rFonts w:cs="Arial"/>
                <w:szCs w:val="21"/>
              </w:rPr>
              <w:t>String (64)</w:t>
            </w:r>
          </w:p>
        </w:tc>
        <w:tc>
          <w:tcPr>
            <w:tcW w:w="1120" w:type="dxa"/>
          </w:tcPr>
          <w:p w14:paraId="0CAE6FA9" w14:textId="77777777" w:rsidR="00CE3506" w:rsidRPr="004517E7" w:rsidRDefault="00CE3506" w:rsidP="00D77762">
            <w:pPr>
              <w:pStyle w:val="TableText"/>
              <w:jc w:val="left"/>
              <w:rPr>
                <w:rFonts w:cs="Arial"/>
                <w:szCs w:val="21"/>
              </w:rPr>
            </w:pPr>
            <w:r>
              <w:rPr>
                <w:rFonts w:cs="Arial"/>
                <w:szCs w:val="21"/>
              </w:rPr>
              <w:t>Non-Editable</w:t>
            </w:r>
          </w:p>
        </w:tc>
        <w:tc>
          <w:tcPr>
            <w:tcW w:w="789" w:type="dxa"/>
          </w:tcPr>
          <w:p w14:paraId="0CAE6FAA" w14:textId="77777777" w:rsidR="00CE3506" w:rsidRDefault="00CE3506" w:rsidP="00D77762">
            <w:pPr>
              <w:pStyle w:val="TableText"/>
              <w:jc w:val="left"/>
              <w:rPr>
                <w:rFonts w:cs="Arial"/>
                <w:szCs w:val="21"/>
              </w:rPr>
            </w:pPr>
            <w:r>
              <w:rPr>
                <w:rFonts w:cs="Arial"/>
                <w:szCs w:val="21"/>
              </w:rPr>
              <w:t>GEHC</w:t>
            </w:r>
          </w:p>
        </w:tc>
        <w:tc>
          <w:tcPr>
            <w:tcW w:w="1327" w:type="dxa"/>
            <w:gridSpan w:val="2"/>
          </w:tcPr>
          <w:p w14:paraId="0CAE6FAB" w14:textId="77777777" w:rsidR="00CE3506" w:rsidRPr="004517E7" w:rsidRDefault="00CE3506" w:rsidP="00D77762">
            <w:pPr>
              <w:pStyle w:val="TableText"/>
              <w:jc w:val="left"/>
              <w:rPr>
                <w:rFonts w:cs="Arial"/>
                <w:szCs w:val="21"/>
              </w:rPr>
            </w:pPr>
            <w:r>
              <w:rPr>
                <w:rFonts w:cs="Arial"/>
                <w:szCs w:val="21"/>
              </w:rPr>
              <w:t>Yes</w:t>
            </w:r>
          </w:p>
        </w:tc>
      </w:tr>
      <w:tr w:rsidR="00D77762" w:rsidRPr="004517E7" w14:paraId="0CAE6FB5" w14:textId="77777777" w:rsidTr="00000B17">
        <w:trPr>
          <w:cantSplit/>
        </w:trPr>
        <w:tc>
          <w:tcPr>
            <w:tcW w:w="1763" w:type="dxa"/>
          </w:tcPr>
          <w:p w14:paraId="0CAE6FAD" w14:textId="77777777" w:rsidR="00D77762" w:rsidRPr="004517E7" w:rsidRDefault="00D77762" w:rsidP="00D77762">
            <w:pPr>
              <w:pStyle w:val="TableText"/>
              <w:jc w:val="left"/>
              <w:rPr>
                <w:rFonts w:cs="Arial"/>
                <w:szCs w:val="21"/>
              </w:rPr>
            </w:pPr>
            <w:r>
              <w:rPr>
                <w:rFonts w:cs="Arial"/>
                <w:szCs w:val="21"/>
              </w:rPr>
              <w:t>SystemID</w:t>
            </w:r>
          </w:p>
        </w:tc>
        <w:tc>
          <w:tcPr>
            <w:tcW w:w="1371" w:type="dxa"/>
            <w:gridSpan w:val="2"/>
          </w:tcPr>
          <w:p w14:paraId="0CAE6FAE" w14:textId="77777777" w:rsidR="00D77762" w:rsidRPr="004517E7" w:rsidRDefault="00D77762" w:rsidP="00D77762">
            <w:pPr>
              <w:pStyle w:val="TableText"/>
              <w:jc w:val="left"/>
              <w:rPr>
                <w:rFonts w:cs="Arial"/>
                <w:szCs w:val="21"/>
              </w:rPr>
            </w:pPr>
            <w:r>
              <w:rPr>
                <w:rFonts w:cs="Arial"/>
                <w:szCs w:val="21"/>
              </w:rPr>
              <w:t>System ID</w:t>
            </w:r>
          </w:p>
        </w:tc>
        <w:tc>
          <w:tcPr>
            <w:tcW w:w="2267" w:type="dxa"/>
          </w:tcPr>
          <w:p w14:paraId="0CAE6FAF" w14:textId="77777777" w:rsidR="0027012F" w:rsidRDefault="0027012F" w:rsidP="00D77762">
            <w:pPr>
              <w:pStyle w:val="TableText"/>
              <w:jc w:val="left"/>
              <w:rPr>
                <w:rFonts w:cs="Arial"/>
                <w:szCs w:val="21"/>
              </w:rPr>
            </w:pPr>
            <w:r>
              <w:rPr>
                <w:rFonts w:cs="Arial"/>
                <w:szCs w:val="21"/>
              </w:rPr>
              <w:t>The DisplayID of the related System. This is derived from the task’s associated System.</w:t>
            </w:r>
          </w:p>
          <w:p w14:paraId="0CAE6FB0" w14:textId="77777777" w:rsidR="00D77762" w:rsidRPr="004517E7" w:rsidRDefault="00D77762" w:rsidP="00D77762">
            <w:pPr>
              <w:pStyle w:val="TableText"/>
              <w:jc w:val="left"/>
              <w:rPr>
                <w:rFonts w:cs="Arial"/>
                <w:szCs w:val="21"/>
              </w:rPr>
            </w:pPr>
            <w:r>
              <w:rPr>
                <w:rFonts w:cs="Arial"/>
                <w:szCs w:val="21"/>
              </w:rPr>
              <w:t>References the system against which the task is to be carried out.</w:t>
            </w:r>
          </w:p>
        </w:tc>
        <w:tc>
          <w:tcPr>
            <w:tcW w:w="1152" w:type="dxa"/>
          </w:tcPr>
          <w:p w14:paraId="0CAE6FB1" w14:textId="77777777" w:rsidR="00D77762" w:rsidRPr="004517E7" w:rsidRDefault="00D77762" w:rsidP="00D77762">
            <w:pPr>
              <w:pStyle w:val="TableText"/>
              <w:jc w:val="left"/>
              <w:rPr>
                <w:rFonts w:cs="Arial"/>
                <w:szCs w:val="21"/>
              </w:rPr>
            </w:pPr>
            <w:r>
              <w:rPr>
                <w:rFonts w:cs="Arial"/>
                <w:szCs w:val="21"/>
              </w:rPr>
              <w:t>Reference to System</w:t>
            </w:r>
          </w:p>
        </w:tc>
        <w:tc>
          <w:tcPr>
            <w:tcW w:w="1120" w:type="dxa"/>
          </w:tcPr>
          <w:p w14:paraId="0CAE6FB2" w14:textId="77777777" w:rsidR="00D77762" w:rsidRPr="004517E7" w:rsidRDefault="00D77762" w:rsidP="00D77762">
            <w:pPr>
              <w:pStyle w:val="TableText"/>
              <w:jc w:val="left"/>
              <w:rPr>
                <w:rFonts w:cs="Arial"/>
                <w:szCs w:val="21"/>
              </w:rPr>
            </w:pPr>
            <w:r w:rsidRPr="004517E7">
              <w:rPr>
                <w:rFonts w:cs="Arial"/>
                <w:szCs w:val="21"/>
              </w:rPr>
              <w:t>Non- Editable</w:t>
            </w:r>
          </w:p>
        </w:tc>
        <w:tc>
          <w:tcPr>
            <w:tcW w:w="789" w:type="dxa"/>
          </w:tcPr>
          <w:p w14:paraId="0CAE6FB3"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6FB4" w14:textId="77777777" w:rsidR="00D77762" w:rsidRPr="004517E7" w:rsidRDefault="00D77762" w:rsidP="00D77762">
            <w:pPr>
              <w:pStyle w:val="TableText"/>
              <w:jc w:val="left"/>
              <w:rPr>
                <w:rFonts w:cs="Arial"/>
                <w:szCs w:val="21"/>
              </w:rPr>
            </w:pPr>
            <w:r w:rsidRPr="004517E7">
              <w:rPr>
                <w:rFonts w:cs="Arial"/>
                <w:szCs w:val="21"/>
              </w:rPr>
              <w:t>Yes</w:t>
            </w:r>
          </w:p>
        </w:tc>
      </w:tr>
      <w:tr w:rsidR="00AA6DB3" w:rsidRPr="004517E7" w14:paraId="0CAE6FBD" w14:textId="77777777" w:rsidTr="00000B17">
        <w:trPr>
          <w:cantSplit/>
        </w:trPr>
        <w:tc>
          <w:tcPr>
            <w:tcW w:w="1763" w:type="dxa"/>
          </w:tcPr>
          <w:p w14:paraId="0CAE6FB6" w14:textId="77777777" w:rsidR="00AA6DB3" w:rsidRDefault="00AA6DB3" w:rsidP="00D77762">
            <w:pPr>
              <w:pStyle w:val="TableText"/>
              <w:jc w:val="left"/>
              <w:rPr>
                <w:rFonts w:cs="Arial"/>
                <w:szCs w:val="21"/>
              </w:rPr>
            </w:pPr>
            <w:r>
              <w:rPr>
                <w:rFonts w:cs="Arial"/>
                <w:szCs w:val="21"/>
              </w:rPr>
              <w:t>CRMSystemName</w:t>
            </w:r>
          </w:p>
        </w:tc>
        <w:tc>
          <w:tcPr>
            <w:tcW w:w="1371" w:type="dxa"/>
            <w:gridSpan w:val="2"/>
          </w:tcPr>
          <w:p w14:paraId="0CAE6FB7" w14:textId="77777777" w:rsidR="00AA6DB3" w:rsidRDefault="00AA6DB3" w:rsidP="00D77762">
            <w:pPr>
              <w:pStyle w:val="TableText"/>
              <w:jc w:val="left"/>
              <w:rPr>
                <w:rFonts w:cs="Arial"/>
                <w:szCs w:val="21"/>
              </w:rPr>
            </w:pPr>
            <w:r>
              <w:rPr>
                <w:rFonts w:cs="Arial"/>
                <w:szCs w:val="21"/>
              </w:rPr>
              <w:t>CRM System Name</w:t>
            </w:r>
          </w:p>
        </w:tc>
        <w:tc>
          <w:tcPr>
            <w:tcW w:w="2267" w:type="dxa"/>
          </w:tcPr>
          <w:p w14:paraId="0CAE6FB8" w14:textId="77777777" w:rsidR="00AA6DB3" w:rsidRDefault="00AA6DB3" w:rsidP="00D77762">
            <w:pPr>
              <w:pStyle w:val="TableText"/>
              <w:jc w:val="left"/>
              <w:rPr>
                <w:rFonts w:cs="Arial"/>
                <w:szCs w:val="21"/>
              </w:rPr>
            </w:pPr>
            <w:r>
              <w:rPr>
                <w:rFonts w:cs="Arial"/>
                <w:szCs w:val="21"/>
              </w:rPr>
              <w:t>The name of the CRM system that created the task. Not currently used.</w:t>
            </w:r>
          </w:p>
        </w:tc>
        <w:tc>
          <w:tcPr>
            <w:tcW w:w="1152" w:type="dxa"/>
          </w:tcPr>
          <w:p w14:paraId="0CAE6FB9" w14:textId="77777777" w:rsidR="00AA6DB3" w:rsidRDefault="00AA6DB3" w:rsidP="00D77762">
            <w:pPr>
              <w:pStyle w:val="TableText"/>
              <w:jc w:val="left"/>
              <w:rPr>
                <w:rFonts w:cs="Arial"/>
                <w:szCs w:val="21"/>
              </w:rPr>
            </w:pPr>
            <w:r>
              <w:rPr>
                <w:rFonts w:cs="Arial"/>
                <w:szCs w:val="21"/>
              </w:rPr>
              <w:t>Dictionary (CRMSystem)</w:t>
            </w:r>
          </w:p>
        </w:tc>
        <w:tc>
          <w:tcPr>
            <w:tcW w:w="1120" w:type="dxa"/>
          </w:tcPr>
          <w:p w14:paraId="0CAE6FBA" w14:textId="77777777" w:rsidR="00AA6DB3" w:rsidRDefault="00AA6DB3" w:rsidP="00D77762">
            <w:pPr>
              <w:pStyle w:val="TableText"/>
              <w:jc w:val="left"/>
              <w:rPr>
                <w:rFonts w:cs="Arial"/>
                <w:szCs w:val="21"/>
              </w:rPr>
            </w:pPr>
            <w:r>
              <w:rPr>
                <w:rFonts w:cs="Arial"/>
                <w:szCs w:val="21"/>
              </w:rPr>
              <w:t>Non-Editable</w:t>
            </w:r>
          </w:p>
        </w:tc>
        <w:tc>
          <w:tcPr>
            <w:tcW w:w="789" w:type="dxa"/>
          </w:tcPr>
          <w:p w14:paraId="0CAE6FBB" w14:textId="77777777" w:rsidR="00AA6DB3" w:rsidRDefault="00AA6DB3" w:rsidP="00D77762">
            <w:pPr>
              <w:pStyle w:val="TableText"/>
              <w:jc w:val="left"/>
              <w:rPr>
                <w:rFonts w:cs="Arial"/>
                <w:szCs w:val="21"/>
              </w:rPr>
            </w:pPr>
            <w:r>
              <w:rPr>
                <w:rFonts w:cs="Arial"/>
                <w:szCs w:val="21"/>
              </w:rPr>
              <w:t>GEHC</w:t>
            </w:r>
          </w:p>
        </w:tc>
        <w:tc>
          <w:tcPr>
            <w:tcW w:w="1327" w:type="dxa"/>
            <w:gridSpan w:val="2"/>
          </w:tcPr>
          <w:p w14:paraId="0CAE6FBC" w14:textId="77777777" w:rsidR="00AA6DB3" w:rsidRDefault="00AA6DB3" w:rsidP="00D77762">
            <w:pPr>
              <w:pStyle w:val="TableText"/>
              <w:jc w:val="left"/>
              <w:rPr>
                <w:rFonts w:cs="Arial"/>
                <w:szCs w:val="21"/>
              </w:rPr>
            </w:pPr>
            <w:r>
              <w:rPr>
                <w:rFonts w:cs="Arial"/>
                <w:szCs w:val="21"/>
              </w:rPr>
              <w:t>Yes</w:t>
            </w:r>
          </w:p>
        </w:tc>
      </w:tr>
      <w:tr w:rsidR="00D77762" w:rsidRPr="004517E7" w14:paraId="0CAE6FC5" w14:textId="77777777" w:rsidTr="00000B17">
        <w:trPr>
          <w:cantSplit/>
        </w:trPr>
        <w:tc>
          <w:tcPr>
            <w:tcW w:w="1763" w:type="dxa"/>
          </w:tcPr>
          <w:p w14:paraId="0CAE6FBE" w14:textId="77777777" w:rsidR="00D77762" w:rsidRPr="004517E7" w:rsidRDefault="00C55516" w:rsidP="00D77762">
            <w:pPr>
              <w:pStyle w:val="TableText"/>
              <w:jc w:val="left"/>
              <w:rPr>
                <w:rFonts w:cs="Arial"/>
                <w:szCs w:val="21"/>
              </w:rPr>
            </w:pPr>
            <w:r>
              <w:rPr>
                <w:rFonts w:cs="Arial"/>
                <w:szCs w:val="21"/>
              </w:rPr>
              <w:t>Is</w:t>
            </w:r>
            <w:r w:rsidR="00D77762">
              <w:rPr>
                <w:rFonts w:cs="Arial"/>
                <w:szCs w:val="21"/>
              </w:rPr>
              <w:t>Safety</w:t>
            </w:r>
          </w:p>
        </w:tc>
        <w:tc>
          <w:tcPr>
            <w:tcW w:w="1371" w:type="dxa"/>
            <w:gridSpan w:val="2"/>
          </w:tcPr>
          <w:p w14:paraId="0CAE6FBF" w14:textId="77777777" w:rsidR="00D77762" w:rsidRPr="004517E7" w:rsidRDefault="00D77762" w:rsidP="00D77762">
            <w:pPr>
              <w:pStyle w:val="TableText"/>
              <w:jc w:val="left"/>
              <w:rPr>
                <w:rFonts w:cs="Arial"/>
                <w:szCs w:val="21"/>
              </w:rPr>
            </w:pPr>
            <w:r>
              <w:rPr>
                <w:rFonts w:cs="Arial"/>
                <w:szCs w:val="21"/>
              </w:rPr>
              <w:t>Safety?</w:t>
            </w:r>
          </w:p>
        </w:tc>
        <w:tc>
          <w:tcPr>
            <w:tcW w:w="2267" w:type="dxa"/>
          </w:tcPr>
          <w:p w14:paraId="0CAE6FC0" w14:textId="77777777" w:rsidR="00D77762" w:rsidRPr="004517E7" w:rsidRDefault="00D77762" w:rsidP="00D77762">
            <w:pPr>
              <w:pStyle w:val="TableText"/>
              <w:jc w:val="left"/>
              <w:rPr>
                <w:rFonts w:cs="Arial"/>
                <w:szCs w:val="21"/>
              </w:rPr>
            </w:pPr>
            <w:r>
              <w:rPr>
                <w:rFonts w:cs="Arial"/>
                <w:szCs w:val="21"/>
              </w:rPr>
              <w:t>Identifies whether the task is a safety activity. Defaults to No.</w:t>
            </w:r>
          </w:p>
        </w:tc>
        <w:tc>
          <w:tcPr>
            <w:tcW w:w="1152" w:type="dxa"/>
          </w:tcPr>
          <w:p w14:paraId="0CAE6FC1" w14:textId="77777777" w:rsidR="00D77762" w:rsidRPr="004517E7" w:rsidRDefault="00D77762" w:rsidP="00D77762">
            <w:pPr>
              <w:pStyle w:val="TableText"/>
              <w:jc w:val="left"/>
              <w:rPr>
                <w:rFonts w:cs="Arial"/>
                <w:szCs w:val="21"/>
              </w:rPr>
            </w:pPr>
            <w:r>
              <w:rPr>
                <w:rFonts w:cs="Arial"/>
                <w:szCs w:val="21"/>
              </w:rPr>
              <w:t>Yes/No (Boolean)</w:t>
            </w:r>
          </w:p>
        </w:tc>
        <w:tc>
          <w:tcPr>
            <w:tcW w:w="1120" w:type="dxa"/>
          </w:tcPr>
          <w:p w14:paraId="0CAE6FC2" w14:textId="77777777" w:rsidR="00D77762" w:rsidRPr="004517E7" w:rsidRDefault="00D77762" w:rsidP="00D77762">
            <w:pPr>
              <w:pStyle w:val="TableText"/>
              <w:jc w:val="left"/>
              <w:rPr>
                <w:rFonts w:cs="Arial"/>
                <w:szCs w:val="21"/>
              </w:rPr>
            </w:pPr>
            <w:r>
              <w:rPr>
                <w:rFonts w:cs="Arial"/>
                <w:szCs w:val="21"/>
              </w:rPr>
              <w:t>Non-Editable</w:t>
            </w:r>
          </w:p>
        </w:tc>
        <w:tc>
          <w:tcPr>
            <w:tcW w:w="789" w:type="dxa"/>
          </w:tcPr>
          <w:p w14:paraId="0CAE6FC3" w14:textId="77777777" w:rsidR="00D77762" w:rsidRDefault="00D77762" w:rsidP="00D77762">
            <w:pPr>
              <w:pStyle w:val="TableText"/>
              <w:jc w:val="left"/>
              <w:rPr>
                <w:rFonts w:cs="Arial"/>
                <w:szCs w:val="21"/>
              </w:rPr>
            </w:pPr>
            <w:r>
              <w:rPr>
                <w:rFonts w:cs="Arial"/>
                <w:szCs w:val="21"/>
              </w:rPr>
              <w:t>GEHC</w:t>
            </w:r>
          </w:p>
        </w:tc>
        <w:tc>
          <w:tcPr>
            <w:tcW w:w="1327" w:type="dxa"/>
            <w:gridSpan w:val="2"/>
          </w:tcPr>
          <w:p w14:paraId="0CAE6FC4" w14:textId="77777777" w:rsidR="00D77762" w:rsidRPr="004517E7" w:rsidRDefault="00D77762" w:rsidP="00D77762">
            <w:pPr>
              <w:pStyle w:val="TableText"/>
              <w:jc w:val="left"/>
              <w:rPr>
                <w:rFonts w:cs="Arial"/>
                <w:szCs w:val="21"/>
              </w:rPr>
            </w:pPr>
            <w:r>
              <w:rPr>
                <w:rFonts w:cs="Arial"/>
                <w:szCs w:val="21"/>
              </w:rPr>
              <w:t>No</w:t>
            </w:r>
          </w:p>
        </w:tc>
      </w:tr>
      <w:tr w:rsidR="00D77762" w:rsidRPr="004517E7" w14:paraId="0CAE6FCE" w14:textId="77777777" w:rsidTr="00000B17">
        <w:trPr>
          <w:cantSplit/>
        </w:trPr>
        <w:tc>
          <w:tcPr>
            <w:tcW w:w="1763" w:type="dxa"/>
          </w:tcPr>
          <w:p w14:paraId="0CAE6FC6" w14:textId="77777777" w:rsidR="00D77762" w:rsidRPr="004517E7" w:rsidRDefault="00D77762" w:rsidP="00D77762">
            <w:pPr>
              <w:pStyle w:val="TableText"/>
              <w:jc w:val="left"/>
              <w:rPr>
                <w:rFonts w:cs="Arial"/>
                <w:szCs w:val="21"/>
              </w:rPr>
            </w:pPr>
            <w:r w:rsidRPr="004517E7">
              <w:rPr>
                <w:rFonts w:cs="Arial"/>
                <w:szCs w:val="21"/>
              </w:rPr>
              <w:lastRenderedPageBreak/>
              <w:t>Priority</w:t>
            </w:r>
          </w:p>
        </w:tc>
        <w:tc>
          <w:tcPr>
            <w:tcW w:w="1371" w:type="dxa"/>
            <w:gridSpan w:val="2"/>
          </w:tcPr>
          <w:p w14:paraId="0CAE6FC7" w14:textId="77777777" w:rsidR="00D77762" w:rsidRPr="004517E7" w:rsidRDefault="00D77762" w:rsidP="00D77762">
            <w:pPr>
              <w:pStyle w:val="TableText"/>
              <w:jc w:val="left"/>
              <w:rPr>
                <w:rFonts w:cs="Arial"/>
                <w:szCs w:val="21"/>
              </w:rPr>
            </w:pPr>
            <w:r w:rsidRPr="004517E7">
              <w:rPr>
                <w:rFonts w:cs="Arial"/>
                <w:szCs w:val="21"/>
              </w:rPr>
              <w:t>Priority</w:t>
            </w:r>
          </w:p>
        </w:tc>
        <w:tc>
          <w:tcPr>
            <w:tcW w:w="2267" w:type="dxa"/>
          </w:tcPr>
          <w:p w14:paraId="0CAE6FC8" w14:textId="77777777" w:rsidR="00D77762" w:rsidRDefault="00D77762" w:rsidP="00D77762">
            <w:pPr>
              <w:pStyle w:val="TableText"/>
              <w:jc w:val="left"/>
              <w:rPr>
                <w:rFonts w:cs="Arial"/>
                <w:szCs w:val="21"/>
              </w:rPr>
            </w:pPr>
            <w:commentRangeStart w:id="4641"/>
            <w:r w:rsidRPr="004517E7">
              <w:rPr>
                <w:rFonts w:cs="Arial"/>
                <w:szCs w:val="21"/>
              </w:rPr>
              <w:t>The priority (importance) of the task.</w:t>
            </w:r>
            <w:r>
              <w:rPr>
                <w:rFonts w:cs="Arial"/>
                <w:szCs w:val="21"/>
              </w:rPr>
              <w:t xml:space="preserve"> The higher the number the higher the priority.</w:t>
            </w:r>
          </w:p>
          <w:p w14:paraId="0CAE6FC9" w14:textId="77777777" w:rsidR="00D77762" w:rsidRPr="004517E7" w:rsidRDefault="00D77762" w:rsidP="00D77762">
            <w:pPr>
              <w:pStyle w:val="TableText"/>
              <w:jc w:val="left"/>
              <w:rPr>
                <w:rFonts w:cs="Arial"/>
                <w:szCs w:val="21"/>
              </w:rPr>
            </w:pPr>
            <w:r>
              <w:rPr>
                <w:rFonts w:cs="Arial"/>
                <w:szCs w:val="21"/>
              </w:rPr>
              <w:t>This is a computed priority value provided by GEHC.</w:t>
            </w:r>
            <w:commentRangeEnd w:id="4641"/>
            <w:r w:rsidR="00907794">
              <w:rPr>
                <w:rStyle w:val="CommentReference"/>
              </w:rPr>
              <w:commentReference w:id="4641"/>
            </w:r>
          </w:p>
        </w:tc>
        <w:tc>
          <w:tcPr>
            <w:tcW w:w="1152" w:type="dxa"/>
          </w:tcPr>
          <w:p w14:paraId="0CAE6FCA" w14:textId="77777777" w:rsidR="00D77762" w:rsidRPr="004517E7" w:rsidRDefault="00D77762" w:rsidP="00D77762">
            <w:pPr>
              <w:pStyle w:val="TableText"/>
              <w:jc w:val="left"/>
              <w:rPr>
                <w:rFonts w:cs="Arial"/>
                <w:szCs w:val="21"/>
              </w:rPr>
            </w:pPr>
            <w:r w:rsidRPr="004517E7">
              <w:rPr>
                <w:rFonts w:cs="Arial"/>
                <w:szCs w:val="21"/>
              </w:rPr>
              <w:t>Number</w:t>
            </w:r>
          </w:p>
        </w:tc>
        <w:tc>
          <w:tcPr>
            <w:tcW w:w="1120" w:type="dxa"/>
          </w:tcPr>
          <w:p w14:paraId="0CAE6FCB"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6FCC"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6FCD"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6FD6" w14:textId="77777777" w:rsidTr="00000B17">
        <w:trPr>
          <w:cantSplit/>
        </w:trPr>
        <w:tc>
          <w:tcPr>
            <w:tcW w:w="1763" w:type="dxa"/>
          </w:tcPr>
          <w:p w14:paraId="0CAE6FCF" w14:textId="77777777" w:rsidR="00D77762" w:rsidRPr="004517E7" w:rsidRDefault="00D77762" w:rsidP="00D77762">
            <w:pPr>
              <w:pStyle w:val="TableText"/>
              <w:jc w:val="left"/>
              <w:rPr>
                <w:rFonts w:cs="Arial"/>
                <w:szCs w:val="21"/>
              </w:rPr>
            </w:pPr>
            <w:r w:rsidRPr="004517E7">
              <w:rPr>
                <w:rFonts w:cs="Arial"/>
                <w:szCs w:val="21"/>
              </w:rPr>
              <w:t>TaskType</w:t>
            </w:r>
          </w:p>
        </w:tc>
        <w:tc>
          <w:tcPr>
            <w:tcW w:w="1371" w:type="dxa"/>
            <w:gridSpan w:val="2"/>
          </w:tcPr>
          <w:p w14:paraId="0CAE6FD0" w14:textId="77777777" w:rsidR="00D77762" w:rsidRPr="004517E7" w:rsidRDefault="00D77762" w:rsidP="00D77762">
            <w:pPr>
              <w:pStyle w:val="TableText"/>
              <w:jc w:val="left"/>
              <w:rPr>
                <w:rFonts w:cs="Arial"/>
                <w:szCs w:val="21"/>
              </w:rPr>
            </w:pPr>
            <w:r>
              <w:rPr>
                <w:rFonts w:cs="Arial"/>
                <w:szCs w:val="21"/>
              </w:rPr>
              <w:t xml:space="preserve">Job </w:t>
            </w:r>
            <w:r w:rsidRPr="004517E7">
              <w:rPr>
                <w:rFonts w:cs="Arial"/>
                <w:szCs w:val="21"/>
              </w:rPr>
              <w:t>Type</w:t>
            </w:r>
          </w:p>
        </w:tc>
        <w:tc>
          <w:tcPr>
            <w:tcW w:w="2267" w:type="dxa"/>
          </w:tcPr>
          <w:p w14:paraId="0CAE6FD1" w14:textId="77777777" w:rsidR="00D77762" w:rsidRPr="004517E7" w:rsidRDefault="00D77762" w:rsidP="00D77762">
            <w:pPr>
              <w:pStyle w:val="TableText"/>
              <w:jc w:val="left"/>
              <w:rPr>
                <w:rFonts w:cs="Arial"/>
                <w:szCs w:val="21"/>
              </w:rPr>
            </w:pPr>
            <w:r w:rsidRPr="004517E7">
              <w:rPr>
                <w:rFonts w:cs="Arial"/>
                <w:szCs w:val="21"/>
              </w:rPr>
              <w:t>The type</w:t>
            </w:r>
            <w:r>
              <w:rPr>
                <w:rFonts w:cs="Arial"/>
                <w:szCs w:val="21"/>
              </w:rPr>
              <w:t xml:space="preserve"> of job the task is a part of</w:t>
            </w:r>
            <w:r w:rsidR="00D71148">
              <w:rPr>
                <w:rFonts w:cs="Arial"/>
                <w:szCs w:val="21"/>
              </w:rPr>
              <w:t>, or the type of activity the task represents</w:t>
            </w:r>
            <w:r>
              <w:rPr>
                <w:rFonts w:cs="Arial"/>
                <w:szCs w:val="21"/>
              </w:rPr>
              <w:t>.</w:t>
            </w:r>
          </w:p>
        </w:tc>
        <w:tc>
          <w:tcPr>
            <w:tcW w:w="1152" w:type="dxa"/>
          </w:tcPr>
          <w:p w14:paraId="0CAE6FD2" w14:textId="77777777" w:rsidR="00D77762" w:rsidRPr="004517E7" w:rsidRDefault="00D77762" w:rsidP="00D77762">
            <w:pPr>
              <w:pStyle w:val="TableText"/>
              <w:jc w:val="left"/>
              <w:rPr>
                <w:rFonts w:cs="Arial"/>
                <w:szCs w:val="21"/>
              </w:rPr>
            </w:pPr>
            <w:r w:rsidRPr="004517E7">
              <w:rPr>
                <w:rFonts w:cs="Arial"/>
                <w:szCs w:val="21"/>
              </w:rPr>
              <w:t>Dictionary</w:t>
            </w:r>
            <w:r>
              <w:rPr>
                <w:rFonts w:cs="Arial"/>
                <w:szCs w:val="21"/>
              </w:rPr>
              <w:t xml:space="preserve"> (TaskType)</w:t>
            </w:r>
          </w:p>
        </w:tc>
        <w:tc>
          <w:tcPr>
            <w:tcW w:w="1120" w:type="dxa"/>
          </w:tcPr>
          <w:p w14:paraId="0CAE6FD3"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6FD4"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6FD5"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6FDE" w14:textId="77777777" w:rsidTr="00000B17">
        <w:trPr>
          <w:cantSplit/>
        </w:trPr>
        <w:tc>
          <w:tcPr>
            <w:tcW w:w="1763" w:type="dxa"/>
          </w:tcPr>
          <w:p w14:paraId="0CAE6FD7" w14:textId="77777777" w:rsidR="00D77762" w:rsidRPr="004517E7" w:rsidRDefault="00FB6208" w:rsidP="00D77762">
            <w:pPr>
              <w:pStyle w:val="TableText"/>
              <w:jc w:val="left"/>
              <w:rPr>
                <w:rFonts w:cs="Arial"/>
                <w:szCs w:val="21"/>
              </w:rPr>
            </w:pPr>
            <w:r>
              <w:rPr>
                <w:rFonts w:cs="Arial"/>
                <w:szCs w:val="21"/>
              </w:rPr>
              <w:t>TaskSubType</w:t>
            </w:r>
            <w:r w:rsidRPr="004517E7">
              <w:rPr>
                <w:rFonts w:cs="Arial"/>
                <w:szCs w:val="21"/>
              </w:rPr>
              <w:t xml:space="preserve"> </w:t>
            </w:r>
          </w:p>
        </w:tc>
        <w:tc>
          <w:tcPr>
            <w:tcW w:w="1371" w:type="dxa"/>
            <w:gridSpan w:val="2"/>
          </w:tcPr>
          <w:p w14:paraId="0CAE6FD8" w14:textId="77777777" w:rsidR="00D77762" w:rsidRPr="004517E7" w:rsidRDefault="00F100DD" w:rsidP="00F100DD">
            <w:pPr>
              <w:pStyle w:val="TableText"/>
              <w:jc w:val="left"/>
              <w:rPr>
                <w:rFonts w:cs="Arial"/>
                <w:szCs w:val="21"/>
              </w:rPr>
            </w:pPr>
            <w:r>
              <w:rPr>
                <w:rFonts w:cs="Arial"/>
                <w:szCs w:val="21"/>
              </w:rPr>
              <w:t>Job Sub-</w:t>
            </w:r>
            <w:r w:rsidR="00D77762">
              <w:rPr>
                <w:rFonts w:cs="Arial"/>
                <w:szCs w:val="21"/>
              </w:rPr>
              <w:t>Type</w:t>
            </w:r>
          </w:p>
        </w:tc>
        <w:tc>
          <w:tcPr>
            <w:tcW w:w="2267" w:type="dxa"/>
          </w:tcPr>
          <w:p w14:paraId="0CAE6FD9" w14:textId="77777777" w:rsidR="00D77762" w:rsidRPr="004517E7" w:rsidRDefault="00D77762" w:rsidP="00F100DD">
            <w:pPr>
              <w:pStyle w:val="TableText"/>
              <w:jc w:val="left"/>
              <w:rPr>
                <w:rFonts w:cs="Arial"/>
                <w:szCs w:val="21"/>
              </w:rPr>
            </w:pPr>
            <w:r>
              <w:rPr>
                <w:rFonts w:cs="Arial"/>
                <w:szCs w:val="21"/>
              </w:rPr>
              <w:t xml:space="preserve">The </w:t>
            </w:r>
            <w:r w:rsidR="00F100DD">
              <w:rPr>
                <w:rFonts w:cs="Arial"/>
                <w:szCs w:val="21"/>
              </w:rPr>
              <w:t>sub-</w:t>
            </w:r>
            <w:r>
              <w:rPr>
                <w:rFonts w:cs="Arial"/>
                <w:szCs w:val="21"/>
              </w:rPr>
              <w:t>type of the task.</w:t>
            </w:r>
          </w:p>
        </w:tc>
        <w:tc>
          <w:tcPr>
            <w:tcW w:w="1152" w:type="dxa"/>
          </w:tcPr>
          <w:p w14:paraId="0CAE6FDA" w14:textId="77777777" w:rsidR="00D77762" w:rsidRPr="004517E7" w:rsidRDefault="00F100DD" w:rsidP="00FB6208">
            <w:pPr>
              <w:pStyle w:val="TableText"/>
              <w:jc w:val="left"/>
              <w:rPr>
                <w:rFonts w:cs="Arial"/>
                <w:szCs w:val="21"/>
              </w:rPr>
            </w:pPr>
            <w:r>
              <w:rPr>
                <w:rFonts w:cs="Arial"/>
                <w:szCs w:val="21"/>
              </w:rPr>
              <w:t>Dictionary (</w:t>
            </w:r>
            <w:r w:rsidR="00FB6208">
              <w:rPr>
                <w:rFonts w:cs="Arial"/>
                <w:szCs w:val="21"/>
              </w:rPr>
              <w:t>TaskSubType</w:t>
            </w:r>
            <w:r>
              <w:rPr>
                <w:rFonts w:cs="Arial"/>
                <w:szCs w:val="21"/>
              </w:rPr>
              <w:t>)</w:t>
            </w:r>
            <w:r w:rsidR="00D77762" w:rsidRPr="004517E7">
              <w:rPr>
                <w:rFonts w:cs="Arial"/>
                <w:szCs w:val="21"/>
              </w:rPr>
              <w:t xml:space="preserve"> </w:t>
            </w:r>
          </w:p>
        </w:tc>
        <w:tc>
          <w:tcPr>
            <w:tcW w:w="1120" w:type="dxa"/>
          </w:tcPr>
          <w:p w14:paraId="0CAE6FDB"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6FDC"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6FDD" w14:textId="77777777" w:rsidR="00D77762" w:rsidRPr="004517E7" w:rsidRDefault="00D77762" w:rsidP="00F100DD">
            <w:pPr>
              <w:pStyle w:val="TableText"/>
              <w:jc w:val="left"/>
              <w:rPr>
                <w:rFonts w:cs="Arial"/>
                <w:szCs w:val="21"/>
              </w:rPr>
            </w:pPr>
            <w:r w:rsidRPr="004517E7">
              <w:rPr>
                <w:rFonts w:cs="Arial"/>
                <w:szCs w:val="21"/>
              </w:rPr>
              <w:t>Yes</w:t>
            </w:r>
          </w:p>
        </w:tc>
      </w:tr>
      <w:tr w:rsidR="00D77762" w:rsidRPr="004517E7" w14:paraId="0CAE6FE6" w14:textId="77777777" w:rsidTr="00000B17">
        <w:trPr>
          <w:cantSplit/>
        </w:trPr>
        <w:tc>
          <w:tcPr>
            <w:tcW w:w="1763" w:type="dxa"/>
          </w:tcPr>
          <w:p w14:paraId="0CAE6FDF" w14:textId="77777777" w:rsidR="00D77762" w:rsidRDefault="00D77762" w:rsidP="00D77762">
            <w:pPr>
              <w:pStyle w:val="TableText"/>
              <w:jc w:val="left"/>
              <w:rPr>
                <w:rFonts w:cs="Arial"/>
                <w:szCs w:val="21"/>
              </w:rPr>
            </w:pPr>
            <w:r>
              <w:rPr>
                <w:rFonts w:cs="Arial"/>
                <w:szCs w:val="21"/>
              </w:rPr>
              <w:t>Contract</w:t>
            </w:r>
          </w:p>
        </w:tc>
        <w:tc>
          <w:tcPr>
            <w:tcW w:w="1371" w:type="dxa"/>
            <w:gridSpan w:val="2"/>
          </w:tcPr>
          <w:p w14:paraId="0CAE6FE0" w14:textId="77777777" w:rsidR="00D77762" w:rsidRDefault="00D77762" w:rsidP="00D77762">
            <w:pPr>
              <w:pStyle w:val="TableText"/>
              <w:jc w:val="left"/>
              <w:rPr>
                <w:rFonts w:cs="Arial"/>
                <w:szCs w:val="21"/>
              </w:rPr>
            </w:pPr>
            <w:r>
              <w:rPr>
                <w:rFonts w:cs="Arial"/>
                <w:szCs w:val="21"/>
              </w:rPr>
              <w:t>Contract</w:t>
            </w:r>
          </w:p>
        </w:tc>
        <w:tc>
          <w:tcPr>
            <w:tcW w:w="2267" w:type="dxa"/>
          </w:tcPr>
          <w:p w14:paraId="0CAE6FE1" w14:textId="77777777" w:rsidR="00D77762" w:rsidRDefault="00D77762" w:rsidP="00D77762">
            <w:pPr>
              <w:pStyle w:val="TableText"/>
              <w:jc w:val="left"/>
              <w:rPr>
                <w:rFonts w:cs="Arial"/>
                <w:szCs w:val="21"/>
              </w:rPr>
            </w:pPr>
            <w:r>
              <w:rPr>
                <w:rFonts w:cs="Arial"/>
                <w:szCs w:val="21"/>
              </w:rPr>
              <w:t>The currently active contract for the target system. Derived from the Open Date and the Contract instances associated with the task’s System.</w:t>
            </w:r>
          </w:p>
        </w:tc>
        <w:tc>
          <w:tcPr>
            <w:tcW w:w="1152" w:type="dxa"/>
          </w:tcPr>
          <w:p w14:paraId="0CAE6FE2" w14:textId="77777777" w:rsidR="00D77762" w:rsidRDefault="00D77762" w:rsidP="00D77762">
            <w:pPr>
              <w:pStyle w:val="TableText"/>
              <w:jc w:val="left"/>
              <w:rPr>
                <w:rFonts w:cs="Arial"/>
                <w:szCs w:val="21"/>
              </w:rPr>
            </w:pPr>
            <w:r>
              <w:rPr>
                <w:rFonts w:cs="Arial"/>
                <w:szCs w:val="21"/>
              </w:rPr>
              <w:t>Reference to Contract</w:t>
            </w:r>
          </w:p>
        </w:tc>
        <w:tc>
          <w:tcPr>
            <w:tcW w:w="1120" w:type="dxa"/>
          </w:tcPr>
          <w:p w14:paraId="0CAE6FE3" w14:textId="77777777" w:rsidR="00D77762" w:rsidRPr="004517E7" w:rsidRDefault="00D77762" w:rsidP="00D77762">
            <w:pPr>
              <w:pStyle w:val="TableText"/>
              <w:jc w:val="left"/>
              <w:rPr>
                <w:rFonts w:cs="Arial"/>
                <w:szCs w:val="21"/>
              </w:rPr>
            </w:pPr>
            <w:r>
              <w:rPr>
                <w:rFonts w:cs="Arial"/>
                <w:szCs w:val="21"/>
              </w:rPr>
              <w:t>Non-Editable</w:t>
            </w:r>
          </w:p>
        </w:tc>
        <w:tc>
          <w:tcPr>
            <w:tcW w:w="789" w:type="dxa"/>
          </w:tcPr>
          <w:p w14:paraId="0CAE6FE4" w14:textId="77777777" w:rsidR="00D77762" w:rsidRDefault="00D77762" w:rsidP="00D77762">
            <w:pPr>
              <w:pStyle w:val="TableText"/>
              <w:jc w:val="left"/>
              <w:rPr>
                <w:rFonts w:cs="Arial"/>
                <w:szCs w:val="21"/>
              </w:rPr>
            </w:pPr>
            <w:r>
              <w:rPr>
                <w:rFonts w:cs="Arial"/>
                <w:szCs w:val="21"/>
              </w:rPr>
              <w:t>CS</w:t>
            </w:r>
          </w:p>
        </w:tc>
        <w:tc>
          <w:tcPr>
            <w:tcW w:w="1327" w:type="dxa"/>
            <w:gridSpan w:val="2"/>
          </w:tcPr>
          <w:p w14:paraId="0CAE6FE5" w14:textId="77777777" w:rsidR="00D77762" w:rsidRPr="004517E7" w:rsidRDefault="00D77762" w:rsidP="00D77762">
            <w:pPr>
              <w:pStyle w:val="TableText"/>
              <w:jc w:val="left"/>
              <w:rPr>
                <w:rFonts w:cs="Arial"/>
                <w:szCs w:val="21"/>
              </w:rPr>
            </w:pPr>
            <w:r>
              <w:rPr>
                <w:rFonts w:cs="Arial"/>
                <w:szCs w:val="21"/>
              </w:rPr>
              <w:t>Yes</w:t>
            </w:r>
          </w:p>
        </w:tc>
      </w:tr>
      <w:tr w:rsidR="008343D7" w:rsidRPr="004517E7" w14:paraId="0CAE6FEE" w14:textId="77777777" w:rsidTr="00000B17">
        <w:trPr>
          <w:cantSplit/>
        </w:trPr>
        <w:tc>
          <w:tcPr>
            <w:tcW w:w="1763" w:type="dxa"/>
            <w:tcBorders>
              <w:top w:val="single" w:sz="6" w:space="0" w:color="000000"/>
              <w:left w:val="double" w:sz="6" w:space="0" w:color="000000"/>
              <w:bottom w:val="single" w:sz="6" w:space="0" w:color="000000"/>
              <w:right w:val="single" w:sz="6" w:space="0" w:color="000000"/>
            </w:tcBorders>
          </w:tcPr>
          <w:p w14:paraId="0CAE6FE7" w14:textId="77777777" w:rsidR="008343D7" w:rsidRPr="004517E7" w:rsidRDefault="008343D7" w:rsidP="00D71148">
            <w:pPr>
              <w:pStyle w:val="TableText"/>
              <w:jc w:val="left"/>
              <w:rPr>
                <w:rFonts w:cs="Arial"/>
                <w:szCs w:val="21"/>
              </w:rPr>
            </w:pPr>
            <w:r>
              <w:rPr>
                <w:rFonts w:cs="Arial"/>
                <w:szCs w:val="21"/>
              </w:rPr>
              <w:t>CustomerExpectation</w:t>
            </w:r>
          </w:p>
        </w:tc>
        <w:tc>
          <w:tcPr>
            <w:tcW w:w="1371" w:type="dxa"/>
            <w:gridSpan w:val="2"/>
            <w:tcBorders>
              <w:top w:val="single" w:sz="6" w:space="0" w:color="000000"/>
              <w:left w:val="single" w:sz="6" w:space="0" w:color="000000"/>
              <w:bottom w:val="single" w:sz="6" w:space="0" w:color="000000"/>
              <w:right w:val="single" w:sz="6" w:space="0" w:color="000000"/>
            </w:tcBorders>
          </w:tcPr>
          <w:p w14:paraId="0CAE6FE8" w14:textId="77777777" w:rsidR="008343D7" w:rsidRPr="004517E7" w:rsidRDefault="008343D7" w:rsidP="0010572E">
            <w:pPr>
              <w:pStyle w:val="TableText"/>
              <w:jc w:val="left"/>
              <w:rPr>
                <w:rFonts w:cs="Arial"/>
                <w:szCs w:val="21"/>
              </w:rPr>
            </w:pPr>
            <w:r>
              <w:rPr>
                <w:rFonts w:cs="Arial"/>
                <w:szCs w:val="21"/>
              </w:rPr>
              <w:t>Customer Expectation</w:t>
            </w:r>
          </w:p>
        </w:tc>
        <w:tc>
          <w:tcPr>
            <w:tcW w:w="2267" w:type="dxa"/>
            <w:tcBorders>
              <w:top w:val="single" w:sz="6" w:space="0" w:color="000000"/>
              <w:left w:val="single" w:sz="6" w:space="0" w:color="000000"/>
              <w:bottom w:val="single" w:sz="6" w:space="0" w:color="000000"/>
              <w:right w:val="single" w:sz="6" w:space="0" w:color="000000"/>
            </w:tcBorders>
          </w:tcPr>
          <w:p w14:paraId="0CAE6FE9" w14:textId="77777777" w:rsidR="008343D7" w:rsidRDefault="008343D7" w:rsidP="0010572E">
            <w:pPr>
              <w:pStyle w:val="TableText"/>
              <w:jc w:val="left"/>
              <w:rPr>
                <w:rFonts w:cs="Arial"/>
                <w:szCs w:val="21"/>
              </w:rPr>
            </w:pPr>
            <w:r>
              <w:rPr>
                <w:rFonts w:cs="Arial"/>
                <w:szCs w:val="21"/>
              </w:rPr>
              <w:t>The customer’s expectations. For display purposes only.</w:t>
            </w:r>
          </w:p>
        </w:tc>
        <w:tc>
          <w:tcPr>
            <w:tcW w:w="1152" w:type="dxa"/>
            <w:tcBorders>
              <w:top w:val="single" w:sz="6" w:space="0" w:color="000000"/>
              <w:left w:val="single" w:sz="6" w:space="0" w:color="000000"/>
              <w:bottom w:val="single" w:sz="6" w:space="0" w:color="000000"/>
              <w:right w:val="single" w:sz="6" w:space="0" w:color="000000"/>
            </w:tcBorders>
          </w:tcPr>
          <w:p w14:paraId="0CAE6FEA" w14:textId="77777777" w:rsidR="008343D7" w:rsidRPr="004517E7" w:rsidRDefault="008343D7" w:rsidP="0010572E">
            <w:pPr>
              <w:pStyle w:val="TableText"/>
              <w:jc w:val="left"/>
              <w:rPr>
                <w:rFonts w:cs="Arial"/>
                <w:szCs w:val="21"/>
              </w:rPr>
            </w:pPr>
            <w:r>
              <w:rPr>
                <w:rFonts w:cs="Arial"/>
                <w:szCs w:val="21"/>
              </w:rPr>
              <w:t xml:space="preserve">String </w:t>
            </w:r>
            <w:r w:rsidR="007E3BE0">
              <w:rPr>
                <w:rFonts w:cs="Arial"/>
                <w:szCs w:val="21"/>
              </w:rPr>
              <w:t>(256)</w:t>
            </w:r>
          </w:p>
        </w:tc>
        <w:tc>
          <w:tcPr>
            <w:tcW w:w="1120" w:type="dxa"/>
            <w:tcBorders>
              <w:top w:val="single" w:sz="6" w:space="0" w:color="000000"/>
              <w:left w:val="single" w:sz="6" w:space="0" w:color="000000"/>
              <w:bottom w:val="single" w:sz="6" w:space="0" w:color="000000"/>
              <w:right w:val="single" w:sz="6" w:space="0" w:color="000000"/>
            </w:tcBorders>
          </w:tcPr>
          <w:p w14:paraId="0CAE6FEB" w14:textId="77777777" w:rsidR="008343D7" w:rsidRPr="004517E7" w:rsidRDefault="008343D7" w:rsidP="0010572E">
            <w:pPr>
              <w:pStyle w:val="TableText"/>
              <w:jc w:val="left"/>
              <w:rPr>
                <w:rFonts w:cs="Arial"/>
                <w:szCs w:val="21"/>
              </w:rPr>
            </w:pPr>
            <w:r>
              <w:rPr>
                <w:rFonts w:cs="Arial"/>
                <w:szCs w:val="21"/>
              </w:rPr>
              <w:t>Non-Editable</w:t>
            </w:r>
          </w:p>
        </w:tc>
        <w:tc>
          <w:tcPr>
            <w:tcW w:w="789" w:type="dxa"/>
            <w:tcBorders>
              <w:top w:val="single" w:sz="6" w:space="0" w:color="000000"/>
              <w:left w:val="single" w:sz="6" w:space="0" w:color="000000"/>
              <w:bottom w:val="single" w:sz="6" w:space="0" w:color="000000"/>
              <w:right w:val="single" w:sz="6" w:space="0" w:color="000000"/>
            </w:tcBorders>
          </w:tcPr>
          <w:p w14:paraId="0CAE6FEC" w14:textId="77777777" w:rsidR="008343D7" w:rsidRPr="004517E7" w:rsidRDefault="008343D7" w:rsidP="0010572E">
            <w:pPr>
              <w:pStyle w:val="TableText"/>
              <w:jc w:val="left"/>
              <w:rPr>
                <w:rFonts w:cs="Arial"/>
                <w:szCs w:val="21"/>
              </w:rPr>
            </w:pPr>
            <w:r>
              <w:rPr>
                <w:rFonts w:cs="Arial"/>
                <w:szCs w:val="21"/>
              </w:rPr>
              <w:t>GEHC</w:t>
            </w:r>
          </w:p>
        </w:tc>
        <w:tc>
          <w:tcPr>
            <w:tcW w:w="1327" w:type="dxa"/>
            <w:gridSpan w:val="2"/>
            <w:tcBorders>
              <w:top w:val="single" w:sz="6" w:space="0" w:color="000000"/>
              <w:left w:val="single" w:sz="6" w:space="0" w:color="000000"/>
              <w:bottom w:val="single" w:sz="6" w:space="0" w:color="000000"/>
              <w:right w:val="double" w:sz="6" w:space="0" w:color="000000"/>
            </w:tcBorders>
          </w:tcPr>
          <w:p w14:paraId="0CAE6FED" w14:textId="77777777" w:rsidR="008343D7" w:rsidRPr="004517E7" w:rsidRDefault="008343D7" w:rsidP="0010572E">
            <w:pPr>
              <w:pStyle w:val="TableText"/>
              <w:jc w:val="left"/>
              <w:rPr>
                <w:rFonts w:cs="Arial"/>
                <w:szCs w:val="21"/>
              </w:rPr>
            </w:pPr>
            <w:r>
              <w:rPr>
                <w:rFonts w:cs="Arial"/>
                <w:szCs w:val="21"/>
              </w:rPr>
              <w:t>No</w:t>
            </w:r>
          </w:p>
        </w:tc>
      </w:tr>
      <w:tr w:rsidR="00D77762" w:rsidRPr="004517E7" w14:paraId="0CAE6FF6" w14:textId="77777777" w:rsidTr="00000B17">
        <w:trPr>
          <w:cantSplit/>
        </w:trPr>
        <w:tc>
          <w:tcPr>
            <w:tcW w:w="1763" w:type="dxa"/>
          </w:tcPr>
          <w:p w14:paraId="0CAE6FEF" w14:textId="77777777" w:rsidR="00D77762" w:rsidRPr="004517E7" w:rsidRDefault="00D77762" w:rsidP="00D77762">
            <w:pPr>
              <w:pStyle w:val="TableText"/>
              <w:jc w:val="left"/>
              <w:rPr>
                <w:rFonts w:cs="Arial"/>
                <w:szCs w:val="21"/>
              </w:rPr>
            </w:pPr>
            <w:r w:rsidRPr="004517E7">
              <w:rPr>
                <w:rFonts w:cs="Arial"/>
                <w:szCs w:val="21"/>
              </w:rPr>
              <w:t xml:space="preserve">Status </w:t>
            </w:r>
          </w:p>
        </w:tc>
        <w:tc>
          <w:tcPr>
            <w:tcW w:w="1371" w:type="dxa"/>
            <w:gridSpan w:val="2"/>
          </w:tcPr>
          <w:p w14:paraId="0CAE6FF0" w14:textId="77777777" w:rsidR="00D77762" w:rsidRPr="004517E7" w:rsidRDefault="00D77762" w:rsidP="00D77762">
            <w:pPr>
              <w:pStyle w:val="TableText"/>
              <w:jc w:val="left"/>
              <w:rPr>
                <w:rFonts w:cs="Arial"/>
                <w:szCs w:val="21"/>
              </w:rPr>
            </w:pPr>
            <w:r w:rsidRPr="004517E7">
              <w:rPr>
                <w:rFonts w:cs="Arial"/>
                <w:szCs w:val="21"/>
              </w:rPr>
              <w:t>Status</w:t>
            </w:r>
          </w:p>
        </w:tc>
        <w:tc>
          <w:tcPr>
            <w:tcW w:w="2267" w:type="dxa"/>
          </w:tcPr>
          <w:p w14:paraId="0CAE6FF1" w14:textId="77777777" w:rsidR="00D77762" w:rsidRPr="004517E7" w:rsidRDefault="00D77762" w:rsidP="00D77762">
            <w:pPr>
              <w:pStyle w:val="TableText"/>
              <w:jc w:val="left"/>
              <w:rPr>
                <w:rFonts w:cs="Arial"/>
                <w:szCs w:val="21"/>
              </w:rPr>
            </w:pPr>
            <w:r w:rsidRPr="004517E7">
              <w:rPr>
                <w:rFonts w:cs="Arial"/>
                <w:szCs w:val="21"/>
              </w:rPr>
              <w:t>Current status of the task.</w:t>
            </w:r>
          </w:p>
        </w:tc>
        <w:tc>
          <w:tcPr>
            <w:tcW w:w="1152" w:type="dxa"/>
          </w:tcPr>
          <w:p w14:paraId="0CAE6FF2" w14:textId="77777777" w:rsidR="00D77762" w:rsidRPr="004517E7" w:rsidRDefault="00D77762" w:rsidP="00D77762">
            <w:pPr>
              <w:pStyle w:val="TableText"/>
              <w:jc w:val="left"/>
              <w:rPr>
                <w:rFonts w:cs="Arial"/>
                <w:szCs w:val="21"/>
              </w:rPr>
            </w:pPr>
            <w:r w:rsidRPr="004517E7">
              <w:rPr>
                <w:rFonts w:cs="Arial"/>
                <w:szCs w:val="21"/>
              </w:rPr>
              <w:t xml:space="preserve">Dictionary </w:t>
            </w:r>
            <w:r>
              <w:rPr>
                <w:rFonts w:cs="Arial"/>
                <w:szCs w:val="21"/>
              </w:rPr>
              <w:t>(TaskStatus)</w:t>
            </w:r>
          </w:p>
        </w:tc>
        <w:tc>
          <w:tcPr>
            <w:tcW w:w="1120" w:type="dxa"/>
          </w:tcPr>
          <w:p w14:paraId="0CAE6FF3" w14:textId="77777777" w:rsidR="00D77762" w:rsidRPr="004517E7" w:rsidRDefault="00D77762" w:rsidP="00D77762">
            <w:pPr>
              <w:pStyle w:val="TableText"/>
              <w:jc w:val="left"/>
              <w:rPr>
                <w:rFonts w:cs="Arial"/>
                <w:szCs w:val="21"/>
              </w:rPr>
            </w:pPr>
            <w:r w:rsidRPr="004517E7">
              <w:rPr>
                <w:rFonts w:cs="Arial"/>
                <w:szCs w:val="21"/>
              </w:rPr>
              <w:t>Editable</w:t>
            </w:r>
          </w:p>
        </w:tc>
        <w:tc>
          <w:tcPr>
            <w:tcW w:w="789" w:type="dxa"/>
          </w:tcPr>
          <w:p w14:paraId="0CAE6FF4" w14:textId="77777777" w:rsidR="00D77762" w:rsidRPr="004517E7" w:rsidRDefault="00D77762" w:rsidP="00D77762">
            <w:pPr>
              <w:pStyle w:val="TableText"/>
              <w:jc w:val="left"/>
              <w:rPr>
                <w:rFonts w:cs="Arial"/>
                <w:szCs w:val="21"/>
              </w:rPr>
            </w:pPr>
            <w:r w:rsidRPr="004517E7">
              <w:rPr>
                <w:rFonts w:cs="Arial"/>
                <w:szCs w:val="21"/>
              </w:rPr>
              <w:t>CS</w:t>
            </w:r>
          </w:p>
        </w:tc>
        <w:tc>
          <w:tcPr>
            <w:tcW w:w="1327" w:type="dxa"/>
            <w:gridSpan w:val="2"/>
          </w:tcPr>
          <w:p w14:paraId="0CAE6FF5"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6FFE" w14:textId="77777777" w:rsidTr="00000B17">
        <w:trPr>
          <w:cantSplit/>
        </w:trPr>
        <w:tc>
          <w:tcPr>
            <w:tcW w:w="1763" w:type="dxa"/>
          </w:tcPr>
          <w:p w14:paraId="0CAE6FF7" w14:textId="77777777" w:rsidR="00D77762" w:rsidRPr="004517E7" w:rsidRDefault="00D77762" w:rsidP="00D77762">
            <w:pPr>
              <w:pStyle w:val="TableText"/>
              <w:jc w:val="left"/>
              <w:rPr>
                <w:rFonts w:cs="Arial"/>
                <w:szCs w:val="21"/>
              </w:rPr>
            </w:pPr>
            <w:commentRangeStart w:id="4642"/>
            <w:r w:rsidRPr="004517E7">
              <w:rPr>
                <w:rFonts w:cs="Arial"/>
                <w:szCs w:val="21"/>
              </w:rPr>
              <w:t>InJeopardy</w:t>
            </w:r>
            <w:commentRangeEnd w:id="4642"/>
            <w:r w:rsidR="002E7E72">
              <w:rPr>
                <w:rStyle w:val="CommentReference"/>
              </w:rPr>
              <w:commentReference w:id="4642"/>
            </w:r>
          </w:p>
        </w:tc>
        <w:tc>
          <w:tcPr>
            <w:tcW w:w="1371" w:type="dxa"/>
            <w:gridSpan w:val="2"/>
          </w:tcPr>
          <w:p w14:paraId="0CAE6FF8" w14:textId="77777777" w:rsidR="00D77762" w:rsidRPr="004517E7" w:rsidRDefault="00D77762" w:rsidP="00D77762">
            <w:pPr>
              <w:pStyle w:val="TableText"/>
              <w:jc w:val="left"/>
              <w:rPr>
                <w:rFonts w:cs="Arial"/>
                <w:szCs w:val="21"/>
              </w:rPr>
            </w:pPr>
            <w:r w:rsidRPr="004517E7">
              <w:rPr>
                <w:rFonts w:cs="Arial"/>
                <w:szCs w:val="21"/>
              </w:rPr>
              <w:t>In Jeopardy</w:t>
            </w:r>
          </w:p>
        </w:tc>
        <w:tc>
          <w:tcPr>
            <w:tcW w:w="2267" w:type="dxa"/>
          </w:tcPr>
          <w:p w14:paraId="0CAE6FF9" w14:textId="77777777" w:rsidR="00D77762" w:rsidRPr="004517E7" w:rsidRDefault="00D77762" w:rsidP="00D77762">
            <w:pPr>
              <w:pStyle w:val="TableText"/>
              <w:jc w:val="left"/>
              <w:rPr>
                <w:rFonts w:cs="Arial"/>
                <w:szCs w:val="21"/>
              </w:rPr>
            </w:pPr>
            <w:r>
              <w:rPr>
                <w:rFonts w:cs="Arial"/>
                <w:szCs w:val="21"/>
              </w:rPr>
              <w:t>This flag is automatically set by ClickSchedule when</w:t>
            </w:r>
            <w:r w:rsidRPr="004517E7">
              <w:rPr>
                <w:rFonts w:cs="Arial"/>
                <w:szCs w:val="21"/>
              </w:rPr>
              <w:t xml:space="preserve"> the task </w:t>
            </w:r>
            <w:r>
              <w:rPr>
                <w:rFonts w:cs="Arial"/>
                <w:szCs w:val="21"/>
              </w:rPr>
              <w:t xml:space="preserve">goes into </w:t>
            </w:r>
            <w:r w:rsidRPr="004517E7">
              <w:rPr>
                <w:rFonts w:cs="Arial"/>
                <w:szCs w:val="21"/>
              </w:rPr>
              <w:t>jeopardy.</w:t>
            </w:r>
            <w:r>
              <w:rPr>
                <w:rFonts w:cs="Arial"/>
                <w:szCs w:val="21"/>
              </w:rPr>
              <w:t xml:space="preserve"> The Dispatcher is responsible for clearing the jeopardy.</w:t>
            </w:r>
          </w:p>
        </w:tc>
        <w:tc>
          <w:tcPr>
            <w:tcW w:w="1152" w:type="dxa"/>
          </w:tcPr>
          <w:p w14:paraId="0CAE6FFA" w14:textId="77777777" w:rsidR="00D77762" w:rsidRPr="004517E7" w:rsidRDefault="00D77762" w:rsidP="00D77762">
            <w:pPr>
              <w:pStyle w:val="TableText"/>
              <w:jc w:val="left"/>
              <w:rPr>
                <w:rFonts w:cs="Arial"/>
                <w:szCs w:val="21"/>
              </w:rPr>
            </w:pPr>
            <w:r w:rsidRPr="004517E7">
              <w:rPr>
                <w:rFonts w:cs="Arial"/>
                <w:szCs w:val="21"/>
              </w:rPr>
              <w:t>Yes/No (Boolean)</w:t>
            </w:r>
          </w:p>
        </w:tc>
        <w:tc>
          <w:tcPr>
            <w:tcW w:w="1120" w:type="dxa"/>
          </w:tcPr>
          <w:p w14:paraId="0CAE6FFB" w14:textId="77777777" w:rsidR="00D77762" w:rsidRPr="004517E7" w:rsidRDefault="00D77762" w:rsidP="00D77762">
            <w:pPr>
              <w:pStyle w:val="TableText"/>
              <w:jc w:val="left"/>
              <w:rPr>
                <w:rFonts w:cs="Arial"/>
                <w:szCs w:val="21"/>
              </w:rPr>
            </w:pPr>
            <w:r w:rsidRPr="004517E7">
              <w:rPr>
                <w:rFonts w:cs="Arial"/>
                <w:szCs w:val="21"/>
              </w:rPr>
              <w:t>Editable</w:t>
            </w:r>
          </w:p>
        </w:tc>
        <w:tc>
          <w:tcPr>
            <w:tcW w:w="789" w:type="dxa"/>
          </w:tcPr>
          <w:p w14:paraId="0CAE6FFC" w14:textId="77777777" w:rsidR="00D77762" w:rsidRPr="004517E7" w:rsidRDefault="00D77762" w:rsidP="00D77762">
            <w:pPr>
              <w:pStyle w:val="TableText"/>
              <w:jc w:val="left"/>
              <w:rPr>
                <w:rFonts w:cs="Arial"/>
                <w:szCs w:val="21"/>
              </w:rPr>
            </w:pPr>
            <w:r w:rsidRPr="004517E7">
              <w:rPr>
                <w:rFonts w:cs="Arial"/>
                <w:szCs w:val="21"/>
              </w:rPr>
              <w:t>CS</w:t>
            </w:r>
          </w:p>
        </w:tc>
        <w:tc>
          <w:tcPr>
            <w:tcW w:w="1327" w:type="dxa"/>
            <w:gridSpan w:val="2"/>
          </w:tcPr>
          <w:p w14:paraId="0CAE6FFD"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06" w14:textId="77777777" w:rsidTr="00000B17">
        <w:trPr>
          <w:cantSplit/>
        </w:trPr>
        <w:tc>
          <w:tcPr>
            <w:tcW w:w="1763" w:type="dxa"/>
          </w:tcPr>
          <w:p w14:paraId="0CAE6FFF" w14:textId="77777777" w:rsidR="00D77762" w:rsidRPr="004517E7" w:rsidRDefault="00D77762" w:rsidP="00D77762">
            <w:pPr>
              <w:pStyle w:val="TableText"/>
              <w:jc w:val="left"/>
              <w:rPr>
                <w:rFonts w:cs="Arial"/>
                <w:szCs w:val="21"/>
              </w:rPr>
            </w:pPr>
            <w:r w:rsidRPr="004517E7">
              <w:rPr>
                <w:rFonts w:cs="Arial"/>
                <w:szCs w:val="21"/>
              </w:rPr>
              <w:t>JeopardyState</w:t>
            </w:r>
          </w:p>
        </w:tc>
        <w:tc>
          <w:tcPr>
            <w:tcW w:w="1371" w:type="dxa"/>
            <w:gridSpan w:val="2"/>
          </w:tcPr>
          <w:p w14:paraId="0CAE7000" w14:textId="77777777" w:rsidR="00D77762" w:rsidRPr="004517E7" w:rsidRDefault="00D77762" w:rsidP="00D77762">
            <w:pPr>
              <w:pStyle w:val="TableText"/>
              <w:jc w:val="left"/>
              <w:rPr>
                <w:rFonts w:cs="Arial"/>
                <w:szCs w:val="21"/>
              </w:rPr>
            </w:pPr>
            <w:r w:rsidRPr="004517E7">
              <w:rPr>
                <w:rFonts w:cs="Arial"/>
                <w:szCs w:val="21"/>
              </w:rPr>
              <w:t>Jeopardy State</w:t>
            </w:r>
          </w:p>
        </w:tc>
        <w:tc>
          <w:tcPr>
            <w:tcW w:w="2267" w:type="dxa"/>
          </w:tcPr>
          <w:p w14:paraId="0CAE7001" w14:textId="77777777" w:rsidR="00D77762" w:rsidRPr="004517E7" w:rsidRDefault="00D77762" w:rsidP="00D77762">
            <w:pPr>
              <w:pStyle w:val="TableText"/>
              <w:jc w:val="left"/>
              <w:rPr>
                <w:rFonts w:cs="Arial"/>
                <w:szCs w:val="21"/>
              </w:rPr>
            </w:pPr>
            <w:r w:rsidRPr="004517E7">
              <w:rPr>
                <w:rFonts w:cs="Arial"/>
                <w:szCs w:val="21"/>
              </w:rPr>
              <w:t>Indicates the type of jeopardy situation the task is in, e.g. not scheduled</w:t>
            </w:r>
            <w:r>
              <w:rPr>
                <w:rFonts w:cs="Arial"/>
                <w:szCs w:val="21"/>
              </w:rPr>
              <w:t xml:space="preserve"> and approaching due date</w:t>
            </w:r>
            <w:r w:rsidRPr="004517E7">
              <w:rPr>
                <w:rFonts w:cs="Arial"/>
                <w:szCs w:val="21"/>
              </w:rPr>
              <w:t xml:space="preserve">, </w:t>
            </w:r>
            <w:r>
              <w:rPr>
                <w:rFonts w:cs="Arial"/>
                <w:szCs w:val="21"/>
              </w:rPr>
              <w:t xml:space="preserve">late to </w:t>
            </w:r>
            <w:r w:rsidRPr="004517E7">
              <w:rPr>
                <w:rFonts w:cs="Arial"/>
                <w:szCs w:val="21"/>
              </w:rPr>
              <w:t>travel</w:t>
            </w:r>
            <w:r>
              <w:rPr>
                <w:rFonts w:cs="Arial"/>
                <w:szCs w:val="21"/>
              </w:rPr>
              <w:t xml:space="preserve"> etc.</w:t>
            </w:r>
          </w:p>
        </w:tc>
        <w:tc>
          <w:tcPr>
            <w:tcW w:w="1152" w:type="dxa"/>
          </w:tcPr>
          <w:p w14:paraId="0CAE7002" w14:textId="77777777" w:rsidR="00D77762" w:rsidRPr="004517E7" w:rsidRDefault="00D77762" w:rsidP="00D77762">
            <w:pPr>
              <w:pStyle w:val="TableText"/>
              <w:jc w:val="left"/>
              <w:rPr>
                <w:rFonts w:cs="Arial"/>
                <w:szCs w:val="21"/>
              </w:rPr>
            </w:pPr>
            <w:r w:rsidRPr="004517E7">
              <w:rPr>
                <w:rFonts w:cs="Arial"/>
                <w:szCs w:val="21"/>
              </w:rPr>
              <w:t>Dictionary</w:t>
            </w:r>
            <w:r>
              <w:rPr>
                <w:rFonts w:cs="Arial"/>
                <w:szCs w:val="21"/>
              </w:rPr>
              <w:t xml:space="preserve"> (JeopardyState)</w:t>
            </w:r>
            <w:r w:rsidRPr="004517E7">
              <w:rPr>
                <w:rFonts w:cs="Arial"/>
                <w:szCs w:val="21"/>
              </w:rPr>
              <w:t xml:space="preserve"> </w:t>
            </w:r>
          </w:p>
        </w:tc>
        <w:tc>
          <w:tcPr>
            <w:tcW w:w="1120" w:type="dxa"/>
          </w:tcPr>
          <w:p w14:paraId="0CAE7003" w14:textId="77777777" w:rsidR="00D77762" w:rsidRPr="004517E7" w:rsidRDefault="00D77762" w:rsidP="00D77762">
            <w:pPr>
              <w:pStyle w:val="TableText"/>
              <w:jc w:val="left"/>
              <w:rPr>
                <w:rFonts w:cs="Arial"/>
                <w:szCs w:val="21"/>
              </w:rPr>
            </w:pPr>
            <w:r>
              <w:rPr>
                <w:rFonts w:cs="Arial"/>
                <w:szCs w:val="21"/>
              </w:rPr>
              <w:t>Non-</w:t>
            </w:r>
            <w:r w:rsidRPr="004517E7">
              <w:rPr>
                <w:rFonts w:cs="Arial"/>
                <w:szCs w:val="21"/>
              </w:rPr>
              <w:t>Editable</w:t>
            </w:r>
          </w:p>
        </w:tc>
        <w:tc>
          <w:tcPr>
            <w:tcW w:w="789" w:type="dxa"/>
          </w:tcPr>
          <w:p w14:paraId="0CAE7004" w14:textId="77777777" w:rsidR="00D77762" w:rsidRPr="004517E7" w:rsidRDefault="00D77762" w:rsidP="00D77762">
            <w:pPr>
              <w:pStyle w:val="TableText"/>
              <w:jc w:val="left"/>
              <w:rPr>
                <w:rFonts w:cs="Arial"/>
                <w:szCs w:val="21"/>
              </w:rPr>
            </w:pPr>
            <w:r w:rsidRPr="004517E7">
              <w:rPr>
                <w:rFonts w:cs="Arial"/>
                <w:szCs w:val="21"/>
              </w:rPr>
              <w:t>CS</w:t>
            </w:r>
          </w:p>
        </w:tc>
        <w:tc>
          <w:tcPr>
            <w:tcW w:w="1327" w:type="dxa"/>
            <w:gridSpan w:val="2"/>
          </w:tcPr>
          <w:p w14:paraId="0CAE7005" w14:textId="77777777" w:rsidR="00D77762" w:rsidRPr="004517E7" w:rsidRDefault="00D77762" w:rsidP="00D77762">
            <w:pPr>
              <w:pStyle w:val="TableText"/>
              <w:jc w:val="left"/>
              <w:rPr>
                <w:rFonts w:cs="Arial"/>
                <w:szCs w:val="21"/>
              </w:rPr>
            </w:pPr>
            <w:r w:rsidRPr="004517E7">
              <w:rPr>
                <w:rFonts w:cs="Arial"/>
                <w:szCs w:val="21"/>
              </w:rPr>
              <w:t>No</w:t>
            </w:r>
          </w:p>
        </w:tc>
      </w:tr>
      <w:tr w:rsidR="00AE060D" w:rsidRPr="004517E7" w14:paraId="5DD5E00E" w14:textId="77777777" w:rsidTr="00000B17">
        <w:trPr>
          <w:cantSplit/>
        </w:trPr>
        <w:tc>
          <w:tcPr>
            <w:tcW w:w="1763" w:type="dxa"/>
          </w:tcPr>
          <w:p w14:paraId="14653FAB" w14:textId="0523F120" w:rsidR="00AE060D" w:rsidRPr="004517E7" w:rsidRDefault="00AE060D" w:rsidP="00D77762">
            <w:pPr>
              <w:pStyle w:val="TableText"/>
              <w:jc w:val="left"/>
              <w:rPr>
                <w:rFonts w:cs="Arial"/>
                <w:szCs w:val="21"/>
              </w:rPr>
            </w:pPr>
            <w:r>
              <w:rPr>
                <w:rFonts w:cs="Arial"/>
                <w:szCs w:val="21"/>
              </w:rPr>
              <w:lastRenderedPageBreak/>
              <w:t>JeopardySubstatus</w:t>
            </w:r>
          </w:p>
        </w:tc>
        <w:tc>
          <w:tcPr>
            <w:tcW w:w="1371" w:type="dxa"/>
            <w:gridSpan w:val="2"/>
          </w:tcPr>
          <w:p w14:paraId="0B48303B" w14:textId="594BF7A0" w:rsidR="00AE060D" w:rsidRPr="004517E7" w:rsidRDefault="00AE060D" w:rsidP="00D77762">
            <w:pPr>
              <w:pStyle w:val="TableText"/>
              <w:jc w:val="left"/>
              <w:rPr>
                <w:rFonts w:cs="Arial"/>
                <w:szCs w:val="21"/>
              </w:rPr>
            </w:pPr>
            <w:r>
              <w:rPr>
                <w:rFonts w:cs="Arial"/>
                <w:szCs w:val="21"/>
              </w:rPr>
              <w:t>Jeopardy Sub-status</w:t>
            </w:r>
          </w:p>
        </w:tc>
        <w:tc>
          <w:tcPr>
            <w:tcW w:w="2267" w:type="dxa"/>
          </w:tcPr>
          <w:p w14:paraId="6B6F083F" w14:textId="1F1814E6" w:rsidR="00AE060D" w:rsidRPr="004517E7" w:rsidRDefault="00AE060D" w:rsidP="008D7A21">
            <w:pPr>
              <w:pStyle w:val="TableText"/>
              <w:jc w:val="left"/>
              <w:rPr>
                <w:rFonts w:cs="Arial"/>
                <w:szCs w:val="21"/>
              </w:rPr>
            </w:pPr>
            <w:r>
              <w:rPr>
                <w:rFonts w:cs="Arial"/>
                <w:szCs w:val="21"/>
              </w:rPr>
              <w:t xml:space="preserve">Tracks the jeopardy workflow status, only relevant when the task is in jeopardy. When explicitly set to “Action Completed” the task’s jeopardy is cleared. Note that if the jeopardy </w:t>
            </w:r>
            <w:r w:rsidR="008D7A21">
              <w:rPr>
                <w:rFonts w:cs="Arial"/>
                <w:szCs w:val="21"/>
              </w:rPr>
              <w:t xml:space="preserve">hasn’t actually been resolved then </w:t>
            </w:r>
            <w:r>
              <w:rPr>
                <w:rFonts w:cs="Arial"/>
                <w:szCs w:val="21"/>
              </w:rPr>
              <w:t>the task will be put back in jeopardy the next time the jeopardy agent processes it.</w:t>
            </w:r>
          </w:p>
        </w:tc>
        <w:tc>
          <w:tcPr>
            <w:tcW w:w="1152" w:type="dxa"/>
          </w:tcPr>
          <w:p w14:paraId="1D9C374C" w14:textId="381F7CE8" w:rsidR="00AE060D" w:rsidRPr="004517E7" w:rsidRDefault="00AE060D" w:rsidP="00D77762">
            <w:pPr>
              <w:pStyle w:val="TableText"/>
              <w:jc w:val="left"/>
              <w:rPr>
                <w:rFonts w:cs="Arial"/>
                <w:szCs w:val="21"/>
              </w:rPr>
            </w:pPr>
            <w:r>
              <w:rPr>
                <w:rFonts w:cs="Arial"/>
                <w:szCs w:val="21"/>
              </w:rPr>
              <w:t>Dictionary (JeopardySubstatus)</w:t>
            </w:r>
          </w:p>
        </w:tc>
        <w:tc>
          <w:tcPr>
            <w:tcW w:w="1120" w:type="dxa"/>
          </w:tcPr>
          <w:p w14:paraId="0D02335B" w14:textId="6B293CC9" w:rsidR="00AE060D" w:rsidRDefault="00AE060D" w:rsidP="00D77762">
            <w:pPr>
              <w:pStyle w:val="TableText"/>
              <w:jc w:val="left"/>
              <w:rPr>
                <w:rFonts w:cs="Arial"/>
                <w:szCs w:val="21"/>
              </w:rPr>
            </w:pPr>
            <w:r>
              <w:rPr>
                <w:rFonts w:cs="Arial"/>
                <w:szCs w:val="21"/>
              </w:rPr>
              <w:t>Editable when InJeopardy is true</w:t>
            </w:r>
          </w:p>
        </w:tc>
        <w:tc>
          <w:tcPr>
            <w:tcW w:w="789" w:type="dxa"/>
          </w:tcPr>
          <w:p w14:paraId="2878EE3F" w14:textId="5F5E4135" w:rsidR="00AE060D" w:rsidRPr="004517E7" w:rsidRDefault="00AE060D" w:rsidP="00D77762">
            <w:pPr>
              <w:pStyle w:val="TableText"/>
              <w:jc w:val="left"/>
              <w:rPr>
                <w:rFonts w:cs="Arial"/>
                <w:szCs w:val="21"/>
              </w:rPr>
            </w:pPr>
            <w:r>
              <w:rPr>
                <w:rFonts w:cs="Arial"/>
                <w:szCs w:val="21"/>
              </w:rPr>
              <w:t>CS</w:t>
            </w:r>
          </w:p>
        </w:tc>
        <w:tc>
          <w:tcPr>
            <w:tcW w:w="1327" w:type="dxa"/>
            <w:gridSpan w:val="2"/>
          </w:tcPr>
          <w:p w14:paraId="4258A59A" w14:textId="3DF88936" w:rsidR="00AE060D" w:rsidRPr="004517E7" w:rsidRDefault="00AE060D" w:rsidP="00D77762">
            <w:pPr>
              <w:pStyle w:val="TableText"/>
              <w:jc w:val="left"/>
              <w:rPr>
                <w:rFonts w:cs="Arial"/>
                <w:szCs w:val="21"/>
              </w:rPr>
            </w:pPr>
            <w:r>
              <w:rPr>
                <w:rFonts w:cs="Arial"/>
                <w:szCs w:val="21"/>
              </w:rPr>
              <w:t>No</w:t>
            </w:r>
          </w:p>
        </w:tc>
      </w:tr>
      <w:tr w:rsidR="001229DF" w:rsidRPr="004517E7" w14:paraId="4E295BC3" w14:textId="77777777" w:rsidTr="00000B17">
        <w:trPr>
          <w:cantSplit/>
        </w:trPr>
        <w:tc>
          <w:tcPr>
            <w:tcW w:w="1763" w:type="dxa"/>
          </w:tcPr>
          <w:p w14:paraId="0E2640D1" w14:textId="76332689" w:rsidR="001229DF" w:rsidRDefault="001229DF" w:rsidP="00D77762">
            <w:pPr>
              <w:pStyle w:val="TableText"/>
              <w:jc w:val="left"/>
              <w:rPr>
                <w:rFonts w:cs="Arial"/>
                <w:szCs w:val="21"/>
              </w:rPr>
            </w:pPr>
            <w:r>
              <w:rPr>
                <w:rFonts w:cs="Arial"/>
                <w:szCs w:val="21"/>
              </w:rPr>
              <w:t>SchedulingPolicy</w:t>
            </w:r>
          </w:p>
        </w:tc>
        <w:tc>
          <w:tcPr>
            <w:tcW w:w="1371" w:type="dxa"/>
            <w:gridSpan w:val="2"/>
          </w:tcPr>
          <w:p w14:paraId="6C915B94" w14:textId="77777777" w:rsidR="001229DF" w:rsidRDefault="001229DF" w:rsidP="00D77762">
            <w:pPr>
              <w:pStyle w:val="TableText"/>
              <w:jc w:val="left"/>
              <w:rPr>
                <w:rFonts w:cs="Arial"/>
                <w:szCs w:val="21"/>
              </w:rPr>
            </w:pPr>
          </w:p>
        </w:tc>
        <w:tc>
          <w:tcPr>
            <w:tcW w:w="2267" w:type="dxa"/>
          </w:tcPr>
          <w:p w14:paraId="1F732BD0" w14:textId="1D0CAA61" w:rsidR="001229DF" w:rsidRDefault="001229DF" w:rsidP="001229DF">
            <w:pPr>
              <w:pStyle w:val="TableText"/>
              <w:jc w:val="left"/>
              <w:rPr>
                <w:rFonts w:cs="Arial"/>
                <w:szCs w:val="21"/>
              </w:rPr>
            </w:pPr>
            <w:r>
              <w:rPr>
                <w:rFonts w:cs="Arial"/>
                <w:szCs w:val="21"/>
              </w:rPr>
              <w:t xml:space="preserve">Used when creating the task to select alternative rules to be applied within the optimizer. </w:t>
            </w:r>
            <w:r w:rsidR="00D01A1B">
              <w:rPr>
                <w:rFonts w:cs="Arial"/>
                <w:szCs w:val="21"/>
              </w:rPr>
              <w:t>SIEBEL</w:t>
            </w:r>
            <w:r>
              <w:rPr>
                <w:rFonts w:cs="Arial"/>
                <w:szCs w:val="21"/>
              </w:rPr>
              <w:t xml:space="preserve"> </w:t>
            </w:r>
          </w:p>
        </w:tc>
        <w:tc>
          <w:tcPr>
            <w:tcW w:w="1152" w:type="dxa"/>
          </w:tcPr>
          <w:p w14:paraId="20648589" w14:textId="1EF9F4BB" w:rsidR="001229DF" w:rsidRDefault="001229DF" w:rsidP="00D77762">
            <w:pPr>
              <w:pStyle w:val="TableText"/>
              <w:jc w:val="left"/>
              <w:rPr>
                <w:rFonts w:cs="Arial"/>
                <w:szCs w:val="21"/>
              </w:rPr>
            </w:pPr>
            <w:r>
              <w:rPr>
                <w:rFonts w:cs="Arial"/>
                <w:szCs w:val="21"/>
              </w:rPr>
              <w:t>String</w:t>
            </w:r>
          </w:p>
        </w:tc>
        <w:tc>
          <w:tcPr>
            <w:tcW w:w="1120" w:type="dxa"/>
          </w:tcPr>
          <w:p w14:paraId="4B638A5F" w14:textId="5CAA2780" w:rsidR="001229DF" w:rsidRDefault="001229DF" w:rsidP="00D77762">
            <w:pPr>
              <w:pStyle w:val="TableText"/>
              <w:jc w:val="left"/>
              <w:rPr>
                <w:rFonts w:cs="Arial"/>
                <w:szCs w:val="21"/>
              </w:rPr>
            </w:pPr>
            <w:r>
              <w:rPr>
                <w:rFonts w:cs="Arial"/>
                <w:szCs w:val="21"/>
              </w:rPr>
              <w:t>Hidden</w:t>
            </w:r>
          </w:p>
        </w:tc>
        <w:tc>
          <w:tcPr>
            <w:tcW w:w="789" w:type="dxa"/>
          </w:tcPr>
          <w:p w14:paraId="44C041CB" w14:textId="06BA2F12" w:rsidR="001229DF" w:rsidRDefault="001229DF" w:rsidP="00D77762">
            <w:pPr>
              <w:pStyle w:val="TableText"/>
              <w:jc w:val="left"/>
              <w:rPr>
                <w:rFonts w:cs="Arial"/>
                <w:szCs w:val="21"/>
              </w:rPr>
            </w:pPr>
            <w:r>
              <w:rPr>
                <w:rFonts w:cs="Arial"/>
                <w:szCs w:val="21"/>
              </w:rPr>
              <w:t>GEHC</w:t>
            </w:r>
          </w:p>
        </w:tc>
        <w:tc>
          <w:tcPr>
            <w:tcW w:w="1327" w:type="dxa"/>
            <w:gridSpan w:val="2"/>
          </w:tcPr>
          <w:p w14:paraId="1EA8D613" w14:textId="2FAC89A6" w:rsidR="001229DF" w:rsidRDefault="001229DF" w:rsidP="00D77762">
            <w:pPr>
              <w:pStyle w:val="TableText"/>
              <w:jc w:val="left"/>
              <w:rPr>
                <w:rFonts w:cs="Arial"/>
                <w:szCs w:val="21"/>
              </w:rPr>
            </w:pPr>
            <w:r>
              <w:rPr>
                <w:rFonts w:cs="Arial"/>
                <w:szCs w:val="21"/>
              </w:rPr>
              <w:t>No</w:t>
            </w:r>
          </w:p>
        </w:tc>
      </w:tr>
      <w:tr w:rsidR="00D77762" w:rsidRPr="004517E7" w14:paraId="0CAE7008" w14:textId="77777777" w:rsidTr="00000B17">
        <w:trPr>
          <w:cantSplit/>
          <w:trHeight w:val="237"/>
        </w:trPr>
        <w:tc>
          <w:tcPr>
            <w:tcW w:w="9789" w:type="dxa"/>
            <w:gridSpan w:val="9"/>
          </w:tcPr>
          <w:p w14:paraId="0CAE7007" w14:textId="77777777" w:rsidR="00D77762" w:rsidRPr="004517E7" w:rsidRDefault="00D77762" w:rsidP="00D77762">
            <w:pPr>
              <w:pStyle w:val="TableText"/>
              <w:jc w:val="left"/>
              <w:rPr>
                <w:rFonts w:cs="Arial"/>
                <w:color w:val="FF0000"/>
                <w:szCs w:val="21"/>
              </w:rPr>
            </w:pPr>
            <w:r w:rsidRPr="004517E7">
              <w:rPr>
                <w:rFonts w:cs="Arial"/>
                <w:b/>
                <w:bCs/>
                <w:szCs w:val="21"/>
              </w:rPr>
              <w:t>Time</w:t>
            </w:r>
          </w:p>
        </w:tc>
      </w:tr>
      <w:tr w:rsidR="00D77762" w:rsidRPr="004517E7" w14:paraId="0CAE7010" w14:textId="77777777" w:rsidTr="00000B17">
        <w:trPr>
          <w:cantSplit/>
        </w:trPr>
        <w:tc>
          <w:tcPr>
            <w:tcW w:w="1763" w:type="dxa"/>
          </w:tcPr>
          <w:p w14:paraId="0CAE7009" w14:textId="77777777" w:rsidR="00D77762" w:rsidRPr="004517E7" w:rsidRDefault="00D77762" w:rsidP="00D77762">
            <w:pPr>
              <w:pStyle w:val="TableText"/>
              <w:jc w:val="left"/>
              <w:rPr>
                <w:rFonts w:cs="Arial"/>
                <w:szCs w:val="21"/>
              </w:rPr>
            </w:pPr>
            <w:r w:rsidRPr="004517E7">
              <w:rPr>
                <w:rFonts w:cs="Arial"/>
                <w:szCs w:val="21"/>
              </w:rPr>
              <w:t>OpenDate</w:t>
            </w:r>
          </w:p>
        </w:tc>
        <w:tc>
          <w:tcPr>
            <w:tcW w:w="1371" w:type="dxa"/>
            <w:gridSpan w:val="2"/>
          </w:tcPr>
          <w:p w14:paraId="0CAE700A" w14:textId="77777777" w:rsidR="00D77762" w:rsidRPr="004517E7" w:rsidRDefault="00D77762" w:rsidP="00D77762">
            <w:pPr>
              <w:pStyle w:val="TableText"/>
              <w:jc w:val="left"/>
              <w:rPr>
                <w:rFonts w:cs="Arial"/>
                <w:szCs w:val="21"/>
              </w:rPr>
            </w:pPr>
            <w:r w:rsidRPr="004517E7">
              <w:rPr>
                <w:rFonts w:cs="Arial"/>
                <w:szCs w:val="21"/>
              </w:rPr>
              <w:t>Open Date</w:t>
            </w:r>
          </w:p>
        </w:tc>
        <w:tc>
          <w:tcPr>
            <w:tcW w:w="2267" w:type="dxa"/>
          </w:tcPr>
          <w:p w14:paraId="0CAE700B" w14:textId="77777777" w:rsidR="00D77762" w:rsidRPr="004517E7" w:rsidRDefault="00D77762" w:rsidP="00D77762">
            <w:pPr>
              <w:pStyle w:val="TableText"/>
              <w:jc w:val="left"/>
              <w:rPr>
                <w:rFonts w:cs="Arial"/>
                <w:szCs w:val="21"/>
              </w:rPr>
            </w:pPr>
            <w:r w:rsidRPr="004517E7">
              <w:rPr>
                <w:rFonts w:cs="Arial"/>
                <w:szCs w:val="21"/>
              </w:rPr>
              <w:t xml:space="preserve">The date on which the task was initially logged. </w:t>
            </w:r>
            <w:r>
              <w:rPr>
                <w:rFonts w:cs="Arial"/>
                <w:szCs w:val="21"/>
              </w:rPr>
              <w:t>If</w:t>
            </w:r>
            <w:r w:rsidRPr="004517E7">
              <w:rPr>
                <w:rFonts w:cs="Arial"/>
                <w:szCs w:val="21"/>
              </w:rPr>
              <w:t xml:space="preserve"> customer-initiated, this is the date and time </w:t>
            </w:r>
            <w:r>
              <w:rPr>
                <w:rFonts w:cs="Arial"/>
                <w:szCs w:val="21"/>
              </w:rPr>
              <w:t>at</w:t>
            </w:r>
            <w:r w:rsidRPr="004517E7">
              <w:rPr>
                <w:rFonts w:cs="Arial"/>
                <w:szCs w:val="21"/>
              </w:rPr>
              <w:t xml:space="preserve"> which the customer made the initial call.</w:t>
            </w:r>
          </w:p>
        </w:tc>
        <w:tc>
          <w:tcPr>
            <w:tcW w:w="1152" w:type="dxa"/>
          </w:tcPr>
          <w:p w14:paraId="0CAE700C" w14:textId="77777777" w:rsidR="00D77762" w:rsidRPr="004517E7" w:rsidRDefault="00D77762" w:rsidP="00D77762">
            <w:pPr>
              <w:pStyle w:val="TableText"/>
              <w:jc w:val="left"/>
              <w:rPr>
                <w:rFonts w:cs="Arial"/>
                <w:szCs w:val="21"/>
              </w:rPr>
            </w:pPr>
            <w:r w:rsidRPr="004517E7">
              <w:rPr>
                <w:rFonts w:cs="Arial"/>
                <w:szCs w:val="21"/>
              </w:rPr>
              <w:t>Date and Time</w:t>
            </w:r>
          </w:p>
        </w:tc>
        <w:tc>
          <w:tcPr>
            <w:tcW w:w="1120" w:type="dxa"/>
          </w:tcPr>
          <w:p w14:paraId="0CAE700D" w14:textId="77777777" w:rsidR="00D77762" w:rsidRPr="004517E7" w:rsidRDefault="00D77762" w:rsidP="00D77762">
            <w:pPr>
              <w:pStyle w:val="TableText"/>
              <w:jc w:val="left"/>
              <w:rPr>
                <w:rFonts w:cs="Arial"/>
                <w:szCs w:val="21"/>
              </w:rPr>
            </w:pPr>
            <w:r w:rsidRPr="004517E7">
              <w:rPr>
                <w:rFonts w:cs="Arial"/>
                <w:szCs w:val="21"/>
              </w:rPr>
              <w:t>Non- Editable</w:t>
            </w:r>
          </w:p>
        </w:tc>
        <w:tc>
          <w:tcPr>
            <w:tcW w:w="789" w:type="dxa"/>
          </w:tcPr>
          <w:p w14:paraId="0CAE700E"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0F" w14:textId="77777777" w:rsidR="00D77762" w:rsidRPr="004517E7" w:rsidRDefault="00D77762" w:rsidP="00D77762">
            <w:pPr>
              <w:pStyle w:val="TableText"/>
              <w:jc w:val="left"/>
              <w:rPr>
                <w:rFonts w:cs="Arial"/>
                <w:szCs w:val="21"/>
              </w:rPr>
            </w:pPr>
            <w:r w:rsidRPr="004517E7">
              <w:rPr>
                <w:rFonts w:cs="Arial"/>
                <w:szCs w:val="21"/>
              </w:rPr>
              <w:t>Yes</w:t>
            </w:r>
          </w:p>
        </w:tc>
      </w:tr>
      <w:tr w:rsidR="004148B8" w:rsidRPr="004517E7" w14:paraId="0CAE7018" w14:textId="77777777" w:rsidTr="00000B17">
        <w:trPr>
          <w:cantSplit/>
        </w:trPr>
        <w:tc>
          <w:tcPr>
            <w:tcW w:w="1763" w:type="dxa"/>
          </w:tcPr>
          <w:p w14:paraId="0CAE7011" w14:textId="77777777" w:rsidR="004148B8" w:rsidRPr="004517E7" w:rsidRDefault="004148B8" w:rsidP="00D77762">
            <w:pPr>
              <w:pStyle w:val="TableText"/>
              <w:jc w:val="left"/>
              <w:rPr>
                <w:rFonts w:cs="Arial"/>
                <w:szCs w:val="21"/>
              </w:rPr>
            </w:pPr>
            <w:r>
              <w:rPr>
                <w:rFonts w:cs="Arial"/>
                <w:szCs w:val="21"/>
              </w:rPr>
              <w:t>EarlyStartOffset</w:t>
            </w:r>
          </w:p>
        </w:tc>
        <w:tc>
          <w:tcPr>
            <w:tcW w:w="1371" w:type="dxa"/>
            <w:gridSpan w:val="2"/>
          </w:tcPr>
          <w:p w14:paraId="0CAE7012" w14:textId="77777777" w:rsidR="004148B8" w:rsidRPr="004517E7" w:rsidRDefault="004148B8" w:rsidP="00D77762">
            <w:pPr>
              <w:pStyle w:val="TableText"/>
              <w:jc w:val="left"/>
              <w:rPr>
                <w:rFonts w:cs="Arial"/>
                <w:szCs w:val="21"/>
              </w:rPr>
            </w:pPr>
            <w:r>
              <w:rPr>
                <w:rFonts w:cs="Arial"/>
                <w:szCs w:val="21"/>
              </w:rPr>
              <w:t>Early Start Offset</w:t>
            </w:r>
          </w:p>
        </w:tc>
        <w:tc>
          <w:tcPr>
            <w:tcW w:w="2267" w:type="dxa"/>
          </w:tcPr>
          <w:p w14:paraId="0CAE7013" w14:textId="77777777" w:rsidR="004148B8" w:rsidRPr="004517E7" w:rsidRDefault="004148B8" w:rsidP="004148B8">
            <w:pPr>
              <w:pStyle w:val="TableText"/>
              <w:jc w:val="left"/>
              <w:rPr>
                <w:rFonts w:cs="Arial"/>
                <w:szCs w:val="21"/>
              </w:rPr>
            </w:pPr>
            <w:r>
              <w:rPr>
                <w:rFonts w:cs="Arial"/>
                <w:szCs w:val="21"/>
              </w:rPr>
              <w:t>This is an interval, in seconds, after the Open Date after which the task can be booked. May be derived from the associated Contract.</w:t>
            </w:r>
          </w:p>
        </w:tc>
        <w:tc>
          <w:tcPr>
            <w:tcW w:w="1152" w:type="dxa"/>
          </w:tcPr>
          <w:p w14:paraId="0CAE7014" w14:textId="77777777" w:rsidR="004148B8" w:rsidRPr="004517E7" w:rsidRDefault="004148B8" w:rsidP="00D77762">
            <w:pPr>
              <w:pStyle w:val="TableText"/>
              <w:jc w:val="left"/>
              <w:rPr>
                <w:rFonts w:cs="Arial"/>
                <w:szCs w:val="21"/>
              </w:rPr>
            </w:pPr>
            <w:r>
              <w:rPr>
                <w:rFonts w:cs="Arial"/>
                <w:szCs w:val="21"/>
              </w:rPr>
              <w:t>Duration</w:t>
            </w:r>
          </w:p>
        </w:tc>
        <w:tc>
          <w:tcPr>
            <w:tcW w:w="1120" w:type="dxa"/>
          </w:tcPr>
          <w:p w14:paraId="0CAE7015" w14:textId="77777777" w:rsidR="004148B8" w:rsidRPr="004517E7" w:rsidRDefault="004148B8" w:rsidP="00D77762">
            <w:pPr>
              <w:pStyle w:val="TableText"/>
              <w:jc w:val="left"/>
              <w:rPr>
                <w:rFonts w:cs="Arial"/>
                <w:szCs w:val="21"/>
              </w:rPr>
            </w:pPr>
            <w:r>
              <w:rPr>
                <w:rFonts w:cs="Arial"/>
                <w:szCs w:val="21"/>
              </w:rPr>
              <w:t>Non-Editable</w:t>
            </w:r>
          </w:p>
        </w:tc>
        <w:tc>
          <w:tcPr>
            <w:tcW w:w="789" w:type="dxa"/>
          </w:tcPr>
          <w:p w14:paraId="0CAE7016" w14:textId="77777777" w:rsidR="004148B8" w:rsidRDefault="004148B8" w:rsidP="00D77762">
            <w:pPr>
              <w:pStyle w:val="TableText"/>
              <w:jc w:val="left"/>
              <w:rPr>
                <w:rFonts w:cs="Arial"/>
                <w:szCs w:val="21"/>
              </w:rPr>
            </w:pPr>
            <w:r>
              <w:rPr>
                <w:rFonts w:cs="Arial"/>
                <w:szCs w:val="21"/>
              </w:rPr>
              <w:t>GEHC/CS</w:t>
            </w:r>
          </w:p>
        </w:tc>
        <w:tc>
          <w:tcPr>
            <w:tcW w:w="1327" w:type="dxa"/>
            <w:gridSpan w:val="2"/>
          </w:tcPr>
          <w:p w14:paraId="0CAE7017" w14:textId="77777777" w:rsidR="004148B8" w:rsidRPr="004517E7" w:rsidRDefault="004148B8" w:rsidP="00D77762">
            <w:pPr>
              <w:pStyle w:val="TableText"/>
              <w:jc w:val="left"/>
              <w:rPr>
                <w:rFonts w:cs="Arial"/>
                <w:szCs w:val="21"/>
              </w:rPr>
            </w:pPr>
            <w:r>
              <w:rPr>
                <w:rFonts w:cs="Arial"/>
                <w:szCs w:val="21"/>
              </w:rPr>
              <w:t>No</w:t>
            </w:r>
          </w:p>
        </w:tc>
      </w:tr>
      <w:tr w:rsidR="004148B8" w:rsidRPr="004517E7" w14:paraId="0CAE7020" w14:textId="77777777" w:rsidTr="00000B17">
        <w:trPr>
          <w:cantSplit/>
        </w:trPr>
        <w:tc>
          <w:tcPr>
            <w:tcW w:w="1763" w:type="dxa"/>
          </w:tcPr>
          <w:p w14:paraId="0CAE7019" w14:textId="77777777" w:rsidR="004148B8" w:rsidRPr="004517E7" w:rsidRDefault="004148B8" w:rsidP="00D77762">
            <w:pPr>
              <w:pStyle w:val="TableText"/>
              <w:jc w:val="left"/>
              <w:rPr>
                <w:rFonts w:cs="Arial"/>
                <w:szCs w:val="21"/>
              </w:rPr>
            </w:pPr>
            <w:r>
              <w:rPr>
                <w:rFonts w:cs="Arial"/>
                <w:szCs w:val="21"/>
              </w:rPr>
              <w:t>LateStartOffset</w:t>
            </w:r>
          </w:p>
        </w:tc>
        <w:tc>
          <w:tcPr>
            <w:tcW w:w="1371" w:type="dxa"/>
            <w:gridSpan w:val="2"/>
          </w:tcPr>
          <w:p w14:paraId="0CAE701A" w14:textId="77777777" w:rsidR="004148B8" w:rsidRPr="004517E7" w:rsidRDefault="004148B8" w:rsidP="00D77762">
            <w:pPr>
              <w:pStyle w:val="TableText"/>
              <w:jc w:val="left"/>
              <w:rPr>
                <w:rFonts w:cs="Arial"/>
                <w:szCs w:val="21"/>
              </w:rPr>
            </w:pPr>
            <w:r>
              <w:rPr>
                <w:rFonts w:cs="Arial"/>
                <w:szCs w:val="21"/>
              </w:rPr>
              <w:t>Late Start Offset</w:t>
            </w:r>
          </w:p>
        </w:tc>
        <w:tc>
          <w:tcPr>
            <w:tcW w:w="2267" w:type="dxa"/>
          </w:tcPr>
          <w:p w14:paraId="0CAE701B" w14:textId="77777777" w:rsidR="004148B8" w:rsidRPr="004517E7" w:rsidRDefault="004148B8" w:rsidP="00D77762">
            <w:pPr>
              <w:pStyle w:val="TableText"/>
              <w:jc w:val="left"/>
              <w:rPr>
                <w:rFonts w:cs="Arial"/>
                <w:szCs w:val="21"/>
              </w:rPr>
            </w:pPr>
            <w:r>
              <w:rPr>
                <w:rFonts w:cs="Arial"/>
                <w:szCs w:val="21"/>
              </w:rPr>
              <w:t>This is an interval, in seconds, after the Open Date before which the task can be booked. May be derived from the associated Contract.</w:t>
            </w:r>
          </w:p>
        </w:tc>
        <w:tc>
          <w:tcPr>
            <w:tcW w:w="1152" w:type="dxa"/>
          </w:tcPr>
          <w:p w14:paraId="0CAE701C" w14:textId="77777777" w:rsidR="004148B8" w:rsidRPr="004517E7" w:rsidRDefault="004148B8" w:rsidP="00D77762">
            <w:pPr>
              <w:pStyle w:val="TableText"/>
              <w:jc w:val="left"/>
              <w:rPr>
                <w:rFonts w:cs="Arial"/>
                <w:szCs w:val="21"/>
              </w:rPr>
            </w:pPr>
            <w:r>
              <w:rPr>
                <w:rFonts w:cs="Arial"/>
                <w:szCs w:val="21"/>
              </w:rPr>
              <w:t>Duration</w:t>
            </w:r>
          </w:p>
        </w:tc>
        <w:tc>
          <w:tcPr>
            <w:tcW w:w="1120" w:type="dxa"/>
          </w:tcPr>
          <w:p w14:paraId="0CAE701D" w14:textId="77777777" w:rsidR="004148B8" w:rsidRPr="004517E7" w:rsidRDefault="004148B8" w:rsidP="00D77762">
            <w:pPr>
              <w:pStyle w:val="TableText"/>
              <w:jc w:val="left"/>
              <w:rPr>
                <w:rFonts w:cs="Arial"/>
                <w:szCs w:val="21"/>
              </w:rPr>
            </w:pPr>
            <w:r>
              <w:rPr>
                <w:rFonts w:cs="Arial"/>
                <w:szCs w:val="21"/>
              </w:rPr>
              <w:t>Non-Editable</w:t>
            </w:r>
          </w:p>
        </w:tc>
        <w:tc>
          <w:tcPr>
            <w:tcW w:w="789" w:type="dxa"/>
          </w:tcPr>
          <w:p w14:paraId="0CAE701E" w14:textId="77777777" w:rsidR="004148B8" w:rsidRDefault="004148B8" w:rsidP="00D77762">
            <w:pPr>
              <w:pStyle w:val="TableText"/>
              <w:jc w:val="left"/>
              <w:rPr>
                <w:rFonts w:cs="Arial"/>
                <w:szCs w:val="21"/>
              </w:rPr>
            </w:pPr>
            <w:r>
              <w:rPr>
                <w:rFonts w:cs="Arial"/>
                <w:szCs w:val="21"/>
              </w:rPr>
              <w:t>GEHC/CS</w:t>
            </w:r>
          </w:p>
        </w:tc>
        <w:tc>
          <w:tcPr>
            <w:tcW w:w="1327" w:type="dxa"/>
            <w:gridSpan w:val="2"/>
          </w:tcPr>
          <w:p w14:paraId="0CAE701F" w14:textId="77777777" w:rsidR="004148B8" w:rsidRPr="004517E7" w:rsidRDefault="004148B8" w:rsidP="00D77762">
            <w:pPr>
              <w:pStyle w:val="TableText"/>
              <w:jc w:val="left"/>
              <w:rPr>
                <w:rFonts w:cs="Arial"/>
                <w:szCs w:val="21"/>
              </w:rPr>
            </w:pPr>
            <w:r>
              <w:rPr>
                <w:rFonts w:cs="Arial"/>
                <w:szCs w:val="21"/>
              </w:rPr>
              <w:t>No</w:t>
            </w:r>
          </w:p>
        </w:tc>
      </w:tr>
      <w:tr w:rsidR="00D77762" w:rsidRPr="004517E7" w14:paraId="0CAE7028" w14:textId="77777777" w:rsidTr="00000B17">
        <w:trPr>
          <w:cantSplit/>
        </w:trPr>
        <w:tc>
          <w:tcPr>
            <w:tcW w:w="1763" w:type="dxa"/>
          </w:tcPr>
          <w:p w14:paraId="0CAE7021" w14:textId="77777777" w:rsidR="00D77762" w:rsidRPr="004517E7" w:rsidRDefault="00D77762" w:rsidP="00D77762">
            <w:pPr>
              <w:pStyle w:val="TableText"/>
              <w:jc w:val="left"/>
              <w:rPr>
                <w:rFonts w:cs="Arial"/>
                <w:szCs w:val="21"/>
              </w:rPr>
            </w:pPr>
            <w:r w:rsidRPr="004517E7">
              <w:rPr>
                <w:rFonts w:cs="Arial"/>
                <w:szCs w:val="21"/>
              </w:rPr>
              <w:lastRenderedPageBreak/>
              <w:t>EarlyStart</w:t>
            </w:r>
          </w:p>
        </w:tc>
        <w:tc>
          <w:tcPr>
            <w:tcW w:w="1371" w:type="dxa"/>
            <w:gridSpan w:val="2"/>
          </w:tcPr>
          <w:p w14:paraId="0CAE7022" w14:textId="77777777" w:rsidR="00D77762" w:rsidRPr="004517E7" w:rsidRDefault="00D77762" w:rsidP="00D77762">
            <w:pPr>
              <w:pStyle w:val="TableText"/>
              <w:jc w:val="left"/>
              <w:rPr>
                <w:rFonts w:cs="Arial"/>
                <w:szCs w:val="21"/>
              </w:rPr>
            </w:pPr>
            <w:r w:rsidRPr="004517E7">
              <w:rPr>
                <w:rFonts w:cs="Arial"/>
                <w:szCs w:val="21"/>
              </w:rPr>
              <w:t>Early Start</w:t>
            </w:r>
          </w:p>
        </w:tc>
        <w:tc>
          <w:tcPr>
            <w:tcW w:w="2267" w:type="dxa"/>
          </w:tcPr>
          <w:p w14:paraId="0CAE7023" w14:textId="77777777" w:rsidR="00D77762" w:rsidRPr="004517E7" w:rsidRDefault="00D77762" w:rsidP="00E83962">
            <w:pPr>
              <w:pStyle w:val="TableText"/>
              <w:jc w:val="left"/>
              <w:rPr>
                <w:rFonts w:cs="Arial"/>
                <w:szCs w:val="21"/>
              </w:rPr>
            </w:pPr>
            <w:r w:rsidRPr="004517E7">
              <w:rPr>
                <w:rFonts w:cs="Arial"/>
                <w:szCs w:val="21"/>
              </w:rPr>
              <w:t xml:space="preserve">The earliest time the work on the task </w:t>
            </w:r>
            <w:r>
              <w:rPr>
                <w:rFonts w:cs="Arial"/>
                <w:szCs w:val="21"/>
              </w:rPr>
              <w:t>should ideally</w:t>
            </w:r>
            <w:r w:rsidRPr="004517E7">
              <w:rPr>
                <w:rFonts w:cs="Arial"/>
                <w:szCs w:val="21"/>
              </w:rPr>
              <w:t xml:space="preserve"> start</w:t>
            </w:r>
            <w:r>
              <w:rPr>
                <w:rFonts w:cs="Arial"/>
                <w:szCs w:val="21"/>
              </w:rPr>
              <w:t xml:space="preserve">. This is used as an objective rather than applied as a rule and </w:t>
            </w:r>
            <w:r w:rsidR="00E83962">
              <w:rPr>
                <w:rFonts w:cs="Arial"/>
                <w:szCs w:val="21"/>
              </w:rPr>
              <w:t xml:space="preserve">may be </w:t>
            </w:r>
            <w:r>
              <w:rPr>
                <w:rFonts w:cs="Arial"/>
                <w:szCs w:val="21"/>
              </w:rPr>
              <w:t xml:space="preserve">derived from the task’s </w:t>
            </w:r>
            <w:r w:rsidR="00460CA4">
              <w:rPr>
                <w:rFonts w:cs="Arial"/>
                <w:szCs w:val="21"/>
              </w:rPr>
              <w:t xml:space="preserve">early start offset </w:t>
            </w:r>
            <w:r>
              <w:rPr>
                <w:rFonts w:cs="Arial"/>
                <w:szCs w:val="21"/>
              </w:rPr>
              <w:t>details.</w:t>
            </w:r>
          </w:p>
        </w:tc>
        <w:tc>
          <w:tcPr>
            <w:tcW w:w="1152" w:type="dxa"/>
          </w:tcPr>
          <w:p w14:paraId="0CAE7024" w14:textId="77777777" w:rsidR="00D77762" w:rsidRPr="004517E7" w:rsidRDefault="00D77762" w:rsidP="00D77762">
            <w:pPr>
              <w:pStyle w:val="TableText"/>
              <w:jc w:val="left"/>
              <w:rPr>
                <w:rFonts w:cs="Arial"/>
                <w:szCs w:val="21"/>
              </w:rPr>
            </w:pPr>
            <w:r w:rsidRPr="004517E7">
              <w:rPr>
                <w:rFonts w:cs="Arial"/>
                <w:szCs w:val="21"/>
              </w:rPr>
              <w:t>Date and Time</w:t>
            </w:r>
          </w:p>
        </w:tc>
        <w:tc>
          <w:tcPr>
            <w:tcW w:w="1120" w:type="dxa"/>
          </w:tcPr>
          <w:p w14:paraId="0CAE7025"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7026"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27"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7030" w14:textId="77777777" w:rsidTr="00000B17">
        <w:trPr>
          <w:cantSplit/>
        </w:trPr>
        <w:tc>
          <w:tcPr>
            <w:tcW w:w="1763" w:type="dxa"/>
          </w:tcPr>
          <w:p w14:paraId="0CAE7029" w14:textId="77777777" w:rsidR="00D77762" w:rsidRPr="004517E7" w:rsidRDefault="00D77762" w:rsidP="00D77762">
            <w:pPr>
              <w:pStyle w:val="TableText"/>
              <w:jc w:val="left"/>
              <w:rPr>
                <w:rFonts w:cs="Arial"/>
                <w:szCs w:val="21"/>
              </w:rPr>
            </w:pPr>
            <w:r w:rsidRPr="004517E7">
              <w:rPr>
                <w:rFonts w:cs="Arial"/>
                <w:szCs w:val="21"/>
              </w:rPr>
              <w:t>Duration</w:t>
            </w:r>
          </w:p>
        </w:tc>
        <w:tc>
          <w:tcPr>
            <w:tcW w:w="1371" w:type="dxa"/>
            <w:gridSpan w:val="2"/>
          </w:tcPr>
          <w:p w14:paraId="0CAE702A" w14:textId="77777777" w:rsidR="00D77762" w:rsidRPr="004517E7" w:rsidRDefault="00D77762" w:rsidP="00D77762">
            <w:pPr>
              <w:pStyle w:val="TableText"/>
              <w:jc w:val="left"/>
              <w:rPr>
                <w:rFonts w:cs="Arial"/>
                <w:szCs w:val="21"/>
              </w:rPr>
            </w:pPr>
            <w:r w:rsidRPr="004517E7">
              <w:rPr>
                <w:rFonts w:cs="Arial"/>
                <w:szCs w:val="21"/>
              </w:rPr>
              <w:t>Duration</w:t>
            </w:r>
          </w:p>
        </w:tc>
        <w:tc>
          <w:tcPr>
            <w:tcW w:w="2267" w:type="dxa"/>
          </w:tcPr>
          <w:p w14:paraId="0CAE702B" w14:textId="77777777" w:rsidR="00D77762" w:rsidRPr="004517E7" w:rsidRDefault="00D77762" w:rsidP="00D77762">
            <w:pPr>
              <w:pStyle w:val="TableText"/>
              <w:jc w:val="left"/>
              <w:rPr>
                <w:rFonts w:cs="Arial"/>
                <w:szCs w:val="21"/>
              </w:rPr>
            </w:pPr>
            <w:r w:rsidRPr="004517E7">
              <w:rPr>
                <w:rFonts w:cs="Arial"/>
                <w:szCs w:val="21"/>
              </w:rPr>
              <w:t>The estimated duration f</w:t>
            </w:r>
            <w:r>
              <w:rPr>
                <w:rFonts w:cs="Arial"/>
                <w:szCs w:val="21"/>
              </w:rPr>
              <w:t>or performing the work (excluding any necessary</w:t>
            </w:r>
            <w:r w:rsidRPr="004517E7">
              <w:rPr>
                <w:rFonts w:cs="Arial"/>
                <w:szCs w:val="21"/>
              </w:rPr>
              <w:t xml:space="preserve"> travel)</w:t>
            </w:r>
            <w:r>
              <w:rPr>
                <w:rFonts w:cs="Arial"/>
                <w:szCs w:val="21"/>
              </w:rPr>
              <w:t>.</w:t>
            </w:r>
          </w:p>
        </w:tc>
        <w:tc>
          <w:tcPr>
            <w:tcW w:w="1152" w:type="dxa"/>
          </w:tcPr>
          <w:p w14:paraId="0CAE702C" w14:textId="77777777" w:rsidR="00D77762" w:rsidRPr="004517E7" w:rsidRDefault="00A95508" w:rsidP="00D77762">
            <w:pPr>
              <w:pStyle w:val="TableText"/>
              <w:jc w:val="left"/>
              <w:rPr>
                <w:rFonts w:cs="Arial"/>
                <w:szCs w:val="21"/>
              </w:rPr>
            </w:pPr>
            <w:r>
              <w:rPr>
                <w:rFonts w:cs="Arial"/>
                <w:szCs w:val="21"/>
              </w:rPr>
              <w:t>Duration</w:t>
            </w:r>
          </w:p>
        </w:tc>
        <w:tc>
          <w:tcPr>
            <w:tcW w:w="1120" w:type="dxa"/>
          </w:tcPr>
          <w:p w14:paraId="0CAE702D"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702E"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2F"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7038" w14:textId="77777777" w:rsidTr="00000B17">
        <w:trPr>
          <w:cantSplit/>
        </w:trPr>
        <w:tc>
          <w:tcPr>
            <w:tcW w:w="1763" w:type="dxa"/>
          </w:tcPr>
          <w:p w14:paraId="0CAE7031" w14:textId="77777777" w:rsidR="00D77762" w:rsidRPr="004517E7" w:rsidRDefault="00D77762" w:rsidP="00D77762">
            <w:pPr>
              <w:pStyle w:val="TableText"/>
              <w:jc w:val="left"/>
              <w:rPr>
                <w:rFonts w:cs="Arial"/>
                <w:szCs w:val="21"/>
              </w:rPr>
            </w:pPr>
            <w:r>
              <w:rPr>
                <w:rFonts w:cs="Arial"/>
                <w:szCs w:val="21"/>
              </w:rPr>
              <w:t>LateStart</w:t>
            </w:r>
          </w:p>
        </w:tc>
        <w:tc>
          <w:tcPr>
            <w:tcW w:w="1371" w:type="dxa"/>
            <w:gridSpan w:val="2"/>
          </w:tcPr>
          <w:p w14:paraId="0CAE7032" w14:textId="77777777" w:rsidR="00D77762" w:rsidRPr="004517E7" w:rsidRDefault="00D77762" w:rsidP="00D77762">
            <w:pPr>
              <w:pStyle w:val="TableText"/>
              <w:jc w:val="left"/>
              <w:rPr>
                <w:rFonts w:cs="Arial"/>
                <w:szCs w:val="21"/>
              </w:rPr>
            </w:pPr>
            <w:r>
              <w:rPr>
                <w:rFonts w:cs="Arial"/>
                <w:szCs w:val="21"/>
              </w:rPr>
              <w:t>Late Start</w:t>
            </w:r>
          </w:p>
        </w:tc>
        <w:tc>
          <w:tcPr>
            <w:tcW w:w="2267" w:type="dxa"/>
          </w:tcPr>
          <w:p w14:paraId="0CAE7033" w14:textId="09F11964" w:rsidR="00D77762" w:rsidRPr="004517E7" w:rsidRDefault="00D77762" w:rsidP="00E83962">
            <w:pPr>
              <w:pStyle w:val="TableText"/>
              <w:jc w:val="left"/>
              <w:rPr>
                <w:rFonts w:cs="Arial"/>
                <w:szCs w:val="21"/>
              </w:rPr>
            </w:pPr>
            <w:r>
              <w:rPr>
                <w:rFonts w:cs="Arial"/>
                <w:szCs w:val="21"/>
              </w:rPr>
              <w:t xml:space="preserve">The latest time that work on the task </w:t>
            </w:r>
            <w:r w:rsidR="00D01A1B">
              <w:rPr>
                <w:rFonts w:cs="Arial"/>
                <w:szCs w:val="21"/>
              </w:rPr>
              <w:t>SIEBEL</w:t>
            </w:r>
            <w:r>
              <w:rPr>
                <w:rFonts w:cs="Arial"/>
                <w:szCs w:val="21"/>
              </w:rPr>
              <w:t xml:space="preserve"> start in order to meet the SLA. This </w:t>
            </w:r>
            <w:r w:rsidR="00E83962">
              <w:rPr>
                <w:rFonts w:cs="Arial"/>
                <w:szCs w:val="21"/>
              </w:rPr>
              <w:t xml:space="preserve">may be </w:t>
            </w:r>
            <w:r>
              <w:rPr>
                <w:rFonts w:cs="Arial"/>
                <w:szCs w:val="21"/>
              </w:rPr>
              <w:t xml:space="preserve">derived from the task’s </w:t>
            </w:r>
            <w:r w:rsidR="00460CA4">
              <w:rPr>
                <w:rFonts w:cs="Arial"/>
                <w:szCs w:val="21"/>
              </w:rPr>
              <w:t xml:space="preserve">late start offset </w:t>
            </w:r>
            <w:r>
              <w:rPr>
                <w:rFonts w:cs="Arial"/>
                <w:szCs w:val="21"/>
              </w:rPr>
              <w:t>details.</w:t>
            </w:r>
          </w:p>
        </w:tc>
        <w:tc>
          <w:tcPr>
            <w:tcW w:w="1152" w:type="dxa"/>
          </w:tcPr>
          <w:p w14:paraId="0CAE7034" w14:textId="77777777" w:rsidR="00D77762" w:rsidRPr="004517E7" w:rsidRDefault="00D77762" w:rsidP="00D77762">
            <w:pPr>
              <w:pStyle w:val="TableText"/>
              <w:jc w:val="left"/>
              <w:rPr>
                <w:rFonts w:cs="Arial"/>
                <w:szCs w:val="21"/>
              </w:rPr>
            </w:pPr>
            <w:r>
              <w:rPr>
                <w:rFonts w:cs="Arial"/>
                <w:szCs w:val="21"/>
              </w:rPr>
              <w:t>Date and Time</w:t>
            </w:r>
          </w:p>
        </w:tc>
        <w:tc>
          <w:tcPr>
            <w:tcW w:w="1120" w:type="dxa"/>
          </w:tcPr>
          <w:p w14:paraId="0CAE7035" w14:textId="77777777" w:rsidR="00D77762" w:rsidRPr="004517E7" w:rsidRDefault="00D77762" w:rsidP="00D77762">
            <w:pPr>
              <w:pStyle w:val="TableText"/>
              <w:jc w:val="left"/>
              <w:rPr>
                <w:rFonts w:cs="Arial"/>
                <w:szCs w:val="21"/>
              </w:rPr>
            </w:pPr>
            <w:r>
              <w:rPr>
                <w:rFonts w:cs="Arial"/>
                <w:szCs w:val="21"/>
              </w:rPr>
              <w:t>Non-Editable</w:t>
            </w:r>
          </w:p>
        </w:tc>
        <w:tc>
          <w:tcPr>
            <w:tcW w:w="789" w:type="dxa"/>
          </w:tcPr>
          <w:p w14:paraId="0CAE7036"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37" w14:textId="77777777" w:rsidR="00D77762" w:rsidRPr="004517E7" w:rsidRDefault="00D77762" w:rsidP="00D77762">
            <w:pPr>
              <w:pStyle w:val="TableText"/>
              <w:jc w:val="left"/>
              <w:rPr>
                <w:rFonts w:cs="Arial"/>
                <w:szCs w:val="21"/>
              </w:rPr>
            </w:pPr>
            <w:r>
              <w:rPr>
                <w:rFonts w:cs="Arial"/>
                <w:szCs w:val="21"/>
              </w:rPr>
              <w:t>Yes</w:t>
            </w:r>
          </w:p>
        </w:tc>
      </w:tr>
      <w:tr w:rsidR="00D77762" w:rsidRPr="004517E7" w14:paraId="0CAE7040" w14:textId="77777777" w:rsidTr="00000B17">
        <w:trPr>
          <w:cantSplit/>
        </w:trPr>
        <w:tc>
          <w:tcPr>
            <w:tcW w:w="1763" w:type="dxa"/>
          </w:tcPr>
          <w:p w14:paraId="0CAE7039" w14:textId="77777777" w:rsidR="00D77762" w:rsidRPr="004517E7" w:rsidRDefault="00D77762" w:rsidP="00D77762">
            <w:pPr>
              <w:pStyle w:val="TableText"/>
              <w:jc w:val="left"/>
              <w:rPr>
                <w:rFonts w:cs="Arial"/>
                <w:szCs w:val="21"/>
              </w:rPr>
            </w:pPr>
            <w:r w:rsidRPr="004517E7">
              <w:rPr>
                <w:rFonts w:cs="Arial"/>
                <w:szCs w:val="21"/>
              </w:rPr>
              <w:t>DueDate</w:t>
            </w:r>
          </w:p>
        </w:tc>
        <w:tc>
          <w:tcPr>
            <w:tcW w:w="1371" w:type="dxa"/>
            <w:gridSpan w:val="2"/>
          </w:tcPr>
          <w:p w14:paraId="0CAE703A" w14:textId="77777777" w:rsidR="00D77762" w:rsidRPr="004517E7" w:rsidRDefault="00D77762" w:rsidP="00D77762">
            <w:pPr>
              <w:pStyle w:val="TableText"/>
              <w:jc w:val="left"/>
              <w:rPr>
                <w:rFonts w:cs="Arial"/>
                <w:szCs w:val="21"/>
              </w:rPr>
            </w:pPr>
            <w:r w:rsidRPr="004517E7">
              <w:rPr>
                <w:rFonts w:cs="Arial"/>
                <w:szCs w:val="21"/>
              </w:rPr>
              <w:t>Due Date</w:t>
            </w:r>
          </w:p>
        </w:tc>
        <w:tc>
          <w:tcPr>
            <w:tcW w:w="2267" w:type="dxa"/>
          </w:tcPr>
          <w:p w14:paraId="0CAE703B" w14:textId="77777777" w:rsidR="00D77762" w:rsidRPr="004517E7" w:rsidRDefault="00D77762" w:rsidP="00D77762">
            <w:pPr>
              <w:pStyle w:val="TableText"/>
              <w:jc w:val="left"/>
              <w:rPr>
                <w:rFonts w:cs="Arial"/>
                <w:szCs w:val="21"/>
              </w:rPr>
            </w:pPr>
            <w:r w:rsidRPr="004517E7">
              <w:rPr>
                <w:rFonts w:cs="Arial"/>
                <w:szCs w:val="21"/>
              </w:rPr>
              <w:t>The latest time on which the work should finish. This is</w:t>
            </w:r>
            <w:r>
              <w:rPr>
                <w:rFonts w:cs="Arial"/>
                <w:szCs w:val="21"/>
              </w:rPr>
              <w:t xml:space="preserve"> derived from the LateStart and Duration.</w:t>
            </w:r>
          </w:p>
        </w:tc>
        <w:tc>
          <w:tcPr>
            <w:tcW w:w="1152" w:type="dxa"/>
          </w:tcPr>
          <w:p w14:paraId="0CAE703C" w14:textId="77777777" w:rsidR="00D77762" w:rsidRPr="004517E7" w:rsidRDefault="00D77762" w:rsidP="00D77762">
            <w:pPr>
              <w:pStyle w:val="TableText"/>
              <w:jc w:val="left"/>
              <w:rPr>
                <w:rFonts w:cs="Arial"/>
                <w:szCs w:val="21"/>
              </w:rPr>
            </w:pPr>
            <w:r w:rsidRPr="004517E7">
              <w:rPr>
                <w:rFonts w:cs="Arial"/>
                <w:szCs w:val="21"/>
              </w:rPr>
              <w:t>Date and Time</w:t>
            </w:r>
          </w:p>
        </w:tc>
        <w:tc>
          <w:tcPr>
            <w:tcW w:w="1120" w:type="dxa"/>
          </w:tcPr>
          <w:p w14:paraId="0CAE703D" w14:textId="77777777" w:rsidR="00D77762" w:rsidRPr="004517E7" w:rsidRDefault="00D77762" w:rsidP="00D77762">
            <w:pPr>
              <w:pStyle w:val="TableText"/>
              <w:jc w:val="left"/>
              <w:rPr>
                <w:rFonts w:cs="Arial"/>
                <w:szCs w:val="21"/>
              </w:rPr>
            </w:pPr>
            <w:r>
              <w:rPr>
                <w:rFonts w:cs="Arial"/>
                <w:szCs w:val="21"/>
              </w:rPr>
              <w:t>Hidden</w:t>
            </w:r>
          </w:p>
        </w:tc>
        <w:tc>
          <w:tcPr>
            <w:tcW w:w="789" w:type="dxa"/>
          </w:tcPr>
          <w:p w14:paraId="0CAE703E" w14:textId="77777777" w:rsidR="00D77762" w:rsidRPr="004517E7" w:rsidRDefault="00D77762" w:rsidP="00D77762">
            <w:pPr>
              <w:pStyle w:val="TableText"/>
              <w:jc w:val="left"/>
              <w:rPr>
                <w:rFonts w:cs="Arial"/>
                <w:szCs w:val="21"/>
              </w:rPr>
            </w:pPr>
            <w:r>
              <w:rPr>
                <w:rFonts w:cs="Arial"/>
                <w:szCs w:val="21"/>
              </w:rPr>
              <w:t>CS</w:t>
            </w:r>
          </w:p>
        </w:tc>
        <w:tc>
          <w:tcPr>
            <w:tcW w:w="1327" w:type="dxa"/>
            <w:gridSpan w:val="2"/>
          </w:tcPr>
          <w:p w14:paraId="0CAE703F" w14:textId="77777777" w:rsidR="00D77762" w:rsidRPr="004517E7" w:rsidRDefault="00D77762" w:rsidP="00D77762">
            <w:pPr>
              <w:pStyle w:val="TableText"/>
              <w:jc w:val="left"/>
              <w:rPr>
                <w:rFonts w:cs="Arial"/>
                <w:szCs w:val="21"/>
              </w:rPr>
            </w:pPr>
            <w:r>
              <w:rPr>
                <w:rFonts w:cs="Arial"/>
                <w:szCs w:val="21"/>
              </w:rPr>
              <w:t>Yes</w:t>
            </w:r>
          </w:p>
        </w:tc>
      </w:tr>
      <w:tr w:rsidR="006816C2" w:rsidRPr="004517E7" w14:paraId="0CAE7048" w14:textId="77777777" w:rsidTr="00000B17">
        <w:trPr>
          <w:cantSplit/>
        </w:trPr>
        <w:tc>
          <w:tcPr>
            <w:tcW w:w="1763" w:type="dxa"/>
          </w:tcPr>
          <w:p w14:paraId="0CAE7041" w14:textId="77777777" w:rsidR="006816C2" w:rsidRPr="004517E7" w:rsidRDefault="006816C2" w:rsidP="00D77762">
            <w:pPr>
              <w:pStyle w:val="TableText"/>
              <w:jc w:val="left"/>
              <w:rPr>
                <w:rFonts w:cs="Arial"/>
                <w:szCs w:val="21"/>
              </w:rPr>
            </w:pPr>
            <w:r>
              <w:rPr>
                <w:rFonts w:cs="Arial"/>
                <w:szCs w:val="21"/>
              </w:rPr>
              <w:t>ReactivationDate</w:t>
            </w:r>
          </w:p>
        </w:tc>
        <w:tc>
          <w:tcPr>
            <w:tcW w:w="1371" w:type="dxa"/>
            <w:gridSpan w:val="2"/>
          </w:tcPr>
          <w:p w14:paraId="0CAE7042" w14:textId="77777777" w:rsidR="006816C2" w:rsidRPr="004517E7" w:rsidRDefault="006816C2" w:rsidP="00D77762">
            <w:pPr>
              <w:pStyle w:val="TableText"/>
              <w:jc w:val="left"/>
              <w:rPr>
                <w:rFonts w:cs="Arial"/>
                <w:szCs w:val="21"/>
              </w:rPr>
            </w:pPr>
            <w:r>
              <w:rPr>
                <w:rFonts w:cs="Arial"/>
                <w:szCs w:val="21"/>
              </w:rPr>
              <w:t>Reactivation Date</w:t>
            </w:r>
          </w:p>
        </w:tc>
        <w:tc>
          <w:tcPr>
            <w:tcW w:w="2267" w:type="dxa"/>
          </w:tcPr>
          <w:p w14:paraId="0CAE7043" w14:textId="77777777" w:rsidR="006816C2" w:rsidRPr="004517E7" w:rsidRDefault="006816C2" w:rsidP="00D77762">
            <w:pPr>
              <w:pStyle w:val="TableText"/>
              <w:jc w:val="left"/>
              <w:rPr>
                <w:rFonts w:cs="Arial"/>
                <w:szCs w:val="21"/>
              </w:rPr>
            </w:pPr>
            <w:r>
              <w:rPr>
                <w:rFonts w:cs="Arial"/>
                <w:szCs w:val="21"/>
              </w:rPr>
              <w:t>The time at which the task is set to reactivate.</w:t>
            </w:r>
          </w:p>
        </w:tc>
        <w:tc>
          <w:tcPr>
            <w:tcW w:w="1152" w:type="dxa"/>
          </w:tcPr>
          <w:p w14:paraId="0CAE7044" w14:textId="77777777" w:rsidR="006816C2" w:rsidRPr="004517E7" w:rsidRDefault="006816C2" w:rsidP="00D77762">
            <w:pPr>
              <w:pStyle w:val="TableText"/>
              <w:jc w:val="left"/>
              <w:rPr>
                <w:rFonts w:cs="Arial"/>
                <w:szCs w:val="21"/>
              </w:rPr>
            </w:pPr>
            <w:r>
              <w:rPr>
                <w:rFonts w:cs="Arial"/>
                <w:szCs w:val="21"/>
              </w:rPr>
              <w:t>Date and Time</w:t>
            </w:r>
          </w:p>
        </w:tc>
        <w:tc>
          <w:tcPr>
            <w:tcW w:w="1120" w:type="dxa"/>
          </w:tcPr>
          <w:p w14:paraId="0CAE7045" w14:textId="77777777" w:rsidR="006816C2" w:rsidRDefault="006816C2" w:rsidP="00D77762">
            <w:pPr>
              <w:pStyle w:val="TableText"/>
              <w:jc w:val="left"/>
              <w:rPr>
                <w:rFonts w:cs="Arial"/>
                <w:szCs w:val="21"/>
              </w:rPr>
            </w:pPr>
            <w:r>
              <w:rPr>
                <w:rFonts w:cs="Arial"/>
                <w:szCs w:val="21"/>
              </w:rPr>
              <w:t>Hidden</w:t>
            </w:r>
          </w:p>
        </w:tc>
        <w:tc>
          <w:tcPr>
            <w:tcW w:w="789" w:type="dxa"/>
          </w:tcPr>
          <w:p w14:paraId="0CAE7046" w14:textId="77777777" w:rsidR="006816C2" w:rsidRDefault="006816C2" w:rsidP="00D77762">
            <w:pPr>
              <w:pStyle w:val="TableText"/>
              <w:jc w:val="left"/>
              <w:rPr>
                <w:rFonts w:cs="Arial"/>
                <w:szCs w:val="21"/>
              </w:rPr>
            </w:pPr>
            <w:r>
              <w:rPr>
                <w:rFonts w:cs="Arial"/>
                <w:szCs w:val="21"/>
              </w:rPr>
              <w:t>GEHC</w:t>
            </w:r>
          </w:p>
        </w:tc>
        <w:tc>
          <w:tcPr>
            <w:tcW w:w="1327" w:type="dxa"/>
            <w:gridSpan w:val="2"/>
          </w:tcPr>
          <w:p w14:paraId="0CAE7047" w14:textId="77777777" w:rsidR="006816C2" w:rsidRDefault="006816C2" w:rsidP="00D77762">
            <w:pPr>
              <w:pStyle w:val="TableText"/>
              <w:jc w:val="left"/>
              <w:rPr>
                <w:rFonts w:cs="Arial"/>
                <w:szCs w:val="21"/>
              </w:rPr>
            </w:pPr>
            <w:r>
              <w:rPr>
                <w:rFonts w:cs="Arial"/>
                <w:szCs w:val="21"/>
              </w:rPr>
              <w:t>No</w:t>
            </w:r>
          </w:p>
        </w:tc>
      </w:tr>
      <w:tr w:rsidR="00D77762" w:rsidRPr="004517E7" w14:paraId="0CAE7050" w14:textId="77777777" w:rsidTr="00000B17">
        <w:trPr>
          <w:cantSplit/>
        </w:trPr>
        <w:tc>
          <w:tcPr>
            <w:tcW w:w="1763" w:type="dxa"/>
          </w:tcPr>
          <w:p w14:paraId="0CAE7049" w14:textId="77777777" w:rsidR="00D77762" w:rsidRPr="004517E7" w:rsidRDefault="00D77762" w:rsidP="00D77762">
            <w:pPr>
              <w:pStyle w:val="TableText"/>
              <w:jc w:val="left"/>
              <w:rPr>
                <w:rFonts w:cs="Arial"/>
                <w:szCs w:val="21"/>
              </w:rPr>
            </w:pPr>
            <w:r w:rsidRPr="004517E7">
              <w:rPr>
                <w:rFonts w:cs="Arial"/>
                <w:szCs w:val="21"/>
              </w:rPr>
              <w:t>AppointmentStart</w:t>
            </w:r>
          </w:p>
        </w:tc>
        <w:tc>
          <w:tcPr>
            <w:tcW w:w="1371" w:type="dxa"/>
            <w:gridSpan w:val="2"/>
          </w:tcPr>
          <w:p w14:paraId="0CAE704A" w14:textId="77777777" w:rsidR="00D77762" w:rsidRPr="004517E7" w:rsidRDefault="00D77762" w:rsidP="00D77762">
            <w:pPr>
              <w:pStyle w:val="TableText"/>
              <w:jc w:val="left"/>
              <w:rPr>
                <w:rFonts w:cs="Arial"/>
                <w:szCs w:val="21"/>
              </w:rPr>
            </w:pPr>
            <w:r>
              <w:rPr>
                <w:rFonts w:cs="Arial"/>
                <w:szCs w:val="21"/>
              </w:rPr>
              <w:t>Earliest Arrival On Site</w:t>
            </w:r>
          </w:p>
        </w:tc>
        <w:tc>
          <w:tcPr>
            <w:tcW w:w="2267" w:type="dxa"/>
          </w:tcPr>
          <w:p w14:paraId="0CAE704B" w14:textId="77777777" w:rsidR="00D77762" w:rsidRPr="004517E7" w:rsidRDefault="00D77762" w:rsidP="00D77762">
            <w:pPr>
              <w:pStyle w:val="TableText"/>
              <w:jc w:val="left"/>
              <w:rPr>
                <w:rFonts w:cs="Arial"/>
                <w:szCs w:val="21"/>
              </w:rPr>
            </w:pPr>
            <w:r w:rsidRPr="004517E7">
              <w:rPr>
                <w:rFonts w:cs="Arial"/>
                <w:szCs w:val="21"/>
              </w:rPr>
              <w:t>The start time of the appointment window provided to the customer.</w:t>
            </w:r>
          </w:p>
        </w:tc>
        <w:tc>
          <w:tcPr>
            <w:tcW w:w="1152" w:type="dxa"/>
          </w:tcPr>
          <w:p w14:paraId="0CAE704C" w14:textId="77777777" w:rsidR="00D77762" w:rsidRPr="004517E7" w:rsidRDefault="00D77762" w:rsidP="00D77762">
            <w:pPr>
              <w:pStyle w:val="TableText"/>
              <w:jc w:val="left"/>
              <w:rPr>
                <w:rFonts w:cs="Arial"/>
                <w:szCs w:val="21"/>
              </w:rPr>
            </w:pPr>
            <w:r w:rsidRPr="004517E7">
              <w:rPr>
                <w:rFonts w:cs="Arial"/>
                <w:szCs w:val="21"/>
              </w:rPr>
              <w:t>Date and Time</w:t>
            </w:r>
          </w:p>
        </w:tc>
        <w:tc>
          <w:tcPr>
            <w:tcW w:w="1120" w:type="dxa"/>
          </w:tcPr>
          <w:p w14:paraId="0CAE704D"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704E"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4F"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58" w14:textId="77777777" w:rsidTr="00000B17">
        <w:trPr>
          <w:cantSplit/>
        </w:trPr>
        <w:tc>
          <w:tcPr>
            <w:tcW w:w="1763" w:type="dxa"/>
          </w:tcPr>
          <w:p w14:paraId="0CAE7051" w14:textId="77777777" w:rsidR="00D77762" w:rsidRPr="004517E7" w:rsidRDefault="00D77762" w:rsidP="00D77762">
            <w:pPr>
              <w:pStyle w:val="TableText"/>
              <w:jc w:val="left"/>
              <w:rPr>
                <w:rFonts w:cs="Arial"/>
                <w:szCs w:val="21"/>
              </w:rPr>
            </w:pPr>
            <w:r w:rsidRPr="004517E7">
              <w:rPr>
                <w:rFonts w:cs="Arial"/>
                <w:szCs w:val="21"/>
              </w:rPr>
              <w:t>Appointmen Finish</w:t>
            </w:r>
          </w:p>
        </w:tc>
        <w:tc>
          <w:tcPr>
            <w:tcW w:w="1371" w:type="dxa"/>
            <w:gridSpan w:val="2"/>
          </w:tcPr>
          <w:p w14:paraId="0CAE7052" w14:textId="77777777" w:rsidR="00D77762" w:rsidRPr="004517E7" w:rsidRDefault="00D77762" w:rsidP="00D77762">
            <w:pPr>
              <w:pStyle w:val="TableText"/>
              <w:jc w:val="left"/>
              <w:rPr>
                <w:rFonts w:cs="Arial"/>
                <w:szCs w:val="21"/>
              </w:rPr>
            </w:pPr>
            <w:r>
              <w:rPr>
                <w:rFonts w:cs="Arial"/>
                <w:szCs w:val="21"/>
              </w:rPr>
              <w:t xml:space="preserve">Latest Arrival On </w:t>
            </w:r>
            <w:r w:rsidR="00AA6DB3">
              <w:rPr>
                <w:rFonts w:cs="Arial"/>
                <w:szCs w:val="21"/>
              </w:rPr>
              <w:t>Site</w:t>
            </w:r>
          </w:p>
        </w:tc>
        <w:tc>
          <w:tcPr>
            <w:tcW w:w="2267" w:type="dxa"/>
          </w:tcPr>
          <w:p w14:paraId="0CAE7053" w14:textId="77777777" w:rsidR="00D77762" w:rsidRPr="004517E7" w:rsidRDefault="00D77762" w:rsidP="00D77762">
            <w:pPr>
              <w:pStyle w:val="TableText"/>
              <w:jc w:val="left"/>
              <w:rPr>
                <w:rFonts w:cs="Arial"/>
                <w:szCs w:val="21"/>
              </w:rPr>
            </w:pPr>
            <w:r w:rsidRPr="004517E7">
              <w:rPr>
                <w:rFonts w:cs="Arial"/>
                <w:szCs w:val="21"/>
              </w:rPr>
              <w:t>The end time of the appointment window provided to the customer.</w:t>
            </w:r>
          </w:p>
        </w:tc>
        <w:tc>
          <w:tcPr>
            <w:tcW w:w="1152" w:type="dxa"/>
          </w:tcPr>
          <w:p w14:paraId="0CAE7054" w14:textId="77777777" w:rsidR="00D77762" w:rsidRPr="004517E7" w:rsidRDefault="00D77762" w:rsidP="00D77762">
            <w:pPr>
              <w:pStyle w:val="TableText"/>
              <w:jc w:val="left"/>
              <w:rPr>
                <w:rFonts w:cs="Arial"/>
                <w:szCs w:val="21"/>
              </w:rPr>
            </w:pPr>
            <w:r w:rsidRPr="004517E7">
              <w:rPr>
                <w:rFonts w:cs="Arial"/>
                <w:szCs w:val="21"/>
              </w:rPr>
              <w:t>Date and Time</w:t>
            </w:r>
          </w:p>
        </w:tc>
        <w:tc>
          <w:tcPr>
            <w:tcW w:w="1120" w:type="dxa"/>
          </w:tcPr>
          <w:p w14:paraId="0CAE7055"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7056"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57"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60" w14:textId="77777777" w:rsidTr="00000B17">
        <w:trPr>
          <w:cantSplit/>
        </w:trPr>
        <w:tc>
          <w:tcPr>
            <w:tcW w:w="1763" w:type="dxa"/>
          </w:tcPr>
          <w:p w14:paraId="0CAE7059" w14:textId="77777777" w:rsidR="00D77762" w:rsidRPr="004517E7" w:rsidRDefault="00D77762" w:rsidP="00D77762">
            <w:pPr>
              <w:pStyle w:val="TableText"/>
              <w:jc w:val="left"/>
              <w:rPr>
                <w:rFonts w:cs="Arial"/>
                <w:szCs w:val="21"/>
              </w:rPr>
            </w:pPr>
            <w:r>
              <w:rPr>
                <w:rFonts w:cs="Arial"/>
                <w:szCs w:val="21"/>
              </w:rPr>
              <w:t>UseDistrictCalendar</w:t>
            </w:r>
          </w:p>
        </w:tc>
        <w:tc>
          <w:tcPr>
            <w:tcW w:w="1371" w:type="dxa"/>
            <w:gridSpan w:val="2"/>
          </w:tcPr>
          <w:p w14:paraId="0CAE705A" w14:textId="77777777" w:rsidR="00D77762" w:rsidRPr="004517E7" w:rsidRDefault="00D77762" w:rsidP="00D77762">
            <w:pPr>
              <w:pStyle w:val="TableText"/>
              <w:jc w:val="left"/>
              <w:rPr>
                <w:rFonts w:cs="Arial"/>
                <w:szCs w:val="21"/>
              </w:rPr>
            </w:pPr>
            <w:r>
              <w:rPr>
                <w:rFonts w:cs="Arial"/>
                <w:szCs w:val="21"/>
              </w:rPr>
              <w:t>Early/Late Used District Calendar</w:t>
            </w:r>
          </w:p>
        </w:tc>
        <w:tc>
          <w:tcPr>
            <w:tcW w:w="2267" w:type="dxa"/>
          </w:tcPr>
          <w:p w14:paraId="0CAE705B" w14:textId="77777777" w:rsidR="00D77762" w:rsidRPr="004517E7" w:rsidRDefault="00D77762" w:rsidP="00D77762">
            <w:pPr>
              <w:pStyle w:val="TableText"/>
              <w:jc w:val="left"/>
              <w:rPr>
                <w:rFonts w:cs="Arial"/>
                <w:szCs w:val="21"/>
              </w:rPr>
            </w:pPr>
            <w:r>
              <w:rPr>
                <w:rFonts w:cs="Arial"/>
                <w:szCs w:val="21"/>
              </w:rPr>
              <w:t>Indicates whether the Early and Late Start derivations are expected to use the district’s calendar.</w:t>
            </w:r>
            <w:r w:rsidR="000F7835">
              <w:rPr>
                <w:rFonts w:cs="Arial"/>
                <w:szCs w:val="21"/>
              </w:rPr>
              <w:t xml:space="preserve"> When omitted or set false the early/late start values are simple offsets from “now” and do not take non-working time into consideration.</w:t>
            </w:r>
          </w:p>
        </w:tc>
        <w:tc>
          <w:tcPr>
            <w:tcW w:w="1152" w:type="dxa"/>
          </w:tcPr>
          <w:p w14:paraId="0CAE705C" w14:textId="77777777" w:rsidR="00D77762" w:rsidRPr="004517E7" w:rsidRDefault="00D77762" w:rsidP="00D77762">
            <w:pPr>
              <w:pStyle w:val="TableText"/>
              <w:jc w:val="left"/>
              <w:rPr>
                <w:rFonts w:cs="Arial"/>
                <w:szCs w:val="21"/>
              </w:rPr>
            </w:pPr>
            <w:r>
              <w:rPr>
                <w:rFonts w:cs="Arial"/>
                <w:szCs w:val="21"/>
              </w:rPr>
              <w:t>Yes/No (Boolean)</w:t>
            </w:r>
          </w:p>
        </w:tc>
        <w:tc>
          <w:tcPr>
            <w:tcW w:w="1120" w:type="dxa"/>
          </w:tcPr>
          <w:p w14:paraId="0CAE705D" w14:textId="77777777" w:rsidR="00D77762" w:rsidRPr="004517E7" w:rsidRDefault="00D77762" w:rsidP="00D77762">
            <w:pPr>
              <w:pStyle w:val="TableText"/>
              <w:jc w:val="left"/>
              <w:rPr>
                <w:rFonts w:cs="Arial"/>
                <w:szCs w:val="21"/>
              </w:rPr>
            </w:pPr>
            <w:r>
              <w:rPr>
                <w:rFonts w:cs="Arial"/>
                <w:szCs w:val="21"/>
              </w:rPr>
              <w:t>Non-Editable</w:t>
            </w:r>
          </w:p>
        </w:tc>
        <w:tc>
          <w:tcPr>
            <w:tcW w:w="789" w:type="dxa"/>
          </w:tcPr>
          <w:p w14:paraId="0CAE705E" w14:textId="77777777" w:rsidR="00D77762" w:rsidRDefault="00D77762" w:rsidP="00D77762">
            <w:pPr>
              <w:pStyle w:val="TableText"/>
              <w:jc w:val="left"/>
              <w:rPr>
                <w:rFonts w:cs="Arial"/>
                <w:szCs w:val="21"/>
              </w:rPr>
            </w:pPr>
            <w:r>
              <w:rPr>
                <w:rFonts w:cs="Arial"/>
                <w:szCs w:val="21"/>
              </w:rPr>
              <w:t>GEHC</w:t>
            </w:r>
          </w:p>
        </w:tc>
        <w:tc>
          <w:tcPr>
            <w:tcW w:w="1327" w:type="dxa"/>
            <w:gridSpan w:val="2"/>
          </w:tcPr>
          <w:p w14:paraId="0CAE705F" w14:textId="77777777" w:rsidR="00D77762" w:rsidRPr="004517E7" w:rsidRDefault="00D77762" w:rsidP="00D77762">
            <w:pPr>
              <w:pStyle w:val="TableText"/>
              <w:jc w:val="left"/>
              <w:rPr>
                <w:rFonts w:cs="Arial"/>
                <w:szCs w:val="21"/>
              </w:rPr>
            </w:pPr>
            <w:r>
              <w:rPr>
                <w:rFonts w:cs="Arial"/>
                <w:szCs w:val="21"/>
              </w:rPr>
              <w:t>No</w:t>
            </w:r>
          </w:p>
        </w:tc>
      </w:tr>
      <w:tr w:rsidR="00D77762" w:rsidRPr="004517E7" w14:paraId="0CAE7062" w14:textId="77777777" w:rsidTr="00000B17">
        <w:trPr>
          <w:cantSplit/>
        </w:trPr>
        <w:tc>
          <w:tcPr>
            <w:tcW w:w="9789" w:type="dxa"/>
            <w:gridSpan w:val="9"/>
          </w:tcPr>
          <w:p w14:paraId="0CAE7061" w14:textId="77777777" w:rsidR="00D77762" w:rsidRPr="004517E7" w:rsidRDefault="00D77762" w:rsidP="00D77762">
            <w:pPr>
              <w:pStyle w:val="TableText"/>
              <w:jc w:val="left"/>
              <w:rPr>
                <w:rFonts w:cs="Arial"/>
                <w:b/>
                <w:bCs/>
                <w:szCs w:val="21"/>
              </w:rPr>
            </w:pPr>
            <w:r w:rsidRPr="004517E7">
              <w:rPr>
                <w:rFonts w:cs="Arial"/>
                <w:b/>
                <w:bCs/>
                <w:szCs w:val="21"/>
              </w:rPr>
              <w:lastRenderedPageBreak/>
              <w:t>Customer</w:t>
            </w:r>
          </w:p>
        </w:tc>
      </w:tr>
      <w:tr w:rsidR="00D77762" w:rsidRPr="004517E7" w14:paraId="0CAE706A" w14:textId="77777777" w:rsidTr="00000B17">
        <w:trPr>
          <w:cantSplit/>
        </w:trPr>
        <w:tc>
          <w:tcPr>
            <w:tcW w:w="1763" w:type="dxa"/>
          </w:tcPr>
          <w:p w14:paraId="0CAE7063" w14:textId="77777777" w:rsidR="00D77762" w:rsidRPr="004517E7" w:rsidRDefault="00D77762" w:rsidP="00D77762">
            <w:pPr>
              <w:pStyle w:val="TableText"/>
              <w:jc w:val="left"/>
              <w:rPr>
                <w:rFonts w:cs="Arial"/>
                <w:szCs w:val="21"/>
              </w:rPr>
            </w:pPr>
            <w:r>
              <w:rPr>
                <w:rFonts w:cs="Arial"/>
                <w:szCs w:val="21"/>
              </w:rPr>
              <w:t>Contact</w:t>
            </w:r>
            <w:r w:rsidRPr="004517E7">
              <w:rPr>
                <w:rFonts w:cs="Arial"/>
                <w:szCs w:val="21"/>
              </w:rPr>
              <w:t>Name</w:t>
            </w:r>
          </w:p>
        </w:tc>
        <w:tc>
          <w:tcPr>
            <w:tcW w:w="1371" w:type="dxa"/>
            <w:gridSpan w:val="2"/>
          </w:tcPr>
          <w:p w14:paraId="0CAE7064" w14:textId="77777777" w:rsidR="00D77762" w:rsidRPr="004517E7" w:rsidRDefault="00D77762" w:rsidP="00D77762">
            <w:pPr>
              <w:pStyle w:val="TableText"/>
              <w:jc w:val="left"/>
              <w:rPr>
                <w:rFonts w:cs="Arial"/>
                <w:szCs w:val="21"/>
              </w:rPr>
            </w:pPr>
            <w:r w:rsidRPr="004517E7">
              <w:rPr>
                <w:rFonts w:cs="Arial"/>
                <w:szCs w:val="21"/>
              </w:rPr>
              <w:t>Contact‌ Name</w:t>
            </w:r>
          </w:p>
        </w:tc>
        <w:tc>
          <w:tcPr>
            <w:tcW w:w="2267" w:type="dxa"/>
          </w:tcPr>
          <w:p w14:paraId="0CAE7065" w14:textId="77777777" w:rsidR="00D77762" w:rsidRPr="004517E7" w:rsidRDefault="00D77762" w:rsidP="00D77762">
            <w:pPr>
              <w:pStyle w:val="TableText"/>
              <w:jc w:val="left"/>
              <w:rPr>
                <w:rFonts w:cs="Arial"/>
                <w:szCs w:val="21"/>
              </w:rPr>
            </w:pPr>
            <w:r w:rsidRPr="004517E7">
              <w:rPr>
                <w:rFonts w:cs="Arial"/>
                <w:szCs w:val="21"/>
              </w:rPr>
              <w:t xml:space="preserve">The </w:t>
            </w:r>
            <w:r>
              <w:rPr>
                <w:rFonts w:cs="Arial"/>
                <w:szCs w:val="21"/>
              </w:rPr>
              <w:t>name of the c</w:t>
            </w:r>
            <w:r w:rsidRPr="004517E7">
              <w:rPr>
                <w:rFonts w:cs="Arial"/>
                <w:szCs w:val="21"/>
              </w:rPr>
              <w:t>ustomer</w:t>
            </w:r>
            <w:r>
              <w:rPr>
                <w:rFonts w:cs="Arial"/>
                <w:szCs w:val="21"/>
              </w:rPr>
              <w:t>’s</w:t>
            </w:r>
            <w:r w:rsidRPr="004517E7">
              <w:rPr>
                <w:rFonts w:cs="Arial"/>
                <w:szCs w:val="21"/>
              </w:rPr>
              <w:t xml:space="preserve"> </w:t>
            </w:r>
            <w:r>
              <w:rPr>
                <w:rFonts w:cs="Arial"/>
                <w:szCs w:val="21"/>
              </w:rPr>
              <w:t>c</w:t>
            </w:r>
            <w:r w:rsidRPr="004517E7">
              <w:rPr>
                <w:rFonts w:cs="Arial"/>
                <w:szCs w:val="21"/>
              </w:rPr>
              <w:t>ontact</w:t>
            </w:r>
            <w:r>
              <w:rPr>
                <w:rFonts w:cs="Arial"/>
                <w:szCs w:val="21"/>
              </w:rPr>
              <w:t>.</w:t>
            </w:r>
          </w:p>
        </w:tc>
        <w:tc>
          <w:tcPr>
            <w:tcW w:w="1152" w:type="dxa"/>
          </w:tcPr>
          <w:p w14:paraId="0CAE7066" w14:textId="77777777" w:rsidR="00D77762" w:rsidRPr="004517E7" w:rsidRDefault="00D77762" w:rsidP="00D77762">
            <w:pPr>
              <w:pStyle w:val="TableText"/>
              <w:jc w:val="left"/>
              <w:rPr>
                <w:rFonts w:cs="Arial"/>
                <w:szCs w:val="21"/>
              </w:rPr>
            </w:pPr>
            <w:r w:rsidRPr="004517E7">
              <w:rPr>
                <w:rFonts w:cs="Arial"/>
                <w:szCs w:val="21"/>
              </w:rPr>
              <w:t>String (128)</w:t>
            </w:r>
          </w:p>
        </w:tc>
        <w:tc>
          <w:tcPr>
            <w:tcW w:w="1120" w:type="dxa"/>
          </w:tcPr>
          <w:p w14:paraId="0CAE7067" w14:textId="77777777" w:rsidR="00D77762" w:rsidRPr="004517E7" w:rsidRDefault="00D77762" w:rsidP="00D77762">
            <w:pPr>
              <w:pStyle w:val="TableText"/>
              <w:jc w:val="left"/>
              <w:rPr>
                <w:rFonts w:cs="Arial"/>
                <w:szCs w:val="21"/>
              </w:rPr>
            </w:pPr>
            <w:r w:rsidRPr="004517E7">
              <w:rPr>
                <w:rFonts w:cs="Arial"/>
                <w:szCs w:val="21"/>
              </w:rPr>
              <w:t>Non-Editable</w:t>
            </w:r>
          </w:p>
        </w:tc>
        <w:tc>
          <w:tcPr>
            <w:tcW w:w="789" w:type="dxa"/>
          </w:tcPr>
          <w:p w14:paraId="0CAE7068"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69"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72" w14:textId="77777777" w:rsidTr="00000B17">
        <w:trPr>
          <w:cantSplit/>
        </w:trPr>
        <w:tc>
          <w:tcPr>
            <w:tcW w:w="1763" w:type="dxa"/>
          </w:tcPr>
          <w:p w14:paraId="0CAE706B" w14:textId="77777777" w:rsidR="00D77762" w:rsidRPr="004517E7" w:rsidRDefault="00D77762" w:rsidP="00D77762">
            <w:pPr>
              <w:pStyle w:val="TableText"/>
              <w:jc w:val="left"/>
              <w:rPr>
                <w:rFonts w:cs="Arial"/>
                <w:szCs w:val="21"/>
              </w:rPr>
            </w:pPr>
            <w:r w:rsidRPr="004517E7">
              <w:rPr>
                <w:rFonts w:cs="Arial"/>
                <w:szCs w:val="21"/>
              </w:rPr>
              <w:t>ContactPhone‌Number</w:t>
            </w:r>
          </w:p>
        </w:tc>
        <w:tc>
          <w:tcPr>
            <w:tcW w:w="1371" w:type="dxa"/>
            <w:gridSpan w:val="2"/>
          </w:tcPr>
          <w:p w14:paraId="0CAE706C" w14:textId="77777777" w:rsidR="00D77762" w:rsidRPr="004517E7" w:rsidRDefault="00D77762" w:rsidP="00D77762">
            <w:pPr>
              <w:pStyle w:val="TableText"/>
              <w:jc w:val="left"/>
              <w:rPr>
                <w:rFonts w:cs="Arial"/>
                <w:szCs w:val="21"/>
              </w:rPr>
            </w:pPr>
            <w:r w:rsidRPr="004517E7">
              <w:rPr>
                <w:rFonts w:cs="Arial"/>
                <w:szCs w:val="21"/>
              </w:rPr>
              <w:t>Contact‌ Phone‌ Number</w:t>
            </w:r>
          </w:p>
        </w:tc>
        <w:tc>
          <w:tcPr>
            <w:tcW w:w="2267" w:type="dxa"/>
          </w:tcPr>
          <w:p w14:paraId="0CAE706D" w14:textId="77777777" w:rsidR="00D77762" w:rsidRPr="004517E7" w:rsidRDefault="00D77762" w:rsidP="00D77762">
            <w:pPr>
              <w:pStyle w:val="TableText"/>
              <w:jc w:val="left"/>
              <w:rPr>
                <w:rFonts w:cs="Arial"/>
                <w:szCs w:val="21"/>
              </w:rPr>
            </w:pPr>
            <w:r w:rsidRPr="004517E7">
              <w:rPr>
                <w:rFonts w:cs="Arial"/>
                <w:szCs w:val="21"/>
              </w:rPr>
              <w:t xml:space="preserve">The </w:t>
            </w:r>
            <w:r>
              <w:rPr>
                <w:rFonts w:cs="Arial"/>
                <w:szCs w:val="21"/>
              </w:rPr>
              <w:t>phone number for the c</w:t>
            </w:r>
            <w:r w:rsidRPr="004517E7">
              <w:rPr>
                <w:rFonts w:cs="Arial"/>
                <w:szCs w:val="21"/>
              </w:rPr>
              <w:t>ustomer</w:t>
            </w:r>
            <w:r>
              <w:rPr>
                <w:rFonts w:cs="Arial"/>
                <w:szCs w:val="21"/>
              </w:rPr>
              <w:t>’s</w:t>
            </w:r>
            <w:r w:rsidRPr="004517E7">
              <w:rPr>
                <w:rFonts w:cs="Arial"/>
                <w:szCs w:val="21"/>
              </w:rPr>
              <w:t xml:space="preserve"> </w:t>
            </w:r>
            <w:r>
              <w:rPr>
                <w:rFonts w:cs="Arial"/>
                <w:szCs w:val="21"/>
              </w:rPr>
              <w:t>c</w:t>
            </w:r>
            <w:r w:rsidRPr="004517E7">
              <w:rPr>
                <w:rFonts w:cs="Arial"/>
                <w:szCs w:val="21"/>
              </w:rPr>
              <w:t>ontact</w:t>
            </w:r>
            <w:r>
              <w:rPr>
                <w:rFonts w:cs="Arial"/>
                <w:szCs w:val="21"/>
              </w:rPr>
              <w:t>.</w:t>
            </w:r>
          </w:p>
        </w:tc>
        <w:tc>
          <w:tcPr>
            <w:tcW w:w="1152" w:type="dxa"/>
          </w:tcPr>
          <w:p w14:paraId="0CAE706E" w14:textId="77777777" w:rsidR="00D77762" w:rsidRPr="004517E7" w:rsidRDefault="00D77762" w:rsidP="00D77762">
            <w:pPr>
              <w:pStyle w:val="TableText"/>
              <w:jc w:val="left"/>
              <w:rPr>
                <w:rFonts w:cs="Arial"/>
                <w:szCs w:val="21"/>
              </w:rPr>
            </w:pPr>
            <w:r w:rsidRPr="004517E7">
              <w:rPr>
                <w:rFonts w:cs="Arial"/>
                <w:szCs w:val="21"/>
              </w:rPr>
              <w:t>String (64)</w:t>
            </w:r>
          </w:p>
        </w:tc>
        <w:tc>
          <w:tcPr>
            <w:tcW w:w="1120" w:type="dxa"/>
          </w:tcPr>
          <w:p w14:paraId="0CAE706F" w14:textId="77777777" w:rsidR="00D77762" w:rsidRPr="004517E7" w:rsidRDefault="00D77762" w:rsidP="00D77762">
            <w:pPr>
              <w:pStyle w:val="TableText"/>
              <w:jc w:val="left"/>
              <w:rPr>
                <w:rFonts w:cs="Arial"/>
                <w:szCs w:val="21"/>
              </w:rPr>
            </w:pPr>
            <w:r w:rsidRPr="004517E7">
              <w:rPr>
                <w:rFonts w:cs="Arial"/>
                <w:szCs w:val="21"/>
              </w:rPr>
              <w:t>Non- Editable</w:t>
            </w:r>
          </w:p>
        </w:tc>
        <w:tc>
          <w:tcPr>
            <w:tcW w:w="789" w:type="dxa"/>
          </w:tcPr>
          <w:p w14:paraId="0CAE7070"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71"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7A" w14:textId="77777777" w:rsidTr="00000B17">
        <w:trPr>
          <w:cantSplit/>
        </w:trPr>
        <w:tc>
          <w:tcPr>
            <w:tcW w:w="1763" w:type="dxa"/>
          </w:tcPr>
          <w:p w14:paraId="0CAE7073" w14:textId="77777777" w:rsidR="00D77762" w:rsidRPr="004517E7" w:rsidRDefault="00D77762" w:rsidP="00D77762">
            <w:pPr>
              <w:pStyle w:val="TableText"/>
              <w:jc w:val="left"/>
              <w:rPr>
                <w:rFonts w:cs="Arial"/>
                <w:szCs w:val="21"/>
              </w:rPr>
            </w:pPr>
            <w:r w:rsidRPr="004517E7">
              <w:rPr>
                <w:rFonts w:cs="Arial"/>
                <w:szCs w:val="21"/>
              </w:rPr>
              <w:t>Customer‌Email</w:t>
            </w:r>
          </w:p>
        </w:tc>
        <w:tc>
          <w:tcPr>
            <w:tcW w:w="1371" w:type="dxa"/>
            <w:gridSpan w:val="2"/>
          </w:tcPr>
          <w:p w14:paraId="0CAE7074" w14:textId="77777777" w:rsidR="00D77762" w:rsidRPr="004517E7" w:rsidRDefault="008A043C" w:rsidP="00D77762">
            <w:pPr>
              <w:pStyle w:val="TableText"/>
              <w:jc w:val="left"/>
              <w:rPr>
                <w:rFonts w:cs="Arial"/>
                <w:szCs w:val="21"/>
              </w:rPr>
            </w:pPr>
            <w:r>
              <w:rPr>
                <w:rFonts w:cs="Arial"/>
                <w:szCs w:val="21"/>
              </w:rPr>
              <w:t>Contact</w:t>
            </w:r>
            <w:r w:rsidRPr="004517E7">
              <w:rPr>
                <w:rFonts w:cs="Arial"/>
                <w:szCs w:val="21"/>
              </w:rPr>
              <w:t xml:space="preserve"> </w:t>
            </w:r>
            <w:r w:rsidR="00D77762" w:rsidRPr="004517E7">
              <w:rPr>
                <w:rFonts w:cs="Arial"/>
                <w:szCs w:val="21"/>
              </w:rPr>
              <w:t>E</w:t>
            </w:r>
            <w:r w:rsidR="00D77762">
              <w:rPr>
                <w:rFonts w:cs="Arial"/>
                <w:szCs w:val="21"/>
              </w:rPr>
              <w:t>-</w:t>
            </w:r>
            <w:r w:rsidR="00D77762" w:rsidRPr="004517E7">
              <w:rPr>
                <w:rFonts w:cs="Arial"/>
                <w:szCs w:val="21"/>
              </w:rPr>
              <w:t>mail</w:t>
            </w:r>
            <w:r w:rsidR="00D77762">
              <w:rPr>
                <w:rFonts w:cs="Arial"/>
                <w:szCs w:val="21"/>
              </w:rPr>
              <w:t xml:space="preserve"> Address</w:t>
            </w:r>
          </w:p>
        </w:tc>
        <w:tc>
          <w:tcPr>
            <w:tcW w:w="2267" w:type="dxa"/>
          </w:tcPr>
          <w:p w14:paraId="0CAE7075" w14:textId="77777777" w:rsidR="00D77762" w:rsidRPr="004517E7" w:rsidRDefault="00D77762" w:rsidP="00D77762">
            <w:pPr>
              <w:pStyle w:val="TableText"/>
              <w:jc w:val="left"/>
              <w:rPr>
                <w:rFonts w:cs="Arial"/>
                <w:szCs w:val="21"/>
              </w:rPr>
            </w:pPr>
            <w:r>
              <w:rPr>
                <w:rFonts w:cs="Arial"/>
                <w:szCs w:val="21"/>
              </w:rPr>
              <w:t>The customer contact e-mail a</w:t>
            </w:r>
            <w:r w:rsidRPr="004517E7">
              <w:rPr>
                <w:rFonts w:cs="Arial"/>
                <w:szCs w:val="21"/>
              </w:rPr>
              <w:t>ddress</w:t>
            </w:r>
            <w:r>
              <w:rPr>
                <w:rFonts w:cs="Arial"/>
                <w:szCs w:val="21"/>
              </w:rPr>
              <w:t>.</w:t>
            </w:r>
          </w:p>
        </w:tc>
        <w:tc>
          <w:tcPr>
            <w:tcW w:w="1152" w:type="dxa"/>
          </w:tcPr>
          <w:p w14:paraId="0CAE7076" w14:textId="77777777" w:rsidR="00D77762" w:rsidRPr="004517E7" w:rsidRDefault="00D77762" w:rsidP="00D77762">
            <w:pPr>
              <w:pStyle w:val="TableText"/>
              <w:jc w:val="left"/>
              <w:rPr>
                <w:rFonts w:cs="Arial"/>
                <w:szCs w:val="21"/>
              </w:rPr>
            </w:pPr>
            <w:r w:rsidRPr="004517E7">
              <w:rPr>
                <w:rFonts w:cs="Arial"/>
                <w:szCs w:val="21"/>
              </w:rPr>
              <w:t>String (128)</w:t>
            </w:r>
          </w:p>
        </w:tc>
        <w:tc>
          <w:tcPr>
            <w:tcW w:w="1120" w:type="dxa"/>
          </w:tcPr>
          <w:p w14:paraId="0CAE7077" w14:textId="77777777" w:rsidR="00D77762" w:rsidRPr="004517E7" w:rsidRDefault="00D77762" w:rsidP="00D77762">
            <w:pPr>
              <w:pStyle w:val="TableText"/>
              <w:jc w:val="left"/>
              <w:rPr>
                <w:rFonts w:cs="Arial"/>
                <w:szCs w:val="21"/>
              </w:rPr>
            </w:pPr>
            <w:r w:rsidRPr="004517E7">
              <w:rPr>
                <w:rFonts w:cs="Arial"/>
                <w:szCs w:val="21"/>
              </w:rPr>
              <w:t>Non- Editable</w:t>
            </w:r>
          </w:p>
        </w:tc>
        <w:tc>
          <w:tcPr>
            <w:tcW w:w="789" w:type="dxa"/>
          </w:tcPr>
          <w:p w14:paraId="0CAE7078" w14:textId="77777777" w:rsidR="00D77762" w:rsidRPr="004517E7" w:rsidRDefault="00D77762" w:rsidP="00D77762">
            <w:pPr>
              <w:pStyle w:val="TableText"/>
              <w:jc w:val="left"/>
              <w:rPr>
                <w:rFonts w:cs="Arial"/>
                <w:szCs w:val="21"/>
              </w:rPr>
            </w:pPr>
            <w:r>
              <w:rPr>
                <w:rFonts w:cs="Arial"/>
                <w:szCs w:val="21"/>
              </w:rPr>
              <w:t>GEHC</w:t>
            </w:r>
          </w:p>
        </w:tc>
        <w:tc>
          <w:tcPr>
            <w:tcW w:w="1327" w:type="dxa"/>
            <w:gridSpan w:val="2"/>
          </w:tcPr>
          <w:p w14:paraId="0CAE7079" w14:textId="77777777" w:rsidR="00D77762" w:rsidRPr="004517E7" w:rsidRDefault="00D77762" w:rsidP="00D77762">
            <w:pPr>
              <w:pStyle w:val="TableText"/>
              <w:jc w:val="left"/>
              <w:rPr>
                <w:rFonts w:cs="Arial"/>
                <w:szCs w:val="21"/>
              </w:rPr>
            </w:pPr>
            <w:r w:rsidRPr="004517E7">
              <w:rPr>
                <w:rFonts w:cs="Arial"/>
                <w:szCs w:val="21"/>
              </w:rPr>
              <w:t>No</w:t>
            </w:r>
          </w:p>
        </w:tc>
      </w:tr>
      <w:tr w:rsidR="00AA6DB3" w:rsidRPr="004517E7" w14:paraId="0CAE7082" w14:textId="77777777" w:rsidTr="00000B17">
        <w:trPr>
          <w:cantSplit/>
        </w:trPr>
        <w:tc>
          <w:tcPr>
            <w:tcW w:w="1763" w:type="dxa"/>
          </w:tcPr>
          <w:p w14:paraId="0CAE707B" w14:textId="77777777" w:rsidR="00AA6DB3" w:rsidRDefault="00AA6DB3" w:rsidP="00D77762">
            <w:pPr>
              <w:pStyle w:val="TableText"/>
              <w:jc w:val="left"/>
              <w:rPr>
                <w:rFonts w:cs="Arial"/>
                <w:szCs w:val="21"/>
              </w:rPr>
            </w:pPr>
            <w:r>
              <w:rPr>
                <w:rFonts w:cs="Arial"/>
                <w:szCs w:val="21"/>
              </w:rPr>
              <w:t>ContractOfferingFamily</w:t>
            </w:r>
          </w:p>
        </w:tc>
        <w:tc>
          <w:tcPr>
            <w:tcW w:w="1371" w:type="dxa"/>
            <w:gridSpan w:val="2"/>
          </w:tcPr>
          <w:p w14:paraId="0CAE707C" w14:textId="77777777" w:rsidR="00AA6DB3" w:rsidRDefault="00AA6DB3" w:rsidP="00D77762">
            <w:pPr>
              <w:pStyle w:val="TableText"/>
              <w:jc w:val="left"/>
              <w:rPr>
                <w:rFonts w:cs="Arial"/>
                <w:szCs w:val="21"/>
              </w:rPr>
            </w:pPr>
            <w:r>
              <w:rPr>
                <w:rFonts w:cs="Arial"/>
                <w:szCs w:val="21"/>
              </w:rPr>
              <w:t>Contract Offering Family</w:t>
            </w:r>
          </w:p>
        </w:tc>
        <w:tc>
          <w:tcPr>
            <w:tcW w:w="2267" w:type="dxa"/>
          </w:tcPr>
          <w:p w14:paraId="0CAE707D" w14:textId="77777777" w:rsidR="00AA6DB3" w:rsidRDefault="00C35752" w:rsidP="00C35752">
            <w:pPr>
              <w:pStyle w:val="TableText"/>
              <w:jc w:val="left"/>
              <w:rPr>
                <w:rFonts w:cs="Arial"/>
                <w:szCs w:val="21"/>
              </w:rPr>
            </w:pPr>
            <w:r>
              <w:rPr>
                <w:rFonts w:cs="Arial"/>
                <w:szCs w:val="21"/>
              </w:rPr>
              <w:t>If not provided at the task creation, t</w:t>
            </w:r>
            <w:r w:rsidR="00AA6DB3">
              <w:rPr>
                <w:rFonts w:cs="Arial"/>
                <w:szCs w:val="21"/>
              </w:rPr>
              <w:t xml:space="preserve">he offering family </w:t>
            </w:r>
            <w:r w:rsidR="00AE772B">
              <w:rPr>
                <w:rFonts w:cs="Arial"/>
                <w:szCs w:val="21"/>
              </w:rPr>
              <w:t xml:space="preserve">is </w:t>
            </w:r>
            <w:r w:rsidR="00AA6DB3">
              <w:rPr>
                <w:rFonts w:cs="Arial"/>
                <w:szCs w:val="21"/>
              </w:rPr>
              <w:t>derived from the task’s Contract details.</w:t>
            </w:r>
          </w:p>
        </w:tc>
        <w:tc>
          <w:tcPr>
            <w:tcW w:w="1152" w:type="dxa"/>
          </w:tcPr>
          <w:p w14:paraId="0CAE707E" w14:textId="77777777" w:rsidR="00AA6DB3" w:rsidRDefault="00AA6DB3" w:rsidP="00D77762">
            <w:pPr>
              <w:pStyle w:val="TableText"/>
              <w:jc w:val="left"/>
              <w:rPr>
                <w:rFonts w:cs="Arial"/>
                <w:szCs w:val="21"/>
              </w:rPr>
            </w:pPr>
            <w:r>
              <w:rPr>
                <w:rFonts w:cs="Arial"/>
                <w:szCs w:val="21"/>
              </w:rPr>
              <w:t>String (64)</w:t>
            </w:r>
          </w:p>
        </w:tc>
        <w:tc>
          <w:tcPr>
            <w:tcW w:w="1120" w:type="dxa"/>
          </w:tcPr>
          <w:p w14:paraId="0CAE707F" w14:textId="77777777" w:rsidR="00AA6DB3" w:rsidRDefault="00AA6DB3" w:rsidP="00D77762">
            <w:pPr>
              <w:pStyle w:val="TableText"/>
              <w:jc w:val="left"/>
              <w:rPr>
                <w:rFonts w:cs="Arial"/>
                <w:szCs w:val="21"/>
              </w:rPr>
            </w:pPr>
            <w:r>
              <w:rPr>
                <w:rFonts w:cs="Arial"/>
                <w:szCs w:val="21"/>
              </w:rPr>
              <w:t>Non-Editable</w:t>
            </w:r>
          </w:p>
        </w:tc>
        <w:tc>
          <w:tcPr>
            <w:tcW w:w="789" w:type="dxa"/>
          </w:tcPr>
          <w:p w14:paraId="0CAE7080" w14:textId="77777777" w:rsidR="00AA6DB3" w:rsidRDefault="00AA6DB3" w:rsidP="00D77762">
            <w:pPr>
              <w:pStyle w:val="TableText"/>
              <w:jc w:val="left"/>
              <w:rPr>
                <w:rFonts w:cs="Arial"/>
                <w:szCs w:val="21"/>
              </w:rPr>
            </w:pPr>
            <w:r>
              <w:rPr>
                <w:rFonts w:cs="Arial"/>
                <w:szCs w:val="21"/>
              </w:rPr>
              <w:t>GEHC</w:t>
            </w:r>
          </w:p>
        </w:tc>
        <w:tc>
          <w:tcPr>
            <w:tcW w:w="1327" w:type="dxa"/>
            <w:gridSpan w:val="2"/>
          </w:tcPr>
          <w:p w14:paraId="0CAE7081" w14:textId="77777777" w:rsidR="00AA6DB3" w:rsidRDefault="00AA6DB3" w:rsidP="00D77762">
            <w:pPr>
              <w:pStyle w:val="TableText"/>
              <w:jc w:val="left"/>
              <w:rPr>
                <w:rFonts w:cs="Arial"/>
                <w:szCs w:val="21"/>
              </w:rPr>
            </w:pPr>
            <w:r>
              <w:rPr>
                <w:rFonts w:cs="Arial"/>
                <w:szCs w:val="21"/>
              </w:rPr>
              <w:t>No</w:t>
            </w:r>
          </w:p>
        </w:tc>
      </w:tr>
      <w:tr w:rsidR="00BC768D" w:rsidRPr="004517E7" w14:paraId="0CAE708A" w14:textId="77777777" w:rsidTr="00000B17">
        <w:trPr>
          <w:cantSplit/>
        </w:trPr>
        <w:tc>
          <w:tcPr>
            <w:tcW w:w="1763" w:type="dxa"/>
          </w:tcPr>
          <w:p w14:paraId="0CAE7083" w14:textId="77777777" w:rsidR="00BC768D" w:rsidRDefault="00BC768D" w:rsidP="00D77762">
            <w:pPr>
              <w:pStyle w:val="TableText"/>
              <w:jc w:val="left"/>
              <w:rPr>
                <w:rFonts w:cs="Arial"/>
                <w:szCs w:val="21"/>
              </w:rPr>
            </w:pPr>
            <w:r>
              <w:rPr>
                <w:rFonts w:cs="Arial"/>
                <w:szCs w:val="21"/>
              </w:rPr>
              <w:t>TaskLanguages</w:t>
            </w:r>
          </w:p>
        </w:tc>
        <w:tc>
          <w:tcPr>
            <w:tcW w:w="1371" w:type="dxa"/>
            <w:gridSpan w:val="2"/>
          </w:tcPr>
          <w:p w14:paraId="0CAE7084" w14:textId="77777777" w:rsidR="00BC768D" w:rsidRDefault="00BC768D" w:rsidP="00D77762">
            <w:pPr>
              <w:pStyle w:val="TableText"/>
              <w:jc w:val="left"/>
              <w:rPr>
                <w:rFonts w:cs="Arial"/>
                <w:szCs w:val="21"/>
              </w:rPr>
            </w:pPr>
            <w:r>
              <w:rPr>
                <w:rFonts w:cs="Arial"/>
                <w:szCs w:val="21"/>
              </w:rPr>
              <w:t>Languages</w:t>
            </w:r>
          </w:p>
        </w:tc>
        <w:tc>
          <w:tcPr>
            <w:tcW w:w="2267" w:type="dxa"/>
          </w:tcPr>
          <w:p w14:paraId="0CAE7085" w14:textId="77777777" w:rsidR="00BC768D" w:rsidRDefault="00BC768D" w:rsidP="00D77762">
            <w:pPr>
              <w:pStyle w:val="TableText"/>
              <w:jc w:val="left"/>
              <w:rPr>
                <w:rFonts w:cs="Arial"/>
                <w:szCs w:val="21"/>
              </w:rPr>
            </w:pPr>
            <w:r>
              <w:rPr>
                <w:rFonts w:cs="Arial"/>
                <w:szCs w:val="21"/>
              </w:rPr>
              <w:t>A sequence of semi-colon separated language names.</w:t>
            </w:r>
          </w:p>
        </w:tc>
        <w:tc>
          <w:tcPr>
            <w:tcW w:w="1152" w:type="dxa"/>
          </w:tcPr>
          <w:p w14:paraId="0CAE7086" w14:textId="77777777" w:rsidR="00BC768D" w:rsidRDefault="00BC768D" w:rsidP="00D77762">
            <w:pPr>
              <w:pStyle w:val="TableText"/>
              <w:jc w:val="left"/>
              <w:rPr>
                <w:rFonts w:cs="Arial"/>
                <w:szCs w:val="21"/>
              </w:rPr>
            </w:pPr>
            <w:r>
              <w:rPr>
                <w:rFonts w:cs="Arial"/>
                <w:szCs w:val="21"/>
              </w:rPr>
              <w:t>String (1024)</w:t>
            </w:r>
          </w:p>
        </w:tc>
        <w:tc>
          <w:tcPr>
            <w:tcW w:w="1120" w:type="dxa"/>
          </w:tcPr>
          <w:p w14:paraId="0CAE7087" w14:textId="77777777" w:rsidR="00BC768D" w:rsidRDefault="00BC768D" w:rsidP="00D77762">
            <w:pPr>
              <w:pStyle w:val="TableText"/>
              <w:jc w:val="left"/>
              <w:rPr>
                <w:rFonts w:cs="Arial"/>
                <w:szCs w:val="21"/>
              </w:rPr>
            </w:pPr>
            <w:r>
              <w:rPr>
                <w:rFonts w:cs="Arial"/>
                <w:szCs w:val="21"/>
              </w:rPr>
              <w:t>Hidden</w:t>
            </w:r>
          </w:p>
        </w:tc>
        <w:tc>
          <w:tcPr>
            <w:tcW w:w="789" w:type="dxa"/>
          </w:tcPr>
          <w:p w14:paraId="0CAE7088" w14:textId="77777777" w:rsidR="00BC768D" w:rsidDel="00BC768D" w:rsidRDefault="00BC768D" w:rsidP="00D77762">
            <w:pPr>
              <w:pStyle w:val="TableText"/>
              <w:jc w:val="left"/>
              <w:rPr>
                <w:rFonts w:cs="Arial"/>
                <w:szCs w:val="21"/>
              </w:rPr>
            </w:pPr>
            <w:r>
              <w:rPr>
                <w:rFonts w:cs="Arial"/>
                <w:szCs w:val="21"/>
              </w:rPr>
              <w:t>GEHC</w:t>
            </w:r>
          </w:p>
        </w:tc>
        <w:tc>
          <w:tcPr>
            <w:tcW w:w="1327" w:type="dxa"/>
            <w:gridSpan w:val="2"/>
          </w:tcPr>
          <w:p w14:paraId="0CAE7089" w14:textId="77777777" w:rsidR="00BC768D" w:rsidRDefault="00BC768D" w:rsidP="00D77762">
            <w:pPr>
              <w:pStyle w:val="TableText"/>
              <w:jc w:val="left"/>
              <w:rPr>
                <w:rFonts w:cs="Arial"/>
                <w:szCs w:val="21"/>
              </w:rPr>
            </w:pPr>
            <w:r>
              <w:rPr>
                <w:rFonts w:cs="Arial"/>
                <w:szCs w:val="21"/>
              </w:rPr>
              <w:t>No</w:t>
            </w:r>
          </w:p>
        </w:tc>
      </w:tr>
      <w:tr w:rsidR="007D6F26" w:rsidRPr="004517E7" w14:paraId="0CAE7092" w14:textId="77777777" w:rsidTr="00000B17">
        <w:trPr>
          <w:cantSplit/>
        </w:trPr>
        <w:tc>
          <w:tcPr>
            <w:tcW w:w="1763" w:type="dxa"/>
          </w:tcPr>
          <w:p w14:paraId="0CAE708B" w14:textId="77777777" w:rsidR="007D6F26" w:rsidRDefault="007D6F26" w:rsidP="00D77762">
            <w:pPr>
              <w:pStyle w:val="TableText"/>
              <w:jc w:val="left"/>
              <w:rPr>
                <w:rFonts w:cs="Arial"/>
                <w:szCs w:val="21"/>
              </w:rPr>
            </w:pPr>
            <w:r>
              <w:rPr>
                <w:rFonts w:cs="Arial"/>
                <w:szCs w:val="21"/>
              </w:rPr>
              <w:t>Languages</w:t>
            </w:r>
          </w:p>
        </w:tc>
        <w:tc>
          <w:tcPr>
            <w:tcW w:w="1371" w:type="dxa"/>
            <w:gridSpan w:val="2"/>
          </w:tcPr>
          <w:p w14:paraId="0CAE708C" w14:textId="77777777" w:rsidR="007D6F26" w:rsidRDefault="007D6F26" w:rsidP="00D77762">
            <w:pPr>
              <w:pStyle w:val="TableText"/>
              <w:jc w:val="left"/>
              <w:rPr>
                <w:rFonts w:cs="Arial"/>
                <w:szCs w:val="21"/>
              </w:rPr>
            </w:pPr>
            <w:r>
              <w:rPr>
                <w:rFonts w:cs="Arial"/>
                <w:szCs w:val="21"/>
              </w:rPr>
              <w:t>Languages</w:t>
            </w:r>
          </w:p>
        </w:tc>
        <w:tc>
          <w:tcPr>
            <w:tcW w:w="2267" w:type="dxa"/>
          </w:tcPr>
          <w:p w14:paraId="0CAE708D" w14:textId="77777777" w:rsidR="007D6F26" w:rsidRDefault="007D6F26" w:rsidP="00BC768D">
            <w:pPr>
              <w:pStyle w:val="TableText"/>
              <w:jc w:val="left"/>
              <w:rPr>
                <w:rFonts w:cs="Arial"/>
                <w:szCs w:val="21"/>
              </w:rPr>
            </w:pPr>
            <w:r>
              <w:rPr>
                <w:rFonts w:cs="Arial"/>
                <w:szCs w:val="21"/>
              </w:rPr>
              <w:t>The language(s) accepted at the customer site</w:t>
            </w:r>
            <w:r w:rsidR="00BC768D">
              <w:rPr>
                <w:rFonts w:cs="Arial"/>
                <w:szCs w:val="21"/>
              </w:rPr>
              <w:t xml:space="preserve"> for this task</w:t>
            </w:r>
            <w:r>
              <w:rPr>
                <w:rFonts w:cs="Arial"/>
                <w:szCs w:val="21"/>
              </w:rPr>
              <w:t xml:space="preserve">. This is derived from </w:t>
            </w:r>
            <w:r w:rsidR="00BC768D">
              <w:rPr>
                <w:rFonts w:cs="Arial"/>
                <w:szCs w:val="21"/>
              </w:rPr>
              <w:t xml:space="preserve">the TaskLanguages or, when that is unspecified, </w:t>
            </w:r>
            <w:r>
              <w:rPr>
                <w:rFonts w:cs="Arial"/>
                <w:szCs w:val="21"/>
              </w:rPr>
              <w:t>the task’s Site details.</w:t>
            </w:r>
          </w:p>
        </w:tc>
        <w:tc>
          <w:tcPr>
            <w:tcW w:w="1152" w:type="dxa"/>
          </w:tcPr>
          <w:p w14:paraId="0CAE708E" w14:textId="77777777" w:rsidR="007D6F26" w:rsidRDefault="007D6F26" w:rsidP="00D77762">
            <w:pPr>
              <w:pStyle w:val="TableText"/>
              <w:jc w:val="left"/>
              <w:rPr>
                <w:rFonts w:cs="Arial"/>
                <w:szCs w:val="21"/>
              </w:rPr>
            </w:pPr>
            <w:r>
              <w:rPr>
                <w:rFonts w:cs="Arial"/>
                <w:szCs w:val="21"/>
              </w:rPr>
              <w:t>Dictionary (Language, Multi-value)</w:t>
            </w:r>
          </w:p>
        </w:tc>
        <w:tc>
          <w:tcPr>
            <w:tcW w:w="1120" w:type="dxa"/>
          </w:tcPr>
          <w:p w14:paraId="0CAE708F" w14:textId="77777777" w:rsidR="007D6F26" w:rsidRDefault="007D6F26" w:rsidP="00D77762">
            <w:pPr>
              <w:pStyle w:val="TableText"/>
              <w:jc w:val="left"/>
              <w:rPr>
                <w:rFonts w:cs="Arial"/>
                <w:szCs w:val="21"/>
              </w:rPr>
            </w:pPr>
            <w:r>
              <w:rPr>
                <w:rFonts w:cs="Arial"/>
                <w:szCs w:val="21"/>
              </w:rPr>
              <w:t>Non-Editable</w:t>
            </w:r>
          </w:p>
        </w:tc>
        <w:tc>
          <w:tcPr>
            <w:tcW w:w="789" w:type="dxa"/>
          </w:tcPr>
          <w:p w14:paraId="0CAE7090" w14:textId="77777777" w:rsidR="007D6F26" w:rsidRDefault="00BC768D" w:rsidP="00D77762">
            <w:pPr>
              <w:pStyle w:val="TableText"/>
              <w:jc w:val="left"/>
              <w:rPr>
                <w:rFonts w:cs="Arial"/>
                <w:szCs w:val="21"/>
              </w:rPr>
            </w:pPr>
            <w:r>
              <w:rPr>
                <w:rFonts w:cs="Arial"/>
                <w:szCs w:val="21"/>
              </w:rPr>
              <w:t>CS</w:t>
            </w:r>
          </w:p>
        </w:tc>
        <w:tc>
          <w:tcPr>
            <w:tcW w:w="1327" w:type="dxa"/>
            <w:gridSpan w:val="2"/>
          </w:tcPr>
          <w:p w14:paraId="0CAE7091" w14:textId="77777777" w:rsidR="007D6F26" w:rsidRDefault="000E5A86" w:rsidP="00D77762">
            <w:pPr>
              <w:pStyle w:val="TableText"/>
              <w:jc w:val="left"/>
              <w:rPr>
                <w:rFonts w:cs="Arial"/>
                <w:szCs w:val="21"/>
              </w:rPr>
            </w:pPr>
            <w:r>
              <w:rPr>
                <w:rFonts w:cs="Arial"/>
                <w:szCs w:val="21"/>
              </w:rPr>
              <w:t>No</w:t>
            </w:r>
          </w:p>
        </w:tc>
      </w:tr>
      <w:tr w:rsidR="00D77762" w:rsidRPr="004517E7" w14:paraId="0CAE7094" w14:textId="77777777" w:rsidTr="00000B17">
        <w:trPr>
          <w:cantSplit/>
        </w:trPr>
        <w:tc>
          <w:tcPr>
            <w:tcW w:w="9789" w:type="dxa"/>
            <w:gridSpan w:val="9"/>
          </w:tcPr>
          <w:p w14:paraId="0CAE7093" w14:textId="77777777" w:rsidR="00D77762" w:rsidRPr="004517E7" w:rsidRDefault="00D77762" w:rsidP="00D77762">
            <w:pPr>
              <w:pStyle w:val="TableText"/>
              <w:jc w:val="left"/>
              <w:rPr>
                <w:rFonts w:cs="Arial"/>
                <w:b/>
                <w:bCs/>
                <w:szCs w:val="21"/>
              </w:rPr>
            </w:pPr>
            <w:r w:rsidRPr="004517E7">
              <w:rPr>
                <w:rFonts w:cs="Arial"/>
                <w:b/>
                <w:bCs/>
                <w:szCs w:val="21"/>
              </w:rPr>
              <w:t>Location</w:t>
            </w:r>
          </w:p>
        </w:tc>
      </w:tr>
      <w:tr w:rsidR="00D77762" w:rsidRPr="004517E7" w14:paraId="0CAE709C" w14:textId="77777777" w:rsidTr="00000B17">
        <w:trPr>
          <w:cantSplit/>
        </w:trPr>
        <w:tc>
          <w:tcPr>
            <w:tcW w:w="1763" w:type="dxa"/>
          </w:tcPr>
          <w:p w14:paraId="0CAE7095" w14:textId="77777777" w:rsidR="00D77762" w:rsidRPr="004517E7" w:rsidRDefault="00D77762" w:rsidP="00D77762">
            <w:pPr>
              <w:pStyle w:val="TableText"/>
              <w:jc w:val="left"/>
              <w:rPr>
                <w:rFonts w:cs="Arial"/>
                <w:szCs w:val="21"/>
              </w:rPr>
            </w:pPr>
            <w:r w:rsidRPr="004517E7">
              <w:rPr>
                <w:rFonts w:cs="Arial"/>
                <w:szCs w:val="21"/>
              </w:rPr>
              <w:t>Region</w:t>
            </w:r>
          </w:p>
        </w:tc>
        <w:tc>
          <w:tcPr>
            <w:tcW w:w="1371" w:type="dxa"/>
            <w:gridSpan w:val="2"/>
          </w:tcPr>
          <w:p w14:paraId="0CAE7096" w14:textId="77777777" w:rsidR="00D77762" w:rsidRPr="004517E7" w:rsidRDefault="00D77762" w:rsidP="00D77762">
            <w:pPr>
              <w:pStyle w:val="TableText"/>
              <w:jc w:val="left"/>
              <w:rPr>
                <w:rFonts w:cs="Arial"/>
                <w:szCs w:val="21"/>
              </w:rPr>
            </w:pPr>
            <w:r>
              <w:rPr>
                <w:rFonts w:cs="Arial"/>
                <w:szCs w:val="21"/>
              </w:rPr>
              <w:t>Organization Country</w:t>
            </w:r>
          </w:p>
        </w:tc>
        <w:tc>
          <w:tcPr>
            <w:tcW w:w="2267" w:type="dxa"/>
          </w:tcPr>
          <w:p w14:paraId="0CAE7097" w14:textId="77777777" w:rsidR="00D77762" w:rsidRPr="004517E7" w:rsidRDefault="00D77762" w:rsidP="00D77762">
            <w:pPr>
              <w:pStyle w:val="TableText"/>
              <w:jc w:val="left"/>
              <w:rPr>
                <w:rFonts w:cs="Arial"/>
                <w:szCs w:val="21"/>
              </w:rPr>
            </w:pPr>
            <w:r w:rsidRPr="004517E7">
              <w:rPr>
                <w:rFonts w:cs="Arial"/>
                <w:szCs w:val="21"/>
              </w:rPr>
              <w:t>The first level in the hierarchy.</w:t>
            </w:r>
            <w:r>
              <w:rPr>
                <w:rFonts w:cs="Arial"/>
                <w:szCs w:val="21"/>
              </w:rPr>
              <w:t xml:space="preserve"> Derived automatically from the District.</w:t>
            </w:r>
          </w:p>
        </w:tc>
        <w:tc>
          <w:tcPr>
            <w:tcW w:w="1152" w:type="dxa"/>
          </w:tcPr>
          <w:p w14:paraId="0CAE7098" w14:textId="77777777" w:rsidR="00D77762" w:rsidRPr="004517E7" w:rsidRDefault="00D77762" w:rsidP="00D77762">
            <w:pPr>
              <w:pStyle w:val="TableText"/>
              <w:jc w:val="left"/>
              <w:rPr>
                <w:rFonts w:cs="Arial"/>
                <w:szCs w:val="21"/>
              </w:rPr>
            </w:pPr>
            <w:r w:rsidRPr="004517E7">
              <w:rPr>
                <w:rFonts w:cs="Arial"/>
                <w:szCs w:val="21"/>
              </w:rPr>
              <w:t>Dictionary</w:t>
            </w:r>
            <w:r>
              <w:rPr>
                <w:rFonts w:cs="Arial"/>
                <w:szCs w:val="21"/>
              </w:rPr>
              <w:t xml:space="preserve"> (Region)</w:t>
            </w:r>
            <w:r w:rsidRPr="004517E7">
              <w:rPr>
                <w:rFonts w:cs="Arial"/>
                <w:szCs w:val="21"/>
              </w:rPr>
              <w:t xml:space="preserve"> </w:t>
            </w:r>
          </w:p>
        </w:tc>
        <w:tc>
          <w:tcPr>
            <w:tcW w:w="1120" w:type="dxa"/>
          </w:tcPr>
          <w:p w14:paraId="0CAE7099" w14:textId="77777777" w:rsidR="00D77762" w:rsidRPr="004517E7" w:rsidRDefault="00D77762" w:rsidP="00D77762">
            <w:pPr>
              <w:pStyle w:val="TableText"/>
              <w:jc w:val="left"/>
              <w:rPr>
                <w:rFonts w:cs="Arial"/>
                <w:szCs w:val="21"/>
              </w:rPr>
            </w:pPr>
            <w:r w:rsidRPr="004517E7">
              <w:rPr>
                <w:rFonts w:cs="Arial"/>
                <w:szCs w:val="21"/>
              </w:rPr>
              <w:t>Non- Editable</w:t>
            </w:r>
          </w:p>
        </w:tc>
        <w:tc>
          <w:tcPr>
            <w:tcW w:w="844" w:type="dxa"/>
            <w:gridSpan w:val="2"/>
          </w:tcPr>
          <w:p w14:paraId="0CAE709A" w14:textId="77777777" w:rsidR="00D77762" w:rsidRPr="004517E7" w:rsidRDefault="00D77762" w:rsidP="00D77762">
            <w:pPr>
              <w:pStyle w:val="TableText"/>
              <w:jc w:val="left"/>
              <w:rPr>
                <w:rFonts w:cs="Arial"/>
                <w:szCs w:val="21"/>
              </w:rPr>
            </w:pPr>
            <w:r>
              <w:rPr>
                <w:rFonts w:cs="Arial"/>
                <w:szCs w:val="21"/>
              </w:rPr>
              <w:t>CS</w:t>
            </w:r>
          </w:p>
        </w:tc>
        <w:tc>
          <w:tcPr>
            <w:tcW w:w="1272" w:type="dxa"/>
          </w:tcPr>
          <w:p w14:paraId="0CAE709B"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70A4" w14:textId="77777777" w:rsidTr="00000B17">
        <w:trPr>
          <w:cantSplit/>
        </w:trPr>
        <w:tc>
          <w:tcPr>
            <w:tcW w:w="1763" w:type="dxa"/>
          </w:tcPr>
          <w:p w14:paraId="0CAE709D" w14:textId="77777777" w:rsidR="00D77762" w:rsidRPr="004517E7" w:rsidRDefault="00D77762" w:rsidP="00D77762">
            <w:pPr>
              <w:pStyle w:val="TableText"/>
              <w:jc w:val="left"/>
              <w:rPr>
                <w:rFonts w:cs="Arial"/>
                <w:szCs w:val="21"/>
              </w:rPr>
            </w:pPr>
            <w:r w:rsidRPr="004517E7">
              <w:rPr>
                <w:rFonts w:cs="Arial"/>
                <w:szCs w:val="21"/>
              </w:rPr>
              <w:t>District</w:t>
            </w:r>
          </w:p>
        </w:tc>
        <w:tc>
          <w:tcPr>
            <w:tcW w:w="1371" w:type="dxa"/>
            <w:gridSpan w:val="2"/>
          </w:tcPr>
          <w:p w14:paraId="0CAE709E" w14:textId="77777777" w:rsidR="00D77762" w:rsidRPr="004517E7" w:rsidRDefault="00D77762" w:rsidP="00D77762">
            <w:pPr>
              <w:pStyle w:val="TableText"/>
              <w:jc w:val="left"/>
              <w:rPr>
                <w:rFonts w:cs="Arial"/>
                <w:szCs w:val="21"/>
              </w:rPr>
            </w:pPr>
            <w:r>
              <w:rPr>
                <w:rFonts w:cs="Arial"/>
                <w:szCs w:val="21"/>
              </w:rPr>
              <w:t>Organization Zone</w:t>
            </w:r>
          </w:p>
        </w:tc>
        <w:tc>
          <w:tcPr>
            <w:tcW w:w="2267" w:type="dxa"/>
          </w:tcPr>
          <w:p w14:paraId="0CAE709F" w14:textId="77777777" w:rsidR="00D77762" w:rsidRPr="004517E7" w:rsidRDefault="00D77762" w:rsidP="00D77762">
            <w:pPr>
              <w:pStyle w:val="TableText"/>
              <w:jc w:val="left"/>
              <w:rPr>
                <w:rFonts w:cs="Arial"/>
                <w:szCs w:val="21"/>
              </w:rPr>
            </w:pPr>
            <w:r w:rsidRPr="004517E7">
              <w:rPr>
                <w:rFonts w:cs="Arial"/>
                <w:szCs w:val="21"/>
              </w:rPr>
              <w:t>Th</w:t>
            </w:r>
            <w:r>
              <w:rPr>
                <w:rFonts w:cs="Arial"/>
                <w:szCs w:val="21"/>
              </w:rPr>
              <w:t>e second level in the hierarchy.</w:t>
            </w:r>
          </w:p>
        </w:tc>
        <w:tc>
          <w:tcPr>
            <w:tcW w:w="1152" w:type="dxa"/>
          </w:tcPr>
          <w:p w14:paraId="0CAE70A0" w14:textId="77777777" w:rsidR="00D77762" w:rsidRPr="004517E7" w:rsidRDefault="00D77762" w:rsidP="00D77762">
            <w:pPr>
              <w:pStyle w:val="TableText"/>
              <w:jc w:val="left"/>
              <w:rPr>
                <w:rFonts w:cs="Arial"/>
                <w:szCs w:val="21"/>
              </w:rPr>
            </w:pPr>
            <w:r w:rsidRPr="004517E7">
              <w:rPr>
                <w:rFonts w:cs="Arial"/>
                <w:szCs w:val="21"/>
              </w:rPr>
              <w:t xml:space="preserve">Dictionary </w:t>
            </w:r>
            <w:r>
              <w:rPr>
                <w:rFonts w:cs="Arial"/>
                <w:szCs w:val="21"/>
              </w:rPr>
              <w:t>(District</w:t>
            </w:r>
            <w:r w:rsidRPr="004517E7">
              <w:rPr>
                <w:rFonts w:cs="Arial"/>
                <w:szCs w:val="21"/>
              </w:rPr>
              <w:t>)</w:t>
            </w:r>
          </w:p>
        </w:tc>
        <w:tc>
          <w:tcPr>
            <w:tcW w:w="1120" w:type="dxa"/>
          </w:tcPr>
          <w:p w14:paraId="0CAE70A1" w14:textId="77777777" w:rsidR="00D77762" w:rsidRPr="004517E7" w:rsidRDefault="00D77762" w:rsidP="00D77762">
            <w:pPr>
              <w:pStyle w:val="TableText"/>
              <w:jc w:val="left"/>
              <w:rPr>
                <w:rFonts w:cs="Arial"/>
                <w:szCs w:val="21"/>
              </w:rPr>
            </w:pPr>
            <w:r w:rsidRPr="004517E7">
              <w:rPr>
                <w:rFonts w:cs="Arial"/>
                <w:szCs w:val="21"/>
              </w:rPr>
              <w:t>Non- Editable</w:t>
            </w:r>
          </w:p>
        </w:tc>
        <w:tc>
          <w:tcPr>
            <w:tcW w:w="844" w:type="dxa"/>
            <w:gridSpan w:val="2"/>
          </w:tcPr>
          <w:p w14:paraId="0CAE70A2" w14:textId="77777777" w:rsidR="00D77762" w:rsidRPr="004517E7" w:rsidRDefault="00D77762" w:rsidP="00D77762">
            <w:pPr>
              <w:pStyle w:val="TableText"/>
              <w:jc w:val="left"/>
              <w:rPr>
                <w:rFonts w:cs="Arial"/>
                <w:szCs w:val="21"/>
              </w:rPr>
            </w:pPr>
            <w:r>
              <w:rPr>
                <w:rFonts w:cs="Arial"/>
                <w:szCs w:val="21"/>
              </w:rPr>
              <w:t>GEHC</w:t>
            </w:r>
          </w:p>
        </w:tc>
        <w:tc>
          <w:tcPr>
            <w:tcW w:w="1272" w:type="dxa"/>
          </w:tcPr>
          <w:p w14:paraId="0CAE70A3" w14:textId="77777777" w:rsidR="00D77762" w:rsidRPr="004517E7" w:rsidRDefault="00D77762" w:rsidP="00D77762">
            <w:pPr>
              <w:pStyle w:val="TableText"/>
              <w:jc w:val="left"/>
              <w:rPr>
                <w:rFonts w:cs="Arial"/>
                <w:szCs w:val="21"/>
              </w:rPr>
            </w:pPr>
            <w:r w:rsidRPr="004517E7">
              <w:rPr>
                <w:rFonts w:cs="Arial"/>
                <w:szCs w:val="21"/>
              </w:rPr>
              <w:t>Yes</w:t>
            </w:r>
          </w:p>
        </w:tc>
      </w:tr>
      <w:tr w:rsidR="00D77762" w:rsidRPr="004517E7" w14:paraId="0CAE70AC" w14:textId="77777777" w:rsidTr="00000B17">
        <w:trPr>
          <w:cantSplit/>
        </w:trPr>
        <w:tc>
          <w:tcPr>
            <w:tcW w:w="1763" w:type="dxa"/>
          </w:tcPr>
          <w:p w14:paraId="0CAE70A5" w14:textId="77777777" w:rsidR="00D77762" w:rsidRPr="004517E7" w:rsidRDefault="00D77762" w:rsidP="00D77762">
            <w:pPr>
              <w:pStyle w:val="TableText"/>
              <w:jc w:val="left"/>
              <w:rPr>
                <w:rFonts w:cs="Arial"/>
                <w:szCs w:val="21"/>
              </w:rPr>
            </w:pPr>
            <w:r w:rsidRPr="004517E7">
              <w:rPr>
                <w:rFonts w:cs="Arial"/>
                <w:szCs w:val="21"/>
              </w:rPr>
              <w:t>Site</w:t>
            </w:r>
            <w:r w:rsidR="00C1200E">
              <w:rPr>
                <w:rFonts w:cs="Arial"/>
                <w:szCs w:val="21"/>
              </w:rPr>
              <w:t>ID</w:t>
            </w:r>
          </w:p>
        </w:tc>
        <w:tc>
          <w:tcPr>
            <w:tcW w:w="1371" w:type="dxa"/>
            <w:gridSpan w:val="2"/>
          </w:tcPr>
          <w:p w14:paraId="0CAE70A6" w14:textId="77777777" w:rsidR="00D77762" w:rsidRPr="004517E7" w:rsidRDefault="00D77762" w:rsidP="00D77762">
            <w:pPr>
              <w:pStyle w:val="TableText"/>
              <w:jc w:val="left"/>
              <w:rPr>
                <w:rFonts w:cs="Arial"/>
                <w:szCs w:val="21"/>
              </w:rPr>
            </w:pPr>
            <w:r w:rsidRPr="004517E7">
              <w:rPr>
                <w:rFonts w:cs="Arial"/>
                <w:szCs w:val="21"/>
              </w:rPr>
              <w:t>Site</w:t>
            </w:r>
          </w:p>
        </w:tc>
        <w:tc>
          <w:tcPr>
            <w:tcW w:w="2267" w:type="dxa"/>
          </w:tcPr>
          <w:p w14:paraId="0CAE70A7" w14:textId="77777777" w:rsidR="00D77762" w:rsidRPr="004517E7" w:rsidRDefault="0027012F" w:rsidP="00D77762">
            <w:pPr>
              <w:pStyle w:val="TableText"/>
              <w:jc w:val="left"/>
              <w:rPr>
                <w:rFonts w:cs="Arial"/>
                <w:szCs w:val="21"/>
              </w:rPr>
            </w:pPr>
            <w:r>
              <w:rPr>
                <w:rFonts w:cs="Arial"/>
                <w:szCs w:val="21"/>
              </w:rPr>
              <w:t>The DisplayID of the related Site. This is derived from the task’s associated Site.</w:t>
            </w:r>
          </w:p>
        </w:tc>
        <w:tc>
          <w:tcPr>
            <w:tcW w:w="1152" w:type="dxa"/>
          </w:tcPr>
          <w:p w14:paraId="0CAE70A8" w14:textId="77777777" w:rsidR="00D77762" w:rsidRPr="004517E7" w:rsidRDefault="00D77762" w:rsidP="00D77762">
            <w:pPr>
              <w:pStyle w:val="TableText"/>
              <w:jc w:val="left"/>
              <w:rPr>
                <w:rFonts w:cs="Arial"/>
                <w:szCs w:val="21"/>
              </w:rPr>
            </w:pPr>
            <w:r>
              <w:rPr>
                <w:rFonts w:cs="Arial"/>
                <w:szCs w:val="21"/>
              </w:rPr>
              <w:t>Reference to Site</w:t>
            </w:r>
          </w:p>
        </w:tc>
        <w:tc>
          <w:tcPr>
            <w:tcW w:w="1120" w:type="dxa"/>
          </w:tcPr>
          <w:p w14:paraId="0CAE70A9" w14:textId="77777777" w:rsidR="00D77762" w:rsidRPr="004517E7" w:rsidRDefault="00D77762" w:rsidP="00D77762">
            <w:pPr>
              <w:pStyle w:val="TableText"/>
              <w:jc w:val="left"/>
              <w:rPr>
                <w:rFonts w:cs="Arial"/>
                <w:szCs w:val="21"/>
              </w:rPr>
            </w:pPr>
            <w:r w:rsidRPr="004517E7">
              <w:rPr>
                <w:rFonts w:cs="Arial"/>
                <w:szCs w:val="21"/>
              </w:rPr>
              <w:t>Non- Editable</w:t>
            </w:r>
          </w:p>
        </w:tc>
        <w:tc>
          <w:tcPr>
            <w:tcW w:w="844" w:type="dxa"/>
            <w:gridSpan w:val="2"/>
          </w:tcPr>
          <w:p w14:paraId="0CAE70AA" w14:textId="77777777" w:rsidR="00D77762" w:rsidRPr="004517E7" w:rsidRDefault="00D77762" w:rsidP="00D77762">
            <w:pPr>
              <w:pStyle w:val="TableText"/>
              <w:jc w:val="left"/>
              <w:rPr>
                <w:rFonts w:cs="Arial"/>
                <w:szCs w:val="21"/>
              </w:rPr>
            </w:pPr>
            <w:r>
              <w:rPr>
                <w:rFonts w:cs="Arial"/>
                <w:szCs w:val="21"/>
              </w:rPr>
              <w:t>CS</w:t>
            </w:r>
          </w:p>
        </w:tc>
        <w:tc>
          <w:tcPr>
            <w:tcW w:w="1272" w:type="dxa"/>
          </w:tcPr>
          <w:p w14:paraId="0CAE70AB" w14:textId="77777777" w:rsidR="00D77762" w:rsidRPr="004517E7" w:rsidRDefault="00D77762" w:rsidP="00D77762">
            <w:pPr>
              <w:pStyle w:val="TableText"/>
              <w:jc w:val="left"/>
              <w:rPr>
                <w:rFonts w:cs="Arial"/>
                <w:szCs w:val="21"/>
              </w:rPr>
            </w:pPr>
            <w:r>
              <w:rPr>
                <w:rFonts w:cs="Arial"/>
                <w:szCs w:val="21"/>
              </w:rPr>
              <w:t>Yes</w:t>
            </w:r>
          </w:p>
        </w:tc>
      </w:tr>
      <w:tr w:rsidR="00C54BDE" w:rsidRPr="004517E7" w14:paraId="0CAE70B4" w14:textId="77777777" w:rsidTr="00000B17">
        <w:trPr>
          <w:cantSplit/>
        </w:trPr>
        <w:tc>
          <w:tcPr>
            <w:tcW w:w="1763" w:type="dxa"/>
          </w:tcPr>
          <w:p w14:paraId="0CAE70AD" w14:textId="77777777" w:rsidR="00C54BDE" w:rsidRPr="004517E7" w:rsidRDefault="00C54BDE" w:rsidP="00D77762">
            <w:pPr>
              <w:pStyle w:val="TableText"/>
              <w:jc w:val="left"/>
              <w:rPr>
                <w:rFonts w:cs="Arial"/>
                <w:szCs w:val="21"/>
              </w:rPr>
            </w:pPr>
            <w:r>
              <w:rPr>
                <w:rFonts w:cs="Arial"/>
                <w:szCs w:val="21"/>
              </w:rPr>
              <w:t>IsMobile</w:t>
            </w:r>
            <w:r w:rsidR="00C55516">
              <w:rPr>
                <w:rFonts w:cs="Arial"/>
                <w:szCs w:val="21"/>
              </w:rPr>
              <w:t>S</w:t>
            </w:r>
            <w:r w:rsidR="00460CA4">
              <w:rPr>
                <w:rFonts w:cs="Arial"/>
                <w:szCs w:val="21"/>
              </w:rPr>
              <w:t>ystem</w:t>
            </w:r>
          </w:p>
        </w:tc>
        <w:tc>
          <w:tcPr>
            <w:tcW w:w="1371" w:type="dxa"/>
            <w:gridSpan w:val="2"/>
          </w:tcPr>
          <w:p w14:paraId="0CAE70AE" w14:textId="77777777" w:rsidR="00C54BDE" w:rsidRPr="004517E7" w:rsidRDefault="00C54BDE" w:rsidP="00460CA4">
            <w:pPr>
              <w:pStyle w:val="TableText"/>
              <w:jc w:val="left"/>
              <w:rPr>
                <w:rFonts w:cs="Arial"/>
                <w:szCs w:val="21"/>
              </w:rPr>
            </w:pPr>
            <w:r>
              <w:rPr>
                <w:rFonts w:cs="Arial"/>
                <w:szCs w:val="21"/>
              </w:rPr>
              <w:t>Is Mobile</w:t>
            </w:r>
            <w:r w:rsidR="00B5263F">
              <w:rPr>
                <w:rFonts w:cs="Arial"/>
                <w:szCs w:val="21"/>
              </w:rPr>
              <w:t xml:space="preserve"> </w:t>
            </w:r>
            <w:r w:rsidR="00460CA4">
              <w:rPr>
                <w:rFonts w:cs="Arial"/>
                <w:szCs w:val="21"/>
              </w:rPr>
              <w:t>System</w:t>
            </w:r>
            <w:r>
              <w:rPr>
                <w:rFonts w:cs="Arial"/>
                <w:szCs w:val="21"/>
              </w:rPr>
              <w:t>?</w:t>
            </w:r>
          </w:p>
        </w:tc>
        <w:tc>
          <w:tcPr>
            <w:tcW w:w="2267" w:type="dxa"/>
          </w:tcPr>
          <w:p w14:paraId="0CAE70AF" w14:textId="77777777" w:rsidR="00C54BDE" w:rsidRDefault="00C54BDE" w:rsidP="00D77762">
            <w:pPr>
              <w:pStyle w:val="TableText"/>
              <w:jc w:val="left"/>
              <w:rPr>
                <w:rFonts w:cs="Arial"/>
                <w:szCs w:val="21"/>
              </w:rPr>
            </w:pPr>
            <w:r>
              <w:rPr>
                <w:rFonts w:cs="Arial"/>
                <w:szCs w:val="21"/>
              </w:rPr>
              <w:t>Indicates whether the system is part of a mobile site.</w:t>
            </w:r>
          </w:p>
        </w:tc>
        <w:tc>
          <w:tcPr>
            <w:tcW w:w="1152" w:type="dxa"/>
          </w:tcPr>
          <w:p w14:paraId="0CAE70B0" w14:textId="77777777" w:rsidR="00C54BDE" w:rsidRDefault="00C54BDE" w:rsidP="00D77762">
            <w:pPr>
              <w:pStyle w:val="TableText"/>
              <w:jc w:val="left"/>
              <w:rPr>
                <w:rFonts w:cs="Arial"/>
                <w:szCs w:val="21"/>
              </w:rPr>
            </w:pPr>
            <w:r>
              <w:rPr>
                <w:rFonts w:cs="Arial"/>
                <w:szCs w:val="21"/>
              </w:rPr>
              <w:t>Yes/No (Boolean)</w:t>
            </w:r>
          </w:p>
        </w:tc>
        <w:tc>
          <w:tcPr>
            <w:tcW w:w="1120" w:type="dxa"/>
          </w:tcPr>
          <w:p w14:paraId="0CAE70B1" w14:textId="77777777" w:rsidR="00C54BDE" w:rsidRPr="004517E7" w:rsidRDefault="00C54BDE" w:rsidP="00D77762">
            <w:pPr>
              <w:pStyle w:val="TableText"/>
              <w:jc w:val="left"/>
              <w:rPr>
                <w:rFonts w:cs="Arial"/>
                <w:szCs w:val="21"/>
              </w:rPr>
            </w:pPr>
            <w:r>
              <w:rPr>
                <w:rFonts w:cs="Arial"/>
                <w:szCs w:val="21"/>
              </w:rPr>
              <w:t>Non-Editable</w:t>
            </w:r>
          </w:p>
        </w:tc>
        <w:tc>
          <w:tcPr>
            <w:tcW w:w="844" w:type="dxa"/>
            <w:gridSpan w:val="2"/>
          </w:tcPr>
          <w:p w14:paraId="0CAE70B2" w14:textId="77777777" w:rsidR="00C54BDE" w:rsidRDefault="00C54BDE" w:rsidP="00D77762">
            <w:pPr>
              <w:pStyle w:val="TableText"/>
              <w:jc w:val="left"/>
              <w:rPr>
                <w:rFonts w:cs="Arial"/>
                <w:szCs w:val="21"/>
              </w:rPr>
            </w:pPr>
            <w:r>
              <w:rPr>
                <w:rFonts w:cs="Arial"/>
                <w:szCs w:val="21"/>
              </w:rPr>
              <w:t>GEHC</w:t>
            </w:r>
          </w:p>
        </w:tc>
        <w:tc>
          <w:tcPr>
            <w:tcW w:w="1272" w:type="dxa"/>
          </w:tcPr>
          <w:p w14:paraId="0CAE70B3" w14:textId="77777777" w:rsidR="00C54BDE" w:rsidRDefault="00C54BDE" w:rsidP="00D77762">
            <w:pPr>
              <w:pStyle w:val="TableText"/>
              <w:jc w:val="left"/>
              <w:rPr>
                <w:rFonts w:cs="Arial"/>
                <w:szCs w:val="21"/>
              </w:rPr>
            </w:pPr>
            <w:r>
              <w:rPr>
                <w:rFonts w:cs="Arial"/>
                <w:szCs w:val="21"/>
              </w:rPr>
              <w:t>Yes</w:t>
            </w:r>
          </w:p>
        </w:tc>
      </w:tr>
      <w:tr w:rsidR="00D77762" w:rsidRPr="004517E7" w14:paraId="0CAE70BD" w14:textId="77777777" w:rsidTr="00000B17">
        <w:trPr>
          <w:cantSplit/>
        </w:trPr>
        <w:tc>
          <w:tcPr>
            <w:tcW w:w="1763" w:type="dxa"/>
          </w:tcPr>
          <w:p w14:paraId="0CAE70B5" w14:textId="77777777" w:rsidR="00D77762" w:rsidRPr="004517E7" w:rsidRDefault="00D77762" w:rsidP="00D77762">
            <w:pPr>
              <w:pStyle w:val="TableText"/>
              <w:jc w:val="left"/>
              <w:rPr>
                <w:rFonts w:cs="Arial"/>
                <w:szCs w:val="21"/>
              </w:rPr>
            </w:pPr>
            <w:r w:rsidRPr="004517E7">
              <w:rPr>
                <w:rFonts w:cs="Arial"/>
                <w:szCs w:val="21"/>
              </w:rPr>
              <w:t>Street</w:t>
            </w:r>
            <w:r w:rsidRPr="00EF5799">
              <w:rPr>
                <w:rFonts w:cs="Arial"/>
                <w:szCs w:val="21"/>
                <w:vertAlign w:val="superscript"/>
              </w:rPr>
              <w:fldChar w:fldCharType="begin"/>
            </w:r>
            <w:r w:rsidRPr="00EF5799">
              <w:rPr>
                <w:rFonts w:cs="Arial"/>
                <w:szCs w:val="21"/>
                <w:vertAlign w:val="superscript"/>
              </w:rPr>
              <w:instrText xml:space="preserve"> NOTEREF _Ref361840669 \h </w:instrText>
            </w:r>
            <w:r>
              <w:rPr>
                <w:rFonts w:cs="Arial"/>
                <w:szCs w:val="21"/>
                <w:vertAlign w:val="superscript"/>
              </w:rPr>
              <w:instrText xml:space="preserve"> \* MERGEFORMAT </w:instrText>
            </w:r>
            <w:r w:rsidRPr="00EF5799">
              <w:rPr>
                <w:rFonts w:cs="Arial"/>
                <w:szCs w:val="21"/>
                <w:vertAlign w:val="superscript"/>
              </w:rPr>
            </w:r>
            <w:r w:rsidRPr="00EF5799">
              <w:rPr>
                <w:rFonts w:cs="Arial"/>
                <w:szCs w:val="21"/>
                <w:vertAlign w:val="superscript"/>
              </w:rPr>
              <w:fldChar w:fldCharType="separate"/>
            </w:r>
            <w:r w:rsidR="00EA7CED">
              <w:rPr>
                <w:rFonts w:cs="Arial"/>
                <w:szCs w:val="21"/>
                <w:vertAlign w:val="superscript"/>
              </w:rPr>
              <w:t>1</w:t>
            </w:r>
            <w:r w:rsidRPr="00EF5799">
              <w:rPr>
                <w:rFonts w:cs="Arial"/>
                <w:szCs w:val="21"/>
                <w:vertAlign w:val="superscript"/>
              </w:rPr>
              <w:fldChar w:fldCharType="end"/>
            </w:r>
          </w:p>
        </w:tc>
        <w:tc>
          <w:tcPr>
            <w:tcW w:w="1371" w:type="dxa"/>
            <w:gridSpan w:val="2"/>
          </w:tcPr>
          <w:p w14:paraId="0CAE70B6" w14:textId="77777777" w:rsidR="00D77762" w:rsidRPr="004517E7" w:rsidRDefault="00D77762" w:rsidP="00D77762">
            <w:pPr>
              <w:pStyle w:val="TableText"/>
              <w:jc w:val="left"/>
              <w:rPr>
                <w:rFonts w:cs="Arial"/>
                <w:szCs w:val="21"/>
              </w:rPr>
            </w:pPr>
            <w:r w:rsidRPr="004517E7">
              <w:rPr>
                <w:rFonts w:cs="Arial"/>
                <w:szCs w:val="21"/>
              </w:rPr>
              <w:t>Street</w:t>
            </w:r>
          </w:p>
        </w:tc>
        <w:tc>
          <w:tcPr>
            <w:tcW w:w="2267" w:type="dxa"/>
            <w:vMerge w:val="restart"/>
          </w:tcPr>
          <w:p w14:paraId="0CAE70B7" w14:textId="77777777" w:rsidR="00D77762" w:rsidRDefault="00D77762" w:rsidP="00D77762">
            <w:pPr>
              <w:pStyle w:val="TableText"/>
              <w:jc w:val="left"/>
              <w:rPr>
                <w:rFonts w:cs="Arial"/>
                <w:szCs w:val="21"/>
              </w:rPr>
            </w:pPr>
            <w:r>
              <w:rPr>
                <w:rFonts w:cs="Arial"/>
                <w:szCs w:val="21"/>
              </w:rPr>
              <w:t xml:space="preserve">The work site address. </w:t>
            </w:r>
          </w:p>
          <w:p w14:paraId="0CAE70B8" w14:textId="77777777" w:rsidR="00D77762" w:rsidRPr="004517E7" w:rsidRDefault="00D77762" w:rsidP="00D77762">
            <w:pPr>
              <w:pStyle w:val="TableText"/>
              <w:jc w:val="left"/>
              <w:rPr>
                <w:rFonts w:cs="Arial"/>
                <w:szCs w:val="21"/>
              </w:rPr>
            </w:pPr>
            <w:r>
              <w:rPr>
                <w:rFonts w:cs="Arial"/>
                <w:szCs w:val="21"/>
              </w:rPr>
              <w:t xml:space="preserve">When not specified this is derived from the task’s System’s Site </w:t>
            </w:r>
            <w:r>
              <w:rPr>
                <w:rFonts w:cs="Arial"/>
                <w:szCs w:val="21"/>
              </w:rPr>
              <w:lastRenderedPageBreak/>
              <w:t>address.</w:t>
            </w:r>
          </w:p>
        </w:tc>
        <w:tc>
          <w:tcPr>
            <w:tcW w:w="1152" w:type="dxa"/>
          </w:tcPr>
          <w:p w14:paraId="0CAE70B9" w14:textId="77777777" w:rsidR="00D77762" w:rsidRPr="004517E7" w:rsidRDefault="00D77762" w:rsidP="00D77762">
            <w:pPr>
              <w:pStyle w:val="TableText"/>
              <w:jc w:val="left"/>
              <w:rPr>
                <w:rFonts w:cs="Arial"/>
                <w:szCs w:val="21"/>
              </w:rPr>
            </w:pPr>
            <w:r w:rsidRPr="004517E7">
              <w:rPr>
                <w:rFonts w:cs="Arial"/>
                <w:szCs w:val="21"/>
              </w:rPr>
              <w:lastRenderedPageBreak/>
              <w:t>String (64)</w:t>
            </w:r>
          </w:p>
        </w:tc>
        <w:tc>
          <w:tcPr>
            <w:tcW w:w="1120" w:type="dxa"/>
          </w:tcPr>
          <w:p w14:paraId="0CAE70BA" w14:textId="77777777" w:rsidR="00D77762" w:rsidRPr="004517E7" w:rsidRDefault="00D77762" w:rsidP="00D77762">
            <w:pPr>
              <w:pStyle w:val="TableText"/>
              <w:jc w:val="left"/>
              <w:rPr>
                <w:rFonts w:cs="Arial"/>
                <w:szCs w:val="21"/>
              </w:rPr>
            </w:pPr>
            <w:r w:rsidRPr="004517E7">
              <w:rPr>
                <w:rFonts w:cs="Arial"/>
                <w:szCs w:val="21"/>
              </w:rPr>
              <w:t>Non- Editable</w:t>
            </w:r>
          </w:p>
        </w:tc>
        <w:tc>
          <w:tcPr>
            <w:tcW w:w="844" w:type="dxa"/>
            <w:gridSpan w:val="2"/>
          </w:tcPr>
          <w:p w14:paraId="0CAE70BB" w14:textId="77777777" w:rsidR="00D77762" w:rsidRPr="004517E7" w:rsidRDefault="00D77762" w:rsidP="00D77762">
            <w:pPr>
              <w:pStyle w:val="TableText"/>
              <w:jc w:val="left"/>
              <w:rPr>
                <w:rFonts w:cs="Arial"/>
                <w:szCs w:val="21"/>
              </w:rPr>
            </w:pPr>
            <w:r>
              <w:rPr>
                <w:rFonts w:cs="Arial"/>
                <w:szCs w:val="21"/>
              </w:rPr>
              <w:t>GEHC/</w:t>
            </w:r>
            <w:r>
              <w:rPr>
                <w:rFonts w:cs="Arial"/>
                <w:szCs w:val="21"/>
              </w:rPr>
              <w:br/>
              <w:t>CS</w:t>
            </w:r>
          </w:p>
        </w:tc>
        <w:tc>
          <w:tcPr>
            <w:tcW w:w="1272" w:type="dxa"/>
            <w:vMerge w:val="restart"/>
          </w:tcPr>
          <w:p w14:paraId="0CAE70BC" w14:textId="77777777" w:rsidR="00D77762" w:rsidRPr="004517E7" w:rsidRDefault="00D77762" w:rsidP="00D77762">
            <w:pPr>
              <w:pStyle w:val="TableText"/>
              <w:jc w:val="left"/>
              <w:rPr>
                <w:rFonts w:cs="Arial"/>
                <w:szCs w:val="21"/>
              </w:rPr>
            </w:pPr>
            <w:r>
              <w:rPr>
                <w:rFonts w:cs="Arial"/>
                <w:szCs w:val="21"/>
              </w:rPr>
              <w:t>No</w:t>
            </w:r>
          </w:p>
        </w:tc>
      </w:tr>
      <w:tr w:rsidR="00D77762" w:rsidRPr="004517E7" w14:paraId="0CAE70C5" w14:textId="77777777" w:rsidTr="00000B17">
        <w:trPr>
          <w:cantSplit/>
        </w:trPr>
        <w:tc>
          <w:tcPr>
            <w:tcW w:w="1763" w:type="dxa"/>
          </w:tcPr>
          <w:p w14:paraId="0CAE70BE" w14:textId="77777777" w:rsidR="00D77762" w:rsidRPr="004517E7" w:rsidRDefault="00D77762" w:rsidP="00D77762">
            <w:pPr>
              <w:pStyle w:val="TableText"/>
              <w:jc w:val="left"/>
              <w:rPr>
                <w:rFonts w:cs="Arial"/>
                <w:szCs w:val="21"/>
              </w:rPr>
            </w:pPr>
            <w:r w:rsidRPr="004517E7">
              <w:rPr>
                <w:rFonts w:cs="Arial"/>
                <w:szCs w:val="21"/>
              </w:rPr>
              <w:t>City</w:t>
            </w:r>
          </w:p>
        </w:tc>
        <w:tc>
          <w:tcPr>
            <w:tcW w:w="1371" w:type="dxa"/>
            <w:gridSpan w:val="2"/>
          </w:tcPr>
          <w:p w14:paraId="0CAE70BF" w14:textId="77777777" w:rsidR="00D77762" w:rsidRPr="004517E7" w:rsidRDefault="00D77762" w:rsidP="00D77762">
            <w:pPr>
              <w:pStyle w:val="TableText"/>
              <w:jc w:val="left"/>
              <w:rPr>
                <w:rFonts w:cs="Arial"/>
                <w:szCs w:val="21"/>
              </w:rPr>
            </w:pPr>
            <w:r w:rsidRPr="004517E7">
              <w:rPr>
                <w:rFonts w:cs="Arial"/>
                <w:szCs w:val="21"/>
              </w:rPr>
              <w:t>City</w:t>
            </w:r>
          </w:p>
        </w:tc>
        <w:tc>
          <w:tcPr>
            <w:tcW w:w="2267" w:type="dxa"/>
            <w:vMerge/>
          </w:tcPr>
          <w:p w14:paraId="0CAE70C0" w14:textId="77777777" w:rsidR="00D77762" w:rsidRPr="004517E7" w:rsidRDefault="00D77762" w:rsidP="00D77762">
            <w:pPr>
              <w:pStyle w:val="TableText"/>
              <w:jc w:val="left"/>
              <w:rPr>
                <w:rFonts w:cs="Arial"/>
                <w:szCs w:val="21"/>
              </w:rPr>
            </w:pPr>
          </w:p>
        </w:tc>
        <w:tc>
          <w:tcPr>
            <w:tcW w:w="1152" w:type="dxa"/>
          </w:tcPr>
          <w:p w14:paraId="0CAE70C1" w14:textId="77777777" w:rsidR="00D77762" w:rsidRPr="004517E7" w:rsidRDefault="00D77762" w:rsidP="00D77762">
            <w:pPr>
              <w:pStyle w:val="TableText"/>
              <w:jc w:val="left"/>
              <w:rPr>
                <w:rFonts w:cs="Arial"/>
                <w:szCs w:val="21"/>
              </w:rPr>
            </w:pPr>
            <w:r w:rsidRPr="004517E7">
              <w:rPr>
                <w:rFonts w:cs="Arial"/>
                <w:szCs w:val="21"/>
              </w:rPr>
              <w:t>String (64)</w:t>
            </w:r>
          </w:p>
        </w:tc>
        <w:tc>
          <w:tcPr>
            <w:tcW w:w="1120" w:type="dxa"/>
          </w:tcPr>
          <w:p w14:paraId="0CAE70C2" w14:textId="77777777" w:rsidR="00D77762" w:rsidRPr="004517E7" w:rsidRDefault="00D77762" w:rsidP="00D77762">
            <w:pPr>
              <w:pStyle w:val="TableText"/>
              <w:jc w:val="left"/>
              <w:rPr>
                <w:rFonts w:cs="Arial"/>
                <w:szCs w:val="21"/>
              </w:rPr>
            </w:pPr>
            <w:r w:rsidRPr="004517E7">
              <w:rPr>
                <w:rFonts w:cs="Arial"/>
                <w:szCs w:val="21"/>
              </w:rPr>
              <w:t>Non-Editable</w:t>
            </w:r>
          </w:p>
        </w:tc>
        <w:tc>
          <w:tcPr>
            <w:tcW w:w="844" w:type="dxa"/>
            <w:gridSpan w:val="2"/>
          </w:tcPr>
          <w:p w14:paraId="0CAE70C3" w14:textId="77777777" w:rsidR="00D77762" w:rsidRPr="004517E7" w:rsidRDefault="00D77762" w:rsidP="00D77762">
            <w:pPr>
              <w:pStyle w:val="TableText"/>
              <w:jc w:val="left"/>
              <w:rPr>
                <w:rFonts w:cs="Arial"/>
                <w:szCs w:val="21"/>
              </w:rPr>
            </w:pPr>
            <w:r>
              <w:rPr>
                <w:rFonts w:cs="Arial"/>
                <w:szCs w:val="21"/>
              </w:rPr>
              <w:t>GEHC/</w:t>
            </w:r>
            <w:r>
              <w:rPr>
                <w:rFonts w:cs="Arial"/>
                <w:szCs w:val="21"/>
              </w:rPr>
              <w:br/>
              <w:t>CS</w:t>
            </w:r>
          </w:p>
        </w:tc>
        <w:tc>
          <w:tcPr>
            <w:tcW w:w="1272" w:type="dxa"/>
            <w:vMerge/>
          </w:tcPr>
          <w:p w14:paraId="0CAE70C4" w14:textId="77777777" w:rsidR="00D77762" w:rsidRPr="004517E7" w:rsidRDefault="00D77762" w:rsidP="00D77762">
            <w:pPr>
              <w:pStyle w:val="TableText"/>
              <w:jc w:val="left"/>
              <w:rPr>
                <w:rFonts w:cs="Arial"/>
                <w:szCs w:val="21"/>
              </w:rPr>
            </w:pPr>
          </w:p>
        </w:tc>
      </w:tr>
      <w:tr w:rsidR="00D77762" w:rsidRPr="004517E7" w14:paraId="0CAE70CD" w14:textId="77777777" w:rsidTr="00000B17">
        <w:trPr>
          <w:cantSplit/>
        </w:trPr>
        <w:tc>
          <w:tcPr>
            <w:tcW w:w="1763" w:type="dxa"/>
          </w:tcPr>
          <w:p w14:paraId="0CAE70C6" w14:textId="77777777" w:rsidR="00D77762" w:rsidRPr="004517E7" w:rsidRDefault="00D77762" w:rsidP="00D77762">
            <w:pPr>
              <w:pStyle w:val="TableText"/>
              <w:jc w:val="left"/>
              <w:rPr>
                <w:rFonts w:cs="Arial"/>
                <w:szCs w:val="21"/>
              </w:rPr>
            </w:pPr>
            <w:r>
              <w:rPr>
                <w:rFonts w:cs="Arial"/>
                <w:szCs w:val="21"/>
              </w:rPr>
              <w:lastRenderedPageBreak/>
              <w:t>State</w:t>
            </w:r>
          </w:p>
        </w:tc>
        <w:tc>
          <w:tcPr>
            <w:tcW w:w="1371" w:type="dxa"/>
            <w:gridSpan w:val="2"/>
          </w:tcPr>
          <w:p w14:paraId="0CAE70C7" w14:textId="77777777" w:rsidR="00D77762" w:rsidRDefault="00D77762" w:rsidP="00D77762">
            <w:pPr>
              <w:pStyle w:val="TableText"/>
              <w:jc w:val="left"/>
              <w:rPr>
                <w:rFonts w:cs="Arial"/>
                <w:szCs w:val="21"/>
              </w:rPr>
            </w:pPr>
            <w:r>
              <w:rPr>
                <w:rFonts w:cs="Arial"/>
                <w:szCs w:val="21"/>
              </w:rPr>
              <w:t>County</w:t>
            </w:r>
          </w:p>
        </w:tc>
        <w:tc>
          <w:tcPr>
            <w:tcW w:w="2267" w:type="dxa"/>
            <w:vMerge/>
          </w:tcPr>
          <w:p w14:paraId="0CAE70C8" w14:textId="77777777" w:rsidR="00D77762" w:rsidRPr="004517E7" w:rsidRDefault="00D77762" w:rsidP="00D77762">
            <w:pPr>
              <w:pStyle w:val="TableText"/>
              <w:jc w:val="left"/>
              <w:rPr>
                <w:rFonts w:cs="Arial"/>
                <w:szCs w:val="21"/>
              </w:rPr>
            </w:pPr>
          </w:p>
        </w:tc>
        <w:tc>
          <w:tcPr>
            <w:tcW w:w="1152" w:type="dxa"/>
          </w:tcPr>
          <w:p w14:paraId="0CAE70C9" w14:textId="77777777" w:rsidR="00D77762" w:rsidRPr="004517E7" w:rsidRDefault="00D77762" w:rsidP="00D77762">
            <w:pPr>
              <w:pStyle w:val="TableText"/>
              <w:jc w:val="left"/>
              <w:rPr>
                <w:rFonts w:cs="Arial"/>
                <w:szCs w:val="21"/>
              </w:rPr>
            </w:pPr>
            <w:r>
              <w:rPr>
                <w:rFonts w:cs="Arial"/>
                <w:szCs w:val="21"/>
              </w:rPr>
              <w:t>String (64)</w:t>
            </w:r>
          </w:p>
        </w:tc>
        <w:tc>
          <w:tcPr>
            <w:tcW w:w="1120" w:type="dxa"/>
          </w:tcPr>
          <w:p w14:paraId="0CAE70CA" w14:textId="77777777" w:rsidR="00D77762" w:rsidRPr="004517E7" w:rsidRDefault="00D77762" w:rsidP="00D77762">
            <w:pPr>
              <w:pStyle w:val="TableText"/>
              <w:jc w:val="left"/>
              <w:rPr>
                <w:rFonts w:cs="Arial"/>
                <w:szCs w:val="21"/>
              </w:rPr>
            </w:pPr>
            <w:r>
              <w:rPr>
                <w:rFonts w:cs="Arial"/>
                <w:szCs w:val="21"/>
              </w:rPr>
              <w:t>Non-Editable</w:t>
            </w:r>
          </w:p>
        </w:tc>
        <w:tc>
          <w:tcPr>
            <w:tcW w:w="844" w:type="dxa"/>
            <w:gridSpan w:val="2"/>
          </w:tcPr>
          <w:p w14:paraId="0CAE70CB" w14:textId="77777777" w:rsidR="00D77762" w:rsidRPr="004517E7" w:rsidRDefault="00D77762" w:rsidP="00D77762">
            <w:pPr>
              <w:pStyle w:val="TableText"/>
              <w:jc w:val="left"/>
              <w:rPr>
                <w:rFonts w:cs="Arial"/>
                <w:szCs w:val="21"/>
              </w:rPr>
            </w:pPr>
            <w:r>
              <w:rPr>
                <w:rFonts w:cs="Arial"/>
                <w:szCs w:val="21"/>
              </w:rPr>
              <w:t>GEHC/</w:t>
            </w:r>
            <w:r>
              <w:rPr>
                <w:rFonts w:cs="Arial"/>
                <w:szCs w:val="21"/>
              </w:rPr>
              <w:br/>
              <w:t>CS</w:t>
            </w:r>
          </w:p>
        </w:tc>
        <w:tc>
          <w:tcPr>
            <w:tcW w:w="1272" w:type="dxa"/>
            <w:vMerge/>
          </w:tcPr>
          <w:p w14:paraId="0CAE70CC" w14:textId="77777777" w:rsidR="00D77762" w:rsidRPr="004517E7" w:rsidRDefault="00D77762" w:rsidP="00D77762">
            <w:pPr>
              <w:pStyle w:val="TableText"/>
              <w:jc w:val="left"/>
              <w:rPr>
                <w:rFonts w:cs="Arial"/>
                <w:szCs w:val="21"/>
              </w:rPr>
            </w:pPr>
          </w:p>
        </w:tc>
      </w:tr>
      <w:tr w:rsidR="00D77762" w:rsidRPr="004517E7" w14:paraId="0CAE70D5" w14:textId="77777777" w:rsidTr="00000B17">
        <w:trPr>
          <w:cantSplit/>
        </w:trPr>
        <w:tc>
          <w:tcPr>
            <w:tcW w:w="1763" w:type="dxa"/>
          </w:tcPr>
          <w:p w14:paraId="0CAE70CE" w14:textId="77777777" w:rsidR="00D77762" w:rsidRPr="004517E7" w:rsidRDefault="00D77762" w:rsidP="00D77762">
            <w:pPr>
              <w:pStyle w:val="TableText"/>
              <w:jc w:val="left"/>
              <w:rPr>
                <w:rFonts w:cs="Arial"/>
                <w:szCs w:val="21"/>
              </w:rPr>
            </w:pPr>
            <w:r w:rsidRPr="004517E7">
              <w:rPr>
                <w:rFonts w:cs="Arial"/>
                <w:szCs w:val="21"/>
              </w:rPr>
              <w:lastRenderedPageBreak/>
              <w:t>Postcode</w:t>
            </w:r>
          </w:p>
        </w:tc>
        <w:tc>
          <w:tcPr>
            <w:tcW w:w="1371" w:type="dxa"/>
            <w:gridSpan w:val="2"/>
          </w:tcPr>
          <w:p w14:paraId="0CAE70CF" w14:textId="77777777" w:rsidR="00D77762" w:rsidRPr="004517E7" w:rsidRDefault="00D77762" w:rsidP="00D77762">
            <w:pPr>
              <w:pStyle w:val="TableText"/>
              <w:jc w:val="left"/>
              <w:rPr>
                <w:rFonts w:cs="Arial"/>
                <w:szCs w:val="21"/>
              </w:rPr>
            </w:pPr>
            <w:r>
              <w:rPr>
                <w:rFonts w:cs="Arial"/>
                <w:szCs w:val="21"/>
              </w:rPr>
              <w:t>Post</w:t>
            </w:r>
            <w:r w:rsidRPr="004517E7">
              <w:rPr>
                <w:rFonts w:cs="Arial"/>
                <w:szCs w:val="21"/>
              </w:rPr>
              <w:t>code</w:t>
            </w:r>
          </w:p>
        </w:tc>
        <w:tc>
          <w:tcPr>
            <w:tcW w:w="2267" w:type="dxa"/>
            <w:vMerge/>
          </w:tcPr>
          <w:p w14:paraId="0CAE70D0" w14:textId="77777777" w:rsidR="00D77762" w:rsidRPr="004517E7" w:rsidRDefault="00D77762" w:rsidP="00D77762">
            <w:pPr>
              <w:pStyle w:val="TableText"/>
              <w:jc w:val="left"/>
              <w:rPr>
                <w:rFonts w:cs="Arial"/>
                <w:szCs w:val="21"/>
              </w:rPr>
            </w:pPr>
          </w:p>
        </w:tc>
        <w:tc>
          <w:tcPr>
            <w:tcW w:w="1152" w:type="dxa"/>
          </w:tcPr>
          <w:p w14:paraId="0CAE70D1" w14:textId="77777777" w:rsidR="00D77762" w:rsidRPr="004517E7" w:rsidRDefault="00D77762" w:rsidP="00D77762">
            <w:pPr>
              <w:pStyle w:val="TableText"/>
              <w:jc w:val="left"/>
              <w:rPr>
                <w:rFonts w:cs="Arial"/>
                <w:szCs w:val="21"/>
              </w:rPr>
            </w:pPr>
            <w:r w:rsidRPr="004517E7">
              <w:rPr>
                <w:rFonts w:cs="Arial"/>
                <w:szCs w:val="21"/>
              </w:rPr>
              <w:t>String (64)</w:t>
            </w:r>
          </w:p>
        </w:tc>
        <w:tc>
          <w:tcPr>
            <w:tcW w:w="1120" w:type="dxa"/>
          </w:tcPr>
          <w:p w14:paraId="0CAE70D2" w14:textId="77777777" w:rsidR="00D77762" w:rsidRPr="004517E7" w:rsidRDefault="00D77762" w:rsidP="00D77762">
            <w:pPr>
              <w:pStyle w:val="TableText"/>
              <w:jc w:val="left"/>
              <w:rPr>
                <w:rFonts w:cs="Arial"/>
                <w:szCs w:val="21"/>
              </w:rPr>
            </w:pPr>
            <w:r w:rsidRPr="004517E7">
              <w:rPr>
                <w:rFonts w:cs="Arial"/>
                <w:szCs w:val="21"/>
              </w:rPr>
              <w:t>Non- Editable</w:t>
            </w:r>
          </w:p>
        </w:tc>
        <w:tc>
          <w:tcPr>
            <w:tcW w:w="844" w:type="dxa"/>
            <w:gridSpan w:val="2"/>
          </w:tcPr>
          <w:p w14:paraId="0CAE70D3" w14:textId="77777777" w:rsidR="00D77762" w:rsidRPr="004517E7" w:rsidRDefault="00D77762" w:rsidP="00D77762">
            <w:pPr>
              <w:pStyle w:val="TableText"/>
              <w:jc w:val="left"/>
              <w:rPr>
                <w:rFonts w:cs="Arial"/>
                <w:szCs w:val="21"/>
              </w:rPr>
            </w:pPr>
            <w:r>
              <w:rPr>
                <w:rFonts w:cs="Arial"/>
                <w:szCs w:val="21"/>
              </w:rPr>
              <w:t>GEHC/</w:t>
            </w:r>
            <w:r>
              <w:rPr>
                <w:rFonts w:cs="Arial"/>
                <w:szCs w:val="21"/>
              </w:rPr>
              <w:br/>
              <w:t>CS</w:t>
            </w:r>
          </w:p>
        </w:tc>
        <w:tc>
          <w:tcPr>
            <w:tcW w:w="1272" w:type="dxa"/>
            <w:vMerge/>
          </w:tcPr>
          <w:p w14:paraId="0CAE70D4" w14:textId="77777777" w:rsidR="00D77762" w:rsidRPr="004517E7" w:rsidRDefault="00D77762" w:rsidP="00D77762">
            <w:pPr>
              <w:pStyle w:val="TableText"/>
              <w:jc w:val="left"/>
              <w:rPr>
                <w:rFonts w:cs="Arial"/>
                <w:szCs w:val="21"/>
              </w:rPr>
            </w:pPr>
          </w:p>
        </w:tc>
      </w:tr>
      <w:tr w:rsidR="00D77762" w:rsidRPr="004517E7" w14:paraId="0CAE70DD" w14:textId="77777777" w:rsidTr="00000B17">
        <w:trPr>
          <w:cantSplit/>
        </w:trPr>
        <w:tc>
          <w:tcPr>
            <w:tcW w:w="1763" w:type="dxa"/>
          </w:tcPr>
          <w:p w14:paraId="0CAE70D6" w14:textId="77777777" w:rsidR="00D77762" w:rsidRPr="004517E7" w:rsidRDefault="00D77762" w:rsidP="00D77762">
            <w:pPr>
              <w:pStyle w:val="TableText"/>
              <w:jc w:val="left"/>
              <w:rPr>
                <w:rFonts w:cs="Arial"/>
                <w:szCs w:val="21"/>
              </w:rPr>
            </w:pPr>
            <w:r w:rsidRPr="004517E7">
              <w:rPr>
                <w:rFonts w:cs="Arial"/>
                <w:szCs w:val="21"/>
              </w:rPr>
              <w:t>CountryID</w:t>
            </w:r>
          </w:p>
        </w:tc>
        <w:tc>
          <w:tcPr>
            <w:tcW w:w="1371" w:type="dxa"/>
            <w:gridSpan w:val="2"/>
          </w:tcPr>
          <w:p w14:paraId="0CAE70D7" w14:textId="77777777" w:rsidR="00D77762" w:rsidRPr="004517E7" w:rsidRDefault="00D77762" w:rsidP="00D77762">
            <w:pPr>
              <w:pStyle w:val="TableText"/>
              <w:jc w:val="left"/>
              <w:rPr>
                <w:rFonts w:cs="Arial"/>
                <w:szCs w:val="21"/>
              </w:rPr>
            </w:pPr>
            <w:r w:rsidRPr="004517E7">
              <w:rPr>
                <w:rFonts w:cs="Arial"/>
                <w:szCs w:val="21"/>
              </w:rPr>
              <w:t>Country</w:t>
            </w:r>
          </w:p>
        </w:tc>
        <w:tc>
          <w:tcPr>
            <w:tcW w:w="2267" w:type="dxa"/>
          </w:tcPr>
          <w:p w14:paraId="0CAE70D8" w14:textId="77777777" w:rsidR="00D77762" w:rsidRPr="004517E7" w:rsidRDefault="00D77762" w:rsidP="00D77762">
            <w:pPr>
              <w:pStyle w:val="TableText"/>
              <w:jc w:val="left"/>
              <w:rPr>
                <w:rFonts w:cs="Arial"/>
                <w:szCs w:val="21"/>
              </w:rPr>
            </w:pPr>
            <w:r w:rsidRPr="00C02ABA">
              <w:rPr>
                <w:rFonts w:cs="Arial"/>
                <w:szCs w:val="21"/>
              </w:rPr>
              <w:t>The country in which the address exists.</w:t>
            </w:r>
          </w:p>
        </w:tc>
        <w:tc>
          <w:tcPr>
            <w:tcW w:w="1152" w:type="dxa"/>
          </w:tcPr>
          <w:p w14:paraId="0CAE70D9" w14:textId="77777777" w:rsidR="00D77762" w:rsidRPr="004517E7" w:rsidRDefault="00D77762" w:rsidP="00D77762">
            <w:pPr>
              <w:pStyle w:val="TableText"/>
              <w:jc w:val="left"/>
              <w:rPr>
                <w:rFonts w:cs="Arial"/>
                <w:szCs w:val="21"/>
              </w:rPr>
            </w:pPr>
            <w:r w:rsidRPr="004517E7">
              <w:rPr>
                <w:rFonts w:cs="Arial"/>
                <w:szCs w:val="21"/>
              </w:rPr>
              <w:t>Dictionary</w:t>
            </w:r>
            <w:r>
              <w:rPr>
                <w:rFonts w:cs="Arial"/>
                <w:szCs w:val="21"/>
              </w:rPr>
              <w:t xml:space="preserve"> (Country)</w:t>
            </w:r>
            <w:r w:rsidRPr="004517E7">
              <w:rPr>
                <w:rFonts w:cs="Arial"/>
                <w:szCs w:val="21"/>
              </w:rPr>
              <w:t xml:space="preserve"> </w:t>
            </w:r>
          </w:p>
        </w:tc>
        <w:tc>
          <w:tcPr>
            <w:tcW w:w="1120" w:type="dxa"/>
          </w:tcPr>
          <w:p w14:paraId="0CAE70DA" w14:textId="77777777" w:rsidR="00D77762" w:rsidRPr="004517E7" w:rsidRDefault="00D77762" w:rsidP="00D77762">
            <w:pPr>
              <w:pStyle w:val="TableText"/>
              <w:jc w:val="left"/>
              <w:rPr>
                <w:rFonts w:cs="Arial"/>
                <w:szCs w:val="21"/>
              </w:rPr>
            </w:pPr>
            <w:r w:rsidRPr="004517E7">
              <w:rPr>
                <w:rFonts w:cs="Arial"/>
                <w:szCs w:val="21"/>
              </w:rPr>
              <w:t>Non-Editable</w:t>
            </w:r>
          </w:p>
        </w:tc>
        <w:tc>
          <w:tcPr>
            <w:tcW w:w="844" w:type="dxa"/>
            <w:gridSpan w:val="2"/>
          </w:tcPr>
          <w:p w14:paraId="0CAE70DB" w14:textId="77777777" w:rsidR="00D77762" w:rsidRPr="004517E7" w:rsidRDefault="00D77762" w:rsidP="00D77762">
            <w:pPr>
              <w:pStyle w:val="TableText"/>
              <w:jc w:val="left"/>
              <w:rPr>
                <w:rFonts w:cs="Arial"/>
                <w:szCs w:val="21"/>
              </w:rPr>
            </w:pPr>
            <w:r>
              <w:rPr>
                <w:rFonts w:cs="Arial"/>
                <w:szCs w:val="21"/>
              </w:rPr>
              <w:t>GEHC/</w:t>
            </w:r>
            <w:r>
              <w:rPr>
                <w:rFonts w:cs="Arial"/>
                <w:szCs w:val="21"/>
              </w:rPr>
              <w:br/>
              <w:t>CS</w:t>
            </w:r>
          </w:p>
        </w:tc>
        <w:tc>
          <w:tcPr>
            <w:tcW w:w="1272" w:type="dxa"/>
            <w:vMerge/>
          </w:tcPr>
          <w:p w14:paraId="0CAE70DC" w14:textId="77777777" w:rsidR="00D77762" w:rsidRPr="004517E7" w:rsidRDefault="00D77762" w:rsidP="00D77762">
            <w:pPr>
              <w:pStyle w:val="TableText"/>
              <w:jc w:val="left"/>
              <w:rPr>
                <w:rFonts w:cs="Arial"/>
                <w:szCs w:val="21"/>
              </w:rPr>
            </w:pPr>
          </w:p>
        </w:tc>
      </w:tr>
      <w:tr w:rsidR="00D77762" w:rsidRPr="004517E7" w14:paraId="0CAE70E5" w14:textId="77777777" w:rsidTr="00000B17">
        <w:trPr>
          <w:cantSplit/>
        </w:trPr>
        <w:tc>
          <w:tcPr>
            <w:tcW w:w="1763" w:type="dxa"/>
          </w:tcPr>
          <w:p w14:paraId="0CAE70DE" w14:textId="77777777" w:rsidR="00D77762" w:rsidRPr="004517E7" w:rsidRDefault="00D77762" w:rsidP="00D77762">
            <w:pPr>
              <w:pStyle w:val="TableText"/>
              <w:jc w:val="left"/>
              <w:rPr>
                <w:rFonts w:cs="Arial"/>
                <w:szCs w:val="21"/>
              </w:rPr>
            </w:pPr>
            <w:r w:rsidRPr="004517E7">
              <w:rPr>
                <w:rFonts w:cs="Arial"/>
                <w:szCs w:val="21"/>
              </w:rPr>
              <w:t>Latitude</w:t>
            </w:r>
          </w:p>
        </w:tc>
        <w:tc>
          <w:tcPr>
            <w:tcW w:w="1371" w:type="dxa"/>
            <w:gridSpan w:val="2"/>
          </w:tcPr>
          <w:p w14:paraId="0CAE70DF" w14:textId="77777777" w:rsidR="00D77762" w:rsidRPr="004517E7" w:rsidRDefault="00D77762" w:rsidP="00D77762">
            <w:pPr>
              <w:pStyle w:val="TableText"/>
              <w:jc w:val="left"/>
              <w:rPr>
                <w:rFonts w:cs="Arial"/>
                <w:szCs w:val="21"/>
              </w:rPr>
            </w:pPr>
            <w:r w:rsidRPr="004517E7">
              <w:rPr>
                <w:rFonts w:cs="Arial"/>
                <w:szCs w:val="21"/>
              </w:rPr>
              <w:t>Latitude</w:t>
            </w:r>
          </w:p>
        </w:tc>
        <w:tc>
          <w:tcPr>
            <w:tcW w:w="2267" w:type="dxa"/>
            <w:vMerge w:val="restart"/>
          </w:tcPr>
          <w:p w14:paraId="0CAE70E0" w14:textId="77777777" w:rsidR="00D77762" w:rsidRPr="004517E7" w:rsidRDefault="00D77762" w:rsidP="00D77762">
            <w:pPr>
              <w:pStyle w:val="TableText"/>
              <w:jc w:val="left"/>
              <w:rPr>
                <w:rFonts w:cs="Arial"/>
                <w:szCs w:val="21"/>
              </w:rPr>
            </w:pPr>
            <w:r w:rsidRPr="00C02ABA">
              <w:rPr>
                <w:rFonts w:cs="Arial"/>
                <w:szCs w:val="21"/>
              </w:rPr>
              <w:t xml:space="preserve">The geo-coded location for the </w:t>
            </w:r>
            <w:r>
              <w:rPr>
                <w:rFonts w:cs="Arial"/>
                <w:szCs w:val="21"/>
              </w:rPr>
              <w:t>task</w:t>
            </w:r>
            <w:r w:rsidRPr="00C02ABA">
              <w:rPr>
                <w:rFonts w:cs="Arial"/>
                <w:szCs w:val="21"/>
              </w:rPr>
              <w:t xml:space="preserve">. These are derived on creation or update of the </w:t>
            </w:r>
            <w:r>
              <w:rPr>
                <w:rFonts w:cs="Arial"/>
                <w:szCs w:val="21"/>
              </w:rPr>
              <w:t xml:space="preserve">task’s derived (or specified) </w:t>
            </w:r>
            <w:r w:rsidRPr="00C02ABA">
              <w:rPr>
                <w:rFonts w:cs="Arial"/>
                <w:szCs w:val="21"/>
              </w:rPr>
              <w:t>address</w:t>
            </w:r>
            <w:r>
              <w:rPr>
                <w:rFonts w:cs="Arial"/>
                <w:szCs w:val="21"/>
              </w:rPr>
              <w:t>.</w:t>
            </w:r>
          </w:p>
        </w:tc>
        <w:tc>
          <w:tcPr>
            <w:tcW w:w="1152" w:type="dxa"/>
          </w:tcPr>
          <w:p w14:paraId="0CAE70E1" w14:textId="77777777" w:rsidR="00D77762" w:rsidRPr="004517E7" w:rsidRDefault="00D77762" w:rsidP="00D77762">
            <w:pPr>
              <w:pStyle w:val="TableText"/>
              <w:jc w:val="left"/>
              <w:rPr>
                <w:rFonts w:cs="Arial"/>
                <w:szCs w:val="21"/>
              </w:rPr>
            </w:pPr>
            <w:r w:rsidRPr="004517E7">
              <w:rPr>
                <w:rFonts w:cs="Arial"/>
                <w:szCs w:val="21"/>
              </w:rPr>
              <w:t>Number</w:t>
            </w:r>
          </w:p>
        </w:tc>
        <w:tc>
          <w:tcPr>
            <w:tcW w:w="1120" w:type="dxa"/>
          </w:tcPr>
          <w:p w14:paraId="0CAE70E2" w14:textId="77777777" w:rsidR="00D77762" w:rsidRPr="004517E7" w:rsidRDefault="00D77762" w:rsidP="00D77762">
            <w:pPr>
              <w:pStyle w:val="TableText"/>
              <w:jc w:val="left"/>
              <w:rPr>
                <w:rFonts w:cs="Arial"/>
                <w:szCs w:val="21"/>
              </w:rPr>
            </w:pPr>
            <w:r>
              <w:rPr>
                <w:rFonts w:cs="Arial"/>
                <w:szCs w:val="21"/>
              </w:rPr>
              <w:t>Hidden</w:t>
            </w:r>
          </w:p>
        </w:tc>
        <w:tc>
          <w:tcPr>
            <w:tcW w:w="844" w:type="dxa"/>
            <w:gridSpan w:val="2"/>
          </w:tcPr>
          <w:p w14:paraId="0CAE70E3" w14:textId="77777777" w:rsidR="00D77762" w:rsidRPr="004517E7" w:rsidRDefault="00D77762" w:rsidP="00D77762">
            <w:pPr>
              <w:pStyle w:val="TableText"/>
              <w:jc w:val="left"/>
              <w:rPr>
                <w:rFonts w:cs="Arial"/>
                <w:szCs w:val="21"/>
              </w:rPr>
            </w:pPr>
            <w:r w:rsidRPr="004517E7">
              <w:rPr>
                <w:rFonts w:cs="Arial"/>
                <w:szCs w:val="21"/>
              </w:rPr>
              <w:t>CS</w:t>
            </w:r>
          </w:p>
        </w:tc>
        <w:tc>
          <w:tcPr>
            <w:tcW w:w="1272" w:type="dxa"/>
          </w:tcPr>
          <w:p w14:paraId="0CAE70E4" w14:textId="77777777" w:rsidR="00D77762" w:rsidRPr="004517E7" w:rsidRDefault="00D77762" w:rsidP="00D77762">
            <w:pPr>
              <w:pStyle w:val="TableText"/>
              <w:jc w:val="left"/>
              <w:rPr>
                <w:rFonts w:cs="Arial"/>
                <w:szCs w:val="21"/>
              </w:rPr>
            </w:pPr>
            <w:r>
              <w:rPr>
                <w:rFonts w:cs="Arial"/>
                <w:szCs w:val="21"/>
              </w:rPr>
              <w:t>No</w:t>
            </w:r>
          </w:p>
        </w:tc>
      </w:tr>
      <w:tr w:rsidR="00D77762" w:rsidRPr="004517E7" w14:paraId="0CAE70ED" w14:textId="77777777" w:rsidTr="00000B17">
        <w:trPr>
          <w:cantSplit/>
        </w:trPr>
        <w:tc>
          <w:tcPr>
            <w:tcW w:w="1763" w:type="dxa"/>
          </w:tcPr>
          <w:p w14:paraId="0CAE70E6" w14:textId="77777777" w:rsidR="00D77762" w:rsidRPr="004517E7" w:rsidRDefault="00D77762" w:rsidP="00D77762">
            <w:pPr>
              <w:pStyle w:val="TableText"/>
              <w:jc w:val="left"/>
              <w:rPr>
                <w:rFonts w:cs="Arial"/>
                <w:szCs w:val="21"/>
              </w:rPr>
            </w:pPr>
            <w:r w:rsidRPr="004517E7">
              <w:rPr>
                <w:rFonts w:cs="Arial"/>
                <w:szCs w:val="21"/>
              </w:rPr>
              <w:t>Longitude</w:t>
            </w:r>
          </w:p>
        </w:tc>
        <w:tc>
          <w:tcPr>
            <w:tcW w:w="1371" w:type="dxa"/>
            <w:gridSpan w:val="2"/>
          </w:tcPr>
          <w:p w14:paraId="0CAE70E7" w14:textId="77777777" w:rsidR="00D77762" w:rsidRPr="004517E7" w:rsidRDefault="00D77762" w:rsidP="00D77762">
            <w:pPr>
              <w:pStyle w:val="TableText"/>
              <w:jc w:val="left"/>
              <w:rPr>
                <w:rFonts w:cs="Arial"/>
                <w:szCs w:val="21"/>
              </w:rPr>
            </w:pPr>
            <w:r w:rsidRPr="004517E7">
              <w:rPr>
                <w:rFonts w:cs="Arial"/>
                <w:szCs w:val="21"/>
              </w:rPr>
              <w:t>Longitude</w:t>
            </w:r>
          </w:p>
        </w:tc>
        <w:tc>
          <w:tcPr>
            <w:tcW w:w="2267" w:type="dxa"/>
            <w:vMerge/>
          </w:tcPr>
          <w:p w14:paraId="0CAE70E8" w14:textId="77777777" w:rsidR="00D77762" w:rsidRPr="004517E7" w:rsidRDefault="00D77762" w:rsidP="00D77762">
            <w:pPr>
              <w:pStyle w:val="TableText"/>
              <w:jc w:val="left"/>
              <w:rPr>
                <w:rFonts w:cs="Arial"/>
                <w:szCs w:val="21"/>
              </w:rPr>
            </w:pPr>
          </w:p>
        </w:tc>
        <w:tc>
          <w:tcPr>
            <w:tcW w:w="1152" w:type="dxa"/>
          </w:tcPr>
          <w:p w14:paraId="0CAE70E9" w14:textId="77777777" w:rsidR="00D77762" w:rsidRPr="004517E7" w:rsidRDefault="00D77762" w:rsidP="00D77762">
            <w:pPr>
              <w:pStyle w:val="TableText"/>
              <w:jc w:val="left"/>
              <w:rPr>
                <w:rFonts w:cs="Arial"/>
                <w:szCs w:val="21"/>
              </w:rPr>
            </w:pPr>
            <w:r w:rsidRPr="004517E7">
              <w:rPr>
                <w:rFonts w:cs="Arial"/>
                <w:szCs w:val="21"/>
              </w:rPr>
              <w:t>Number</w:t>
            </w:r>
          </w:p>
        </w:tc>
        <w:tc>
          <w:tcPr>
            <w:tcW w:w="1120" w:type="dxa"/>
          </w:tcPr>
          <w:p w14:paraId="0CAE70EA" w14:textId="77777777" w:rsidR="00D77762" w:rsidRPr="004517E7" w:rsidRDefault="00D77762" w:rsidP="00D77762">
            <w:pPr>
              <w:pStyle w:val="TableText"/>
              <w:jc w:val="left"/>
              <w:rPr>
                <w:rFonts w:cs="Arial"/>
                <w:szCs w:val="21"/>
              </w:rPr>
            </w:pPr>
            <w:r>
              <w:rPr>
                <w:rFonts w:cs="Arial"/>
                <w:szCs w:val="21"/>
              </w:rPr>
              <w:t>Hidden</w:t>
            </w:r>
          </w:p>
        </w:tc>
        <w:tc>
          <w:tcPr>
            <w:tcW w:w="844" w:type="dxa"/>
            <w:gridSpan w:val="2"/>
          </w:tcPr>
          <w:p w14:paraId="0CAE70EB" w14:textId="77777777" w:rsidR="00D77762" w:rsidRPr="004517E7" w:rsidRDefault="00D77762" w:rsidP="00D77762">
            <w:pPr>
              <w:pStyle w:val="TableText"/>
              <w:jc w:val="left"/>
              <w:rPr>
                <w:rFonts w:cs="Arial"/>
                <w:szCs w:val="21"/>
              </w:rPr>
            </w:pPr>
            <w:r w:rsidRPr="004517E7">
              <w:rPr>
                <w:rFonts w:cs="Arial"/>
                <w:szCs w:val="21"/>
              </w:rPr>
              <w:t>CS</w:t>
            </w:r>
          </w:p>
        </w:tc>
        <w:tc>
          <w:tcPr>
            <w:tcW w:w="1272" w:type="dxa"/>
          </w:tcPr>
          <w:p w14:paraId="0CAE70EC" w14:textId="77777777" w:rsidR="00D77762" w:rsidRPr="004517E7" w:rsidRDefault="00D77762" w:rsidP="00D77762">
            <w:pPr>
              <w:pStyle w:val="TableText"/>
              <w:jc w:val="left"/>
              <w:rPr>
                <w:rFonts w:cs="Arial"/>
                <w:szCs w:val="21"/>
              </w:rPr>
            </w:pPr>
            <w:r w:rsidRPr="004517E7">
              <w:rPr>
                <w:rFonts w:cs="Arial"/>
                <w:szCs w:val="21"/>
              </w:rPr>
              <w:t>No</w:t>
            </w:r>
          </w:p>
        </w:tc>
      </w:tr>
      <w:tr w:rsidR="00D77762" w:rsidRPr="004517E7" w14:paraId="0CAE70EF" w14:textId="77777777" w:rsidTr="00000B17">
        <w:trPr>
          <w:cantSplit/>
        </w:trPr>
        <w:tc>
          <w:tcPr>
            <w:tcW w:w="9789" w:type="dxa"/>
            <w:gridSpan w:val="9"/>
          </w:tcPr>
          <w:p w14:paraId="0CAE70EE" w14:textId="77777777" w:rsidR="00D77762" w:rsidRPr="004517E7" w:rsidRDefault="00D77762" w:rsidP="00D77762">
            <w:pPr>
              <w:pStyle w:val="TableText"/>
              <w:jc w:val="left"/>
              <w:rPr>
                <w:rFonts w:cs="Arial"/>
                <w:b/>
                <w:bCs/>
                <w:szCs w:val="21"/>
              </w:rPr>
            </w:pPr>
            <w:r w:rsidRPr="004517E7">
              <w:rPr>
                <w:rFonts w:cs="Arial"/>
                <w:b/>
                <w:bCs/>
                <w:szCs w:val="21"/>
              </w:rPr>
              <w:t>Resource</w:t>
            </w:r>
          </w:p>
        </w:tc>
      </w:tr>
      <w:tr w:rsidR="00D77762" w:rsidRPr="004517E7" w14:paraId="0CAE70F7" w14:textId="77777777" w:rsidTr="00000B17">
        <w:trPr>
          <w:cantSplit/>
        </w:trPr>
        <w:tc>
          <w:tcPr>
            <w:tcW w:w="1763" w:type="dxa"/>
          </w:tcPr>
          <w:p w14:paraId="0CAE70F0" w14:textId="77777777" w:rsidR="00D77762" w:rsidRPr="004517E7" w:rsidRDefault="00D77762" w:rsidP="00D77762">
            <w:pPr>
              <w:pStyle w:val="TableText"/>
              <w:jc w:val="left"/>
              <w:rPr>
                <w:rFonts w:cs="Arial"/>
                <w:szCs w:val="21"/>
              </w:rPr>
            </w:pPr>
            <w:commentRangeStart w:id="4643"/>
            <w:r>
              <w:rPr>
                <w:rFonts w:cs="Arial"/>
                <w:szCs w:val="21"/>
              </w:rPr>
              <w:t>PreferredFSEs</w:t>
            </w:r>
            <w:commentRangeEnd w:id="4643"/>
            <w:r w:rsidR="00491562">
              <w:rPr>
                <w:rStyle w:val="CommentReference"/>
              </w:rPr>
              <w:commentReference w:id="4643"/>
            </w:r>
          </w:p>
        </w:tc>
        <w:tc>
          <w:tcPr>
            <w:tcW w:w="1371" w:type="dxa"/>
            <w:gridSpan w:val="2"/>
          </w:tcPr>
          <w:p w14:paraId="0CAE70F1" w14:textId="77777777" w:rsidR="00D77762" w:rsidRPr="004517E7" w:rsidRDefault="00D77762" w:rsidP="00D77762">
            <w:pPr>
              <w:pStyle w:val="TableText"/>
              <w:jc w:val="left"/>
              <w:rPr>
                <w:rFonts w:cs="Arial"/>
                <w:szCs w:val="21"/>
              </w:rPr>
            </w:pPr>
            <w:r>
              <w:rPr>
                <w:rFonts w:cs="Arial"/>
                <w:szCs w:val="21"/>
              </w:rPr>
              <w:t>Preferred FSEs</w:t>
            </w:r>
          </w:p>
        </w:tc>
        <w:tc>
          <w:tcPr>
            <w:tcW w:w="2267" w:type="dxa"/>
          </w:tcPr>
          <w:p w14:paraId="0CAE70F2" w14:textId="77777777" w:rsidR="00D77762" w:rsidRPr="00EE3371" w:rsidRDefault="00D77762" w:rsidP="00F15E1E">
            <w:pPr>
              <w:pStyle w:val="TableText"/>
              <w:jc w:val="left"/>
              <w:rPr>
                <w:rFonts w:cs="Arial"/>
                <w:szCs w:val="21"/>
              </w:rPr>
            </w:pPr>
            <w:r>
              <w:rPr>
                <w:rFonts w:cs="Arial"/>
                <w:szCs w:val="21"/>
              </w:rPr>
              <w:t>A sequence of semi-colon separated IDs used to identify the preferred resources.</w:t>
            </w:r>
          </w:p>
        </w:tc>
        <w:tc>
          <w:tcPr>
            <w:tcW w:w="1152" w:type="dxa"/>
          </w:tcPr>
          <w:p w14:paraId="0CAE70F3" w14:textId="77777777" w:rsidR="00D77762" w:rsidRPr="004517E7" w:rsidRDefault="00D77762" w:rsidP="00BC768D">
            <w:pPr>
              <w:pStyle w:val="TableText"/>
              <w:jc w:val="left"/>
              <w:rPr>
                <w:rFonts w:cs="Arial"/>
                <w:szCs w:val="21"/>
              </w:rPr>
            </w:pPr>
            <w:r>
              <w:rPr>
                <w:rFonts w:cs="Arial"/>
                <w:szCs w:val="21"/>
              </w:rPr>
              <w:t xml:space="preserve">String </w:t>
            </w:r>
            <w:r w:rsidR="007E3BE0">
              <w:rPr>
                <w:rFonts w:cs="Arial"/>
                <w:szCs w:val="21"/>
              </w:rPr>
              <w:t>(</w:t>
            </w:r>
            <w:r w:rsidR="00BC768D">
              <w:rPr>
                <w:rFonts w:cs="Arial"/>
                <w:szCs w:val="21"/>
              </w:rPr>
              <w:t>1024</w:t>
            </w:r>
            <w:r w:rsidR="007E3BE0">
              <w:rPr>
                <w:rFonts w:cs="Arial"/>
                <w:szCs w:val="21"/>
              </w:rPr>
              <w:t>)</w:t>
            </w:r>
          </w:p>
        </w:tc>
        <w:tc>
          <w:tcPr>
            <w:tcW w:w="1120" w:type="dxa"/>
          </w:tcPr>
          <w:p w14:paraId="0CAE70F4" w14:textId="77777777" w:rsidR="00D77762" w:rsidRDefault="00D77762" w:rsidP="00D77762">
            <w:pPr>
              <w:pStyle w:val="TableText"/>
              <w:jc w:val="left"/>
              <w:rPr>
                <w:rFonts w:cs="Arial"/>
                <w:szCs w:val="21"/>
              </w:rPr>
            </w:pPr>
            <w:r>
              <w:rPr>
                <w:rFonts w:cs="Arial"/>
                <w:szCs w:val="21"/>
              </w:rPr>
              <w:t>Hidden</w:t>
            </w:r>
          </w:p>
        </w:tc>
        <w:tc>
          <w:tcPr>
            <w:tcW w:w="789" w:type="dxa"/>
          </w:tcPr>
          <w:p w14:paraId="0CAE70F5" w14:textId="77777777" w:rsidR="00D77762" w:rsidRDefault="00D77762" w:rsidP="00D77762">
            <w:pPr>
              <w:pStyle w:val="TableText"/>
              <w:jc w:val="left"/>
              <w:rPr>
                <w:rFonts w:cs="Arial"/>
                <w:szCs w:val="21"/>
              </w:rPr>
            </w:pPr>
            <w:r>
              <w:rPr>
                <w:rFonts w:cs="Arial"/>
                <w:szCs w:val="21"/>
              </w:rPr>
              <w:t>GEHC</w:t>
            </w:r>
          </w:p>
        </w:tc>
        <w:tc>
          <w:tcPr>
            <w:tcW w:w="1327" w:type="dxa"/>
            <w:gridSpan w:val="2"/>
          </w:tcPr>
          <w:p w14:paraId="0CAE70F6" w14:textId="77777777" w:rsidR="00D77762" w:rsidRPr="004517E7" w:rsidRDefault="00D77762" w:rsidP="00D77762">
            <w:pPr>
              <w:pStyle w:val="TableText"/>
              <w:jc w:val="left"/>
              <w:rPr>
                <w:rFonts w:cs="Arial"/>
                <w:szCs w:val="21"/>
              </w:rPr>
            </w:pPr>
            <w:r>
              <w:rPr>
                <w:rFonts w:cs="Arial"/>
                <w:szCs w:val="21"/>
              </w:rPr>
              <w:t>No</w:t>
            </w:r>
          </w:p>
        </w:tc>
      </w:tr>
      <w:tr w:rsidR="00D77762" w:rsidRPr="004517E7" w14:paraId="0CAE7100" w14:textId="77777777" w:rsidTr="00000B17">
        <w:trPr>
          <w:cantSplit/>
        </w:trPr>
        <w:tc>
          <w:tcPr>
            <w:tcW w:w="1763" w:type="dxa"/>
          </w:tcPr>
          <w:p w14:paraId="0CAE70F8" w14:textId="77777777" w:rsidR="00D77762" w:rsidRPr="004517E7" w:rsidRDefault="00D77762" w:rsidP="00D77762">
            <w:pPr>
              <w:pStyle w:val="TableText"/>
              <w:jc w:val="left"/>
              <w:rPr>
                <w:rFonts w:cs="Arial"/>
                <w:szCs w:val="21"/>
              </w:rPr>
            </w:pPr>
            <w:r w:rsidRPr="004517E7">
              <w:rPr>
                <w:rFonts w:cs="Arial"/>
                <w:szCs w:val="21"/>
              </w:rPr>
              <w:t>PreferredEngineer</w:t>
            </w:r>
            <w:r>
              <w:rPr>
                <w:rFonts w:cs="Arial"/>
                <w:szCs w:val="21"/>
              </w:rPr>
              <w:t>s</w:t>
            </w:r>
          </w:p>
        </w:tc>
        <w:tc>
          <w:tcPr>
            <w:tcW w:w="1371" w:type="dxa"/>
            <w:gridSpan w:val="2"/>
          </w:tcPr>
          <w:p w14:paraId="0CAE70F9" w14:textId="77777777" w:rsidR="00D77762" w:rsidRPr="004517E7" w:rsidRDefault="00D77762" w:rsidP="00D77762">
            <w:pPr>
              <w:pStyle w:val="TableText"/>
              <w:jc w:val="left"/>
              <w:rPr>
                <w:rFonts w:cs="Arial"/>
                <w:szCs w:val="21"/>
              </w:rPr>
            </w:pPr>
            <w:r w:rsidRPr="004517E7">
              <w:rPr>
                <w:rFonts w:cs="Arial"/>
                <w:szCs w:val="21"/>
              </w:rPr>
              <w:t>Preferred Resource</w:t>
            </w:r>
            <w:r>
              <w:rPr>
                <w:rFonts w:cs="Arial"/>
                <w:szCs w:val="21"/>
              </w:rPr>
              <w:t>s</w:t>
            </w:r>
          </w:p>
        </w:tc>
        <w:tc>
          <w:tcPr>
            <w:tcW w:w="2267" w:type="dxa"/>
          </w:tcPr>
          <w:p w14:paraId="0CAE70FA" w14:textId="77777777" w:rsidR="00D77762" w:rsidRPr="004517E7" w:rsidRDefault="00D77762" w:rsidP="00D77762">
            <w:pPr>
              <w:pStyle w:val="TableText"/>
              <w:jc w:val="left"/>
              <w:rPr>
                <w:rFonts w:cs="Arial"/>
                <w:szCs w:val="21"/>
              </w:rPr>
            </w:pPr>
            <w:r w:rsidRPr="00EE3371">
              <w:rPr>
                <w:rFonts w:cs="Arial"/>
                <w:szCs w:val="21"/>
              </w:rPr>
              <w:t>The resources to one of which it is preferred to schedule the task if possible/sensible.</w:t>
            </w:r>
            <w:r>
              <w:rPr>
                <w:rFonts w:cs="Arial"/>
                <w:szCs w:val="21"/>
              </w:rPr>
              <w:t xml:space="preserve"> Derived from the PreferredFSEs.</w:t>
            </w:r>
          </w:p>
        </w:tc>
        <w:tc>
          <w:tcPr>
            <w:tcW w:w="1152" w:type="dxa"/>
          </w:tcPr>
          <w:p w14:paraId="0CAE70FB" w14:textId="77777777" w:rsidR="00D77762" w:rsidRDefault="00D77762" w:rsidP="00D77762">
            <w:pPr>
              <w:pStyle w:val="TableText"/>
              <w:jc w:val="left"/>
              <w:rPr>
                <w:rFonts w:cs="Arial"/>
                <w:szCs w:val="21"/>
              </w:rPr>
            </w:pPr>
            <w:r w:rsidRPr="004517E7">
              <w:rPr>
                <w:rFonts w:cs="Arial"/>
                <w:szCs w:val="21"/>
              </w:rPr>
              <w:t>Reference to Engineer</w:t>
            </w:r>
          </w:p>
          <w:p w14:paraId="0CAE70FC" w14:textId="77777777" w:rsidR="00D77762" w:rsidRPr="004517E7" w:rsidDel="00172948" w:rsidRDefault="00D77762" w:rsidP="00D77762">
            <w:pPr>
              <w:pStyle w:val="TableText"/>
              <w:jc w:val="left"/>
              <w:rPr>
                <w:rFonts w:cs="Arial"/>
                <w:szCs w:val="21"/>
              </w:rPr>
            </w:pPr>
            <w:r>
              <w:rPr>
                <w:rFonts w:cs="Arial"/>
                <w:szCs w:val="21"/>
              </w:rPr>
              <w:t>(Multi-value)</w:t>
            </w:r>
          </w:p>
        </w:tc>
        <w:tc>
          <w:tcPr>
            <w:tcW w:w="1120" w:type="dxa"/>
          </w:tcPr>
          <w:p w14:paraId="0CAE70FD" w14:textId="77777777" w:rsidR="00D77762" w:rsidRPr="004517E7" w:rsidDel="00172948" w:rsidRDefault="00D77762" w:rsidP="00D77762">
            <w:pPr>
              <w:pStyle w:val="TableText"/>
              <w:jc w:val="left"/>
              <w:rPr>
                <w:rFonts w:cs="Arial"/>
                <w:szCs w:val="21"/>
              </w:rPr>
            </w:pPr>
            <w:r>
              <w:rPr>
                <w:rFonts w:cs="Arial"/>
                <w:szCs w:val="21"/>
              </w:rPr>
              <w:t>Non-</w:t>
            </w:r>
            <w:r w:rsidRPr="004517E7">
              <w:rPr>
                <w:rFonts w:cs="Arial"/>
                <w:szCs w:val="21"/>
              </w:rPr>
              <w:t>Editable</w:t>
            </w:r>
          </w:p>
        </w:tc>
        <w:tc>
          <w:tcPr>
            <w:tcW w:w="789" w:type="dxa"/>
          </w:tcPr>
          <w:p w14:paraId="0CAE70FE" w14:textId="77777777" w:rsidR="00D77762" w:rsidRPr="004517E7" w:rsidRDefault="00D77762" w:rsidP="00D77762">
            <w:pPr>
              <w:pStyle w:val="TableText"/>
              <w:jc w:val="left"/>
              <w:rPr>
                <w:rFonts w:cs="Arial"/>
                <w:szCs w:val="21"/>
              </w:rPr>
            </w:pPr>
            <w:r>
              <w:rPr>
                <w:rFonts w:cs="Arial"/>
                <w:szCs w:val="21"/>
              </w:rPr>
              <w:t>CS</w:t>
            </w:r>
          </w:p>
        </w:tc>
        <w:tc>
          <w:tcPr>
            <w:tcW w:w="1327" w:type="dxa"/>
            <w:gridSpan w:val="2"/>
          </w:tcPr>
          <w:p w14:paraId="0CAE70FF" w14:textId="77777777" w:rsidR="00D77762" w:rsidRPr="004517E7" w:rsidRDefault="00D77762" w:rsidP="00D77762">
            <w:pPr>
              <w:pStyle w:val="TableText"/>
              <w:jc w:val="left"/>
              <w:rPr>
                <w:rFonts w:cs="Arial"/>
                <w:szCs w:val="21"/>
              </w:rPr>
            </w:pPr>
            <w:r w:rsidRPr="004517E7">
              <w:rPr>
                <w:rFonts w:cs="Arial"/>
                <w:szCs w:val="21"/>
              </w:rPr>
              <w:t>No</w:t>
            </w:r>
          </w:p>
        </w:tc>
      </w:tr>
      <w:tr w:rsidR="009266A7" w:rsidRPr="004517E7" w14:paraId="0CAE7108" w14:textId="77777777" w:rsidTr="00000B17">
        <w:trPr>
          <w:cantSplit/>
        </w:trPr>
        <w:tc>
          <w:tcPr>
            <w:tcW w:w="1763" w:type="dxa"/>
          </w:tcPr>
          <w:p w14:paraId="0CAE7101" w14:textId="77777777" w:rsidR="009266A7" w:rsidRPr="004517E7" w:rsidRDefault="009266A7" w:rsidP="00D77762">
            <w:pPr>
              <w:pStyle w:val="TableText"/>
              <w:jc w:val="left"/>
              <w:rPr>
                <w:rFonts w:cs="Arial"/>
                <w:szCs w:val="21"/>
              </w:rPr>
            </w:pPr>
            <w:commentRangeStart w:id="4644"/>
            <w:r>
              <w:rPr>
                <w:rFonts w:cs="Arial"/>
                <w:szCs w:val="21"/>
              </w:rPr>
              <w:t>ExcludedFSEs</w:t>
            </w:r>
            <w:commentRangeEnd w:id="4644"/>
            <w:r w:rsidR="00491562">
              <w:rPr>
                <w:rStyle w:val="CommentReference"/>
              </w:rPr>
              <w:commentReference w:id="4644"/>
            </w:r>
          </w:p>
        </w:tc>
        <w:tc>
          <w:tcPr>
            <w:tcW w:w="1371" w:type="dxa"/>
            <w:gridSpan w:val="2"/>
          </w:tcPr>
          <w:p w14:paraId="0CAE7102" w14:textId="77777777" w:rsidR="009266A7" w:rsidRPr="004517E7" w:rsidRDefault="009266A7" w:rsidP="00D77762">
            <w:pPr>
              <w:pStyle w:val="TableText"/>
              <w:jc w:val="left"/>
              <w:rPr>
                <w:rFonts w:cs="Arial"/>
                <w:szCs w:val="21"/>
              </w:rPr>
            </w:pPr>
            <w:r>
              <w:rPr>
                <w:rFonts w:cs="Arial"/>
                <w:szCs w:val="21"/>
              </w:rPr>
              <w:t>Excluded FSEs</w:t>
            </w:r>
          </w:p>
        </w:tc>
        <w:tc>
          <w:tcPr>
            <w:tcW w:w="2267" w:type="dxa"/>
          </w:tcPr>
          <w:p w14:paraId="0CAE7103" w14:textId="77777777" w:rsidR="009266A7" w:rsidRPr="00EE3371" w:rsidRDefault="009266A7" w:rsidP="00F15E1E">
            <w:pPr>
              <w:pStyle w:val="TableText"/>
              <w:jc w:val="left"/>
              <w:rPr>
                <w:rFonts w:cs="Arial"/>
                <w:szCs w:val="21"/>
              </w:rPr>
            </w:pPr>
            <w:r>
              <w:rPr>
                <w:rFonts w:cs="Arial"/>
                <w:szCs w:val="21"/>
              </w:rPr>
              <w:t>A sequence of semi-colon separated IDs used to identify the excluded resources.</w:t>
            </w:r>
          </w:p>
        </w:tc>
        <w:tc>
          <w:tcPr>
            <w:tcW w:w="1152" w:type="dxa"/>
          </w:tcPr>
          <w:p w14:paraId="0CAE7104" w14:textId="77777777" w:rsidR="009266A7" w:rsidRPr="004517E7" w:rsidRDefault="009266A7" w:rsidP="00BC768D">
            <w:pPr>
              <w:pStyle w:val="TableText"/>
              <w:jc w:val="left"/>
              <w:rPr>
                <w:rFonts w:cs="Arial"/>
                <w:szCs w:val="21"/>
              </w:rPr>
            </w:pPr>
            <w:r>
              <w:rPr>
                <w:rFonts w:cs="Arial"/>
                <w:szCs w:val="21"/>
              </w:rPr>
              <w:t>String (</w:t>
            </w:r>
            <w:r w:rsidR="00BC768D">
              <w:rPr>
                <w:rFonts w:cs="Arial"/>
                <w:szCs w:val="21"/>
              </w:rPr>
              <w:t>1024</w:t>
            </w:r>
            <w:r>
              <w:rPr>
                <w:rFonts w:cs="Arial"/>
                <w:szCs w:val="21"/>
              </w:rPr>
              <w:t>)</w:t>
            </w:r>
          </w:p>
        </w:tc>
        <w:tc>
          <w:tcPr>
            <w:tcW w:w="1120" w:type="dxa"/>
          </w:tcPr>
          <w:p w14:paraId="0CAE7105" w14:textId="77777777" w:rsidR="009266A7" w:rsidRPr="004517E7" w:rsidRDefault="009266A7" w:rsidP="00D77762">
            <w:pPr>
              <w:pStyle w:val="TableText"/>
              <w:jc w:val="left"/>
              <w:rPr>
                <w:rFonts w:cs="Arial"/>
                <w:szCs w:val="21"/>
              </w:rPr>
            </w:pPr>
            <w:r>
              <w:rPr>
                <w:rFonts w:cs="Arial"/>
                <w:szCs w:val="21"/>
              </w:rPr>
              <w:t>Hidden</w:t>
            </w:r>
          </w:p>
        </w:tc>
        <w:tc>
          <w:tcPr>
            <w:tcW w:w="789" w:type="dxa"/>
          </w:tcPr>
          <w:p w14:paraId="0CAE7106" w14:textId="77777777" w:rsidR="009266A7" w:rsidRDefault="009266A7" w:rsidP="00D77762">
            <w:pPr>
              <w:pStyle w:val="TableText"/>
              <w:jc w:val="left"/>
              <w:rPr>
                <w:rFonts w:cs="Arial"/>
                <w:szCs w:val="21"/>
              </w:rPr>
            </w:pPr>
            <w:r>
              <w:rPr>
                <w:rFonts w:cs="Arial"/>
                <w:szCs w:val="21"/>
              </w:rPr>
              <w:t>GEHC</w:t>
            </w:r>
          </w:p>
        </w:tc>
        <w:tc>
          <w:tcPr>
            <w:tcW w:w="1327" w:type="dxa"/>
            <w:gridSpan w:val="2"/>
          </w:tcPr>
          <w:p w14:paraId="0CAE7107" w14:textId="77777777" w:rsidR="009266A7" w:rsidRPr="004517E7" w:rsidRDefault="009266A7" w:rsidP="00D77762">
            <w:pPr>
              <w:pStyle w:val="TableText"/>
              <w:jc w:val="left"/>
              <w:rPr>
                <w:rFonts w:cs="Arial"/>
                <w:szCs w:val="21"/>
              </w:rPr>
            </w:pPr>
            <w:r>
              <w:rPr>
                <w:rFonts w:cs="Arial"/>
                <w:szCs w:val="21"/>
              </w:rPr>
              <w:t>No</w:t>
            </w:r>
          </w:p>
        </w:tc>
      </w:tr>
      <w:tr w:rsidR="009266A7" w:rsidRPr="004517E7" w14:paraId="0CAE7111" w14:textId="77777777" w:rsidTr="00000B17">
        <w:trPr>
          <w:cantSplit/>
        </w:trPr>
        <w:tc>
          <w:tcPr>
            <w:tcW w:w="1763" w:type="dxa"/>
          </w:tcPr>
          <w:p w14:paraId="0CAE7109" w14:textId="77777777" w:rsidR="009266A7" w:rsidRPr="004517E7" w:rsidRDefault="009266A7" w:rsidP="00D77762">
            <w:pPr>
              <w:pStyle w:val="TableText"/>
              <w:jc w:val="left"/>
              <w:rPr>
                <w:rFonts w:cs="Arial"/>
                <w:szCs w:val="21"/>
              </w:rPr>
            </w:pPr>
            <w:r w:rsidRPr="004517E7">
              <w:rPr>
                <w:rFonts w:cs="Arial"/>
                <w:szCs w:val="21"/>
              </w:rPr>
              <w:t>ExcludedEngineer</w:t>
            </w:r>
            <w:r>
              <w:rPr>
                <w:rFonts w:cs="Arial"/>
                <w:szCs w:val="21"/>
              </w:rPr>
              <w:t>s</w:t>
            </w:r>
          </w:p>
        </w:tc>
        <w:tc>
          <w:tcPr>
            <w:tcW w:w="1371" w:type="dxa"/>
            <w:gridSpan w:val="2"/>
          </w:tcPr>
          <w:p w14:paraId="0CAE710A" w14:textId="77777777" w:rsidR="009266A7" w:rsidRPr="004517E7" w:rsidRDefault="009266A7" w:rsidP="00D77762">
            <w:pPr>
              <w:pStyle w:val="TableText"/>
              <w:jc w:val="left"/>
              <w:rPr>
                <w:rFonts w:cs="Arial"/>
                <w:szCs w:val="21"/>
              </w:rPr>
            </w:pPr>
            <w:r w:rsidRPr="004517E7">
              <w:rPr>
                <w:rFonts w:cs="Arial"/>
                <w:szCs w:val="21"/>
              </w:rPr>
              <w:t>Excluded Resource</w:t>
            </w:r>
            <w:r>
              <w:rPr>
                <w:rFonts w:cs="Arial"/>
                <w:szCs w:val="21"/>
              </w:rPr>
              <w:t>s</w:t>
            </w:r>
          </w:p>
        </w:tc>
        <w:tc>
          <w:tcPr>
            <w:tcW w:w="2267" w:type="dxa"/>
          </w:tcPr>
          <w:p w14:paraId="0CAE710B" w14:textId="77777777" w:rsidR="009266A7" w:rsidRPr="004517E7" w:rsidRDefault="009266A7" w:rsidP="00FF104B">
            <w:pPr>
              <w:pStyle w:val="TableText"/>
              <w:jc w:val="left"/>
              <w:rPr>
                <w:rFonts w:cs="Arial"/>
                <w:color w:val="000000"/>
                <w:szCs w:val="21"/>
              </w:rPr>
            </w:pPr>
            <w:r w:rsidRPr="00EE3371">
              <w:rPr>
                <w:rFonts w:cs="Arial"/>
                <w:szCs w:val="21"/>
              </w:rPr>
              <w:t>The optional set of resources to whom the task cannot be automatically scheduled. This is typically used after a given resource rejects a task on some grounds in order to prevent the task being re-assigned to them.</w:t>
            </w:r>
            <w:r w:rsidR="00816FF6">
              <w:rPr>
                <w:rFonts w:cs="Arial"/>
                <w:szCs w:val="21"/>
              </w:rPr>
              <w:t xml:space="preserve"> Initially derived from ExcludedFSEs and the associated </w:t>
            </w:r>
            <w:r w:rsidR="00FF104B">
              <w:rPr>
                <w:rFonts w:cs="Arial"/>
                <w:szCs w:val="21"/>
              </w:rPr>
              <w:t xml:space="preserve">System’s </w:t>
            </w:r>
            <w:r w:rsidR="00816FF6">
              <w:rPr>
                <w:rFonts w:cs="Arial"/>
                <w:szCs w:val="21"/>
              </w:rPr>
              <w:t>excluded engineers.</w:t>
            </w:r>
          </w:p>
        </w:tc>
        <w:tc>
          <w:tcPr>
            <w:tcW w:w="1152" w:type="dxa"/>
          </w:tcPr>
          <w:p w14:paraId="0CAE710C" w14:textId="77777777" w:rsidR="009266A7" w:rsidRDefault="009266A7" w:rsidP="00D77762">
            <w:pPr>
              <w:pStyle w:val="TableText"/>
              <w:jc w:val="left"/>
              <w:rPr>
                <w:rFonts w:cs="Arial"/>
                <w:szCs w:val="21"/>
              </w:rPr>
            </w:pPr>
            <w:r w:rsidRPr="004517E7">
              <w:rPr>
                <w:rFonts w:cs="Arial"/>
                <w:szCs w:val="21"/>
              </w:rPr>
              <w:t>Reference to Engineer</w:t>
            </w:r>
          </w:p>
          <w:p w14:paraId="0CAE710D" w14:textId="77777777" w:rsidR="009266A7" w:rsidRPr="004517E7" w:rsidRDefault="009266A7" w:rsidP="00D77762">
            <w:pPr>
              <w:pStyle w:val="TableText"/>
              <w:jc w:val="left"/>
              <w:rPr>
                <w:rFonts w:cs="Arial"/>
                <w:szCs w:val="21"/>
              </w:rPr>
            </w:pPr>
            <w:r>
              <w:rPr>
                <w:rFonts w:cs="Arial"/>
                <w:szCs w:val="21"/>
              </w:rPr>
              <w:t>(Multi-value)</w:t>
            </w:r>
          </w:p>
        </w:tc>
        <w:tc>
          <w:tcPr>
            <w:tcW w:w="1120" w:type="dxa"/>
          </w:tcPr>
          <w:p w14:paraId="0CAE710E" w14:textId="77777777" w:rsidR="009266A7" w:rsidRPr="004517E7" w:rsidRDefault="009266A7" w:rsidP="00D77762">
            <w:pPr>
              <w:pStyle w:val="TableText"/>
              <w:jc w:val="left"/>
              <w:rPr>
                <w:rFonts w:cs="Arial"/>
                <w:szCs w:val="21"/>
              </w:rPr>
            </w:pPr>
            <w:r w:rsidRPr="004517E7">
              <w:rPr>
                <w:rFonts w:cs="Arial"/>
                <w:szCs w:val="21"/>
              </w:rPr>
              <w:t>Editable</w:t>
            </w:r>
          </w:p>
        </w:tc>
        <w:tc>
          <w:tcPr>
            <w:tcW w:w="789" w:type="dxa"/>
          </w:tcPr>
          <w:p w14:paraId="0CAE710F" w14:textId="77777777" w:rsidR="009266A7" w:rsidRPr="004517E7" w:rsidRDefault="009266A7" w:rsidP="00D77762">
            <w:pPr>
              <w:pStyle w:val="TableText"/>
              <w:jc w:val="left"/>
              <w:rPr>
                <w:rFonts w:cs="Arial"/>
                <w:szCs w:val="21"/>
              </w:rPr>
            </w:pPr>
            <w:r>
              <w:rPr>
                <w:rFonts w:cs="Arial"/>
                <w:szCs w:val="21"/>
              </w:rPr>
              <w:t>CS</w:t>
            </w:r>
          </w:p>
        </w:tc>
        <w:tc>
          <w:tcPr>
            <w:tcW w:w="1327" w:type="dxa"/>
            <w:gridSpan w:val="2"/>
          </w:tcPr>
          <w:p w14:paraId="0CAE7110" w14:textId="77777777" w:rsidR="009266A7" w:rsidRPr="004517E7" w:rsidRDefault="009266A7" w:rsidP="00D77762">
            <w:pPr>
              <w:pStyle w:val="TableText"/>
              <w:jc w:val="left"/>
              <w:rPr>
                <w:rFonts w:cs="Arial"/>
                <w:szCs w:val="21"/>
              </w:rPr>
            </w:pPr>
            <w:r w:rsidRPr="004517E7">
              <w:rPr>
                <w:rFonts w:cs="Arial"/>
                <w:szCs w:val="21"/>
              </w:rPr>
              <w:t>No</w:t>
            </w:r>
          </w:p>
        </w:tc>
      </w:tr>
      <w:tr w:rsidR="009266A7" w:rsidRPr="004517E7" w14:paraId="0CAE7119" w14:textId="77777777" w:rsidTr="00000B17">
        <w:trPr>
          <w:cantSplit/>
        </w:trPr>
        <w:tc>
          <w:tcPr>
            <w:tcW w:w="1763" w:type="dxa"/>
          </w:tcPr>
          <w:p w14:paraId="0CAE7112" w14:textId="77777777" w:rsidR="009266A7" w:rsidRDefault="009266A7" w:rsidP="00D77762">
            <w:pPr>
              <w:pStyle w:val="TableText"/>
              <w:jc w:val="left"/>
              <w:rPr>
                <w:rFonts w:cs="Arial"/>
                <w:szCs w:val="21"/>
              </w:rPr>
            </w:pPr>
            <w:commentRangeStart w:id="4645"/>
            <w:r>
              <w:rPr>
                <w:rFonts w:cs="Arial"/>
                <w:szCs w:val="21"/>
              </w:rPr>
              <w:lastRenderedPageBreak/>
              <w:t>RequiredFSEs</w:t>
            </w:r>
            <w:commentRangeEnd w:id="4645"/>
            <w:r w:rsidR="00491562">
              <w:rPr>
                <w:rStyle w:val="CommentReference"/>
              </w:rPr>
              <w:commentReference w:id="4645"/>
            </w:r>
          </w:p>
        </w:tc>
        <w:tc>
          <w:tcPr>
            <w:tcW w:w="1371" w:type="dxa"/>
            <w:gridSpan w:val="2"/>
          </w:tcPr>
          <w:p w14:paraId="0CAE7113" w14:textId="77777777" w:rsidR="009266A7" w:rsidRDefault="009266A7" w:rsidP="00D77762">
            <w:pPr>
              <w:pStyle w:val="TableText"/>
              <w:jc w:val="left"/>
              <w:rPr>
                <w:rFonts w:cs="Arial"/>
                <w:szCs w:val="21"/>
              </w:rPr>
            </w:pPr>
            <w:r>
              <w:rPr>
                <w:rFonts w:cs="Arial"/>
                <w:szCs w:val="21"/>
              </w:rPr>
              <w:t>Required FSEs</w:t>
            </w:r>
          </w:p>
        </w:tc>
        <w:tc>
          <w:tcPr>
            <w:tcW w:w="2267" w:type="dxa"/>
          </w:tcPr>
          <w:p w14:paraId="0CAE7114" w14:textId="77777777" w:rsidR="009266A7" w:rsidRPr="00EE3371" w:rsidRDefault="009266A7" w:rsidP="00F15E1E">
            <w:pPr>
              <w:pStyle w:val="TableText"/>
              <w:jc w:val="left"/>
              <w:rPr>
                <w:rFonts w:cs="Arial"/>
                <w:szCs w:val="21"/>
              </w:rPr>
            </w:pPr>
            <w:r>
              <w:rPr>
                <w:rFonts w:cs="Arial"/>
                <w:szCs w:val="21"/>
              </w:rPr>
              <w:t>A sequence of semi-colon separated IDs used to identify the required resources.</w:t>
            </w:r>
          </w:p>
        </w:tc>
        <w:tc>
          <w:tcPr>
            <w:tcW w:w="1152" w:type="dxa"/>
          </w:tcPr>
          <w:p w14:paraId="0CAE7115" w14:textId="77777777" w:rsidR="009266A7" w:rsidRPr="004517E7" w:rsidRDefault="009266A7" w:rsidP="00BC768D">
            <w:pPr>
              <w:pStyle w:val="TableText"/>
              <w:jc w:val="left"/>
              <w:rPr>
                <w:rFonts w:cs="Arial"/>
                <w:szCs w:val="21"/>
              </w:rPr>
            </w:pPr>
            <w:r>
              <w:rPr>
                <w:rFonts w:cs="Arial"/>
                <w:szCs w:val="21"/>
              </w:rPr>
              <w:t>String (</w:t>
            </w:r>
            <w:r w:rsidR="00BC768D">
              <w:rPr>
                <w:rFonts w:cs="Arial"/>
                <w:szCs w:val="21"/>
              </w:rPr>
              <w:t>1024</w:t>
            </w:r>
            <w:r>
              <w:rPr>
                <w:rFonts w:cs="Arial"/>
                <w:szCs w:val="21"/>
              </w:rPr>
              <w:t>)</w:t>
            </w:r>
          </w:p>
        </w:tc>
        <w:tc>
          <w:tcPr>
            <w:tcW w:w="1120" w:type="dxa"/>
          </w:tcPr>
          <w:p w14:paraId="0CAE7116" w14:textId="77777777" w:rsidR="009266A7" w:rsidRDefault="009266A7" w:rsidP="00D77762">
            <w:pPr>
              <w:pStyle w:val="TableText"/>
              <w:jc w:val="left"/>
              <w:rPr>
                <w:rFonts w:cs="Arial"/>
                <w:szCs w:val="21"/>
              </w:rPr>
            </w:pPr>
            <w:r>
              <w:rPr>
                <w:rFonts w:cs="Arial"/>
                <w:szCs w:val="21"/>
              </w:rPr>
              <w:t>Hidden</w:t>
            </w:r>
          </w:p>
        </w:tc>
        <w:tc>
          <w:tcPr>
            <w:tcW w:w="789" w:type="dxa"/>
          </w:tcPr>
          <w:p w14:paraId="0CAE7117" w14:textId="77777777" w:rsidR="009266A7" w:rsidRDefault="009266A7" w:rsidP="00D77762">
            <w:pPr>
              <w:pStyle w:val="TableText"/>
              <w:jc w:val="left"/>
              <w:rPr>
                <w:rFonts w:cs="Arial"/>
                <w:szCs w:val="21"/>
              </w:rPr>
            </w:pPr>
            <w:r>
              <w:rPr>
                <w:rFonts w:cs="Arial"/>
                <w:szCs w:val="21"/>
              </w:rPr>
              <w:t>GEHC</w:t>
            </w:r>
          </w:p>
        </w:tc>
        <w:tc>
          <w:tcPr>
            <w:tcW w:w="1327" w:type="dxa"/>
            <w:gridSpan w:val="2"/>
          </w:tcPr>
          <w:p w14:paraId="0CAE7118" w14:textId="77777777" w:rsidR="009266A7" w:rsidRDefault="009266A7" w:rsidP="00D77762">
            <w:pPr>
              <w:pStyle w:val="TableText"/>
              <w:jc w:val="left"/>
              <w:rPr>
                <w:rFonts w:cs="Arial"/>
                <w:szCs w:val="21"/>
              </w:rPr>
            </w:pPr>
            <w:r>
              <w:rPr>
                <w:rFonts w:cs="Arial"/>
                <w:szCs w:val="21"/>
              </w:rPr>
              <w:t>No</w:t>
            </w:r>
          </w:p>
        </w:tc>
      </w:tr>
      <w:tr w:rsidR="009266A7" w:rsidRPr="004517E7" w14:paraId="0CAE7122" w14:textId="77777777" w:rsidTr="00000B17">
        <w:trPr>
          <w:cantSplit/>
        </w:trPr>
        <w:tc>
          <w:tcPr>
            <w:tcW w:w="1763" w:type="dxa"/>
          </w:tcPr>
          <w:p w14:paraId="0CAE711A" w14:textId="77777777" w:rsidR="009266A7" w:rsidRPr="004517E7" w:rsidRDefault="009266A7" w:rsidP="00D77762">
            <w:pPr>
              <w:pStyle w:val="TableText"/>
              <w:jc w:val="left"/>
              <w:rPr>
                <w:rFonts w:cs="Arial"/>
                <w:szCs w:val="21"/>
              </w:rPr>
            </w:pPr>
            <w:r>
              <w:rPr>
                <w:rFonts w:cs="Arial"/>
                <w:szCs w:val="21"/>
              </w:rPr>
              <w:t>RequiredEngineers</w:t>
            </w:r>
          </w:p>
        </w:tc>
        <w:tc>
          <w:tcPr>
            <w:tcW w:w="1371" w:type="dxa"/>
            <w:gridSpan w:val="2"/>
          </w:tcPr>
          <w:p w14:paraId="0CAE711B" w14:textId="77777777" w:rsidR="009266A7" w:rsidRPr="004517E7" w:rsidRDefault="009266A7" w:rsidP="00D77762">
            <w:pPr>
              <w:pStyle w:val="TableText"/>
              <w:jc w:val="left"/>
              <w:rPr>
                <w:rFonts w:cs="Arial"/>
                <w:szCs w:val="21"/>
              </w:rPr>
            </w:pPr>
            <w:r>
              <w:rPr>
                <w:rFonts w:cs="Arial"/>
                <w:szCs w:val="21"/>
              </w:rPr>
              <w:t>Required Resources</w:t>
            </w:r>
          </w:p>
        </w:tc>
        <w:tc>
          <w:tcPr>
            <w:tcW w:w="2267" w:type="dxa"/>
          </w:tcPr>
          <w:p w14:paraId="0CAE711C" w14:textId="77777777" w:rsidR="009266A7" w:rsidRPr="00EE3371" w:rsidRDefault="009266A7" w:rsidP="00680A20">
            <w:pPr>
              <w:pStyle w:val="TableText"/>
              <w:jc w:val="left"/>
              <w:rPr>
                <w:rFonts w:cs="Arial"/>
                <w:szCs w:val="21"/>
              </w:rPr>
            </w:pPr>
            <w:r w:rsidRPr="00EE3371">
              <w:rPr>
                <w:rFonts w:cs="Arial"/>
                <w:szCs w:val="21"/>
              </w:rPr>
              <w:t xml:space="preserve">The </w:t>
            </w:r>
            <w:r>
              <w:rPr>
                <w:rFonts w:cs="Arial"/>
                <w:szCs w:val="21"/>
              </w:rPr>
              <w:t xml:space="preserve">set of </w:t>
            </w:r>
            <w:r w:rsidRPr="00EE3371">
              <w:rPr>
                <w:rFonts w:cs="Arial"/>
                <w:szCs w:val="21"/>
              </w:rPr>
              <w:t xml:space="preserve">resources </w:t>
            </w:r>
            <w:r>
              <w:rPr>
                <w:rFonts w:cs="Arial"/>
                <w:szCs w:val="21"/>
              </w:rPr>
              <w:t>from which the scheduler may select a single resource to schedule the task to.</w:t>
            </w:r>
            <w:r w:rsidR="00816FF6">
              <w:rPr>
                <w:rFonts w:cs="Arial"/>
                <w:szCs w:val="21"/>
              </w:rPr>
              <w:t xml:space="preserve"> Initially derived from RequiredFSEs.</w:t>
            </w:r>
          </w:p>
        </w:tc>
        <w:tc>
          <w:tcPr>
            <w:tcW w:w="1152" w:type="dxa"/>
          </w:tcPr>
          <w:p w14:paraId="0CAE711D" w14:textId="77777777" w:rsidR="009266A7" w:rsidRDefault="009266A7" w:rsidP="00680A20">
            <w:pPr>
              <w:pStyle w:val="TableText"/>
              <w:jc w:val="left"/>
              <w:rPr>
                <w:rFonts w:cs="Arial"/>
                <w:szCs w:val="21"/>
              </w:rPr>
            </w:pPr>
            <w:r w:rsidRPr="004517E7">
              <w:rPr>
                <w:rFonts w:cs="Arial"/>
                <w:szCs w:val="21"/>
              </w:rPr>
              <w:t>Reference to Engineer</w:t>
            </w:r>
          </w:p>
          <w:p w14:paraId="0CAE711E" w14:textId="77777777" w:rsidR="009266A7" w:rsidRPr="004517E7" w:rsidRDefault="009266A7" w:rsidP="00680A20">
            <w:pPr>
              <w:pStyle w:val="TableText"/>
              <w:jc w:val="left"/>
              <w:rPr>
                <w:rFonts w:cs="Arial"/>
                <w:szCs w:val="21"/>
              </w:rPr>
            </w:pPr>
            <w:r>
              <w:rPr>
                <w:rFonts w:cs="Arial"/>
                <w:szCs w:val="21"/>
              </w:rPr>
              <w:t>(Multi-value)</w:t>
            </w:r>
          </w:p>
        </w:tc>
        <w:tc>
          <w:tcPr>
            <w:tcW w:w="1120" w:type="dxa"/>
          </w:tcPr>
          <w:p w14:paraId="0CAE711F" w14:textId="77777777" w:rsidR="009266A7" w:rsidRPr="004517E7" w:rsidRDefault="009266A7" w:rsidP="00D77762">
            <w:pPr>
              <w:pStyle w:val="TableText"/>
              <w:jc w:val="left"/>
              <w:rPr>
                <w:rFonts w:cs="Arial"/>
                <w:szCs w:val="21"/>
              </w:rPr>
            </w:pPr>
            <w:r>
              <w:rPr>
                <w:rFonts w:cs="Arial"/>
                <w:szCs w:val="21"/>
              </w:rPr>
              <w:t>Editable</w:t>
            </w:r>
          </w:p>
        </w:tc>
        <w:tc>
          <w:tcPr>
            <w:tcW w:w="789" w:type="dxa"/>
          </w:tcPr>
          <w:p w14:paraId="0CAE7120" w14:textId="77777777" w:rsidR="009266A7" w:rsidRDefault="009266A7" w:rsidP="00D77762">
            <w:pPr>
              <w:pStyle w:val="TableText"/>
              <w:jc w:val="left"/>
              <w:rPr>
                <w:rFonts w:cs="Arial"/>
                <w:szCs w:val="21"/>
              </w:rPr>
            </w:pPr>
            <w:r>
              <w:rPr>
                <w:rFonts w:cs="Arial"/>
                <w:szCs w:val="21"/>
              </w:rPr>
              <w:t>GEHC/</w:t>
            </w:r>
            <w:r>
              <w:rPr>
                <w:rFonts w:cs="Arial"/>
                <w:szCs w:val="21"/>
              </w:rPr>
              <w:br/>
              <w:t>CS</w:t>
            </w:r>
          </w:p>
        </w:tc>
        <w:tc>
          <w:tcPr>
            <w:tcW w:w="1327" w:type="dxa"/>
            <w:gridSpan w:val="2"/>
          </w:tcPr>
          <w:p w14:paraId="0CAE7121" w14:textId="77777777" w:rsidR="009266A7" w:rsidRPr="004517E7" w:rsidRDefault="009266A7" w:rsidP="00D77762">
            <w:pPr>
              <w:pStyle w:val="TableText"/>
              <w:jc w:val="left"/>
              <w:rPr>
                <w:rFonts w:cs="Arial"/>
                <w:szCs w:val="21"/>
              </w:rPr>
            </w:pPr>
            <w:r>
              <w:rPr>
                <w:rFonts w:cs="Arial"/>
                <w:szCs w:val="21"/>
              </w:rPr>
              <w:t>No</w:t>
            </w:r>
          </w:p>
        </w:tc>
      </w:tr>
      <w:tr w:rsidR="009266A7" w:rsidRPr="004517E7" w14:paraId="0CAE7124" w14:textId="77777777" w:rsidTr="00000B17">
        <w:trPr>
          <w:cantSplit/>
        </w:trPr>
        <w:tc>
          <w:tcPr>
            <w:tcW w:w="9789" w:type="dxa"/>
            <w:gridSpan w:val="9"/>
          </w:tcPr>
          <w:p w14:paraId="0CAE7123" w14:textId="77777777" w:rsidR="009266A7" w:rsidRPr="004517E7" w:rsidRDefault="009266A7" w:rsidP="00D77762">
            <w:pPr>
              <w:pStyle w:val="TableText"/>
              <w:jc w:val="left"/>
              <w:rPr>
                <w:rFonts w:cs="Arial"/>
                <w:b/>
                <w:bCs/>
                <w:szCs w:val="21"/>
              </w:rPr>
            </w:pPr>
            <w:r w:rsidRPr="004517E7">
              <w:rPr>
                <w:rFonts w:cs="Arial"/>
                <w:b/>
                <w:bCs/>
                <w:szCs w:val="21"/>
              </w:rPr>
              <w:t>Requirements</w:t>
            </w:r>
          </w:p>
        </w:tc>
      </w:tr>
      <w:tr w:rsidR="009266A7" w:rsidRPr="004517E7" w14:paraId="0CAE712C" w14:textId="77777777" w:rsidTr="00000B17">
        <w:trPr>
          <w:cantSplit/>
        </w:trPr>
        <w:tc>
          <w:tcPr>
            <w:tcW w:w="1763" w:type="dxa"/>
          </w:tcPr>
          <w:p w14:paraId="0CAE7125" w14:textId="77777777" w:rsidR="009266A7" w:rsidRPr="004517E7" w:rsidRDefault="009266A7" w:rsidP="00D77762">
            <w:pPr>
              <w:pStyle w:val="TableText"/>
              <w:jc w:val="left"/>
              <w:rPr>
                <w:rFonts w:cs="Arial"/>
                <w:szCs w:val="21"/>
              </w:rPr>
            </w:pPr>
            <w:r>
              <w:rPr>
                <w:rFonts w:cs="Arial"/>
                <w:szCs w:val="21"/>
              </w:rPr>
              <w:t>SkillLevel</w:t>
            </w:r>
          </w:p>
        </w:tc>
        <w:tc>
          <w:tcPr>
            <w:tcW w:w="1371" w:type="dxa"/>
            <w:gridSpan w:val="2"/>
          </w:tcPr>
          <w:p w14:paraId="0CAE7126" w14:textId="77777777" w:rsidR="009266A7" w:rsidRPr="004517E7" w:rsidRDefault="009266A7" w:rsidP="00D77762">
            <w:pPr>
              <w:pStyle w:val="TableText"/>
              <w:jc w:val="left"/>
              <w:rPr>
                <w:rFonts w:cs="Arial"/>
                <w:szCs w:val="21"/>
              </w:rPr>
            </w:pPr>
            <w:r>
              <w:rPr>
                <w:rFonts w:cs="Arial"/>
                <w:szCs w:val="21"/>
              </w:rPr>
              <w:t>Level</w:t>
            </w:r>
          </w:p>
        </w:tc>
        <w:tc>
          <w:tcPr>
            <w:tcW w:w="2267" w:type="dxa"/>
          </w:tcPr>
          <w:p w14:paraId="0CAE7127" w14:textId="77777777" w:rsidR="009266A7" w:rsidRPr="004517E7" w:rsidRDefault="009266A7" w:rsidP="00D77762">
            <w:pPr>
              <w:pStyle w:val="TableText"/>
              <w:jc w:val="left"/>
              <w:rPr>
                <w:rFonts w:cs="Arial"/>
                <w:szCs w:val="21"/>
              </w:rPr>
            </w:pPr>
            <w:r>
              <w:rPr>
                <w:rFonts w:cs="Arial"/>
                <w:szCs w:val="21"/>
              </w:rPr>
              <w:t>The skill level associated with the task.</w:t>
            </w:r>
          </w:p>
        </w:tc>
        <w:tc>
          <w:tcPr>
            <w:tcW w:w="1152" w:type="dxa"/>
          </w:tcPr>
          <w:p w14:paraId="0CAE7128" w14:textId="77777777" w:rsidR="009266A7" w:rsidRPr="004517E7" w:rsidRDefault="009266A7" w:rsidP="00D77762">
            <w:pPr>
              <w:pStyle w:val="TableText"/>
              <w:jc w:val="left"/>
              <w:rPr>
                <w:rFonts w:cs="Arial"/>
                <w:szCs w:val="21"/>
              </w:rPr>
            </w:pPr>
            <w:r>
              <w:rPr>
                <w:rFonts w:cs="Arial"/>
                <w:szCs w:val="21"/>
              </w:rPr>
              <w:t>Number</w:t>
            </w:r>
          </w:p>
        </w:tc>
        <w:tc>
          <w:tcPr>
            <w:tcW w:w="1120" w:type="dxa"/>
          </w:tcPr>
          <w:p w14:paraId="0CAE7129" w14:textId="77777777" w:rsidR="009266A7" w:rsidRPr="004517E7" w:rsidRDefault="00816BAE" w:rsidP="00D77762">
            <w:pPr>
              <w:pStyle w:val="TableText"/>
              <w:jc w:val="left"/>
              <w:rPr>
                <w:rFonts w:cs="Arial"/>
                <w:szCs w:val="21"/>
              </w:rPr>
            </w:pPr>
            <w:r>
              <w:rPr>
                <w:rFonts w:cs="Arial"/>
                <w:szCs w:val="21"/>
              </w:rPr>
              <w:t>Hidden</w:t>
            </w:r>
          </w:p>
        </w:tc>
        <w:tc>
          <w:tcPr>
            <w:tcW w:w="789" w:type="dxa"/>
          </w:tcPr>
          <w:p w14:paraId="0CAE712A"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2B" w14:textId="77777777" w:rsidR="009266A7" w:rsidRPr="004517E7" w:rsidRDefault="009266A7" w:rsidP="00D77762">
            <w:pPr>
              <w:pStyle w:val="TableText"/>
              <w:jc w:val="left"/>
              <w:rPr>
                <w:rFonts w:cs="Arial"/>
                <w:szCs w:val="21"/>
              </w:rPr>
            </w:pPr>
            <w:r>
              <w:rPr>
                <w:rFonts w:cs="Arial"/>
                <w:szCs w:val="21"/>
              </w:rPr>
              <w:t>Yes</w:t>
            </w:r>
          </w:p>
        </w:tc>
      </w:tr>
      <w:tr w:rsidR="009266A7" w:rsidRPr="004517E7" w14:paraId="0CAE7135" w14:textId="77777777" w:rsidTr="00000B17">
        <w:trPr>
          <w:cantSplit/>
        </w:trPr>
        <w:tc>
          <w:tcPr>
            <w:tcW w:w="1763" w:type="dxa"/>
            <w:shd w:val="clear" w:color="auto" w:fill="auto"/>
          </w:tcPr>
          <w:p w14:paraId="0CAE712D" w14:textId="77777777" w:rsidR="009266A7" w:rsidRPr="004517E7" w:rsidRDefault="009266A7" w:rsidP="00D77762">
            <w:pPr>
              <w:pStyle w:val="TableText"/>
              <w:jc w:val="left"/>
              <w:rPr>
                <w:rFonts w:cs="Arial"/>
                <w:szCs w:val="21"/>
              </w:rPr>
            </w:pPr>
            <w:commentRangeStart w:id="4646"/>
            <w:r w:rsidRPr="004517E7">
              <w:rPr>
                <w:rFonts w:cs="Arial"/>
                <w:szCs w:val="21"/>
              </w:rPr>
              <w:t>RequiredSkills1</w:t>
            </w:r>
            <w:commentRangeEnd w:id="4646"/>
            <w:r w:rsidR="00491562">
              <w:rPr>
                <w:rStyle w:val="CommentReference"/>
              </w:rPr>
              <w:commentReference w:id="4646"/>
            </w:r>
          </w:p>
        </w:tc>
        <w:tc>
          <w:tcPr>
            <w:tcW w:w="1371" w:type="dxa"/>
            <w:gridSpan w:val="2"/>
          </w:tcPr>
          <w:p w14:paraId="0CAE712E" w14:textId="77777777" w:rsidR="009266A7" w:rsidRPr="004517E7" w:rsidRDefault="009266A7" w:rsidP="00D77762">
            <w:pPr>
              <w:pStyle w:val="TableText"/>
              <w:jc w:val="left"/>
              <w:rPr>
                <w:rFonts w:cs="Arial"/>
                <w:szCs w:val="21"/>
              </w:rPr>
            </w:pPr>
            <w:r w:rsidRPr="004517E7">
              <w:rPr>
                <w:rFonts w:cs="Arial"/>
                <w:szCs w:val="21"/>
              </w:rPr>
              <w:t>Required Skills</w:t>
            </w:r>
          </w:p>
        </w:tc>
        <w:tc>
          <w:tcPr>
            <w:tcW w:w="2267" w:type="dxa"/>
          </w:tcPr>
          <w:p w14:paraId="0CAE712F" w14:textId="1C9625A3" w:rsidR="009266A7" w:rsidRPr="004517E7" w:rsidRDefault="009266A7" w:rsidP="00D77762">
            <w:pPr>
              <w:pStyle w:val="TableText"/>
              <w:jc w:val="left"/>
              <w:rPr>
                <w:rFonts w:cs="Arial"/>
                <w:szCs w:val="21"/>
              </w:rPr>
            </w:pPr>
            <w:r w:rsidRPr="004517E7">
              <w:rPr>
                <w:rFonts w:cs="Arial"/>
                <w:szCs w:val="21"/>
              </w:rPr>
              <w:t xml:space="preserve">The skills that a </w:t>
            </w:r>
            <w:r>
              <w:rPr>
                <w:rFonts w:cs="Arial"/>
                <w:szCs w:val="21"/>
              </w:rPr>
              <w:t>resource</w:t>
            </w:r>
            <w:r w:rsidRPr="004517E7">
              <w:rPr>
                <w:rFonts w:cs="Arial"/>
                <w:szCs w:val="21"/>
              </w:rPr>
              <w:t xml:space="preserve"> </w:t>
            </w:r>
            <w:r>
              <w:rPr>
                <w:rFonts w:cs="Arial"/>
                <w:szCs w:val="21"/>
              </w:rPr>
              <w:t>must</w:t>
            </w:r>
            <w:r w:rsidRPr="004517E7">
              <w:rPr>
                <w:rFonts w:cs="Arial"/>
                <w:szCs w:val="21"/>
              </w:rPr>
              <w:t xml:space="preserve"> have to be able to perform the work.</w:t>
            </w:r>
            <w:r>
              <w:rPr>
                <w:rFonts w:cs="Arial"/>
                <w:szCs w:val="21"/>
              </w:rPr>
              <w:t xml:space="preserve"> This is automatically derived from the task’s associated system’s product ID and the task’s skill level.</w:t>
            </w:r>
          </w:p>
        </w:tc>
        <w:tc>
          <w:tcPr>
            <w:tcW w:w="1152" w:type="dxa"/>
          </w:tcPr>
          <w:p w14:paraId="0CAE7130" w14:textId="77777777" w:rsidR="009266A7" w:rsidRPr="004517E7" w:rsidRDefault="009266A7" w:rsidP="00D77762">
            <w:pPr>
              <w:pStyle w:val="TableText"/>
              <w:jc w:val="left"/>
              <w:rPr>
                <w:rFonts w:cs="Arial"/>
                <w:szCs w:val="21"/>
              </w:rPr>
            </w:pPr>
            <w:r w:rsidRPr="004517E7">
              <w:rPr>
                <w:rFonts w:cs="Arial"/>
                <w:szCs w:val="21"/>
              </w:rPr>
              <w:t>List of Skills</w:t>
            </w:r>
          </w:p>
          <w:p w14:paraId="0CAE7131" w14:textId="77777777" w:rsidR="009266A7" w:rsidRPr="004517E7" w:rsidRDefault="009266A7" w:rsidP="00D77762">
            <w:pPr>
              <w:pStyle w:val="TableText"/>
              <w:jc w:val="left"/>
              <w:rPr>
                <w:rFonts w:cs="Arial"/>
                <w:szCs w:val="21"/>
              </w:rPr>
            </w:pPr>
            <w:r w:rsidRPr="004517E7">
              <w:rPr>
                <w:rFonts w:cs="Arial"/>
                <w:szCs w:val="21"/>
              </w:rPr>
              <w:t>(Multi-value)</w:t>
            </w:r>
          </w:p>
        </w:tc>
        <w:tc>
          <w:tcPr>
            <w:tcW w:w="1120" w:type="dxa"/>
          </w:tcPr>
          <w:p w14:paraId="0CAE7132" w14:textId="77777777" w:rsidR="009266A7" w:rsidRPr="004517E7" w:rsidRDefault="00FE360E" w:rsidP="00D77762">
            <w:pPr>
              <w:pStyle w:val="TableText"/>
              <w:jc w:val="left"/>
              <w:rPr>
                <w:rFonts w:cs="Arial"/>
                <w:szCs w:val="21"/>
              </w:rPr>
            </w:pPr>
            <w:r>
              <w:rPr>
                <w:rFonts w:cs="Arial"/>
                <w:szCs w:val="21"/>
              </w:rPr>
              <w:t>Non - Editable</w:t>
            </w:r>
          </w:p>
        </w:tc>
        <w:tc>
          <w:tcPr>
            <w:tcW w:w="789" w:type="dxa"/>
          </w:tcPr>
          <w:p w14:paraId="0CAE7133"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tcPr>
          <w:p w14:paraId="0CAE7134" w14:textId="77777777" w:rsidR="009266A7" w:rsidRPr="004517E7" w:rsidRDefault="009266A7" w:rsidP="00D77762">
            <w:pPr>
              <w:pStyle w:val="TableText"/>
              <w:jc w:val="left"/>
              <w:rPr>
                <w:rFonts w:cs="Arial"/>
                <w:szCs w:val="21"/>
              </w:rPr>
            </w:pPr>
            <w:r w:rsidRPr="004517E7">
              <w:rPr>
                <w:rFonts w:cs="Arial"/>
                <w:szCs w:val="21"/>
              </w:rPr>
              <w:t>No</w:t>
            </w:r>
          </w:p>
        </w:tc>
      </w:tr>
      <w:tr w:rsidR="003A65F9" w:rsidRPr="004517E7" w14:paraId="0CAE7137" w14:textId="77777777" w:rsidTr="003A65F9">
        <w:trPr>
          <w:cantSplit/>
        </w:trPr>
        <w:tc>
          <w:tcPr>
            <w:tcW w:w="9789" w:type="dxa"/>
            <w:gridSpan w:val="9"/>
            <w:shd w:val="clear" w:color="auto" w:fill="auto"/>
          </w:tcPr>
          <w:p w14:paraId="0CAE7136" w14:textId="77777777" w:rsidR="003A65F9" w:rsidRPr="003A65F9" w:rsidRDefault="003A65F9" w:rsidP="00D77762">
            <w:pPr>
              <w:pStyle w:val="TableText"/>
              <w:jc w:val="left"/>
              <w:rPr>
                <w:rFonts w:cs="Arial"/>
                <w:b/>
                <w:szCs w:val="21"/>
              </w:rPr>
            </w:pPr>
            <w:r w:rsidRPr="003A65F9">
              <w:rPr>
                <w:rFonts w:cs="Arial"/>
                <w:b/>
                <w:szCs w:val="21"/>
              </w:rPr>
              <w:t>Dependencies</w:t>
            </w:r>
          </w:p>
        </w:tc>
      </w:tr>
      <w:tr w:rsidR="003A65F9" w:rsidRPr="004517E7" w14:paraId="0CAE7140" w14:textId="77777777" w:rsidTr="0090167F">
        <w:trPr>
          <w:cantSplit/>
        </w:trPr>
        <w:tc>
          <w:tcPr>
            <w:tcW w:w="1843" w:type="dxa"/>
            <w:gridSpan w:val="2"/>
            <w:shd w:val="clear" w:color="auto" w:fill="auto"/>
          </w:tcPr>
          <w:p w14:paraId="0CAE7138" w14:textId="77777777" w:rsidR="003A65F9" w:rsidRPr="004517E7" w:rsidRDefault="003A65F9" w:rsidP="00D77762">
            <w:pPr>
              <w:pStyle w:val="TableText"/>
              <w:jc w:val="left"/>
              <w:rPr>
                <w:rFonts w:cs="Arial"/>
                <w:szCs w:val="21"/>
              </w:rPr>
            </w:pPr>
            <w:r>
              <w:rPr>
                <w:rFonts w:cs="Arial"/>
                <w:szCs w:val="21"/>
              </w:rPr>
              <w:t>TimeDependancies</w:t>
            </w:r>
          </w:p>
        </w:tc>
        <w:tc>
          <w:tcPr>
            <w:tcW w:w="1291" w:type="dxa"/>
          </w:tcPr>
          <w:p w14:paraId="0CAE7139" w14:textId="77777777" w:rsidR="003A65F9" w:rsidRPr="004517E7" w:rsidRDefault="003A65F9" w:rsidP="00D77762">
            <w:pPr>
              <w:pStyle w:val="TableText"/>
              <w:jc w:val="left"/>
              <w:rPr>
                <w:rFonts w:cs="Arial"/>
                <w:szCs w:val="21"/>
              </w:rPr>
            </w:pPr>
            <w:r>
              <w:rPr>
                <w:rFonts w:cs="Arial"/>
                <w:szCs w:val="21"/>
              </w:rPr>
              <w:t xml:space="preserve">Time </w:t>
            </w:r>
            <w:r w:rsidR="0090167F">
              <w:rPr>
                <w:rFonts w:cs="Arial"/>
                <w:szCs w:val="21"/>
              </w:rPr>
              <w:t>Dependencies</w:t>
            </w:r>
          </w:p>
        </w:tc>
        <w:tc>
          <w:tcPr>
            <w:tcW w:w="2267" w:type="dxa"/>
          </w:tcPr>
          <w:p w14:paraId="0CAE713A" w14:textId="77777777" w:rsidR="003A65F9" w:rsidRPr="004517E7" w:rsidRDefault="0090167F" w:rsidP="00D77762">
            <w:pPr>
              <w:pStyle w:val="TableText"/>
              <w:jc w:val="left"/>
              <w:rPr>
                <w:rFonts w:cs="Arial"/>
                <w:szCs w:val="21"/>
              </w:rPr>
            </w:pPr>
            <w:r w:rsidRPr="00AF53FC">
              <w:rPr>
                <w:rFonts w:cs="Arial"/>
                <w:szCs w:val="21"/>
              </w:rPr>
              <w:t>Defines time relationships between tasks that are part of a multi-staged chain.</w:t>
            </w:r>
          </w:p>
        </w:tc>
        <w:tc>
          <w:tcPr>
            <w:tcW w:w="1152" w:type="dxa"/>
          </w:tcPr>
          <w:p w14:paraId="0CAE713B" w14:textId="77777777" w:rsidR="0090167F" w:rsidRPr="00AF53FC" w:rsidRDefault="0090167F" w:rsidP="0090167F">
            <w:pPr>
              <w:pStyle w:val="TableText"/>
              <w:jc w:val="left"/>
              <w:rPr>
                <w:rFonts w:cs="Arial"/>
                <w:szCs w:val="21"/>
              </w:rPr>
            </w:pPr>
            <w:r w:rsidRPr="00AF53FC">
              <w:rPr>
                <w:rFonts w:cs="Arial"/>
                <w:szCs w:val="21"/>
              </w:rPr>
              <w:t>List of time dependencies</w:t>
            </w:r>
          </w:p>
          <w:p w14:paraId="0CAE713C" w14:textId="77777777" w:rsidR="003A65F9" w:rsidRPr="004517E7" w:rsidRDefault="0090167F" w:rsidP="0090167F">
            <w:pPr>
              <w:pStyle w:val="TableText"/>
              <w:jc w:val="left"/>
              <w:rPr>
                <w:rFonts w:cs="Arial"/>
                <w:szCs w:val="21"/>
              </w:rPr>
            </w:pPr>
            <w:r w:rsidRPr="00AF53FC">
              <w:rPr>
                <w:rFonts w:cs="Arial"/>
                <w:szCs w:val="21"/>
              </w:rPr>
              <w:t>(Multi-value)</w:t>
            </w:r>
          </w:p>
        </w:tc>
        <w:tc>
          <w:tcPr>
            <w:tcW w:w="1120" w:type="dxa"/>
          </w:tcPr>
          <w:p w14:paraId="0CAE713D" w14:textId="77777777" w:rsidR="003A65F9" w:rsidDel="00FE360E" w:rsidRDefault="0090167F" w:rsidP="00D77762">
            <w:pPr>
              <w:pStyle w:val="TableText"/>
              <w:jc w:val="left"/>
              <w:rPr>
                <w:rFonts w:cs="Arial"/>
                <w:szCs w:val="21"/>
              </w:rPr>
            </w:pPr>
            <w:r>
              <w:rPr>
                <w:rFonts w:cs="Arial"/>
                <w:szCs w:val="21"/>
              </w:rPr>
              <w:t>Non - Editable</w:t>
            </w:r>
          </w:p>
        </w:tc>
        <w:tc>
          <w:tcPr>
            <w:tcW w:w="789" w:type="dxa"/>
          </w:tcPr>
          <w:p w14:paraId="0CAE713E" w14:textId="77777777" w:rsidR="003A65F9" w:rsidRPr="004517E7" w:rsidRDefault="0090167F" w:rsidP="00D77762">
            <w:pPr>
              <w:pStyle w:val="TableText"/>
              <w:jc w:val="left"/>
              <w:rPr>
                <w:rFonts w:cs="Arial"/>
                <w:szCs w:val="21"/>
              </w:rPr>
            </w:pPr>
            <w:r>
              <w:rPr>
                <w:rFonts w:cs="Arial"/>
                <w:szCs w:val="21"/>
              </w:rPr>
              <w:t>GEHC</w:t>
            </w:r>
          </w:p>
        </w:tc>
        <w:tc>
          <w:tcPr>
            <w:tcW w:w="1327" w:type="dxa"/>
            <w:gridSpan w:val="2"/>
          </w:tcPr>
          <w:p w14:paraId="0CAE713F" w14:textId="77777777" w:rsidR="003A65F9" w:rsidRPr="004517E7" w:rsidRDefault="0090167F" w:rsidP="00D77762">
            <w:pPr>
              <w:pStyle w:val="TableText"/>
              <w:jc w:val="left"/>
              <w:rPr>
                <w:rFonts w:cs="Arial"/>
                <w:szCs w:val="21"/>
              </w:rPr>
            </w:pPr>
            <w:r>
              <w:rPr>
                <w:rFonts w:cs="Arial"/>
                <w:szCs w:val="21"/>
              </w:rPr>
              <w:t>No</w:t>
            </w:r>
          </w:p>
        </w:tc>
      </w:tr>
      <w:tr w:rsidR="003A65F9" w:rsidRPr="004517E7" w14:paraId="0CAE7149" w14:textId="77777777" w:rsidTr="0090167F">
        <w:trPr>
          <w:cantSplit/>
        </w:trPr>
        <w:tc>
          <w:tcPr>
            <w:tcW w:w="1843" w:type="dxa"/>
            <w:gridSpan w:val="2"/>
            <w:shd w:val="clear" w:color="auto" w:fill="auto"/>
          </w:tcPr>
          <w:p w14:paraId="0CAE7141" w14:textId="77777777" w:rsidR="003A65F9" w:rsidRPr="004517E7" w:rsidRDefault="003A65F9" w:rsidP="00D77762">
            <w:pPr>
              <w:pStyle w:val="TableText"/>
              <w:jc w:val="left"/>
              <w:rPr>
                <w:rFonts w:cs="Arial"/>
                <w:szCs w:val="21"/>
              </w:rPr>
            </w:pPr>
            <w:r>
              <w:rPr>
                <w:rFonts w:cs="Arial"/>
                <w:szCs w:val="21"/>
              </w:rPr>
              <w:t>EngineerDependancies</w:t>
            </w:r>
          </w:p>
        </w:tc>
        <w:tc>
          <w:tcPr>
            <w:tcW w:w="1291" w:type="dxa"/>
          </w:tcPr>
          <w:p w14:paraId="0CAE7142" w14:textId="77777777" w:rsidR="003A65F9" w:rsidRPr="004517E7" w:rsidRDefault="0090167F" w:rsidP="00D77762">
            <w:pPr>
              <w:pStyle w:val="TableText"/>
              <w:jc w:val="left"/>
              <w:rPr>
                <w:rFonts w:cs="Arial"/>
                <w:szCs w:val="21"/>
              </w:rPr>
            </w:pPr>
            <w:r>
              <w:rPr>
                <w:rFonts w:cs="Arial"/>
                <w:szCs w:val="21"/>
              </w:rPr>
              <w:t>Resource</w:t>
            </w:r>
            <w:r w:rsidR="003A65F9">
              <w:rPr>
                <w:rFonts w:cs="Arial"/>
                <w:szCs w:val="21"/>
              </w:rPr>
              <w:t xml:space="preserve"> </w:t>
            </w:r>
            <w:r>
              <w:rPr>
                <w:rFonts w:cs="Arial"/>
                <w:szCs w:val="21"/>
              </w:rPr>
              <w:t>Dependencies</w:t>
            </w:r>
          </w:p>
        </w:tc>
        <w:tc>
          <w:tcPr>
            <w:tcW w:w="2267" w:type="dxa"/>
          </w:tcPr>
          <w:p w14:paraId="0CAE7143" w14:textId="77777777" w:rsidR="003A65F9" w:rsidRPr="004517E7" w:rsidRDefault="0090167F" w:rsidP="00D77762">
            <w:pPr>
              <w:pStyle w:val="TableText"/>
              <w:jc w:val="left"/>
              <w:rPr>
                <w:rFonts w:cs="Arial"/>
                <w:szCs w:val="21"/>
              </w:rPr>
            </w:pPr>
            <w:r w:rsidRPr="0090167F">
              <w:rPr>
                <w:rFonts w:cs="Arial"/>
                <w:szCs w:val="21"/>
              </w:rPr>
              <w:t>Defines Field Engineer relationships between tasks that are part of a multi-staged tasks chain.</w:t>
            </w:r>
          </w:p>
        </w:tc>
        <w:tc>
          <w:tcPr>
            <w:tcW w:w="1152" w:type="dxa"/>
          </w:tcPr>
          <w:p w14:paraId="0CAE7144" w14:textId="77777777" w:rsidR="0090167F" w:rsidRPr="0090167F" w:rsidRDefault="0090167F" w:rsidP="0090167F">
            <w:pPr>
              <w:pStyle w:val="TableText"/>
              <w:jc w:val="left"/>
              <w:rPr>
                <w:rFonts w:cs="Arial"/>
                <w:szCs w:val="21"/>
              </w:rPr>
            </w:pPr>
            <w:r w:rsidRPr="0090167F">
              <w:rPr>
                <w:rFonts w:cs="Arial"/>
                <w:szCs w:val="21"/>
              </w:rPr>
              <w:t>List of Field Engineer dependencies</w:t>
            </w:r>
          </w:p>
          <w:p w14:paraId="0CAE7145" w14:textId="77777777" w:rsidR="003A65F9" w:rsidRPr="004517E7" w:rsidRDefault="0090167F" w:rsidP="0090167F">
            <w:pPr>
              <w:pStyle w:val="TableText"/>
              <w:jc w:val="left"/>
              <w:rPr>
                <w:rFonts w:cs="Arial"/>
                <w:szCs w:val="21"/>
              </w:rPr>
            </w:pPr>
            <w:r w:rsidRPr="0090167F">
              <w:rPr>
                <w:rFonts w:cs="Arial"/>
                <w:szCs w:val="21"/>
              </w:rPr>
              <w:t>(Multi-value</w:t>
            </w:r>
            <w:r>
              <w:rPr>
                <w:rFonts w:cs="Arial"/>
                <w:szCs w:val="21"/>
              </w:rPr>
              <w:t>)</w:t>
            </w:r>
          </w:p>
        </w:tc>
        <w:tc>
          <w:tcPr>
            <w:tcW w:w="1120" w:type="dxa"/>
          </w:tcPr>
          <w:p w14:paraId="0CAE7146" w14:textId="77777777" w:rsidR="003A65F9" w:rsidDel="00FE360E" w:rsidRDefault="0090167F" w:rsidP="00D77762">
            <w:pPr>
              <w:pStyle w:val="TableText"/>
              <w:jc w:val="left"/>
              <w:rPr>
                <w:rFonts w:cs="Arial"/>
                <w:szCs w:val="21"/>
              </w:rPr>
            </w:pPr>
            <w:r>
              <w:rPr>
                <w:rFonts w:cs="Arial"/>
                <w:szCs w:val="21"/>
              </w:rPr>
              <w:t>Non - Editable</w:t>
            </w:r>
          </w:p>
        </w:tc>
        <w:tc>
          <w:tcPr>
            <w:tcW w:w="789" w:type="dxa"/>
          </w:tcPr>
          <w:p w14:paraId="0CAE7147" w14:textId="77777777" w:rsidR="003A65F9" w:rsidRPr="004517E7" w:rsidRDefault="0090167F" w:rsidP="00D77762">
            <w:pPr>
              <w:pStyle w:val="TableText"/>
              <w:jc w:val="left"/>
              <w:rPr>
                <w:rFonts w:cs="Arial"/>
                <w:szCs w:val="21"/>
              </w:rPr>
            </w:pPr>
            <w:r>
              <w:rPr>
                <w:rFonts w:cs="Arial"/>
                <w:szCs w:val="21"/>
              </w:rPr>
              <w:t>GEHC</w:t>
            </w:r>
          </w:p>
        </w:tc>
        <w:tc>
          <w:tcPr>
            <w:tcW w:w="1327" w:type="dxa"/>
            <w:gridSpan w:val="2"/>
          </w:tcPr>
          <w:p w14:paraId="0CAE7148" w14:textId="77777777" w:rsidR="003A65F9" w:rsidRPr="004517E7" w:rsidRDefault="0090167F" w:rsidP="00D77762">
            <w:pPr>
              <w:pStyle w:val="TableText"/>
              <w:jc w:val="left"/>
              <w:rPr>
                <w:rFonts w:cs="Arial"/>
                <w:szCs w:val="21"/>
              </w:rPr>
            </w:pPr>
            <w:r>
              <w:rPr>
                <w:rFonts w:cs="Arial"/>
                <w:szCs w:val="21"/>
              </w:rPr>
              <w:t>No</w:t>
            </w:r>
          </w:p>
        </w:tc>
      </w:tr>
      <w:tr w:rsidR="003A65F9" w:rsidRPr="004517E7" w14:paraId="0CAE7151" w14:textId="77777777" w:rsidTr="0090167F">
        <w:trPr>
          <w:cantSplit/>
        </w:trPr>
        <w:tc>
          <w:tcPr>
            <w:tcW w:w="1843" w:type="dxa"/>
            <w:gridSpan w:val="2"/>
            <w:shd w:val="clear" w:color="auto" w:fill="auto"/>
          </w:tcPr>
          <w:p w14:paraId="0CAE714A" w14:textId="77777777" w:rsidR="003A65F9" w:rsidRPr="004517E7" w:rsidRDefault="003A65F9" w:rsidP="00D77762">
            <w:pPr>
              <w:pStyle w:val="TableText"/>
              <w:jc w:val="left"/>
              <w:rPr>
                <w:rFonts w:cs="Arial"/>
                <w:szCs w:val="21"/>
              </w:rPr>
            </w:pPr>
            <w:r>
              <w:rPr>
                <w:rFonts w:cs="Arial"/>
                <w:szCs w:val="21"/>
              </w:rPr>
              <w:t>Critical</w:t>
            </w:r>
          </w:p>
        </w:tc>
        <w:tc>
          <w:tcPr>
            <w:tcW w:w="1291" w:type="dxa"/>
          </w:tcPr>
          <w:p w14:paraId="0CAE714B" w14:textId="77777777" w:rsidR="003A65F9" w:rsidRPr="004517E7" w:rsidRDefault="0090167F" w:rsidP="00D77762">
            <w:pPr>
              <w:pStyle w:val="TableText"/>
              <w:jc w:val="left"/>
              <w:rPr>
                <w:rFonts w:cs="Arial"/>
                <w:szCs w:val="21"/>
              </w:rPr>
            </w:pPr>
            <w:r>
              <w:rPr>
                <w:rFonts w:cs="Arial"/>
                <w:szCs w:val="21"/>
              </w:rPr>
              <w:t>Critical</w:t>
            </w:r>
          </w:p>
        </w:tc>
        <w:tc>
          <w:tcPr>
            <w:tcW w:w="2267" w:type="dxa"/>
          </w:tcPr>
          <w:p w14:paraId="0CAE714C" w14:textId="77777777" w:rsidR="003A65F9" w:rsidRPr="004517E7" w:rsidRDefault="0090167F" w:rsidP="00D77762">
            <w:pPr>
              <w:pStyle w:val="TableText"/>
              <w:jc w:val="left"/>
              <w:rPr>
                <w:rFonts w:cs="Arial"/>
                <w:szCs w:val="21"/>
              </w:rPr>
            </w:pPr>
            <w:r>
              <w:rPr>
                <w:rFonts w:cs="Arial"/>
                <w:szCs w:val="21"/>
              </w:rPr>
              <w:t>Defines if this task cannot be scheduled, others in the MST chain will also not be scheduled.</w:t>
            </w:r>
          </w:p>
        </w:tc>
        <w:tc>
          <w:tcPr>
            <w:tcW w:w="1152" w:type="dxa"/>
          </w:tcPr>
          <w:p w14:paraId="0CAE714D" w14:textId="77777777" w:rsidR="003A65F9" w:rsidRPr="004517E7" w:rsidRDefault="0090167F" w:rsidP="00D77762">
            <w:pPr>
              <w:pStyle w:val="TableText"/>
              <w:jc w:val="left"/>
              <w:rPr>
                <w:rFonts w:cs="Arial"/>
                <w:szCs w:val="21"/>
              </w:rPr>
            </w:pPr>
            <w:r>
              <w:rPr>
                <w:rFonts w:cs="Arial"/>
                <w:szCs w:val="21"/>
              </w:rPr>
              <w:t>Boolean</w:t>
            </w:r>
          </w:p>
        </w:tc>
        <w:tc>
          <w:tcPr>
            <w:tcW w:w="1120" w:type="dxa"/>
          </w:tcPr>
          <w:p w14:paraId="0CAE714E" w14:textId="77777777" w:rsidR="003A65F9" w:rsidDel="00FE360E" w:rsidRDefault="0090167F" w:rsidP="00D77762">
            <w:pPr>
              <w:pStyle w:val="TableText"/>
              <w:jc w:val="left"/>
              <w:rPr>
                <w:rFonts w:cs="Arial"/>
                <w:szCs w:val="21"/>
              </w:rPr>
            </w:pPr>
            <w:r>
              <w:rPr>
                <w:rFonts w:cs="Arial"/>
                <w:szCs w:val="21"/>
              </w:rPr>
              <w:t>Non - Editable</w:t>
            </w:r>
          </w:p>
        </w:tc>
        <w:tc>
          <w:tcPr>
            <w:tcW w:w="789" w:type="dxa"/>
          </w:tcPr>
          <w:p w14:paraId="0CAE714F" w14:textId="77777777" w:rsidR="003A65F9" w:rsidRPr="004517E7" w:rsidRDefault="0090167F" w:rsidP="00D77762">
            <w:pPr>
              <w:pStyle w:val="TableText"/>
              <w:jc w:val="left"/>
              <w:rPr>
                <w:rFonts w:cs="Arial"/>
                <w:szCs w:val="21"/>
              </w:rPr>
            </w:pPr>
            <w:r>
              <w:rPr>
                <w:rFonts w:cs="Arial"/>
                <w:szCs w:val="21"/>
              </w:rPr>
              <w:t>GEHC</w:t>
            </w:r>
          </w:p>
        </w:tc>
        <w:tc>
          <w:tcPr>
            <w:tcW w:w="1327" w:type="dxa"/>
            <w:gridSpan w:val="2"/>
          </w:tcPr>
          <w:p w14:paraId="0CAE7150" w14:textId="77777777" w:rsidR="003A65F9" w:rsidRPr="004517E7" w:rsidRDefault="0090167F" w:rsidP="00D77762">
            <w:pPr>
              <w:pStyle w:val="TableText"/>
              <w:jc w:val="left"/>
              <w:rPr>
                <w:rFonts w:cs="Arial"/>
                <w:szCs w:val="21"/>
              </w:rPr>
            </w:pPr>
            <w:r>
              <w:rPr>
                <w:rFonts w:cs="Arial"/>
                <w:szCs w:val="21"/>
              </w:rPr>
              <w:t>No</w:t>
            </w:r>
          </w:p>
        </w:tc>
      </w:tr>
      <w:tr w:rsidR="009266A7" w:rsidRPr="004517E7" w14:paraId="0CAE7153" w14:textId="77777777" w:rsidTr="00000B17">
        <w:trPr>
          <w:cantSplit/>
        </w:trPr>
        <w:tc>
          <w:tcPr>
            <w:tcW w:w="9789" w:type="dxa"/>
            <w:gridSpan w:val="9"/>
          </w:tcPr>
          <w:p w14:paraId="0CAE7152" w14:textId="77777777" w:rsidR="009266A7" w:rsidRPr="004517E7" w:rsidRDefault="009266A7" w:rsidP="00D77762">
            <w:pPr>
              <w:pStyle w:val="TableText"/>
              <w:jc w:val="left"/>
              <w:rPr>
                <w:rFonts w:cs="Arial"/>
                <w:szCs w:val="21"/>
              </w:rPr>
            </w:pPr>
            <w:r w:rsidRPr="004517E7">
              <w:rPr>
                <w:rFonts w:cs="Arial"/>
                <w:b/>
                <w:bCs/>
                <w:szCs w:val="21"/>
              </w:rPr>
              <w:t xml:space="preserve">Assignment </w:t>
            </w:r>
            <w:r w:rsidRPr="004517E7">
              <w:rPr>
                <w:rFonts w:cs="Arial"/>
                <w:szCs w:val="21"/>
              </w:rPr>
              <w:t>(this tab is only relevant for scheduled tasks)</w:t>
            </w:r>
          </w:p>
        </w:tc>
      </w:tr>
      <w:tr w:rsidR="009266A7" w:rsidRPr="004517E7" w14:paraId="0CAE715B" w14:textId="77777777" w:rsidTr="00000B17">
        <w:trPr>
          <w:cantSplit/>
        </w:trPr>
        <w:tc>
          <w:tcPr>
            <w:tcW w:w="1763" w:type="dxa"/>
          </w:tcPr>
          <w:p w14:paraId="0CAE7154" w14:textId="77777777" w:rsidR="009266A7" w:rsidRPr="004517E7" w:rsidRDefault="009266A7" w:rsidP="00D77762">
            <w:pPr>
              <w:pStyle w:val="TableText"/>
              <w:jc w:val="left"/>
              <w:rPr>
                <w:rFonts w:cs="Arial"/>
                <w:szCs w:val="21"/>
              </w:rPr>
            </w:pPr>
            <w:r w:rsidRPr="004517E7">
              <w:rPr>
                <w:rFonts w:cs="Arial"/>
                <w:szCs w:val="21"/>
              </w:rPr>
              <w:lastRenderedPageBreak/>
              <w:t>Start</w:t>
            </w:r>
          </w:p>
        </w:tc>
        <w:tc>
          <w:tcPr>
            <w:tcW w:w="1371" w:type="dxa"/>
            <w:gridSpan w:val="2"/>
          </w:tcPr>
          <w:p w14:paraId="0CAE7155" w14:textId="77777777" w:rsidR="009266A7" w:rsidRPr="004517E7" w:rsidRDefault="009266A7" w:rsidP="00D77762">
            <w:pPr>
              <w:pStyle w:val="TableText"/>
              <w:jc w:val="left"/>
              <w:rPr>
                <w:rFonts w:cs="Arial"/>
                <w:szCs w:val="21"/>
              </w:rPr>
            </w:pPr>
            <w:r w:rsidRPr="004517E7">
              <w:rPr>
                <w:rFonts w:cs="Arial"/>
                <w:szCs w:val="21"/>
              </w:rPr>
              <w:t>Assignment Start</w:t>
            </w:r>
          </w:p>
        </w:tc>
        <w:tc>
          <w:tcPr>
            <w:tcW w:w="2267" w:type="dxa"/>
          </w:tcPr>
          <w:p w14:paraId="0CAE7156" w14:textId="77777777" w:rsidR="009266A7" w:rsidRPr="004517E7" w:rsidRDefault="009266A7" w:rsidP="00D77762">
            <w:pPr>
              <w:pStyle w:val="TableText"/>
              <w:jc w:val="left"/>
              <w:rPr>
                <w:rFonts w:cs="Arial"/>
                <w:szCs w:val="21"/>
              </w:rPr>
            </w:pPr>
            <w:r>
              <w:rPr>
                <w:rFonts w:cs="Arial"/>
                <w:szCs w:val="21"/>
              </w:rPr>
              <w:t>The t</w:t>
            </w:r>
            <w:r w:rsidRPr="004517E7">
              <w:rPr>
                <w:rFonts w:cs="Arial"/>
                <w:szCs w:val="21"/>
              </w:rPr>
              <w:t xml:space="preserve">ime at which the </w:t>
            </w:r>
            <w:r>
              <w:rPr>
                <w:rFonts w:cs="Arial"/>
                <w:szCs w:val="21"/>
              </w:rPr>
              <w:t>resource</w:t>
            </w:r>
            <w:r w:rsidRPr="004517E7">
              <w:rPr>
                <w:rFonts w:cs="Arial"/>
                <w:szCs w:val="21"/>
              </w:rPr>
              <w:t xml:space="preserve"> is scheduled to start work on site.</w:t>
            </w:r>
          </w:p>
        </w:tc>
        <w:tc>
          <w:tcPr>
            <w:tcW w:w="1152" w:type="dxa"/>
          </w:tcPr>
          <w:p w14:paraId="0CAE7157" w14:textId="77777777" w:rsidR="009266A7" w:rsidRPr="004517E7" w:rsidRDefault="009266A7" w:rsidP="00D77762">
            <w:pPr>
              <w:pStyle w:val="TableText"/>
              <w:jc w:val="left"/>
              <w:rPr>
                <w:rFonts w:cs="Arial"/>
                <w:szCs w:val="21"/>
              </w:rPr>
            </w:pPr>
            <w:r w:rsidRPr="004517E7">
              <w:rPr>
                <w:rFonts w:cs="Arial"/>
                <w:szCs w:val="21"/>
              </w:rPr>
              <w:t>Date and Time</w:t>
            </w:r>
          </w:p>
        </w:tc>
        <w:tc>
          <w:tcPr>
            <w:tcW w:w="1120" w:type="dxa"/>
          </w:tcPr>
          <w:p w14:paraId="0CAE7158" w14:textId="77777777" w:rsidR="009266A7" w:rsidRPr="004517E7" w:rsidRDefault="009266A7" w:rsidP="00D77762">
            <w:pPr>
              <w:pStyle w:val="TableText"/>
              <w:jc w:val="left"/>
              <w:rPr>
                <w:rFonts w:cs="Arial"/>
                <w:szCs w:val="21"/>
              </w:rPr>
            </w:pPr>
            <w:r w:rsidRPr="004517E7">
              <w:rPr>
                <w:rFonts w:cs="Arial"/>
                <w:szCs w:val="21"/>
              </w:rPr>
              <w:t>Editable</w:t>
            </w:r>
          </w:p>
        </w:tc>
        <w:tc>
          <w:tcPr>
            <w:tcW w:w="789" w:type="dxa"/>
          </w:tcPr>
          <w:p w14:paraId="0CAE7159"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tcPr>
          <w:p w14:paraId="0CAE715A" w14:textId="77777777" w:rsidR="009266A7" w:rsidRPr="004517E7" w:rsidRDefault="00FE360E" w:rsidP="00D77762">
            <w:pPr>
              <w:pStyle w:val="TableText"/>
              <w:jc w:val="left"/>
              <w:rPr>
                <w:rFonts w:cs="Arial"/>
                <w:szCs w:val="21"/>
              </w:rPr>
            </w:pPr>
            <w:r>
              <w:rPr>
                <w:rFonts w:cs="Arial"/>
                <w:szCs w:val="21"/>
              </w:rPr>
              <w:t>Yes</w:t>
            </w:r>
          </w:p>
        </w:tc>
      </w:tr>
      <w:tr w:rsidR="009266A7" w:rsidRPr="004517E7" w14:paraId="0CAE7163" w14:textId="77777777" w:rsidTr="00000B17">
        <w:trPr>
          <w:cantSplit/>
        </w:trPr>
        <w:tc>
          <w:tcPr>
            <w:tcW w:w="1763" w:type="dxa"/>
          </w:tcPr>
          <w:p w14:paraId="0CAE715C" w14:textId="77777777" w:rsidR="009266A7" w:rsidRPr="004517E7" w:rsidRDefault="009266A7" w:rsidP="00D77762">
            <w:pPr>
              <w:pStyle w:val="TableText"/>
              <w:jc w:val="left"/>
              <w:rPr>
                <w:rFonts w:cs="Arial"/>
                <w:szCs w:val="21"/>
              </w:rPr>
            </w:pPr>
            <w:r w:rsidRPr="004517E7">
              <w:rPr>
                <w:rFonts w:cs="Arial"/>
                <w:szCs w:val="21"/>
              </w:rPr>
              <w:t>Finish</w:t>
            </w:r>
          </w:p>
        </w:tc>
        <w:tc>
          <w:tcPr>
            <w:tcW w:w="1371" w:type="dxa"/>
            <w:gridSpan w:val="2"/>
          </w:tcPr>
          <w:p w14:paraId="0CAE715D" w14:textId="77777777" w:rsidR="009266A7" w:rsidRPr="004517E7" w:rsidRDefault="009266A7" w:rsidP="00D77762">
            <w:pPr>
              <w:pStyle w:val="TableText"/>
              <w:jc w:val="left"/>
              <w:rPr>
                <w:rFonts w:cs="Arial"/>
                <w:szCs w:val="21"/>
              </w:rPr>
            </w:pPr>
            <w:r w:rsidRPr="004517E7">
              <w:rPr>
                <w:rFonts w:cs="Arial"/>
                <w:szCs w:val="21"/>
              </w:rPr>
              <w:t>Assignment Finish</w:t>
            </w:r>
          </w:p>
        </w:tc>
        <w:tc>
          <w:tcPr>
            <w:tcW w:w="2267" w:type="dxa"/>
          </w:tcPr>
          <w:p w14:paraId="0CAE715E" w14:textId="77777777" w:rsidR="009266A7" w:rsidRPr="004517E7" w:rsidRDefault="009266A7" w:rsidP="00D77762">
            <w:pPr>
              <w:pStyle w:val="TableText"/>
              <w:jc w:val="left"/>
              <w:rPr>
                <w:rFonts w:cs="Arial"/>
                <w:szCs w:val="21"/>
              </w:rPr>
            </w:pPr>
            <w:r w:rsidRPr="004517E7">
              <w:rPr>
                <w:rFonts w:cs="Arial"/>
                <w:szCs w:val="21"/>
              </w:rPr>
              <w:t xml:space="preserve">Time at which the </w:t>
            </w:r>
            <w:r>
              <w:rPr>
                <w:rFonts w:cs="Arial"/>
                <w:szCs w:val="21"/>
              </w:rPr>
              <w:t xml:space="preserve">resource </w:t>
            </w:r>
            <w:r w:rsidRPr="004517E7">
              <w:rPr>
                <w:rFonts w:cs="Arial"/>
                <w:szCs w:val="21"/>
              </w:rPr>
              <w:t>is scheduled to finish work on site.</w:t>
            </w:r>
          </w:p>
        </w:tc>
        <w:tc>
          <w:tcPr>
            <w:tcW w:w="1152" w:type="dxa"/>
          </w:tcPr>
          <w:p w14:paraId="0CAE715F" w14:textId="77777777" w:rsidR="009266A7" w:rsidRPr="004517E7" w:rsidRDefault="009266A7" w:rsidP="00D77762">
            <w:pPr>
              <w:pStyle w:val="TableText"/>
              <w:jc w:val="left"/>
              <w:rPr>
                <w:rFonts w:cs="Arial"/>
                <w:szCs w:val="21"/>
              </w:rPr>
            </w:pPr>
            <w:r w:rsidRPr="004517E7">
              <w:rPr>
                <w:rFonts w:cs="Arial"/>
                <w:szCs w:val="21"/>
              </w:rPr>
              <w:t>Date and Time</w:t>
            </w:r>
          </w:p>
        </w:tc>
        <w:tc>
          <w:tcPr>
            <w:tcW w:w="1120" w:type="dxa"/>
          </w:tcPr>
          <w:p w14:paraId="0CAE7160" w14:textId="77777777" w:rsidR="009266A7" w:rsidRPr="004517E7" w:rsidRDefault="009266A7" w:rsidP="00D77762">
            <w:pPr>
              <w:pStyle w:val="TableText"/>
              <w:jc w:val="left"/>
              <w:rPr>
                <w:rFonts w:cs="Arial"/>
                <w:szCs w:val="21"/>
              </w:rPr>
            </w:pPr>
            <w:r w:rsidRPr="004517E7">
              <w:rPr>
                <w:rFonts w:cs="Arial"/>
                <w:szCs w:val="21"/>
              </w:rPr>
              <w:t>Editable</w:t>
            </w:r>
          </w:p>
        </w:tc>
        <w:tc>
          <w:tcPr>
            <w:tcW w:w="789" w:type="dxa"/>
          </w:tcPr>
          <w:p w14:paraId="0CAE7161"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tcPr>
          <w:p w14:paraId="0CAE7162" w14:textId="77777777" w:rsidR="009266A7" w:rsidRPr="004517E7" w:rsidRDefault="00FE360E" w:rsidP="00D77762">
            <w:pPr>
              <w:pStyle w:val="TableText"/>
              <w:jc w:val="left"/>
              <w:rPr>
                <w:rFonts w:cs="Arial"/>
                <w:szCs w:val="21"/>
              </w:rPr>
            </w:pPr>
            <w:r>
              <w:rPr>
                <w:rFonts w:cs="Arial"/>
                <w:szCs w:val="21"/>
              </w:rPr>
              <w:t>Yes</w:t>
            </w:r>
          </w:p>
        </w:tc>
      </w:tr>
      <w:tr w:rsidR="009266A7" w:rsidRPr="004517E7" w14:paraId="0CAE716C" w14:textId="77777777" w:rsidTr="00000B17">
        <w:trPr>
          <w:cantSplit/>
        </w:trPr>
        <w:tc>
          <w:tcPr>
            <w:tcW w:w="1763" w:type="dxa"/>
          </w:tcPr>
          <w:p w14:paraId="0CAE7164" w14:textId="77777777" w:rsidR="009266A7" w:rsidRPr="004517E7" w:rsidRDefault="009266A7" w:rsidP="00D77762">
            <w:pPr>
              <w:pStyle w:val="TableText"/>
              <w:jc w:val="left"/>
              <w:rPr>
                <w:rFonts w:cs="Arial"/>
                <w:szCs w:val="21"/>
              </w:rPr>
            </w:pPr>
            <w:r w:rsidRPr="004517E7">
              <w:rPr>
                <w:rFonts w:cs="Arial"/>
                <w:szCs w:val="21"/>
              </w:rPr>
              <w:t xml:space="preserve">Engineers </w:t>
            </w:r>
          </w:p>
        </w:tc>
        <w:tc>
          <w:tcPr>
            <w:tcW w:w="1371" w:type="dxa"/>
            <w:gridSpan w:val="2"/>
          </w:tcPr>
          <w:p w14:paraId="0CAE7165" w14:textId="77777777" w:rsidR="009266A7" w:rsidRPr="004517E7" w:rsidRDefault="009266A7" w:rsidP="00D77762">
            <w:pPr>
              <w:pStyle w:val="TableText"/>
              <w:jc w:val="left"/>
              <w:rPr>
                <w:rFonts w:cs="Arial"/>
                <w:szCs w:val="21"/>
              </w:rPr>
            </w:pPr>
            <w:r w:rsidRPr="004517E7">
              <w:rPr>
                <w:rFonts w:cs="Arial"/>
                <w:szCs w:val="21"/>
              </w:rPr>
              <w:t>Resource</w:t>
            </w:r>
          </w:p>
        </w:tc>
        <w:tc>
          <w:tcPr>
            <w:tcW w:w="2267" w:type="dxa"/>
          </w:tcPr>
          <w:p w14:paraId="0CAE7166" w14:textId="77777777" w:rsidR="009266A7" w:rsidRPr="004517E7" w:rsidRDefault="009266A7" w:rsidP="00D77762">
            <w:pPr>
              <w:pStyle w:val="TableText"/>
              <w:jc w:val="left"/>
              <w:rPr>
                <w:rFonts w:cs="Arial"/>
                <w:szCs w:val="21"/>
              </w:rPr>
            </w:pPr>
            <w:r>
              <w:rPr>
                <w:rFonts w:cs="Arial"/>
                <w:szCs w:val="21"/>
              </w:rPr>
              <w:t xml:space="preserve">The (single) resource </w:t>
            </w:r>
            <w:r w:rsidRPr="004517E7">
              <w:rPr>
                <w:rFonts w:cs="Arial"/>
                <w:szCs w:val="21"/>
              </w:rPr>
              <w:t xml:space="preserve">scheduled to </w:t>
            </w:r>
            <w:r>
              <w:rPr>
                <w:rFonts w:cs="Arial"/>
                <w:szCs w:val="21"/>
              </w:rPr>
              <w:t>perform</w:t>
            </w:r>
            <w:r w:rsidRPr="004517E7">
              <w:rPr>
                <w:rFonts w:cs="Arial"/>
                <w:szCs w:val="21"/>
              </w:rPr>
              <w:t xml:space="preserve"> the task.</w:t>
            </w:r>
          </w:p>
        </w:tc>
        <w:tc>
          <w:tcPr>
            <w:tcW w:w="1152" w:type="dxa"/>
          </w:tcPr>
          <w:p w14:paraId="0CAE7167" w14:textId="77777777" w:rsidR="009266A7" w:rsidRDefault="009266A7" w:rsidP="00D77762">
            <w:pPr>
              <w:pStyle w:val="TableText"/>
              <w:jc w:val="left"/>
              <w:rPr>
                <w:rFonts w:cs="Arial"/>
                <w:szCs w:val="21"/>
              </w:rPr>
            </w:pPr>
            <w:r>
              <w:rPr>
                <w:rFonts w:cs="Arial"/>
                <w:szCs w:val="21"/>
              </w:rPr>
              <w:t xml:space="preserve">Reference to </w:t>
            </w:r>
            <w:r w:rsidRPr="004517E7">
              <w:rPr>
                <w:rFonts w:cs="Arial"/>
                <w:szCs w:val="21"/>
              </w:rPr>
              <w:t>Engineer</w:t>
            </w:r>
          </w:p>
          <w:p w14:paraId="0CAE7168" w14:textId="77777777" w:rsidR="009266A7" w:rsidRPr="004517E7" w:rsidRDefault="009266A7" w:rsidP="00D77762">
            <w:pPr>
              <w:pStyle w:val="TableText"/>
              <w:jc w:val="left"/>
              <w:rPr>
                <w:rFonts w:cs="Arial"/>
                <w:szCs w:val="21"/>
              </w:rPr>
            </w:pPr>
            <w:r w:rsidRPr="004517E7">
              <w:rPr>
                <w:rFonts w:cs="Arial"/>
                <w:szCs w:val="21"/>
              </w:rPr>
              <w:t>(Multi-value)</w:t>
            </w:r>
          </w:p>
        </w:tc>
        <w:tc>
          <w:tcPr>
            <w:tcW w:w="1120" w:type="dxa"/>
          </w:tcPr>
          <w:p w14:paraId="0CAE7169" w14:textId="77777777" w:rsidR="009266A7" w:rsidRPr="004517E7" w:rsidRDefault="009266A7" w:rsidP="00D77762">
            <w:pPr>
              <w:pStyle w:val="TableText"/>
              <w:jc w:val="left"/>
              <w:rPr>
                <w:rFonts w:cs="Arial"/>
                <w:szCs w:val="21"/>
              </w:rPr>
            </w:pPr>
            <w:r w:rsidRPr="004517E7">
              <w:rPr>
                <w:rFonts w:cs="Arial"/>
                <w:szCs w:val="21"/>
              </w:rPr>
              <w:t>Non-Editable</w:t>
            </w:r>
          </w:p>
        </w:tc>
        <w:tc>
          <w:tcPr>
            <w:tcW w:w="789" w:type="dxa"/>
          </w:tcPr>
          <w:p w14:paraId="0CAE716A"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tcPr>
          <w:p w14:paraId="0CAE716B" w14:textId="77777777" w:rsidR="009266A7" w:rsidRPr="004517E7" w:rsidRDefault="00FE360E" w:rsidP="00D77762">
            <w:pPr>
              <w:pStyle w:val="TableText"/>
              <w:jc w:val="left"/>
              <w:rPr>
                <w:rFonts w:cs="Arial"/>
                <w:szCs w:val="21"/>
              </w:rPr>
            </w:pPr>
            <w:r>
              <w:rPr>
                <w:rFonts w:cs="Arial"/>
                <w:szCs w:val="21"/>
              </w:rPr>
              <w:t>Yes</w:t>
            </w:r>
          </w:p>
        </w:tc>
      </w:tr>
      <w:tr w:rsidR="009266A7" w:rsidRPr="004517E7" w14:paraId="0CAE716E" w14:textId="77777777" w:rsidTr="00000B17">
        <w:trPr>
          <w:cantSplit/>
        </w:trPr>
        <w:tc>
          <w:tcPr>
            <w:tcW w:w="9789" w:type="dxa"/>
            <w:gridSpan w:val="9"/>
          </w:tcPr>
          <w:p w14:paraId="0CAE716D" w14:textId="77777777" w:rsidR="009266A7" w:rsidRPr="00AC0285" w:rsidRDefault="009266A7" w:rsidP="00D77762">
            <w:pPr>
              <w:pStyle w:val="TableText"/>
              <w:jc w:val="left"/>
              <w:rPr>
                <w:rFonts w:cs="Arial"/>
                <w:b/>
                <w:szCs w:val="21"/>
              </w:rPr>
            </w:pPr>
            <w:r w:rsidRPr="00AC0285">
              <w:rPr>
                <w:rFonts w:cs="Arial"/>
                <w:b/>
                <w:szCs w:val="21"/>
              </w:rPr>
              <w:t>Details</w:t>
            </w:r>
          </w:p>
        </w:tc>
      </w:tr>
      <w:tr w:rsidR="009266A7" w:rsidRPr="004517E7" w14:paraId="0CAE7176" w14:textId="77777777" w:rsidTr="00000B17">
        <w:trPr>
          <w:cantSplit/>
        </w:trPr>
        <w:tc>
          <w:tcPr>
            <w:tcW w:w="1763" w:type="dxa"/>
          </w:tcPr>
          <w:p w14:paraId="0CAE716F" w14:textId="77777777" w:rsidR="009266A7" w:rsidRDefault="009266A7" w:rsidP="00D77762">
            <w:pPr>
              <w:pStyle w:val="TableText"/>
              <w:jc w:val="left"/>
              <w:rPr>
                <w:rFonts w:cs="Arial"/>
                <w:szCs w:val="21"/>
              </w:rPr>
            </w:pPr>
            <w:r>
              <w:rPr>
                <w:rFonts w:cs="Arial"/>
                <w:szCs w:val="21"/>
              </w:rPr>
              <w:t>OwnerName</w:t>
            </w:r>
          </w:p>
        </w:tc>
        <w:tc>
          <w:tcPr>
            <w:tcW w:w="1371" w:type="dxa"/>
            <w:gridSpan w:val="2"/>
          </w:tcPr>
          <w:p w14:paraId="0CAE7170" w14:textId="77777777" w:rsidR="009266A7" w:rsidDel="00AF6D6B" w:rsidRDefault="009266A7" w:rsidP="00D77762">
            <w:pPr>
              <w:pStyle w:val="TableText"/>
              <w:jc w:val="left"/>
              <w:rPr>
                <w:rFonts w:cs="Arial"/>
                <w:szCs w:val="21"/>
              </w:rPr>
            </w:pPr>
            <w:r>
              <w:rPr>
                <w:rFonts w:cs="Arial"/>
                <w:szCs w:val="21"/>
              </w:rPr>
              <w:t>Owner Name</w:t>
            </w:r>
          </w:p>
        </w:tc>
        <w:tc>
          <w:tcPr>
            <w:tcW w:w="2267" w:type="dxa"/>
          </w:tcPr>
          <w:p w14:paraId="0CAE7171" w14:textId="472E9B35" w:rsidR="009266A7" w:rsidDel="00AF6D6B" w:rsidRDefault="009266A7" w:rsidP="00D77762">
            <w:pPr>
              <w:pStyle w:val="TableText"/>
              <w:jc w:val="left"/>
              <w:rPr>
                <w:rFonts w:cs="Arial"/>
                <w:szCs w:val="21"/>
              </w:rPr>
            </w:pPr>
            <w:r>
              <w:rPr>
                <w:rFonts w:cs="Arial"/>
                <w:szCs w:val="21"/>
              </w:rPr>
              <w:t xml:space="preserve">The name of the Dispatcher who created the task via the </w:t>
            </w:r>
            <w:r w:rsidR="00D01A1B">
              <w:rPr>
                <w:rFonts w:cs="Arial"/>
                <w:szCs w:val="21"/>
              </w:rPr>
              <w:t>SIEBEL</w:t>
            </w:r>
            <w:r>
              <w:rPr>
                <w:rFonts w:cs="Arial"/>
                <w:szCs w:val="21"/>
              </w:rPr>
              <w:t xml:space="preserve"> integration.</w:t>
            </w:r>
          </w:p>
        </w:tc>
        <w:tc>
          <w:tcPr>
            <w:tcW w:w="1152" w:type="dxa"/>
          </w:tcPr>
          <w:p w14:paraId="0CAE7172" w14:textId="77777777" w:rsidR="009266A7" w:rsidDel="00AF6D6B" w:rsidRDefault="009266A7" w:rsidP="005A230A">
            <w:pPr>
              <w:pStyle w:val="TableText"/>
              <w:jc w:val="left"/>
              <w:rPr>
                <w:rFonts w:cs="Arial"/>
                <w:szCs w:val="21"/>
              </w:rPr>
            </w:pPr>
            <w:r>
              <w:rPr>
                <w:rFonts w:cs="Arial"/>
                <w:szCs w:val="21"/>
              </w:rPr>
              <w:t>String (64)</w:t>
            </w:r>
          </w:p>
        </w:tc>
        <w:tc>
          <w:tcPr>
            <w:tcW w:w="1120" w:type="dxa"/>
          </w:tcPr>
          <w:p w14:paraId="0CAE7173" w14:textId="77777777" w:rsidR="009266A7" w:rsidRDefault="009266A7" w:rsidP="00D77762">
            <w:pPr>
              <w:pStyle w:val="TableText"/>
              <w:jc w:val="left"/>
              <w:rPr>
                <w:rFonts w:cs="Arial"/>
                <w:szCs w:val="21"/>
              </w:rPr>
            </w:pPr>
            <w:r>
              <w:rPr>
                <w:rFonts w:cs="Arial"/>
                <w:szCs w:val="21"/>
              </w:rPr>
              <w:t>Non-Editable</w:t>
            </w:r>
          </w:p>
        </w:tc>
        <w:tc>
          <w:tcPr>
            <w:tcW w:w="789" w:type="dxa"/>
          </w:tcPr>
          <w:p w14:paraId="0CAE7174" w14:textId="77777777" w:rsidR="009266A7" w:rsidRDefault="009266A7" w:rsidP="00D77762">
            <w:pPr>
              <w:pStyle w:val="TableText"/>
              <w:jc w:val="left"/>
              <w:rPr>
                <w:rFonts w:cs="Arial"/>
                <w:szCs w:val="21"/>
              </w:rPr>
            </w:pPr>
            <w:r>
              <w:rPr>
                <w:rFonts w:cs="Arial"/>
                <w:szCs w:val="21"/>
              </w:rPr>
              <w:t>GEHC</w:t>
            </w:r>
          </w:p>
        </w:tc>
        <w:tc>
          <w:tcPr>
            <w:tcW w:w="1327" w:type="dxa"/>
            <w:gridSpan w:val="2"/>
          </w:tcPr>
          <w:p w14:paraId="0CAE7175" w14:textId="77777777" w:rsidR="009266A7" w:rsidRDefault="009266A7" w:rsidP="00D77762">
            <w:pPr>
              <w:pStyle w:val="TableText"/>
              <w:jc w:val="left"/>
              <w:rPr>
                <w:rFonts w:cs="Arial"/>
                <w:szCs w:val="21"/>
              </w:rPr>
            </w:pPr>
            <w:r>
              <w:rPr>
                <w:rFonts w:cs="Arial"/>
                <w:szCs w:val="21"/>
              </w:rPr>
              <w:t>No</w:t>
            </w:r>
          </w:p>
        </w:tc>
      </w:tr>
      <w:tr w:rsidR="009266A7" w:rsidRPr="004517E7" w14:paraId="0CAE717E" w14:textId="77777777" w:rsidTr="00000B17">
        <w:trPr>
          <w:cantSplit/>
        </w:trPr>
        <w:tc>
          <w:tcPr>
            <w:tcW w:w="1763" w:type="dxa"/>
          </w:tcPr>
          <w:p w14:paraId="0CAE7177" w14:textId="77777777" w:rsidR="009266A7" w:rsidRDefault="009266A7" w:rsidP="00D77762">
            <w:pPr>
              <w:pStyle w:val="TableText"/>
              <w:jc w:val="left"/>
              <w:rPr>
                <w:rFonts w:cs="Arial"/>
                <w:szCs w:val="21"/>
              </w:rPr>
            </w:pPr>
            <w:r>
              <w:rPr>
                <w:rFonts w:cs="Arial"/>
                <w:szCs w:val="21"/>
              </w:rPr>
              <w:t>OwnerSSO</w:t>
            </w:r>
          </w:p>
        </w:tc>
        <w:tc>
          <w:tcPr>
            <w:tcW w:w="1371" w:type="dxa"/>
            <w:gridSpan w:val="2"/>
          </w:tcPr>
          <w:p w14:paraId="0CAE7178" w14:textId="77777777" w:rsidR="009266A7" w:rsidRDefault="009266A7" w:rsidP="00D77762">
            <w:pPr>
              <w:pStyle w:val="TableText"/>
              <w:jc w:val="left"/>
              <w:rPr>
                <w:rFonts w:cs="Arial"/>
                <w:szCs w:val="21"/>
              </w:rPr>
            </w:pPr>
            <w:r>
              <w:rPr>
                <w:rFonts w:cs="Arial"/>
                <w:szCs w:val="21"/>
              </w:rPr>
              <w:t>Owner SSO</w:t>
            </w:r>
          </w:p>
        </w:tc>
        <w:tc>
          <w:tcPr>
            <w:tcW w:w="2267" w:type="dxa"/>
          </w:tcPr>
          <w:p w14:paraId="0CAE7179" w14:textId="77777777" w:rsidR="009266A7" w:rsidRDefault="009266A7" w:rsidP="00D77762">
            <w:pPr>
              <w:pStyle w:val="TableText"/>
              <w:jc w:val="left"/>
              <w:rPr>
                <w:rFonts w:cs="Arial"/>
                <w:szCs w:val="21"/>
              </w:rPr>
            </w:pPr>
            <w:r>
              <w:rPr>
                <w:rFonts w:cs="Arial"/>
                <w:szCs w:val="21"/>
              </w:rPr>
              <w:t>The SSO identity for the Dispatcher who created the task.</w:t>
            </w:r>
          </w:p>
        </w:tc>
        <w:tc>
          <w:tcPr>
            <w:tcW w:w="1152" w:type="dxa"/>
          </w:tcPr>
          <w:p w14:paraId="0CAE717A" w14:textId="77777777" w:rsidR="009266A7" w:rsidRDefault="009266A7" w:rsidP="005A230A">
            <w:pPr>
              <w:pStyle w:val="TableText"/>
              <w:jc w:val="left"/>
              <w:rPr>
                <w:rFonts w:cs="Arial"/>
                <w:szCs w:val="21"/>
              </w:rPr>
            </w:pPr>
            <w:r>
              <w:rPr>
                <w:rFonts w:cs="Arial"/>
                <w:szCs w:val="21"/>
              </w:rPr>
              <w:t>String (64)</w:t>
            </w:r>
          </w:p>
        </w:tc>
        <w:tc>
          <w:tcPr>
            <w:tcW w:w="1120" w:type="dxa"/>
          </w:tcPr>
          <w:p w14:paraId="0CAE717B" w14:textId="77777777" w:rsidR="009266A7" w:rsidRDefault="009266A7" w:rsidP="00D77762">
            <w:pPr>
              <w:pStyle w:val="TableText"/>
              <w:jc w:val="left"/>
              <w:rPr>
                <w:rFonts w:cs="Arial"/>
                <w:szCs w:val="21"/>
              </w:rPr>
            </w:pPr>
            <w:r>
              <w:rPr>
                <w:rFonts w:cs="Arial"/>
                <w:szCs w:val="21"/>
              </w:rPr>
              <w:t>Non-Editable</w:t>
            </w:r>
          </w:p>
        </w:tc>
        <w:tc>
          <w:tcPr>
            <w:tcW w:w="789" w:type="dxa"/>
          </w:tcPr>
          <w:p w14:paraId="0CAE717C" w14:textId="77777777" w:rsidR="009266A7" w:rsidRDefault="009266A7" w:rsidP="00D77762">
            <w:pPr>
              <w:pStyle w:val="TableText"/>
              <w:jc w:val="left"/>
              <w:rPr>
                <w:rFonts w:cs="Arial"/>
                <w:szCs w:val="21"/>
              </w:rPr>
            </w:pPr>
            <w:r>
              <w:rPr>
                <w:rFonts w:cs="Arial"/>
                <w:szCs w:val="21"/>
              </w:rPr>
              <w:t>GEHC</w:t>
            </w:r>
          </w:p>
        </w:tc>
        <w:tc>
          <w:tcPr>
            <w:tcW w:w="1327" w:type="dxa"/>
            <w:gridSpan w:val="2"/>
          </w:tcPr>
          <w:p w14:paraId="0CAE717D" w14:textId="77777777" w:rsidR="009266A7" w:rsidRDefault="009266A7" w:rsidP="00D77762">
            <w:pPr>
              <w:pStyle w:val="TableText"/>
              <w:jc w:val="left"/>
              <w:rPr>
                <w:rFonts w:cs="Arial"/>
                <w:szCs w:val="21"/>
              </w:rPr>
            </w:pPr>
            <w:r>
              <w:rPr>
                <w:rFonts w:cs="Arial"/>
                <w:szCs w:val="21"/>
              </w:rPr>
              <w:t>Yes</w:t>
            </w:r>
            <w:r>
              <w:rPr>
                <w:rStyle w:val="FootnoteReference"/>
                <w:szCs w:val="21"/>
              </w:rPr>
              <w:footnoteReference w:id="10"/>
            </w:r>
          </w:p>
        </w:tc>
      </w:tr>
      <w:tr w:rsidR="00F15DBB" w:rsidRPr="004517E7" w14:paraId="0CAE7186" w14:textId="77777777" w:rsidTr="00000B17">
        <w:trPr>
          <w:cantSplit/>
        </w:trPr>
        <w:tc>
          <w:tcPr>
            <w:tcW w:w="1763" w:type="dxa"/>
          </w:tcPr>
          <w:p w14:paraId="0CAE717F" w14:textId="77777777" w:rsidR="00F15DBB" w:rsidRPr="004517E7" w:rsidRDefault="00F15DBB" w:rsidP="00A31FB3">
            <w:pPr>
              <w:pStyle w:val="TableText"/>
              <w:jc w:val="left"/>
              <w:rPr>
                <w:rFonts w:cs="Arial"/>
                <w:szCs w:val="21"/>
              </w:rPr>
            </w:pPr>
            <w:r>
              <w:rPr>
                <w:rFonts w:cs="Arial"/>
                <w:szCs w:val="21"/>
              </w:rPr>
              <w:t>CTCDebrief</w:t>
            </w:r>
          </w:p>
        </w:tc>
        <w:tc>
          <w:tcPr>
            <w:tcW w:w="1371" w:type="dxa"/>
            <w:gridSpan w:val="2"/>
          </w:tcPr>
          <w:p w14:paraId="0CAE7180" w14:textId="77777777" w:rsidR="00F15DBB" w:rsidRPr="004517E7" w:rsidRDefault="00F15DBB" w:rsidP="00A31FB3">
            <w:pPr>
              <w:pStyle w:val="TableText"/>
              <w:jc w:val="left"/>
              <w:rPr>
                <w:rFonts w:cs="Arial"/>
                <w:szCs w:val="21"/>
              </w:rPr>
            </w:pPr>
            <w:r>
              <w:rPr>
                <w:rFonts w:cs="Arial"/>
                <w:szCs w:val="21"/>
              </w:rPr>
              <w:t>CTC Debrief</w:t>
            </w:r>
          </w:p>
        </w:tc>
        <w:tc>
          <w:tcPr>
            <w:tcW w:w="2267" w:type="dxa"/>
          </w:tcPr>
          <w:p w14:paraId="0CAE7181" w14:textId="77777777" w:rsidR="00F15DBB" w:rsidRPr="004517E7" w:rsidRDefault="00F15DBB" w:rsidP="00A31FB3">
            <w:pPr>
              <w:pStyle w:val="TableText"/>
              <w:jc w:val="left"/>
              <w:rPr>
                <w:rFonts w:cs="Arial"/>
                <w:szCs w:val="21"/>
              </w:rPr>
            </w:pPr>
            <w:r>
              <w:rPr>
                <w:rFonts w:cs="Arial"/>
                <w:szCs w:val="21"/>
              </w:rPr>
              <w:t>The CTC debrief.</w:t>
            </w:r>
          </w:p>
        </w:tc>
        <w:tc>
          <w:tcPr>
            <w:tcW w:w="1152" w:type="dxa"/>
          </w:tcPr>
          <w:p w14:paraId="0CAE7182" w14:textId="77777777" w:rsidR="00F15DBB" w:rsidRPr="004517E7" w:rsidRDefault="00F15DBB" w:rsidP="00A31FB3">
            <w:pPr>
              <w:pStyle w:val="TableText"/>
              <w:jc w:val="left"/>
              <w:rPr>
                <w:rFonts w:cs="Arial"/>
                <w:szCs w:val="21"/>
              </w:rPr>
            </w:pPr>
            <w:r>
              <w:rPr>
                <w:rFonts w:cs="Arial"/>
                <w:szCs w:val="21"/>
              </w:rPr>
              <w:t>String (4000)</w:t>
            </w:r>
          </w:p>
        </w:tc>
        <w:tc>
          <w:tcPr>
            <w:tcW w:w="1120" w:type="dxa"/>
          </w:tcPr>
          <w:p w14:paraId="0CAE7183" w14:textId="77777777" w:rsidR="00F15DBB" w:rsidRPr="004517E7" w:rsidRDefault="00F15DBB" w:rsidP="00A31FB3">
            <w:pPr>
              <w:pStyle w:val="TableText"/>
              <w:jc w:val="left"/>
              <w:rPr>
                <w:rFonts w:cs="Arial"/>
                <w:szCs w:val="21"/>
              </w:rPr>
            </w:pPr>
            <w:r w:rsidRPr="004517E7">
              <w:rPr>
                <w:rFonts w:cs="Arial"/>
                <w:szCs w:val="21"/>
              </w:rPr>
              <w:t>Non- Editable</w:t>
            </w:r>
          </w:p>
        </w:tc>
        <w:tc>
          <w:tcPr>
            <w:tcW w:w="789" w:type="dxa"/>
          </w:tcPr>
          <w:p w14:paraId="0CAE7184" w14:textId="77777777" w:rsidR="00F15DBB" w:rsidRPr="004517E7" w:rsidRDefault="00F15DBB" w:rsidP="00A31FB3">
            <w:pPr>
              <w:pStyle w:val="TableText"/>
              <w:jc w:val="left"/>
              <w:rPr>
                <w:rFonts w:cs="Arial"/>
                <w:szCs w:val="21"/>
              </w:rPr>
            </w:pPr>
            <w:r>
              <w:rPr>
                <w:rFonts w:cs="Arial"/>
                <w:szCs w:val="21"/>
              </w:rPr>
              <w:t>GEHC</w:t>
            </w:r>
          </w:p>
        </w:tc>
        <w:tc>
          <w:tcPr>
            <w:tcW w:w="1327" w:type="dxa"/>
            <w:gridSpan w:val="2"/>
          </w:tcPr>
          <w:p w14:paraId="0CAE7185" w14:textId="77777777" w:rsidR="00F15DBB" w:rsidRPr="004517E7" w:rsidRDefault="00F15DBB" w:rsidP="00A31FB3">
            <w:pPr>
              <w:pStyle w:val="TableText"/>
              <w:jc w:val="left"/>
              <w:rPr>
                <w:rFonts w:cs="Arial"/>
                <w:szCs w:val="21"/>
              </w:rPr>
            </w:pPr>
            <w:r w:rsidRPr="004517E7">
              <w:rPr>
                <w:rFonts w:cs="Arial"/>
                <w:szCs w:val="21"/>
              </w:rPr>
              <w:t>Yes</w:t>
            </w:r>
          </w:p>
        </w:tc>
      </w:tr>
      <w:tr w:rsidR="00000B17" w:rsidRPr="004517E7" w14:paraId="0CAE718E" w14:textId="77777777" w:rsidTr="004148B8">
        <w:trPr>
          <w:cantSplit/>
        </w:trPr>
        <w:tc>
          <w:tcPr>
            <w:tcW w:w="1763" w:type="dxa"/>
          </w:tcPr>
          <w:p w14:paraId="0CAE7187" w14:textId="77777777" w:rsidR="00000B17" w:rsidRDefault="00000B17" w:rsidP="00A31FB3">
            <w:pPr>
              <w:pStyle w:val="TableText"/>
              <w:jc w:val="left"/>
              <w:rPr>
                <w:rFonts w:cs="Arial"/>
                <w:szCs w:val="21"/>
              </w:rPr>
            </w:pPr>
            <w:r>
              <w:rPr>
                <w:rFonts w:cs="Arial"/>
                <w:szCs w:val="21"/>
              </w:rPr>
              <w:t>Notes</w:t>
            </w:r>
          </w:p>
        </w:tc>
        <w:tc>
          <w:tcPr>
            <w:tcW w:w="1371" w:type="dxa"/>
            <w:gridSpan w:val="2"/>
          </w:tcPr>
          <w:p w14:paraId="0CAE7188" w14:textId="77777777" w:rsidR="00000B17" w:rsidRDefault="00000B17" w:rsidP="00A31FB3">
            <w:pPr>
              <w:pStyle w:val="TableText"/>
              <w:jc w:val="left"/>
              <w:rPr>
                <w:rFonts w:cs="Arial"/>
                <w:szCs w:val="21"/>
              </w:rPr>
            </w:pPr>
            <w:r>
              <w:rPr>
                <w:rFonts w:cs="Arial"/>
                <w:szCs w:val="21"/>
              </w:rPr>
              <w:t>Task Note</w:t>
            </w:r>
          </w:p>
        </w:tc>
        <w:tc>
          <w:tcPr>
            <w:tcW w:w="2267" w:type="dxa"/>
          </w:tcPr>
          <w:p w14:paraId="0CAE7189" w14:textId="77777777" w:rsidR="00000B17" w:rsidRDefault="00000B17" w:rsidP="00A31FB3">
            <w:pPr>
              <w:pStyle w:val="TableText"/>
              <w:jc w:val="left"/>
              <w:rPr>
                <w:rFonts w:cs="Arial"/>
                <w:szCs w:val="21"/>
              </w:rPr>
            </w:pPr>
            <w:r>
              <w:rPr>
                <w:rFonts w:cs="Arial"/>
                <w:szCs w:val="21"/>
              </w:rPr>
              <w:t>A note combining the mobile and part comment. Where required, the part pickup location may be included here (when the part is to be obtained from a location related to the site address and when there is no separate part pickup task).</w:t>
            </w:r>
          </w:p>
        </w:tc>
        <w:tc>
          <w:tcPr>
            <w:tcW w:w="1152" w:type="dxa"/>
          </w:tcPr>
          <w:p w14:paraId="0CAE718A" w14:textId="77777777" w:rsidR="00000B17" w:rsidRDefault="00000B17" w:rsidP="00A31FB3">
            <w:pPr>
              <w:pStyle w:val="TableText"/>
              <w:jc w:val="left"/>
              <w:rPr>
                <w:rFonts w:cs="Arial"/>
                <w:szCs w:val="21"/>
              </w:rPr>
            </w:pPr>
            <w:r>
              <w:rPr>
                <w:rFonts w:cs="Arial"/>
                <w:szCs w:val="21"/>
              </w:rPr>
              <w:t>String (4000)</w:t>
            </w:r>
          </w:p>
        </w:tc>
        <w:tc>
          <w:tcPr>
            <w:tcW w:w="1120" w:type="dxa"/>
          </w:tcPr>
          <w:p w14:paraId="0CAE718B" w14:textId="77777777" w:rsidR="00000B17" w:rsidRDefault="00000B17" w:rsidP="00A31FB3">
            <w:pPr>
              <w:pStyle w:val="TableText"/>
              <w:jc w:val="left"/>
              <w:rPr>
                <w:rFonts w:cs="Arial"/>
                <w:szCs w:val="21"/>
              </w:rPr>
            </w:pPr>
            <w:r>
              <w:rPr>
                <w:rFonts w:cs="Arial"/>
                <w:szCs w:val="21"/>
              </w:rPr>
              <w:t>Non-Editable</w:t>
            </w:r>
          </w:p>
        </w:tc>
        <w:tc>
          <w:tcPr>
            <w:tcW w:w="789" w:type="dxa"/>
          </w:tcPr>
          <w:p w14:paraId="0CAE718C" w14:textId="77777777" w:rsidR="00000B17" w:rsidRPr="004517E7" w:rsidRDefault="00000B17" w:rsidP="00A31FB3">
            <w:pPr>
              <w:pStyle w:val="TableText"/>
              <w:jc w:val="left"/>
              <w:rPr>
                <w:rFonts w:cs="Arial"/>
                <w:szCs w:val="21"/>
              </w:rPr>
            </w:pPr>
            <w:r>
              <w:rPr>
                <w:rFonts w:cs="Arial"/>
                <w:szCs w:val="21"/>
              </w:rPr>
              <w:t>GEHC</w:t>
            </w:r>
          </w:p>
        </w:tc>
        <w:tc>
          <w:tcPr>
            <w:tcW w:w="1327" w:type="dxa"/>
            <w:gridSpan w:val="2"/>
          </w:tcPr>
          <w:p w14:paraId="0CAE718D" w14:textId="77777777" w:rsidR="00000B17" w:rsidRDefault="00000B17" w:rsidP="00A31FB3">
            <w:pPr>
              <w:pStyle w:val="TableText"/>
              <w:jc w:val="left"/>
              <w:rPr>
                <w:rFonts w:cs="Arial"/>
                <w:szCs w:val="21"/>
              </w:rPr>
            </w:pPr>
            <w:r>
              <w:rPr>
                <w:rFonts w:cs="Arial"/>
                <w:szCs w:val="21"/>
              </w:rPr>
              <w:t>No</w:t>
            </w:r>
          </w:p>
        </w:tc>
      </w:tr>
      <w:tr w:rsidR="009266A7" w:rsidRPr="004517E7" w14:paraId="0CAE7196" w14:textId="77777777" w:rsidTr="00000B17">
        <w:trPr>
          <w:cantSplit/>
        </w:trPr>
        <w:tc>
          <w:tcPr>
            <w:tcW w:w="1763" w:type="dxa"/>
          </w:tcPr>
          <w:p w14:paraId="0CAE718F" w14:textId="77777777" w:rsidR="009266A7" w:rsidRPr="004517E7" w:rsidRDefault="00000B17" w:rsidP="00000B17">
            <w:pPr>
              <w:pStyle w:val="TableText"/>
              <w:jc w:val="left"/>
              <w:rPr>
                <w:rFonts w:cs="Arial"/>
                <w:szCs w:val="21"/>
              </w:rPr>
            </w:pPr>
            <w:r>
              <w:rPr>
                <w:rFonts w:cs="Arial"/>
                <w:szCs w:val="21"/>
              </w:rPr>
              <w:t>Job</w:t>
            </w:r>
            <w:r w:rsidR="009266A7">
              <w:rPr>
                <w:rFonts w:cs="Arial"/>
                <w:szCs w:val="21"/>
              </w:rPr>
              <w:t>Comments</w:t>
            </w:r>
          </w:p>
        </w:tc>
        <w:tc>
          <w:tcPr>
            <w:tcW w:w="1371" w:type="dxa"/>
            <w:gridSpan w:val="2"/>
          </w:tcPr>
          <w:p w14:paraId="0CAE7190" w14:textId="77777777" w:rsidR="009266A7" w:rsidRPr="004517E7" w:rsidRDefault="00000B17" w:rsidP="00000B17">
            <w:pPr>
              <w:pStyle w:val="TableText"/>
              <w:jc w:val="left"/>
              <w:rPr>
                <w:rFonts w:cs="Arial"/>
                <w:szCs w:val="21"/>
              </w:rPr>
            </w:pPr>
            <w:r>
              <w:rPr>
                <w:rFonts w:cs="Arial"/>
                <w:szCs w:val="21"/>
              </w:rPr>
              <w:t xml:space="preserve">Job </w:t>
            </w:r>
            <w:r w:rsidR="009266A7">
              <w:rPr>
                <w:rFonts w:cs="Arial"/>
                <w:szCs w:val="21"/>
              </w:rPr>
              <w:t>Comments</w:t>
            </w:r>
          </w:p>
        </w:tc>
        <w:tc>
          <w:tcPr>
            <w:tcW w:w="2267" w:type="dxa"/>
          </w:tcPr>
          <w:p w14:paraId="0CAE7191" w14:textId="77777777" w:rsidR="009266A7" w:rsidRDefault="009266A7" w:rsidP="00000B17">
            <w:pPr>
              <w:pStyle w:val="TableText"/>
              <w:jc w:val="left"/>
              <w:rPr>
                <w:rFonts w:cs="Arial"/>
                <w:szCs w:val="21"/>
              </w:rPr>
            </w:pPr>
            <w:r>
              <w:rPr>
                <w:rFonts w:cs="Arial"/>
                <w:szCs w:val="21"/>
              </w:rPr>
              <w:t xml:space="preserve">The full </w:t>
            </w:r>
            <w:r w:rsidR="00000B17">
              <w:rPr>
                <w:rFonts w:cs="Arial"/>
                <w:szCs w:val="21"/>
              </w:rPr>
              <w:t>job</w:t>
            </w:r>
            <w:r>
              <w:rPr>
                <w:rFonts w:cs="Arial"/>
                <w:szCs w:val="21"/>
              </w:rPr>
              <w:t xml:space="preserve"> comments.</w:t>
            </w:r>
          </w:p>
        </w:tc>
        <w:tc>
          <w:tcPr>
            <w:tcW w:w="1152" w:type="dxa"/>
          </w:tcPr>
          <w:p w14:paraId="0CAE7192" w14:textId="77777777" w:rsidR="009266A7" w:rsidRDefault="003B3D5F" w:rsidP="00000B17">
            <w:pPr>
              <w:pStyle w:val="TableText"/>
              <w:jc w:val="left"/>
              <w:rPr>
                <w:rFonts w:cs="Arial"/>
                <w:szCs w:val="21"/>
              </w:rPr>
            </w:pPr>
            <w:r>
              <w:rPr>
                <w:rFonts w:cs="Arial"/>
                <w:szCs w:val="21"/>
              </w:rPr>
              <w:t xml:space="preserve">Linked </w:t>
            </w:r>
            <w:r w:rsidR="00000B17">
              <w:rPr>
                <w:rFonts w:cs="Arial"/>
                <w:szCs w:val="21"/>
              </w:rPr>
              <w:t>GEHCJob</w:t>
            </w:r>
            <w:r w:rsidR="009266A7">
              <w:rPr>
                <w:rFonts w:cs="Arial"/>
                <w:szCs w:val="21"/>
              </w:rPr>
              <w:t>Comments</w:t>
            </w:r>
          </w:p>
        </w:tc>
        <w:tc>
          <w:tcPr>
            <w:tcW w:w="1120" w:type="dxa"/>
          </w:tcPr>
          <w:p w14:paraId="0CAE7193" w14:textId="77777777" w:rsidR="009266A7" w:rsidRPr="004517E7" w:rsidRDefault="009266A7" w:rsidP="00D77762">
            <w:pPr>
              <w:pStyle w:val="TableText"/>
              <w:jc w:val="left"/>
              <w:rPr>
                <w:rFonts w:cs="Arial"/>
                <w:szCs w:val="21"/>
              </w:rPr>
            </w:pPr>
            <w:r>
              <w:rPr>
                <w:rFonts w:cs="Arial"/>
                <w:szCs w:val="21"/>
              </w:rPr>
              <w:t>Non-Editable</w:t>
            </w:r>
          </w:p>
        </w:tc>
        <w:tc>
          <w:tcPr>
            <w:tcW w:w="789" w:type="dxa"/>
          </w:tcPr>
          <w:p w14:paraId="0CAE7194"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95" w14:textId="77777777" w:rsidR="009266A7" w:rsidRPr="004517E7" w:rsidRDefault="009266A7" w:rsidP="00D77762">
            <w:pPr>
              <w:pStyle w:val="TableText"/>
              <w:jc w:val="left"/>
              <w:rPr>
                <w:rFonts w:cs="Arial"/>
                <w:szCs w:val="21"/>
              </w:rPr>
            </w:pPr>
            <w:r>
              <w:rPr>
                <w:rFonts w:cs="Arial"/>
                <w:szCs w:val="21"/>
              </w:rPr>
              <w:t>No</w:t>
            </w:r>
          </w:p>
        </w:tc>
      </w:tr>
      <w:tr w:rsidR="009266A7" w:rsidRPr="004517E7" w14:paraId="0CAE719E" w14:textId="77777777" w:rsidTr="00000B17">
        <w:trPr>
          <w:cantSplit/>
        </w:trPr>
        <w:tc>
          <w:tcPr>
            <w:tcW w:w="1763" w:type="dxa"/>
          </w:tcPr>
          <w:p w14:paraId="0CAE7197" w14:textId="77777777" w:rsidR="009266A7" w:rsidRDefault="009266A7" w:rsidP="00D77762">
            <w:pPr>
              <w:pStyle w:val="TableText"/>
              <w:jc w:val="left"/>
              <w:rPr>
                <w:rFonts w:cs="Arial"/>
                <w:szCs w:val="21"/>
              </w:rPr>
            </w:pPr>
            <w:commentRangeStart w:id="4647"/>
            <w:r>
              <w:rPr>
                <w:rFonts w:cs="Arial"/>
                <w:szCs w:val="21"/>
              </w:rPr>
              <w:t>FMIDueDate</w:t>
            </w:r>
            <w:commentRangeEnd w:id="4647"/>
            <w:r w:rsidR="007E3E20">
              <w:rPr>
                <w:rStyle w:val="CommentReference"/>
              </w:rPr>
              <w:commentReference w:id="4647"/>
            </w:r>
          </w:p>
        </w:tc>
        <w:tc>
          <w:tcPr>
            <w:tcW w:w="1371" w:type="dxa"/>
            <w:gridSpan w:val="2"/>
          </w:tcPr>
          <w:p w14:paraId="0CAE7198" w14:textId="77777777" w:rsidR="009266A7" w:rsidRDefault="009266A7" w:rsidP="00D77762">
            <w:pPr>
              <w:pStyle w:val="TableText"/>
              <w:jc w:val="left"/>
              <w:rPr>
                <w:rFonts w:cs="Arial"/>
                <w:szCs w:val="21"/>
              </w:rPr>
            </w:pPr>
            <w:r>
              <w:rPr>
                <w:rFonts w:cs="Arial"/>
                <w:szCs w:val="21"/>
              </w:rPr>
              <w:t>FMI Due Date</w:t>
            </w:r>
          </w:p>
        </w:tc>
        <w:tc>
          <w:tcPr>
            <w:tcW w:w="2267" w:type="dxa"/>
          </w:tcPr>
          <w:p w14:paraId="0CAE7199" w14:textId="77777777" w:rsidR="009266A7" w:rsidRDefault="009266A7" w:rsidP="00D77762">
            <w:pPr>
              <w:pStyle w:val="TableText"/>
              <w:jc w:val="left"/>
              <w:rPr>
                <w:rFonts w:cs="Arial"/>
                <w:szCs w:val="21"/>
              </w:rPr>
            </w:pPr>
            <w:r>
              <w:rPr>
                <w:rFonts w:cs="Arial"/>
                <w:szCs w:val="21"/>
              </w:rPr>
              <w:t>The date at which the FMI is due. Only relevant for FMI type jobs. For display purposes only.</w:t>
            </w:r>
          </w:p>
        </w:tc>
        <w:tc>
          <w:tcPr>
            <w:tcW w:w="1152" w:type="dxa"/>
          </w:tcPr>
          <w:p w14:paraId="0CAE719A" w14:textId="77777777" w:rsidR="009266A7" w:rsidRDefault="009266A7" w:rsidP="00D77762">
            <w:pPr>
              <w:pStyle w:val="TableText"/>
              <w:jc w:val="left"/>
              <w:rPr>
                <w:rFonts w:cs="Arial"/>
                <w:szCs w:val="21"/>
              </w:rPr>
            </w:pPr>
            <w:r>
              <w:rPr>
                <w:rFonts w:cs="Arial"/>
                <w:szCs w:val="21"/>
              </w:rPr>
              <w:t>Date and Time</w:t>
            </w:r>
          </w:p>
        </w:tc>
        <w:tc>
          <w:tcPr>
            <w:tcW w:w="1120" w:type="dxa"/>
          </w:tcPr>
          <w:p w14:paraId="0CAE719B" w14:textId="77777777" w:rsidR="009266A7" w:rsidRDefault="009266A7" w:rsidP="00D77762">
            <w:pPr>
              <w:pStyle w:val="TableText"/>
              <w:jc w:val="left"/>
              <w:rPr>
                <w:rFonts w:cs="Arial"/>
                <w:szCs w:val="21"/>
              </w:rPr>
            </w:pPr>
            <w:r>
              <w:rPr>
                <w:rFonts w:cs="Arial"/>
                <w:szCs w:val="21"/>
              </w:rPr>
              <w:t>Non-Editable</w:t>
            </w:r>
          </w:p>
        </w:tc>
        <w:tc>
          <w:tcPr>
            <w:tcW w:w="789" w:type="dxa"/>
          </w:tcPr>
          <w:p w14:paraId="0CAE719C"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9D" w14:textId="77777777" w:rsidR="009266A7" w:rsidRDefault="009266A7" w:rsidP="00D77762">
            <w:pPr>
              <w:pStyle w:val="TableText"/>
              <w:jc w:val="left"/>
              <w:rPr>
                <w:rFonts w:cs="Arial"/>
                <w:szCs w:val="21"/>
              </w:rPr>
            </w:pPr>
            <w:r>
              <w:rPr>
                <w:rFonts w:cs="Arial"/>
                <w:szCs w:val="21"/>
              </w:rPr>
              <w:t>No</w:t>
            </w:r>
          </w:p>
        </w:tc>
      </w:tr>
      <w:tr w:rsidR="009266A7" w:rsidRPr="004517E7" w14:paraId="0CAE71A6" w14:textId="77777777" w:rsidTr="00000B17">
        <w:trPr>
          <w:cantSplit/>
        </w:trPr>
        <w:tc>
          <w:tcPr>
            <w:tcW w:w="1763" w:type="dxa"/>
          </w:tcPr>
          <w:p w14:paraId="0CAE719F" w14:textId="77777777" w:rsidR="009266A7" w:rsidRDefault="009266A7" w:rsidP="00D77762">
            <w:pPr>
              <w:pStyle w:val="TableText"/>
              <w:jc w:val="left"/>
              <w:rPr>
                <w:rFonts w:cs="Arial"/>
                <w:szCs w:val="21"/>
              </w:rPr>
            </w:pPr>
            <w:r>
              <w:rPr>
                <w:rFonts w:cs="Arial"/>
                <w:szCs w:val="21"/>
              </w:rPr>
              <w:lastRenderedPageBreak/>
              <w:t>FMINumber</w:t>
            </w:r>
          </w:p>
        </w:tc>
        <w:tc>
          <w:tcPr>
            <w:tcW w:w="1371" w:type="dxa"/>
            <w:gridSpan w:val="2"/>
          </w:tcPr>
          <w:p w14:paraId="0CAE71A0" w14:textId="77777777" w:rsidR="009266A7" w:rsidRDefault="009266A7" w:rsidP="00D77762">
            <w:pPr>
              <w:pStyle w:val="TableText"/>
              <w:jc w:val="left"/>
              <w:rPr>
                <w:rFonts w:cs="Arial"/>
                <w:szCs w:val="21"/>
              </w:rPr>
            </w:pPr>
            <w:r>
              <w:rPr>
                <w:rFonts w:cs="Arial"/>
                <w:szCs w:val="21"/>
              </w:rPr>
              <w:t>FMI Number</w:t>
            </w:r>
          </w:p>
        </w:tc>
        <w:tc>
          <w:tcPr>
            <w:tcW w:w="2267" w:type="dxa"/>
          </w:tcPr>
          <w:p w14:paraId="0CAE71A1" w14:textId="77777777" w:rsidR="009266A7" w:rsidRDefault="009266A7" w:rsidP="00D77762">
            <w:pPr>
              <w:pStyle w:val="TableText"/>
              <w:jc w:val="left"/>
              <w:rPr>
                <w:rFonts w:cs="Arial"/>
                <w:szCs w:val="21"/>
              </w:rPr>
            </w:pPr>
            <w:r>
              <w:rPr>
                <w:rFonts w:cs="Arial"/>
                <w:szCs w:val="21"/>
              </w:rPr>
              <w:t xml:space="preserve">The FMI number. Only relevant for FMI type jobs. </w:t>
            </w:r>
          </w:p>
        </w:tc>
        <w:tc>
          <w:tcPr>
            <w:tcW w:w="1152" w:type="dxa"/>
          </w:tcPr>
          <w:p w14:paraId="0CAE71A2" w14:textId="77777777" w:rsidR="009266A7" w:rsidRDefault="003C31DA" w:rsidP="00D77762">
            <w:pPr>
              <w:pStyle w:val="TableText"/>
              <w:jc w:val="left"/>
              <w:rPr>
                <w:rFonts w:cs="Arial"/>
                <w:szCs w:val="21"/>
              </w:rPr>
            </w:pPr>
            <w:r>
              <w:rPr>
                <w:rFonts w:cs="Arial"/>
                <w:szCs w:val="21"/>
              </w:rPr>
              <w:t>String (64)</w:t>
            </w:r>
          </w:p>
        </w:tc>
        <w:tc>
          <w:tcPr>
            <w:tcW w:w="1120" w:type="dxa"/>
          </w:tcPr>
          <w:p w14:paraId="0CAE71A3" w14:textId="77777777" w:rsidR="009266A7" w:rsidRDefault="009266A7" w:rsidP="00D77762">
            <w:pPr>
              <w:pStyle w:val="TableText"/>
              <w:jc w:val="left"/>
              <w:rPr>
                <w:rFonts w:cs="Arial"/>
                <w:szCs w:val="21"/>
              </w:rPr>
            </w:pPr>
            <w:r>
              <w:rPr>
                <w:rFonts w:cs="Arial"/>
                <w:szCs w:val="21"/>
              </w:rPr>
              <w:t>Non-Editable</w:t>
            </w:r>
          </w:p>
        </w:tc>
        <w:tc>
          <w:tcPr>
            <w:tcW w:w="789" w:type="dxa"/>
          </w:tcPr>
          <w:p w14:paraId="0CAE71A4"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A5" w14:textId="77777777" w:rsidR="009266A7" w:rsidRDefault="009266A7" w:rsidP="00D77762">
            <w:pPr>
              <w:pStyle w:val="TableText"/>
              <w:jc w:val="left"/>
              <w:rPr>
                <w:rFonts w:cs="Arial"/>
                <w:szCs w:val="21"/>
              </w:rPr>
            </w:pPr>
            <w:r>
              <w:rPr>
                <w:rFonts w:cs="Arial"/>
                <w:szCs w:val="21"/>
              </w:rPr>
              <w:t>No</w:t>
            </w:r>
          </w:p>
        </w:tc>
      </w:tr>
      <w:tr w:rsidR="009266A7" w:rsidRPr="004517E7" w14:paraId="0CAE71AE" w14:textId="77777777" w:rsidTr="00000B17">
        <w:trPr>
          <w:cantSplit/>
        </w:trPr>
        <w:tc>
          <w:tcPr>
            <w:tcW w:w="1763" w:type="dxa"/>
          </w:tcPr>
          <w:p w14:paraId="0CAE71A7" w14:textId="77777777" w:rsidR="009266A7" w:rsidRDefault="009266A7" w:rsidP="00D77762">
            <w:pPr>
              <w:pStyle w:val="TableText"/>
              <w:jc w:val="left"/>
              <w:rPr>
                <w:rFonts w:cs="Arial"/>
                <w:szCs w:val="21"/>
              </w:rPr>
            </w:pPr>
            <w:r>
              <w:rPr>
                <w:rFonts w:cs="Arial"/>
                <w:szCs w:val="21"/>
              </w:rPr>
              <w:t>FMIRecall</w:t>
            </w:r>
          </w:p>
        </w:tc>
        <w:tc>
          <w:tcPr>
            <w:tcW w:w="1371" w:type="dxa"/>
            <w:gridSpan w:val="2"/>
          </w:tcPr>
          <w:p w14:paraId="0CAE71A8" w14:textId="77777777" w:rsidR="009266A7" w:rsidRDefault="009266A7" w:rsidP="00D77762">
            <w:pPr>
              <w:pStyle w:val="TableText"/>
              <w:jc w:val="left"/>
              <w:rPr>
                <w:rFonts w:cs="Arial"/>
                <w:szCs w:val="21"/>
              </w:rPr>
            </w:pPr>
            <w:r>
              <w:rPr>
                <w:rFonts w:cs="Arial"/>
                <w:szCs w:val="21"/>
              </w:rPr>
              <w:t>FMI Recall?</w:t>
            </w:r>
          </w:p>
        </w:tc>
        <w:tc>
          <w:tcPr>
            <w:tcW w:w="2267" w:type="dxa"/>
          </w:tcPr>
          <w:p w14:paraId="0CAE71A9" w14:textId="77777777" w:rsidR="009266A7" w:rsidRDefault="009266A7" w:rsidP="00D77762">
            <w:pPr>
              <w:pStyle w:val="TableText"/>
              <w:jc w:val="left"/>
              <w:rPr>
                <w:rFonts w:cs="Arial"/>
                <w:szCs w:val="21"/>
              </w:rPr>
            </w:pPr>
            <w:r>
              <w:rPr>
                <w:rFonts w:cs="Arial"/>
                <w:szCs w:val="21"/>
              </w:rPr>
              <w:t>Indicates whether the FMI is a recall. Only relevant for FMI type jobs.</w:t>
            </w:r>
          </w:p>
        </w:tc>
        <w:tc>
          <w:tcPr>
            <w:tcW w:w="1152" w:type="dxa"/>
          </w:tcPr>
          <w:p w14:paraId="0CAE71AA" w14:textId="77777777" w:rsidR="009266A7" w:rsidRDefault="009266A7" w:rsidP="00D77762">
            <w:pPr>
              <w:pStyle w:val="TableText"/>
              <w:jc w:val="left"/>
              <w:rPr>
                <w:rFonts w:cs="Arial"/>
                <w:szCs w:val="21"/>
              </w:rPr>
            </w:pPr>
            <w:r>
              <w:rPr>
                <w:rFonts w:cs="Arial"/>
                <w:szCs w:val="21"/>
              </w:rPr>
              <w:t>Yes/No (Boolean)</w:t>
            </w:r>
          </w:p>
        </w:tc>
        <w:tc>
          <w:tcPr>
            <w:tcW w:w="1120" w:type="dxa"/>
          </w:tcPr>
          <w:p w14:paraId="0CAE71AB" w14:textId="77777777" w:rsidR="009266A7" w:rsidRDefault="009266A7" w:rsidP="00D77762">
            <w:pPr>
              <w:pStyle w:val="TableText"/>
              <w:jc w:val="left"/>
              <w:rPr>
                <w:rFonts w:cs="Arial"/>
                <w:szCs w:val="21"/>
              </w:rPr>
            </w:pPr>
            <w:r>
              <w:rPr>
                <w:rFonts w:cs="Arial"/>
                <w:szCs w:val="21"/>
              </w:rPr>
              <w:t>Non-Editable</w:t>
            </w:r>
          </w:p>
        </w:tc>
        <w:tc>
          <w:tcPr>
            <w:tcW w:w="789" w:type="dxa"/>
          </w:tcPr>
          <w:p w14:paraId="0CAE71AC"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AD" w14:textId="77777777" w:rsidR="009266A7" w:rsidRDefault="009266A7" w:rsidP="00D77762">
            <w:pPr>
              <w:pStyle w:val="TableText"/>
              <w:jc w:val="left"/>
              <w:rPr>
                <w:rFonts w:cs="Arial"/>
                <w:szCs w:val="21"/>
              </w:rPr>
            </w:pPr>
            <w:r>
              <w:rPr>
                <w:rFonts w:cs="Arial"/>
                <w:szCs w:val="21"/>
              </w:rPr>
              <w:t>No</w:t>
            </w:r>
          </w:p>
        </w:tc>
      </w:tr>
      <w:tr w:rsidR="009266A7" w:rsidRPr="004517E7" w14:paraId="0CAE71B6" w14:textId="77777777" w:rsidTr="00000B17">
        <w:trPr>
          <w:cantSplit/>
        </w:trPr>
        <w:tc>
          <w:tcPr>
            <w:tcW w:w="1763" w:type="dxa"/>
          </w:tcPr>
          <w:p w14:paraId="0CAE71AF" w14:textId="77777777" w:rsidR="009266A7" w:rsidRDefault="009266A7" w:rsidP="00D77762">
            <w:pPr>
              <w:pStyle w:val="TableText"/>
              <w:jc w:val="left"/>
              <w:rPr>
                <w:rFonts w:cs="Arial"/>
                <w:szCs w:val="21"/>
              </w:rPr>
            </w:pPr>
            <w:r>
              <w:rPr>
                <w:rFonts w:cs="Arial"/>
                <w:szCs w:val="21"/>
              </w:rPr>
              <w:t>PMSchedule</w:t>
            </w:r>
          </w:p>
        </w:tc>
        <w:tc>
          <w:tcPr>
            <w:tcW w:w="1371" w:type="dxa"/>
            <w:gridSpan w:val="2"/>
          </w:tcPr>
          <w:p w14:paraId="0CAE71B0" w14:textId="77777777" w:rsidR="009266A7" w:rsidRDefault="009266A7" w:rsidP="00D77762">
            <w:pPr>
              <w:pStyle w:val="TableText"/>
              <w:jc w:val="left"/>
              <w:rPr>
                <w:rFonts w:cs="Arial"/>
                <w:szCs w:val="21"/>
              </w:rPr>
            </w:pPr>
            <w:r>
              <w:rPr>
                <w:rFonts w:cs="Arial"/>
                <w:szCs w:val="21"/>
              </w:rPr>
              <w:t>PM Schedule</w:t>
            </w:r>
          </w:p>
        </w:tc>
        <w:tc>
          <w:tcPr>
            <w:tcW w:w="2267" w:type="dxa"/>
          </w:tcPr>
          <w:p w14:paraId="0CAE71B1" w14:textId="77777777" w:rsidR="009266A7" w:rsidRDefault="009266A7" w:rsidP="00D77762">
            <w:pPr>
              <w:pStyle w:val="TableText"/>
              <w:jc w:val="left"/>
              <w:rPr>
                <w:rFonts w:cs="Arial"/>
                <w:szCs w:val="21"/>
              </w:rPr>
            </w:pPr>
            <w:r>
              <w:rPr>
                <w:rFonts w:cs="Arial"/>
                <w:szCs w:val="21"/>
              </w:rPr>
              <w:t>Identifies the PM schedule code. Only relevant for PM type jobs.</w:t>
            </w:r>
          </w:p>
        </w:tc>
        <w:tc>
          <w:tcPr>
            <w:tcW w:w="1152" w:type="dxa"/>
          </w:tcPr>
          <w:p w14:paraId="0CAE71B2" w14:textId="77777777" w:rsidR="009266A7" w:rsidRDefault="009266A7" w:rsidP="00D77762">
            <w:pPr>
              <w:pStyle w:val="TableText"/>
              <w:jc w:val="left"/>
              <w:rPr>
                <w:rFonts w:cs="Arial"/>
                <w:szCs w:val="21"/>
              </w:rPr>
            </w:pPr>
            <w:r>
              <w:rPr>
                <w:rFonts w:cs="Arial"/>
                <w:szCs w:val="21"/>
              </w:rPr>
              <w:t>String (2)</w:t>
            </w:r>
          </w:p>
        </w:tc>
        <w:tc>
          <w:tcPr>
            <w:tcW w:w="1120" w:type="dxa"/>
          </w:tcPr>
          <w:p w14:paraId="0CAE71B3" w14:textId="77777777" w:rsidR="009266A7" w:rsidRDefault="009266A7" w:rsidP="00D77762">
            <w:pPr>
              <w:pStyle w:val="TableText"/>
              <w:jc w:val="left"/>
              <w:rPr>
                <w:rFonts w:cs="Arial"/>
                <w:szCs w:val="21"/>
              </w:rPr>
            </w:pPr>
            <w:r>
              <w:rPr>
                <w:rFonts w:cs="Arial"/>
                <w:szCs w:val="21"/>
              </w:rPr>
              <w:t>Non-Editable</w:t>
            </w:r>
          </w:p>
        </w:tc>
        <w:tc>
          <w:tcPr>
            <w:tcW w:w="789" w:type="dxa"/>
          </w:tcPr>
          <w:p w14:paraId="0CAE71B4"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B5" w14:textId="77777777" w:rsidR="009266A7" w:rsidRDefault="009266A7" w:rsidP="00D77762">
            <w:pPr>
              <w:pStyle w:val="TableText"/>
              <w:jc w:val="left"/>
              <w:rPr>
                <w:rFonts w:cs="Arial"/>
                <w:szCs w:val="21"/>
              </w:rPr>
            </w:pPr>
            <w:r>
              <w:rPr>
                <w:rFonts w:cs="Arial"/>
                <w:szCs w:val="21"/>
              </w:rPr>
              <w:t>No</w:t>
            </w:r>
          </w:p>
        </w:tc>
      </w:tr>
      <w:tr w:rsidR="006816C2" w:rsidRPr="004517E7" w14:paraId="0CAE71BE" w14:textId="77777777" w:rsidTr="00000B17">
        <w:trPr>
          <w:cantSplit/>
        </w:trPr>
        <w:tc>
          <w:tcPr>
            <w:tcW w:w="1763" w:type="dxa"/>
          </w:tcPr>
          <w:p w14:paraId="0CAE71B7" w14:textId="77777777" w:rsidR="006816C2" w:rsidRDefault="006816C2" w:rsidP="00D77762">
            <w:pPr>
              <w:pStyle w:val="TableText"/>
              <w:jc w:val="left"/>
              <w:rPr>
                <w:rFonts w:cs="Arial"/>
                <w:szCs w:val="21"/>
              </w:rPr>
            </w:pPr>
            <w:r>
              <w:rPr>
                <w:rFonts w:cs="Arial"/>
                <w:szCs w:val="21"/>
              </w:rPr>
              <w:t>MacroVersion</w:t>
            </w:r>
          </w:p>
        </w:tc>
        <w:tc>
          <w:tcPr>
            <w:tcW w:w="1371" w:type="dxa"/>
            <w:gridSpan w:val="2"/>
          </w:tcPr>
          <w:p w14:paraId="0CAE71B8" w14:textId="77777777" w:rsidR="006816C2" w:rsidRDefault="006816C2" w:rsidP="00D77762">
            <w:pPr>
              <w:pStyle w:val="TableText"/>
              <w:jc w:val="left"/>
              <w:rPr>
                <w:rFonts w:cs="Arial"/>
                <w:szCs w:val="21"/>
              </w:rPr>
            </w:pPr>
            <w:r>
              <w:rPr>
                <w:rFonts w:cs="Arial"/>
                <w:szCs w:val="21"/>
              </w:rPr>
              <w:t>Macro Version</w:t>
            </w:r>
          </w:p>
        </w:tc>
        <w:tc>
          <w:tcPr>
            <w:tcW w:w="2267" w:type="dxa"/>
          </w:tcPr>
          <w:p w14:paraId="0CAE71B9" w14:textId="77777777" w:rsidR="006816C2" w:rsidRDefault="006816C2" w:rsidP="00D77762">
            <w:pPr>
              <w:pStyle w:val="TableText"/>
              <w:jc w:val="left"/>
              <w:rPr>
                <w:rFonts w:cs="Arial"/>
                <w:szCs w:val="21"/>
              </w:rPr>
            </w:pPr>
            <w:r>
              <w:rPr>
                <w:rFonts w:cs="Arial"/>
                <w:szCs w:val="21"/>
              </w:rPr>
              <w:t>An identifier for the version of the macro through which the task instance was created.</w:t>
            </w:r>
          </w:p>
        </w:tc>
        <w:tc>
          <w:tcPr>
            <w:tcW w:w="1152" w:type="dxa"/>
          </w:tcPr>
          <w:p w14:paraId="0CAE71BA" w14:textId="77777777" w:rsidR="006816C2" w:rsidRDefault="006816C2" w:rsidP="00D77762">
            <w:pPr>
              <w:pStyle w:val="TableText"/>
              <w:jc w:val="left"/>
              <w:rPr>
                <w:rFonts w:cs="Arial"/>
                <w:szCs w:val="21"/>
              </w:rPr>
            </w:pPr>
            <w:r>
              <w:rPr>
                <w:rFonts w:cs="Arial"/>
                <w:szCs w:val="21"/>
              </w:rPr>
              <w:t>String (64)</w:t>
            </w:r>
          </w:p>
        </w:tc>
        <w:tc>
          <w:tcPr>
            <w:tcW w:w="1120" w:type="dxa"/>
          </w:tcPr>
          <w:p w14:paraId="0CAE71BB" w14:textId="77777777" w:rsidR="006816C2" w:rsidRDefault="006816C2" w:rsidP="00D77762">
            <w:pPr>
              <w:pStyle w:val="TableText"/>
              <w:jc w:val="left"/>
              <w:rPr>
                <w:rFonts w:cs="Arial"/>
                <w:szCs w:val="21"/>
              </w:rPr>
            </w:pPr>
            <w:r>
              <w:rPr>
                <w:rFonts w:cs="Arial"/>
                <w:szCs w:val="21"/>
              </w:rPr>
              <w:t>Hidden</w:t>
            </w:r>
          </w:p>
        </w:tc>
        <w:tc>
          <w:tcPr>
            <w:tcW w:w="789" w:type="dxa"/>
          </w:tcPr>
          <w:p w14:paraId="0CAE71BC" w14:textId="77777777" w:rsidR="006816C2" w:rsidRDefault="006816C2" w:rsidP="00D77762">
            <w:pPr>
              <w:pStyle w:val="TableText"/>
              <w:jc w:val="left"/>
              <w:rPr>
                <w:rFonts w:cs="Arial"/>
                <w:szCs w:val="21"/>
              </w:rPr>
            </w:pPr>
            <w:r>
              <w:rPr>
                <w:rFonts w:cs="Arial"/>
                <w:szCs w:val="21"/>
              </w:rPr>
              <w:t>GEHC</w:t>
            </w:r>
          </w:p>
        </w:tc>
        <w:tc>
          <w:tcPr>
            <w:tcW w:w="1327" w:type="dxa"/>
            <w:gridSpan w:val="2"/>
          </w:tcPr>
          <w:p w14:paraId="0CAE71BD" w14:textId="77777777" w:rsidR="006816C2" w:rsidRDefault="006816C2" w:rsidP="00D77762">
            <w:pPr>
              <w:pStyle w:val="TableText"/>
              <w:jc w:val="left"/>
              <w:rPr>
                <w:rFonts w:cs="Arial"/>
                <w:szCs w:val="21"/>
              </w:rPr>
            </w:pPr>
            <w:r>
              <w:rPr>
                <w:rFonts w:cs="Arial"/>
                <w:szCs w:val="21"/>
              </w:rPr>
              <w:t>No</w:t>
            </w:r>
          </w:p>
        </w:tc>
      </w:tr>
      <w:tr w:rsidR="004148B8" w:rsidRPr="004517E7" w14:paraId="0CAE71C7" w14:textId="77777777" w:rsidTr="00FF104B">
        <w:trPr>
          <w:cantSplit/>
        </w:trPr>
        <w:tc>
          <w:tcPr>
            <w:tcW w:w="1763" w:type="dxa"/>
          </w:tcPr>
          <w:p w14:paraId="0CAE71BF" w14:textId="77777777" w:rsidR="004148B8" w:rsidRPr="004517E7" w:rsidRDefault="004148B8" w:rsidP="00FF104B">
            <w:pPr>
              <w:pStyle w:val="TableText"/>
              <w:jc w:val="left"/>
              <w:rPr>
                <w:rFonts w:cs="Arial"/>
                <w:szCs w:val="21"/>
              </w:rPr>
            </w:pPr>
            <w:r>
              <w:rPr>
                <w:rFonts w:cs="Arial"/>
                <w:szCs w:val="21"/>
              </w:rPr>
              <w:t>SuperPowerTaskFlag</w:t>
            </w:r>
          </w:p>
        </w:tc>
        <w:tc>
          <w:tcPr>
            <w:tcW w:w="1371" w:type="dxa"/>
            <w:gridSpan w:val="2"/>
          </w:tcPr>
          <w:p w14:paraId="0CAE71C0" w14:textId="77777777" w:rsidR="004148B8" w:rsidRPr="004517E7" w:rsidRDefault="004148B8" w:rsidP="00022583">
            <w:pPr>
              <w:pStyle w:val="TableText"/>
              <w:jc w:val="left"/>
              <w:rPr>
                <w:rFonts w:cs="Arial"/>
                <w:szCs w:val="21"/>
              </w:rPr>
            </w:pPr>
            <w:r>
              <w:rPr>
                <w:rFonts w:cs="Arial"/>
                <w:szCs w:val="21"/>
              </w:rPr>
              <w:t xml:space="preserve">Able to </w:t>
            </w:r>
            <w:r w:rsidR="00022583">
              <w:rPr>
                <w:rFonts w:cs="Arial"/>
                <w:szCs w:val="21"/>
              </w:rPr>
              <w:t>U</w:t>
            </w:r>
            <w:r>
              <w:rPr>
                <w:rFonts w:cs="Arial"/>
                <w:szCs w:val="21"/>
              </w:rPr>
              <w:t xml:space="preserve">nschedule </w:t>
            </w:r>
            <w:r w:rsidR="00022583">
              <w:rPr>
                <w:rFonts w:cs="Arial"/>
                <w:szCs w:val="21"/>
              </w:rPr>
              <w:t>O</w:t>
            </w:r>
            <w:r>
              <w:rPr>
                <w:rFonts w:cs="Arial"/>
                <w:szCs w:val="21"/>
              </w:rPr>
              <w:t xml:space="preserve">ther </w:t>
            </w:r>
            <w:r w:rsidR="00022583">
              <w:rPr>
                <w:rFonts w:cs="Arial"/>
                <w:szCs w:val="21"/>
              </w:rPr>
              <w:t>T</w:t>
            </w:r>
            <w:r>
              <w:rPr>
                <w:rFonts w:cs="Arial"/>
                <w:szCs w:val="21"/>
              </w:rPr>
              <w:t>ask?</w:t>
            </w:r>
          </w:p>
        </w:tc>
        <w:tc>
          <w:tcPr>
            <w:tcW w:w="2267" w:type="dxa"/>
          </w:tcPr>
          <w:p w14:paraId="0CAE71C1" w14:textId="77777777" w:rsidR="004148B8" w:rsidRDefault="004148B8" w:rsidP="00FF104B">
            <w:pPr>
              <w:pStyle w:val="TableText"/>
              <w:jc w:val="left"/>
              <w:rPr>
                <w:rFonts w:cs="Arial"/>
                <w:szCs w:val="21"/>
              </w:rPr>
            </w:pPr>
            <w:r>
              <w:rPr>
                <w:rFonts w:cs="Arial"/>
                <w:szCs w:val="21"/>
              </w:rPr>
              <w:t>Controls whether a task can unschedule other scheduled tasks on the Gantt. Note that safety and other super power tasks cannot be unscheduled by one of these tasks.</w:t>
            </w:r>
          </w:p>
          <w:p w14:paraId="0CAE71C2" w14:textId="77777777" w:rsidR="004148B8" w:rsidRDefault="004148B8" w:rsidP="00FF104B">
            <w:pPr>
              <w:pStyle w:val="TableText"/>
              <w:jc w:val="left"/>
              <w:rPr>
                <w:rFonts w:cs="Arial"/>
                <w:szCs w:val="21"/>
              </w:rPr>
            </w:pPr>
            <w:r>
              <w:rPr>
                <w:rFonts w:cs="Arial"/>
                <w:szCs w:val="21"/>
              </w:rPr>
              <w:t>Default is “No”.</w:t>
            </w:r>
          </w:p>
        </w:tc>
        <w:tc>
          <w:tcPr>
            <w:tcW w:w="1152" w:type="dxa"/>
          </w:tcPr>
          <w:p w14:paraId="0CAE71C3" w14:textId="77777777" w:rsidR="004148B8" w:rsidRDefault="004148B8" w:rsidP="00FF104B">
            <w:pPr>
              <w:pStyle w:val="TableText"/>
              <w:jc w:val="left"/>
              <w:rPr>
                <w:rFonts w:cs="Arial"/>
                <w:szCs w:val="21"/>
              </w:rPr>
            </w:pPr>
            <w:r>
              <w:rPr>
                <w:rFonts w:cs="Arial"/>
                <w:szCs w:val="21"/>
              </w:rPr>
              <w:t>Yes/No (Boolean)</w:t>
            </w:r>
          </w:p>
        </w:tc>
        <w:tc>
          <w:tcPr>
            <w:tcW w:w="1120" w:type="dxa"/>
          </w:tcPr>
          <w:p w14:paraId="0CAE71C4" w14:textId="77777777" w:rsidR="004148B8" w:rsidRPr="004517E7" w:rsidRDefault="004148B8" w:rsidP="00FF104B">
            <w:pPr>
              <w:pStyle w:val="TableText"/>
              <w:jc w:val="left"/>
              <w:rPr>
                <w:rFonts w:cs="Arial"/>
                <w:szCs w:val="21"/>
              </w:rPr>
            </w:pPr>
            <w:r>
              <w:rPr>
                <w:rFonts w:cs="Arial"/>
                <w:szCs w:val="21"/>
              </w:rPr>
              <w:t>Non-Editable</w:t>
            </w:r>
          </w:p>
        </w:tc>
        <w:tc>
          <w:tcPr>
            <w:tcW w:w="789" w:type="dxa"/>
          </w:tcPr>
          <w:p w14:paraId="0CAE71C5" w14:textId="77777777" w:rsidR="004148B8" w:rsidRPr="004517E7" w:rsidRDefault="004148B8" w:rsidP="00FF104B">
            <w:pPr>
              <w:pStyle w:val="TableText"/>
              <w:jc w:val="left"/>
              <w:rPr>
                <w:rFonts w:cs="Arial"/>
                <w:szCs w:val="21"/>
              </w:rPr>
            </w:pPr>
            <w:r>
              <w:rPr>
                <w:rFonts w:cs="Arial"/>
                <w:szCs w:val="21"/>
              </w:rPr>
              <w:t>GEHC</w:t>
            </w:r>
          </w:p>
        </w:tc>
        <w:tc>
          <w:tcPr>
            <w:tcW w:w="1327" w:type="dxa"/>
            <w:gridSpan w:val="2"/>
          </w:tcPr>
          <w:p w14:paraId="0CAE71C6" w14:textId="77777777" w:rsidR="004148B8" w:rsidRPr="004517E7" w:rsidRDefault="004148B8" w:rsidP="00FF104B">
            <w:pPr>
              <w:pStyle w:val="TableText"/>
              <w:jc w:val="left"/>
              <w:rPr>
                <w:rFonts w:cs="Arial"/>
                <w:szCs w:val="21"/>
              </w:rPr>
            </w:pPr>
            <w:r>
              <w:rPr>
                <w:rFonts w:cs="Arial"/>
                <w:szCs w:val="21"/>
              </w:rPr>
              <w:t>No</w:t>
            </w:r>
          </w:p>
        </w:tc>
      </w:tr>
      <w:tr w:rsidR="004148B8" w:rsidRPr="004517E7" w14:paraId="0CAE71CF" w14:textId="77777777" w:rsidTr="00FF104B">
        <w:trPr>
          <w:cantSplit/>
        </w:trPr>
        <w:tc>
          <w:tcPr>
            <w:tcW w:w="1763" w:type="dxa"/>
          </w:tcPr>
          <w:p w14:paraId="0CAE71C8" w14:textId="77777777" w:rsidR="004148B8" w:rsidRDefault="004148B8" w:rsidP="00FF104B">
            <w:pPr>
              <w:pStyle w:val="TableText"/>
              <w:jc w:val="left"/>
              <w:rPr>
                <w:rFonts w:cs="Arial"/>
                <w:szCs w:val="21"/>
              </w:rPr>
            </w:pPr>
            <w:r>
              <w:rPr>
                <w:rFonts w:cs="Arial"/>
                <w:szCs w:val="21"/>
              </w:rPr>
              <w:t>IsMDT</w:t>
            </w:r>
          </w:p>
        </w:tc>
        <w:tc>
          <w:tcPr>
            <w:tcW w:w="1371" w:type="dxa"/>
            <w:gridSpan w:val="2"/>
          </w:tcPr>
          <w:p w14:paraId="0CAE71C9" w14:textId="77777777" w:rsidR="004148B8" w:rsidRDefault="004148B8" w:rsidP="00FF104B">
            <w:pPr>
              <w:pStyle w:val="TableText"/>
              <w:jc w:val="left"/>
              <w:rPr>
                <w:rFonts w:cs="Arial"/>
                <w:szCs w:val="21"/>
              </w:rPr>
            </w:pPr>
            <w:r>
              <w:rPr>
                <w:rFonts w:cs="Arial"/>
                <w:szCs w:val="21"/>
              </w:rPr>
              <w:t>Is MDT?</w:t>
            </w:r>
          </w:p>
        </w:tc>
        <w:tc>
          <w:tcPr>
            <w:tcW w:w="2267" w:type="dxa"/>
          </w:tcPr>
          <w:p w14:paraId="0CAE71CA" w14:textId="77777777" w:rsidR="004148B8" w:rsidRDefault="004148B8" w:rsidP="00FF104B">
            <w:pPr>
              <w:pStyle w:val="TableText"/>
              <w:jc w:val="left"/>
              <w:rPr>
                <w:rFonts w:cs="Arial"/>
                <w:szCs w:val="21"/>
              </w:rPr>
            </w:pPr>
            <w:r>
              <w:rPr>
                <w:rFonts w:cs="Arial"/>
                <w:szCs w:val="21"/>
              </w:rPr>
              <w:t>Automatically derived based on the task’s duration, this is set true when the task is deemed an MDT candidate.</w:t>
            </w:r>
          </w:p>
        </w:tc>
        <w:tc>
          <w:tcPr>
            <w:tcW w:w="1152" w:type="dxa"/>
          </w:tcPr>
          <w:p w14:paraId="0CAE71CB" w14:textId="77777777" w:rsidR="004148B8" w:rsidRDefault="004148B8" w:rsidP="00FF104B">
            <w:pPr>
              <w:pStyle w:val="TableText"/>
              <w:jc w:val="left"/>
              <w:rPr>
                <w:rFonts w:cs="Arial"/>
                <w:szCs w:val="21"/>
              </w:rPr>
            </w:pPr>
            <w:r>
              <w:rPr>
                <w:rFonts w:cs="Arial"/>
                <w:szCs w:val="21"/>
              </w:rPr>
              <w:t>Yes/No (Boolean)</w:t>
            </w:r>
          </w:p>
        </w:tc>
        <w:tc>
          <w:tcPr>
            <w:tcW w:w="1120" w:type="dxa"/>
          </w:tcPr>
          <w:p w14:paraId="0CAE71CC" w14:textId="77777777" w:rsidR="004148B8" w:rsidRDefault="004148B8" w:rsidP="00FF104B">
            <w:pPr>
              <w:pStyle w:val="TableText"/>
              <w:jc w:val="left"/>
              <w:rPr>
                <w:rFonts w:cs="Arial"/>
                <w:szCs w:val="21"/>
              </w:rPr>
            </w:pPr>
            <w:r>
              <w:rPr>
                <w:rFonts w:cs="Arial"/>
                <w:szCs w:val="21"/>
              </w:rPr>
              <w:t>Non-Editable</w:t>
            </w:r>
          </w:p>
        </w:tc>
        <w:tc>
          <w:tcPr>
            <w:tcW w:w="789" w:type="dxa"/>
          </w:tcPr>
          <w:p w14:paraId="0CAE71CD" w14:textId="77777777" w:rsidR="004148B8" w:rsidRDefault="004148B8" w:rsidP="00FF104B">
            <w:pPr>
              <w:pStyle w:val="TableText"/>
              <w:jc w:val="left"/>
              <w:rPr>
                <w:rFonts w:cs="Arial"/>
                <w:szCs w:val="21"/>
              </w:rPr>
            </w:pPr>
            <w:r>
              <w:rPr>
                <w:rFonts w:cs="Arial"/>
                <w:szCs w:val="21"/>
              </w:rPr>
              <w:t>CS</w:t>
            </w:r>
          </w:p>
        </w:tc>
        <w:tc>
          <w:tcPr>
            <w:tcW w:w="1327" w:type="dxa"/>
            <w:gridSpan w:val="2"/>
          </w:tcPr>
          <w:p w14:paraId="0CAE71CE" w14:textId="77777777" w:rsidR="004148B8" w:rsidRDefault="004148B8" w:rsidP="00FF104B">
            <w:pPr>
              <w:pStyle w:val="TableText"/>
              <w:jc w:val="left"/>
              <w:rPr>
                <w:rFonts w:cs="Arial"/>
                <w:szCs w:val="21"/>
              </w:rPr>
            </w:pPr>
            <w:r>
              <w:rPr>
                <w:rFonts w:cs="Arial"/>
                <w:szCs w:val="21"/>
              </w:rPr>
              <w:t>No</w:t>
            </w:r>
          </w:p>
        </w:tc>
      </w:tr>
      <w:tr w:rsidR="00460CA4" w:rsidRPr="004517E7" w14:paraId="0CAE71D7" w14:textId="77777777" w:rsidTr="00FF104B">
        <w:trPr>
          <w:cantSplit/>
        </w:trPr>
        <w:tc>
          <w:tcPr>
            <w:tcW w:w="1763" w:type="dxa"/>
          </w:tcPr>
          <w:p w14:paraId="0CAE71D0" w14:textId="77777777" w:rsidR="00460CA4" w:rsidRDefault="00460CA4" w:rsidP="00FF104B">
            <w:pPr>
              <w:pStyle w:val="TableText"/>
              <w:jc w:val="left"/>
              <w:rPr>
                <w:rFonts w:cs="Arial"/>
                <w:szCs w:val="21"/>
              </w:rPr>
            </w:pPr>
            <w:r>
              <w:rPr>
                <w:rFonts w:cs="Arial"/>
                <w:szCs w:val="21"/>
              </w:rPr>
              <w:t>TrainingJobNumber</w:t>
            </w:r>
          </w:p>
        </w:tc>
        <w:tc>
          <w:tcPr>
            <w:tcW w:w="1371" w:type="dxa"/>
            <w:gridSpan w:val="2"/>
          </w:tcPr>
          <w:p w14:paraId="0CAE71D1" w14:textId="77777777" w:rsidR="00460CA4" w:rsidRDefault="00460CA4" w:rsidP="00FF104B">
            <w:pPr>
              <w:pStyle w:val="TableText"/>
              <w:jc w:val="left"/>
              <w:rPr>
                <w:rFonts w:cs="Arial"/>
                <w:szCs w:val="21"/>
              </w:rPr>
            </w:pPr>
            <w:r>
              <w:rPr>
                <w:rFonts w:cs="Arial"/>
                <w:szCs w:val="21"/>
              </w:rPr>
              <w:t>Training Job Number</w:t>
            </w:r>
          </w:p>
        </w:tc>
        <w:tc>
          <w:tcPr>
            <w:tcW w:w="2267" w:type="dxa"/>
          </w:tcPr>
          <w:p w14:paraId="0CAE71D2" w14:textId="6205148C" w:rsidR="00460CA4" w:rsidRDefault="00460CA4" w:rsidP="00FF104B">
            <w:pPr>
              <w:pStyle w:val="TableText"/>
              <w:jc w:val="left"/>
              <w:rPr>
                <w:rFonts w:cs="Arial"/>
                <w:szCs w:val="21"/>
              </w:rPr>
            </w:pPr>
            <w:r>
              <w:rPr>
                <w:rFonts w:cs="Arial"/>
                <w:szCs w:val="21"/>
              </w:rPr>
              <w:t xml:space="preserve">The associated on-the-job training task </w:t>
            </w:r>
            <w:r w:rsidR="00D01A1B">
              <w:rPr>
                <w:rFonts w:cs="Arial"/>
                <w:szCs w:val="21"/>
              </w:rPr>
              <w:t>SIEBEL</w:t>
            </w:r>
            <w:r>
              <w:rPr>
                <w:rFonts w:cs="Arial"/>
                <w:szCs w:val="21"/>
              </w:rPr>
              <w:t xml:space="preserve"> job number.</w:t>
            </w:r>
          </w:p>
        </w:tc>
        <w:tc>
          <w:tcPr>
            <w:tcW w:w="1152" w:type="dxa"/>
          </w:tcPr>
          <w:p w14:paraId="0CAE71D3" w14:textId="77777777" w:rsidR="00460CA4" w:rsidRDefault="00762014" w:rsidP="00FF104B">
            <w:pPr>
              <w:pStyle w:val="TableText"/>
              <w:jc w:val="left"/>
              <w:rPr>
                <w:rFonts w:cs="Arial"/>
                <w:szCs w:val="21"/>
              </w:rPr>
            </w:pPr>
            <w:r>
              <w:rPr>
                <w:rFonts w:cs="Arial"/>
                <w:szCs w:val="21"/>
              </w:rPr>
              <w:t>String (64)</w:t>
            </w:r>
          </w:p>
        </w:tc>
        <w:tc>
          <w:tcPr>
            <w:tcW w:w="1120" w:type="dxa"/>
          </w:tcPr>
          <w:p w14:paraId="0CAE71D4" w14:textId="77777777" w:rsidR="00460CA4" w:rsidRDefault="00762014" w:rsidP="00FF104B">
            <w:pPr>
              <w:pStyle w:val="TableText"/>
              <w:jc w:val="left"/>
              <w:rPr>
                <w:rFonts w:cs="Arial"/>
                <w:szCs w:val="21"/>
              </w:rPr>
            </w:pPr>
            <w:r>
              <w:rPr>
                <w:rFonts w:cs="Arial"/>
                <w:szCs w:val="21"/>
              </w:rPr>
              <w:t>Non-Editable</w:t>
            </w:r>
          </w:p>
        </w:tc>
        <w:tc>
          <w:tcPr>
            <w:tcW w:w="789" w:type="dxa"/>
          </w:tcPr>
          <w:p w14:paraId="0CAE71D5" w14:textId="77777777" w:rsidR="00460CA4" w:rsidRDefault="00762014" w:rsidP="00FF104B">
            <w:pPr>
              <w:pStyle w:val="TableText"/>
              <w:jc w:val="left"/>
              <w:rPr>
                <w:rFonts w:cs="Arial"/>
                <w:szCs w:val="21"/>
              </w:rPr>
            </w:pPr>
            <w:r>
              <w:rPr>
                <w:rFonts w:cs="Arial"/>
                <w:szCs w:val="21"/>
              </w:rPr>
              <w:t>GEHC</w:t>
            </w:r>
          </w:p>
        </w:tc>
        <w:tc>
          <w:tcPr>
            <w:tcW w:w="1327" w:type="dxa"/>
            <w:gridSpan w:val="2"/>
          </w:tcPr>
          <w:p w14:paraId="0CAE71D6" w14:textId="77777777" w:rsidR="00460CA4" w:rsidRDefault="00762014" w:rsidP="00FF104B">
            <w:pPr>
              <w:pStyle w:val="TableText"/>
              <w:jc w:val="left"/>
              <w:rPr>
                <w:rFonts w:cs="Arial"/>
                <w:szCs w:val="21"/>
              </w:rPr>
            </w:pPr>
            <w:r>
              <w:rPr>
                <w:rFonts w:cs="Arial"/>
                <w:szCs w:val="21"/>
              </w:rPr>
              <w:t>No</w:t>
            </w:r>
          </w:p>
        </w:tc>
      </w:tr>
      <w:tr w:rsidR="00460CA4" w:rsidRPr="004517E7" w14:paraId="0CAE71DF" w14:textId="77777777" w:rsidTr="00FF104B">
        <w:trPr>
          <w:cantSplit/>
        </w:trPr>
        <w:tc>
          <w:tcPr>
            <w:tcW w:w="1763" w:type="dxa"/>
          </w:tcPr>
          <w:p w14:paraId="0CAE71D8" w14:textId="77777777" w:rsidR="00460CA4" w:rsidRDefault="00762014" w:rsidP="00FF104B">
            <w:pPr>
              <w:pStyle w:val="TableText"/>
              <w:jc w:val="left"/>
              <w:rPr>
                <w:rFonts w:cs="Arial"/>
                <w:szCs w:val="21"/>
              </w:rPr>
            </w:pPr>
            <w:commentRangeStart w:id="4648"/>
            <w:r>
              <w:rPr>
                <w:rFonts w:cs="Arial"/>
                <w:szCs w:val="21"/>
              </w:rPr>
              <w:t>TraineeFSE</w:t>
            </w:r>
            <w:r w:rsidR="003971A9">
              <w:rPr>
                <w:rFonts w:cs="Arial"/>
                <w:szCs w:val="21"/>
              </w:rPr>
              <w:t>s</w:t>
            </w:r>
            <w:commentRangeEnd w:id="4648"/>
            <w:r w:rsidR="00095E88">
              <w:rPr>
                <w:rStyle w:val="CommentReference"/>
              </w:rPr>
              <w:commentReference w:id="4648"/>
            </w:r>
          </w:p>
        </w:tc>
        <w:tc>
          <w:tcPr>
            <w:tcW w:w="1371" w:type="dxa"/>
            <w:gridSpan w:val="2"/>
          </w:tcPr>
          <w:p w14:paraId="0CAE71D9" w14:textId="77777777" w:rsidR="00460CA4" w:rsidRDefault="00762014" w:rsidP="003971A9">
            <w:pPr>
              <w:pStyle w:val="TableText"/>
              <w:jc w:val="left"/>
              <w:rPr>
                <w:rFonts w:cs="Arial"/>
                <w:szCs w:val="21"/>
              </w:rPr>
            </w:pPr>
            <w:r>
              <w:rPr>
                <w:rFonts w:cs="Arial"/>
                <w:szCs w:val="21"/>
              </w:rPr>
              <w:t xml:space="preserve">Trainee </w:t>
            </w:r>
            <w:r w:rsidR="003971A9">
              <w:rPr>
                <w:rFonts w:cs="Arial"/>
                <w:szCs w:val="21"/>
              </w:rPr>
              <w:t>FSEs</w:t>
            </w:r>
          </w:p>
        </w:tc>
        <w:tc>
          <w:tcPr>
            <w:tcW w:w="2267" w:type="dxa"/>
          </w:tcPr>
          <w:p w14:paraId="0CAE71DA" w14:textId="77777777" w:rsidR="00460CA4" w:rsidRDefault="003971A9" w:rsidP="003971A9">
            <w:pPr>
              <w:pStyle w:val="TableText"/>
              <w:jc w:val="left"/>
              <w:rPr>
                <w:rFonts w:cs="Arial"/>
                <w:szCs w:val="21"/>
              </w:rPr>
            </w:pPr>
            <w:r>
              <w:rPr>
                <w:rFonts w:cs="Arial"/>
                <w:szCs w:val="21"/>
              </w:rPr>
              <w:t>A sequence of semi-colon separated IDs used to identify the associated on-the-job training resources.</w:t>
            </w:r>
          </w:p>
        </w:tc>
        <w:tc>
          <w:tcPr>
            <w:tcW w:w="1152" w:type="dxa"/>
          </w:tcPr>
          <w:p w14:paraId="0CAE71DB" w14:textId="77777777" w:rsidR="00460CA4" w:rsidRDefault="00762014" w:rsidP="003971A9">
            <w:pPr>
              <w:pStyle w:val="TableText"/>
              <w:jc w:val="left"/>
              <w:rPr>
                <w:rFonts w:cs="Arial"/>
                <w:szCs w:val="21"/>
              </w:rPr>
            </w:pPr>
            <w:r>
              <w:rPr>
                <w:rFonts w:cs="Arial"/>
                <w:szCs w:val="21"/>
              </w:rPr>
              <w:t>String (</w:t>
            </w:r>
            <w:r w:rsidR="003971A9">
              <w:rPr>
                <w:rFonts w:cs="Arial"/>
                <w:szCs w:val="21"/>
              </w:rPr>
              <w:t>1024</w:t>
            </w:r>
            <w:r>
              <w:rPr>
                <w:rFonts w:cs="Arial"/>
                <w:szCs w:val="21"/>
              </w:rPr>
              <w:t>)</w:t>
            </w:r>
          </w:p>
        </w:tc>
        <w:tc>
          <w:tcPr>
            <w:tcW w:w="1120" w:type="dxa"/>
          </w:tcPr>
          <w:p w14:paraId="0CAE71DC" w14:textId="77777777" w:rsidR="00460CA4" w:rsidRDefault="003971A9" w:rsidP="00FF104B">
            <w:pPr>
              <w:pStyle w:val="TableText"/>
              <w:jc w:val="left"/>
              <w:rPr>
                <w:rFonts w:cs="Arial"/>
                <w:szCs w:val="21"/>
              </w:rPr>
            </w:pPr>
            <w:r>
              <w:rPr>
                <w:rFonts w:cs="Arial"/>
                <w:szCs w:val="21"/>
              </w:rPr>
              <w:t>Hidden</w:t>
            </w:r>
          </w:p>
        </w:tc>
        <w:tc>
          <w:tcPr>
            <w:tcW w:w="789" w:type="dxa"/>
          </w:tcPr>
          <w:p w14:paraId="0CAE71DD" w14:textId="77777777" w:rsidR="00460CA4" w:rsidRDefault="00762014" w:rsidP="00FF104B">
            <w:pPr>
              <w:pStyle w:val="TableText"/>
              <w:jc w:val="left"/>
              <w:rPr>
                <w:rFonts w:cs="Arial"/>
                <w:szCs w:val="21"/>
              </w:rPr>
            </w:pPr>
            <w:r>
              <w:rPr>
                <w:rFonts w:cs="Arial"/>
                <w:szCs w:val="21"/>
              </w:rPr>
              <w:t>GEHC</w:t>
            </w:r>
          </w:p>
        </w:tc>
        <w:tc>
          <w:tcPr>
            <w:tcW w:w="1327" w:type="dxa"/>
            <w:gridSpan w:val="2"/>
          </w:tcPr>
          <w:p w14:paraId="0CAE71DE" w14:textId="77777777" w:rsidR="00460CA4" w:rsidRDefault="00762014" w:rsidP="00FF104B">
            <w:pPr>
              <w:pStyle w:val="TableText"/>
              <w:jc w:val="left"/>
              <w:rPr>
                <w:rFonts w:cs="Arial"/>
                <w:szCs w:val="21"/>
              </w:rPr>
            </w:pPr>
            <w:r>
              <w:rPr>
                <w:rFonts w:cs="Arial"/>
                <w:szCs w:val="21"/>
              </w:rPr>
              <w:t>No</w:t>
            </w:r>
          </w:p>
        </w:tc>
      </w:tr>
      <w:tr w:rsidR="003971A9" w:rsidRPr="004517E7" w14:paraId="0CAE71E7" w14:textId="77777777" w:rsidTr="00FF104B">
        <w:trPr>
          <w:cantSplit/>
        </w:trPr>
        <w:tc>
          <w:tcPr>
            <w:tcW w:w="1763" w:type="dxa"/>
          </w:tcPr>
          <w:p w14:paraId="0CAE71E0" w14:textId="77777777" w:rsidR="003971A9" w:rsidRPr="006C1F39" w:rsidRDefault="003971A9" w:rsidP="00FF104B">
            <w:pPr>
              <w:pStyle w:val="TableText"/>
              <w:jc w:val="left"/>
              <w:rPr>
                <w:rFonts w:cs="Arial"/>
                <w:color w:val="FF0000"/>
                <w:szCs w:val="21"/>
              </w:rPr>
            </w:pPr>
            <w:r w:rsidRPr="006C1F39">
              <w:rPr>
                <w:rFonts w:cs="Arial"/>
                <w:color w:val="FF0000"/>
                <w:szCs w:val="21"/>
              </w:rPr>
              <w:t>TraineeEngineers</w:t>
            </w:r>
          </w:p>
        </w:tc>
        <w:tc>
          <w:tcPr>
            <w:tcW w:w="1371" w:type="dxa"/>
            <w:gridSpan w:val="2"/>
          </w:tcPr>
          <w:p w14:paraId="0CAE71E1" w14:textId="77777777" w:rsidR="003971A9" w:rsidRPr="006C1F39" w:rsidRDefault="003971A9" w:rsidP="003971A9">
            <w:pPr>
              <w:pStyle w:val="TableText"/>
              <w:jc w:val="left"/>
              <w:rPr>
                <w:rFonts w:cs="Arial"/>
                <w:color w:val="FF0000"/>
                <w:szCs w:val="21"/>
              </w:rPr>
            </w:pPr>
            <w:r w:rsidRPr="006C1F39">
              <w:rPr>
                <w:rFonts w:cs="Arial"/>
                <w:color w:val="FF0000"/>
                <w:szCs w:val="21"/>
              </w:rPr>
              <w:t>Trainee Resources</w:t>
            </w:r>
          </w:p>
        </w:tc>
        <w:tc>
          <w:tcPr>
            <w:tcW w:w="2267" w:type="dxa"/>
          </w:tcPr>
          <w:p w14:paraId="0CAE71E2" w14:textId="77777777" w:rsidR="003971A9" w:rsidRPr="006C1F39" w:rsidRDefault="003971A9" w:rsidP="003971A9">
            <w:pPr>
              <w:pStyle w:val="TableText"/>
              <w:jc w:val="left"/>
              <w:rPr>
                <w:rFonts w:cs="Arial"/>
                <w:color w:val="FF0000"/>
                <w:szCs w:val="21"/>
              </w:rPr>
            </w:pPr>
            <w:r w:rsidRPr="006C1F39">
              <w:rPr>
                <w:rFonts w:cs="Arial"/>
                <w:color w:val="FF0000"/>
                <w:szCs w:val="21"/>
              </w:rPr>
              <w:t>The set of associated on-the-job training resources. Derived from TraineeFSEs.</w:t>
            </w:r>
          </w:p>
        </w:tc>
        <w:tc>
          <w:tcPr>
            <w:tcW w:w="1152" w:type="dxa"/>
          </w:tcPr>
          <w:p w14:paraId="0CAE71E3" w14:textId="77777777" w:rsidR="003971A9" w:rsidRPr="006C1F39" w:rsidRDefault="003971A9" w:rsidP="003971A9">
            <w:pPr>
              <w:pStyle w:val="TableText"/>
              <w:jc w:val="left"/>
              <w:rPr>
                <w:rFonts w:cs="Arial"/>
                <w:color w:val="FF0000"/>
                <w:szCs w:val="21"/>
              </w:rPr>
            </w:pPr>
            <w:r w:rsidRPr="006C1F39">
              <w:rPr>
                <w:rFonts w:cs="Arial"/>
                <w:color w:val="FF0000"/>
                <w:szCs w:val="21"/>
              </w:rPr>
              <w:t>Reference to Engineer (Multi-value)</w:t>
            </w:r>
          </w:p>
        </w:tc>
        <w:tc>
          <w:tcPr>
            <w:tcW w:w="1120" w:type="dxa"/>
          </w:tcPr>
          <w:p w14:paraId="0CAE71E4" w14:textId="77777777" w:rsidR="003971A9" w:rsidRPr="006C1F39" w:rsidRDefault="003971A9" w:rsidP="00FF104B">
            <w:pPr>
              <w:pStyle w:val="TableText"/>
              <w:jc w:val="left"/>
              <w:rPr>
                <w:rFonts w:cs="Arial"/>
                <w:color w:val="FF0000"/>
                <w:szCs w:val="21"/>
              </w:rPr>
            </w:pPr>
            <w:r w:rsidRPr="006C1F39">
              <w:rPr>
                <w:rFonts w:cs="Arial"/>
                <w:color w:val="FF0000"/>
                <w:szCs w:val="21"/>
              </w:rPr>
              <w:t>Non-Editable</w:t>
            </w:r>
          </w:p>
        </w:tc>
        <w:tc>
          <w:tcPr>
            <w:tcW w:w="789" w:type="dxa"/>
          </w:tcPr>
          <w:p w14:paraId="0CAE71E5" w14:textId="77777777" w:rsidR="003971A9" w:rsidRPr="006C1F39" w:rsidRDefault="003971A9" w:rsidP="00FF104B">
            <w:pPr>
              <w:pStyle w:val="TableText"/>
              <w:jc w:val="left"/>
              <w:rPr>
                <w:rFonts w:cs="Arial"/>
                <w:color w:val="FF0000"/>
                <w:szCs w:val="21"/>
              </w:rPr>
            </w:pPr>
            <w:r w:rsidRPr="006C1F39">
              <w:rPr>
                <w:rFonts w:cs="Arial"/>
                <w:color w:val="FF0000"/>
                <w:szCs w:val="21"/>
              </w:rPr>
              <w:t>CS</w:t>
            </w:r>
          </w:p>
        </w:tc>
        <w:tc>
          <w:tcPr>
            <w:tcW w:w="1327" w:type="dxa"/>
            <w:gridSpan w:val="2"/>
          </w:tcPr>
          <w:p w14:paraId="0CAE71E6" w14:textId="77777777" w:rsidR="003971A9" w:rsidRPr="006C1F39" w:rsidRDefault="003971A9" w:rsidP="00FF104B">
            <w:pPr>
              <w:pStyle w:val="TableText"/>
              <w:jc w:val="left"/>
              <w:rPr>
                <w:rFonts w:cs="Arial"/>
                <w:color w:val="FF0000"/>
                <w:szCs w:val="21"/>
              </w:rPr>
            </w:pPr>
            <w:r w:rsidRPr="006C1F39">
              <w:rPr>
                <w:rFonts w:cs="Arial"/>
                <w:color w:val="FF0000"/>
                <w:szCs w:val="21"/>
              </w:rPr>
              <w:t>No</w:t>
            </w:r>
          </w:p>
        </w:tc>
      </w:tr>
      <w:tr w:rsidR="009266A7" w:rsidRPr="004517E7" w14:paraId="0CAE71E9" w14:textId="77777777" w:rsidTr="00000B17">
        <w:trPr>
          <w:cantSplit/>
        </w:trPr>
        <w:tc>
          <w:tcPr>
            <w:tcW w:w="9789" w:type="dxa"/>
            <w:gridSpan w:val="9"/>
          </w:tcPr>
          <w:p w14:paraId="0CAE71E8" w14:textId="77777777" w:rsidR="009266A7" w:rsidRPr="008314F9" w:rsidRDefault="009266A7" w:rsidP="00D77762">
            <w:pPr>
              <w:pStyle w:val="TableText"/>
              <w:jc w:val="left"/>
              <w:rPr>
                <w:rFonts w:cs="Arial"/>
                <w:b/>
                <w:szCs w:val="21"/>
              </w:rPr>
            </w:pPr>
            <w:r w:rsidRPr="008314F9">
              <w:rPr>
                <w:rFonts w:cs="Arial"/>
                <w:b/>
                <w:szCs w:val="21"/>
              </w:rPr>
              <w:t>Parts</w:t>
            </w:r>
          </w:p>
        </w:tc>
      </w:tr>
      <w:tr w:rsidR="009266A7" w:rsidRPr="004517E7" w14:paraId="0CAE71F1" w14:textId="77777777" w:rsidTr="00000B17">
        <w:trPr>
          <w:cantSplit/>
        </w:trPr>
        <w:tc>
          <w:tcPr>
            <w:tcW w:w="1763" w:type="dxa"/>
          </w:tcPr>
          <w:p w14:paraId="0CAE71EA" w14:textId="77777777" w:rsidR="009266A7" w:rsidRDefault="009266A7" w:rsidP="00D77762">
            <w:pPr>
              <w:pStyle w:val="TableText"/>
              <w:jc w:val="left"/>
              <w:rPr>
                <w:rFonts w:cs="Arial"/>
                <w:szCs w:val="21"/>
              </w:rPr>
            </w:pPr>
            <w:r>
              <w:rPr>
                <w:rFonts w:cs="Arial"/>
                <w:szCs w:val="21"/>
              </w:rPr>
              <w:lastRenderedPageBreak/>
              <w:t>PartEstimatedDeliveryDate</w:t>
            </w:r>
          </w:p>
        </w:tc>
        <w:tc>
          <w:tcPr>
            <w:tcW w:w="1371" w:type="dxa"/>
            <w:gridSpan w:val="2"/>
          </w:tcPr>
          <w:p w14:paraId="0CAE71EB" w14:textId="77777777" w:rsidR="009266A7" w:rsidRDefault="009266A7" w:rsidP="00D77762">
            <w:pPr>
              <w:pStyle w:val="TableText"/>
              <w:jc w:val="left"/>
              <w:rPr>
                <w:rFonts w:cs="Arial"/>
                <w:szCs w:val="21"/>
              </w:rPr>
            </w:pPr>
            <w:r>
              <w:rPr>
                <w:rFonts w:cs="Arial"/>
                <w:szCs w:val="21"/>
              </w:rPr>
              <w:t>Estimated Delivery Date</w:t>
            </w:r>
          </w:p>
        </w:tc>
        <w:tc>
          <w:tcPr>
            <w:tcW w:w="2267" w:type="dxa"/>
          </w:tcPr>
          <w:p w14:paraId="0CAE71EC" w14:textId="77777777" w:rsidR="009266A7" w:rsidRDefault="009266A7" w:rsidP="00D77762">
            <w:pPr>
              <w:pStyle w:val="TableText"/>
              <w:jc w:val="left"/>
              <w:rPr>
                <w:rFonts w:cs="Arial"/>
                <w:szCs w:val="21"/>
              </w:rPr>
            </w:pPr>
            <w:r>
              <w:rPr>
                <w:rFonts w:cs="Arial"/>
                <w:szCs w:val="21"/>
              </w:rPr>
              <w:t>The date at which the parts should have been delivered. When specified this limits the earliest time at which the task can be automatically scheduled.</w:t>
            </w:r>
          </w:p>
        </w:tc>
        <w:tc>
          <w:tcPr>
            <w:tcW w:w="1152" w:type="dxa"/>
          </w:tcPr>
          <w:p w14:paraId="0CAE71ED" w14:textId="77777777" w:rsidR="009266A7" w:rsidRDefault="009266A7" w:rsidP="00D77762">
            <w:pPr>
              <w:pStyle w:val="TableText"/>
              <w:jc w:val="left"/>
              <w:rPr>
                <w:rFonts w:cs="Arial"/>
                <w:szCs w:val="21"/>
              </w:rPr>
            </w:pPr>
            <w:r>
              <w:rPr>
                <w:rFonts w:cs="Arial"/>
                <w:szCs w:val="21"/>
              </w:rPr>
              <w:t>Date and Time</w:t>
            </w:r>
          </w:p>
        </w:tc>
        <w:tc>
          <w:tcPr>
            <w:tcW w:w="1120" w:type="dxa"/>
          </w:tcPr>
          <w:p w14:paraId="0CAE71EE" w14:textId="77777777" w:rsidR="009266A7" w:rsidRDefault="009266A7" w:rsidP="00D77762">
            <w:pPr>
              <w:pStyle w:val="TableText"/>
              <w:jc w:val="left"/>
              <w:rPr>
                <w:rFonts w:cs="Arial"/>
                <w:szCs w:val="21"/>
              </w:rPr>
            </w:pPr>
            <w:r>
              <w:rPr>
                <w:rFonts w:cs="Arial"/>
                <w:szCs w:val="21"/>
              </w:rPr>
              <w:t>Non-Editable</w:t>
            </w:r>
          </w:p>
        </w:tc>
        <w:tc>
          <w:tcPr>
            <w:tcW w:w="789" w:type="dxa"/>
          </w:tcPr>
          <w:p w14:paraId="0CAE71EF"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F0" w14:textId="77777777" w:rsidR="009266A7" w:rsidRDefault="009266A7" w:rsidP="00D77762">
            <w:pPr>
              <w:pStyle w:val="TableText"/>
              <w:jc w:val="left"/>
              <w:rPr>
                <w:rFonts w:cs="Arial"/>
                <w:szCs w:val="21"/>
              </w:rPr>
            </w:pPr>
            <w:r>
              <w:rPr>
                <w:rFonts w:cs="Arial"/>
                <w:szCs w:val="21"/>
              </w:rPr>
              <w:t>No</w:t>
            </w:r>
          </w:p>
        </w:tc>
      </w:tr>
      <w:tr w:rsidR="009266A7" w:rsidRPr="004517E7" w14:paraId="0CAE71F9" w14:textId="77777777" w:rsidTr="00000B17">
        <w:trPr>
          <w:cantSplit/>
        </w:trPr>
        <w:tc>
          <w:tcPr>
            <w:tcW w:w="1763" w:type="dxa"/>
          </w:tcPr>
          <w:p w14:paraId="0CAE71F2" w14:textId="77777777" w:rsidR="009266A7" w:rsidRDefault="009266A7" w:rsidP="00D77762">
            <w:pPr>
              <w:pStyle w:val="TableText"/>
              <w:jc w:val="left"/>
              <w:rPr>
                <w:rFonts w:cs="Arial"/>
                <w:szCs w:val="21"/>
              </w:rPr>
            </w:pPr>
            <w:r>
              <w:rPr>
                <w:rFonts w:cs="Arial"/>
                <w:szCs w:val="21"/>
              </w:rPr>
              <w:t>PartDeliveryType</w:t>
            </w:r>
          </w:p>
        </w:tc>
        <w:tc>
          <w:tcPr>
            <w:tcW w:w="1371" w:type="dxa"/>
            <w:gridSpan w:val="2"/>
          </w:tcPr>
          <w:p w14:paraId="0CAE71F3" w14:textId="77777777" w:rsidR="009266A7" w:rsidRDefault="009266A7" w:rsidP="00D77762">
            <w:pPr>
              <w:pStyle w:val="TableText"/>
              <w:jc w:val="left"/>
              <w:rPr>
                <w:rFonts w:cs="Arial"/>
                <w:szCs w:val="21"/>
              </w:rPr>
            </w:pPr>
            <w:r>
              <w:rPr>
                <w:rFonts w:cs="Arial"/>
                <w:szCs w:val="21"/>
              </w:rPr>
              <w:t>Delivery Type</w:t>
            </w:r>
          </w:p>
        </w:tc>
        <w:tc>
          <w:tcPr>
            <w:tcW w:w="2267" w:type="dxa"/>
          </w:tcPr>
          <w:p w14:paraId="0CAE71F4" w14:textId="77777777" w:rsidR="009266A7" w:rsidRDefault="009266A7" w:rsidP="00D77762">
            <w:pPr>
              <w:pStyle w:val="TableText"/>
              <w:jc w:val="left"/>
              <w:rPr>
                <w:rFonts w:cs="Arial"/>
                <w:szCs w:val="21"/>
              </w:rPr>
            </w:pPr>
            <w:r>
              <w:rPr>
                <w:rFonts w:cs="Arial"/>
                <w:szCs w:val="21"/>
              </w:rPr>
              <w:t>The method of delivery.</w:t>
            </w:r>
          </w:p>
        </w:tc>
        <w:tc>
          <w:tcPr>
            <w:tcW w:w="1152" w:type="dxa"/>
          </w:tcPr>
          <w:p w14:paraId="0CAE71F5" w14:textId="77777777" w:rsidR="009266A7" w:rsidRDefault="009266A7" w:rsidP="00D77762">
            <w:pPr>
              <w:pStyle w:val="TableText"/>
              <w:jc w:val="left"/>
              <w:rPr>
                <w:rFonts w:cs="Arial"/>
                <w:szCs w:val="21"/>
              </w:rPr>
            </w:pPr>
            <w:r>
              <w:rPr>
                <w:rFonts w:cs="Arial"/>
                <w:szCs w:val="21"/>
              </w:rPr>
              <w:t>String (64)</w:t>
            </w:r>
          </w:p>
        </w:tc>
        <w:tc>
          <w:tcPr>
            <w:tcW w:w="1120" w:type="dxa"/>
          </w:tcPr>
          <w:p w14:paraId="0CAE71F6" w14:textId="77777777" w:rsidR="009266A7" w:rsidRDefault="009266A7" w:rsidP="00D77762">
            <w:pPr>
              <w:pStyle w:val="TableText"/>
              <w:jc w:val="left"/>
              <w:rPr>
                <w:rFonts w:cs="Arial"/>
                <w:szCs w:val="21"/>
              </w:rPr>
            </w:pPr>
            <w:r>
              <w:rPr>
                <w:rFonts w:cs="Arial"/>
                <w:szCs w:val="21"/>
              </w:rPr>
              <w:t>Non-Editable</w:t>
            </w:r>
          </w:p>
        </w:tc>
        <w:tc>
          <w:tcPr>
            <w:tcW w:w="789" w:type="dxa"/>
          </w:tcPr>
          <w:p w14:paraId="0CAE71F7" w14:textId="77777777" w:rsidR="009266A7" w:rsidRPr="004517E7" w:rsidRDefault="009266A7" w:rsidP="00D77762">
            <w:pPr>
              <w:pStyle w:val="TableText"/>
              <w:jc w:val="left"/>
              <w:rPr>
                <w:rFonts w:cs="Arial"/>
                <w:szCs w:val="21"/>
              </w:rPr>
            </w:pPr>
            <w:r>
              <w:rPr>
                <w:rFonts w:cs="Arial"/>
                <w:szCs w:val="21"/>
              </w:rPr>
              <w:t>GEHC</w:t>
            </w:r>
          </w:p>
        </w:tc>
        <w:tc>
          <w:tcPr>
            <w:tcW w:w="1327" w:type="dxa"/>
            <w:gridSpan w:val="2"/>
          </w:tcPr>
          <w:p w14:paraId="0CAE71F8" w14:textId="77777777" w:rsidR="009266A7" w:rsidRDefault="009266A7" w:rsidP="00D77762">
            <w:pPr>
              <w:pStyle w:val="TableText"/>
              <w:jc w:val="left"/>
              <w:rPr>
                <w:rFonts w:cs="Arial"/>
                <w:szCs w:val="21"/>
              </w:rPr>
            </w:pPr>
            <w:r>
              <w:rPr>
                <w:rFonts w:cs="Arial"/>
                <w:szCs w:val="21"/>
              </w:rPr>
              <w:t>No</w:t>
            </w:r>
          </w:p>
        </w:tc>
      </w:tr>
      <w:tr w:rsidR="009266A7" w:rsidRPr="004517E7" w14:paraId="0CAE71FC" w14:textId="77777777" w:rsidTr="00000B17">
        <w:trPr>
          <w:cantSplit/>
        </w:trPr>
        <w:tc>
          <w:tcPr>
            <w:tcW w:w="9789" w:type="dxa"/>
            <w:gridSpan w:val="9"/>
          </w:tcPr>
          <w:p w14:paraId="0CAE71FA" w14:textId="77777777" w:rsidR="009266A7" w:rsidRDefault="009266A7" w:rsidP="00D77762">
            <w:pPr>
              <w:pStyle w:val="TableText"/>
              <w:jc w:val="left"/>
              <w:rPr>
                <w:rFonts w:cs="Arial"/>
                <w:szCs w:val="21"/>
              </w:rPr>
            </w:pPr>
            <w:r>
              <w:rPr>
                <w:rFonts w:cs="Arial"/>
                <w:b/>
                <w:szCs w:val="21"/>
              </w:rPr>
              <w:t>Closure</w:t>
            </w:r>
            <w:r>
              <w:rPr>
                <w:rFonts w:cs="Arial"/>
                <w:szCs w:val="21"/>
              </w:rPr>
              <w:t xml:space="preserve"> (shown when the task can be or is cancelled, rejected, completed or incompleted)</w:t>
            </w:r>
          </w:p>
          <w:p w14:paraId="0CAE71FB" w14:textId="77777777" w:rsidR="00F708DF" w:rsidRPr="00406F79" w:rsidRDefault="00F708DF" w:rsidP="00F708DF">
            <w:pPr>
              <w:pStyle w:val="TableText"/>
              <w:jc w:val="left"/>
              <w:rPr>
                <w:rFonts w:cs="Arial"/>
                <w:szCs w:val="21"/>
              </w:rPr>
            </w:pPr>
            <w:r>
              <w:rPr>
                <w:rFonts w:cs="Arial"/>
                <w:szCs w:val="21"/>
              </w:rPr>
              <w:t xml:space="preserve">The tab will be shown in the following statuses: </w:t>
            </w:r>
            <w:r w:rsidR="00E9110E">
              <w:rPr>
                <w:rFonts w:cs="Arial"/>
                <w:szCs w:val="21"/>
              </w:rPr>
              <w:t xml:space="preserve">Tentative, </w:t>
            </w:r>
            <w:r>
              <w:t>Rejected, Rejected By FSE, New, Cancelled, Acknowledged, Completed, Incompleted)</w:t>
            </w:r>
          </w:p>
        </w:tc>
      </w:tr>
      <w:tr w:rsidR="009266A7" w:rsidRPr="004517E7" w14:paraId="0CAE7204" w14:textId="77777777" w:rsidTr="00000B17">
        <w:trPr>
          <w:cantSplit/>
        </w:trPr>
        <w:tc>
          <w:tcPr>
            <w:tcW w:w="1763" w:type="dxa"/>
          </w:tcPr>
          <w:p w14:paraId="0CAE71FD" w14:textId="77777777" w:rsidR="009266A7" w:rsidRPr="004517E7" w:rsidRDefault="009266A7" w:rsidP="00D77762">
            <w:pPr>
              <w:pStyle w:val="TableText"/>
              <w:jc w:val="left"/>
              <w:rPr>
                <w:rFonts w:cs="Arial"/>
                <w:szCs w:val="21"/>
              </w:rPr>
            </w:pPr>
            <w:r w:rsidRPr="004517E7">
              <w:rPr>
                <w:rFonts w:cs="Arial"/>
                <w:szCs w:val="21"/>
              </w:rPr>
              <w:t xml:space="preserve">Status </w:t>
            </w:r>
          </w:p>
        </w:tc>
        <w:tc>
          <w:tcPr>
            <w:tcW w:w="1371" w:type="dxa"/>
            <w:gridSpan w:val="2"/>
          </w:tcPr>
          <w:p w14:paraId="0CAE71FE" w14:textId="77777777" w:rsidR="009266A7" w:rsidRPr="004517E7" w:rsidRDefault="009266A7" w:rsidP="00D77762">
            <w:pPr>
              <w:pStyle w:val="TableText"/>
              <w:jc w:val="left"/>
              <w:rPr>
                <w:rFonts w:cs="Arial"/>
                <w:szCs w:val="21"/>
              </w:rPr>
            </w:pPr>
            <w:r w:rsidRPr="004517E7">
              <w:rPr>
                <w:rFonts w:cs="Arial"/>
                <w:szCs w:val="21"/>
              </w:rPr>
              <w:t>Status</w:t>
            </w:r>
          </w:p>
        </w:tc>
        <w:tc>
          <w:tcPr>
            <w:tcW w:w="2267" w:type="dxa"/>
          </w:tcPr>
          <w:p w14:paraId="0CAE71FF" w14:textId="77777777" w:rsidR="009266A7" w:rsidRPr="004517E7" w:rsidRDefault="009266A7" w:rsidP="00D77762">
            <w:pPr>
              <w:pStyle w:val="TableText"/>
              <w:jc w:val="left"/>
              <w:rPr>
                <w:rFonts w:cs="Arial"/>
                <w:szCs w:val="21"/>
              </w:rPr>
            </w:pPr>
            <w:r w:rsidRPr="004517E7">
              <w:rPr>
                <w:rFonts w:cs="Arial"/>
                <w:szCs w:val="21"/>
              </w:rPr>
              <w:t>Current status of the task.</w:t>
            </w:r>
            <w:r>
              <w:rPr>
                <w:rFonts w:cs="Arial"/>
                <w:szCs w:val="21"/>
              </w:rPr>
              <w:t xml:space="preserve"> Repeated on this tab for ease of use.</w:t>
            </w:r>
          </w:p>
        </w:tc>
        <w:tc>
          <w:tcPr>
            <w:tcW w:w="1152" w:type="dxa"/>
          </w:tcPr>
          <w:p w14:paraId="0CAE7200" w14:textId="77777777" w:rsidR="009266A7" w:rsidRPr="004517E7" w:rsidRDefault="009266A7" w:rsidP="00D77762">
            <w:pPr>
              <w:pStyle w:val="TableText"/>
              <w:jc w:val="left"/>
              <w:rPr>
                <w:rFonts w:cs="Arial"/>
                <w:szCs w:val="21"/>
              </w:rPr>
            </w:pPr>
            <w:r w:rsidRPr="004517E7">
              <w:rPr>
                <w:rFonts w:cs="Arial"/>
                <w:szCs w:val="21"/>
              </w:rPr>
              <w:t xml:space="preserve">Dictionary </w:t>
            </w:r>
            <w:r>
              <w:rPr>
                <w:rFonts w:cs="Arial"/>
                <w:szCs w:val="21"/>
              </w:rPr>
              <w:t>(TaskStatus)</w:t>
            </w:r>
          </w:p>
        </w:tc>
        <w:tc>
          <w:tcPr>
            <w:tcW w:w="1120" w:type="dxa"/>
          </w:tcPr>
          <w:p w14:paraId="0CAE7201" w14:textId="77777777" w:rsidR="009266A7" w:rsidRPr="004517E7" w:rsidRDefault="009266A7" w:rsidP="00D77762">
            <w:pPr>
              <w:pStyle w:val="TableText"/>
              <w:jc w:val="left"/>
              <w:rPr>
                <w:rFonts w:cs="Arial"/>
                <w:szCs w:val="21"/>
              </w:rPr>
            </w:pPr>
            <w:r w:rsidRPr="004517E7">
              <w:rPr>
                <w:rFonts w:cs="Arial"/>
                <w:szCs w:val="21"/>
              </w:rPr>
              <w:t>Editable</w:t>
            </w:r>
          </w:p>
        </w:tc>
        <w:tc>
          <w:tcPr>
            <w:tcW w:w="789" w:type="dxa"/>
          </w:tcPr>
          <w:p w14:paraId="0CAE7202"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tcPr>
          <w:p w14:paraId="0CAE7203" w14:textId="77777777" w:rsidR="009266A7" w:rsidRPr="004517E7" w:rsidRDefault="009266A7" w:rsidP="00D77762">
            <w:pPr>
              <w:pStyle w:val="TableText"/>
              <w:jc w:val="left"/>
              <w:rPr>
                <w:rFonts w:cs="Arial"/>
                <w:szCs w:val="21"/>
              </w:rPr>
            </w:pPr>
            <w:r w:rsidRPr="004517E7">
              <w:rPr>
                <w:rFonts w:cs="Arial"/>
                <w:szCs w:val="21"/>
              </w:rPr>
              <w:t>Yes</w:t>
            </w:r>
          </w:p>
        </w:tc>
      </w:tr>
      <w:tr w:rsidR="009266A7" w:rsidRPr="004517E7" w14:paraId="0CAE720C" w14:textId="77777777" w:rsidTr="00000B17">
        <w:trPr>
          <w:cantSplit/>
        </w:trPr>
        <w:tc>
          <w:tcPr>
            <w:tcW w:w="1763" w:type="dxa"/>
          </w:tcPr>
          <w:p w14:paraId="0CAE7205" w14:textId="77777777" w:rsidR="009266A7" w:rsidRPr="004517E7" w:rsidRDefault="009266A7" w:rsidP="00D77762">
            <w:pPr>
              <w:pStyle w:val="TableText"/>
              <w:jc w:val="left"/>
              <w:rPr>
                <w:rFonts w:cs="Arial"/>
                <w:szCs w:val="21"/>
              </w:rPr>
            </w:pPr>
            <w:r>
              <w:rPr>
                <w:rFonts w:cs="Arial"/>
                <w:szCs w:val="21"/>
              </w:rPr>
              <w:t>RejectionReason</w:t>
            </w:r>
          </w:p>
        </w:tc>
        <w:tc>
          <w:tcPr>
            <w:tcW w:w="1371" w:type="dxa"/>
            <w:gridSpan w:val="2"/>
          </w:tcPr>
          <w:p w14:paraId="0CAE7206" w14:textId="77777777" w:rsidR="009266A7" w:rsidRPr="004517E7" w:rsidRDefault="009266A7" w:rsidP="00D77762">
            <w:pPr>
              <w:pStyle w:val="TableText"/>
              <w:jc w:val="left"/>
              <w:rPr>
                <w:rFonts w:cs="Arial"/>
                <w:szCs w:val="21"/>
              </w:rPr>
            </w:pPr>
            <w:r>
              <w:rPr>
                <w:rFonts w:cs="Arial"/>
                <w:szCs w:val="21"/>
              </w:rPr>
              <w:t>Rejection Reason</w:t>
            </w:r>
          </w:p>
        </w:tc>
        <w:tc>
          <w:tcPr>
            <w:tcW w:w="2267" w:type="dxa"/>
          </w:tcPr>
          <w:p w14:paraId="0CAE7207" w14:textId="77777777" w:rsidR="009266A7" w:rsidRPr="004517E7" w:rsidRDefault="009266A7" w:rsidP="00D77762">
            <w:pPr>
              <w:pStyle w:val="TableText"/>
              <w:jc w:val="left"/>
              <w:rPr>
                <w:rFonts w:cs="Arial"/>
                <w:szCs w:val="21"/>
              </w:rPr>
            </w:pPr>
            <w:r>
              <w:rPr>
                <w:szCs w:val="21"/>
              </w:rPr>
              <w:t>The reason stated when a resource has rejected the task.</w:t>
            </w:r>
          </w:p>
        </w:tc>
        <w:tc>
          <w:tcPr>
            <w:tcW w:w="1152" w:type="dxa"/>
          </w:tcPr>
          <w:p w14:paraId="0CAE7208" w14:textId="77777777" w:rsidR="009266A7" w:rsidRPr="004517E7" w:rsidRDefault="009266A7" w:rsidP="00D77762">
            <w:pPr>
              <w:pStyle w:val="TableText"/>
              <w:jc w:val="left"/>
              <w:rPr>
                <w:rFonts w:cs="Arial"/>
                <w:szCs w:val="21"/>
              </w:rPr>
            </w:pPr>
            <w:r w:rsidRPr="004517E7">
              <w:rPr>
                <w:rFonts w:cs="Arial"/>
                <w:szCs w:val="21"/>
              </w:rPr>
              <w:t>Dictionary</w:t>
            </w:r>
            <w:r>
              <w:rPr>
                <w:rFonts w:cs="Arial"/>
                <w:szCs w:val="21"/>
              </w:rPr>
              <w:t xml:space="preserve"> (RejectionReason)</w:t>
            </w:r>
          </w:p>
        </w:tc>
        <w:tc>
          <w:tcPr>
            <w:tcW w:w="1120" w:type="dxa"/>
          </w:tcPr>
          <w:p w14:paraId="0CAE7209" w14:textId="77777777" w:rsidR="009266A7" w:rsidRPr="004517E7" w:rsidRDefault="009266A7" w:rsidP="00405C0F">
            <w:pPr>
              <w:pStyle w:val="TableText"/>
              <w:jc w:val="left"/>
              <w:rPr>
                <w:rFonts w:cs="Arial"/>
                <w:szCs w:val="21"/>
              </w:rPr>
            </w:pPr>
            <w:r w:rsidRPr="004517E7">
              <w:rPr>
                <w:rFonts w:cs="Arial"/>
                <w:szCs w:val="21"/>
              </w:rPr>
              <w:t>Editable</w:t>
            </w:r>
            <w:bookmarkStart w:id="4649" w:name="_Ref361752881"/>
            <w:r w:rsidR="00405C0F">
              <w:rPr>
                <w:rFonts w:cs="Arial"/>
                <w:szCs w:val="21"/>
              </w:rPr>
              <w:t xml:space="preserve"> when status is Rejected</w:t>
            </w:r>
            <w:bookmarkEnd w:id="4649"/>
          </w:p>
        </w:tc>
        <w:tc>
          <w:tcPr>
            <w:tcW w:w="789" w:type="dxa"/>
          </w:tcPr>
          <w:p w14:paraId="0CAE720A"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vMerge w:val="restart"/>
            <w:vAlign w:val="center"/>
          </w:tcPr>
          <w:p w14:paraId="0CAE720B" w14:textId="77777777" w:rsidR="009266A7" w:rsidRPr="004517E7" w:rsidRDefault="009266A7" w:rsidP="00D77762">
            <w:pPr>
              <w:pStyle w:val="TableText"/>
              <w:jc w:val="left"/>
              <w:rPr>
                <w:rFonts w:cs="Arial"/>
                <w:szCs w:val="21"/>
              </w:rPr>
            </w:pPr>
            <w:r>
              <w:rPr>
                <w:rFonts w:cs="Arial"/>
                <w:szCs w:val="21"/>
              </w:rPr>
              <w:t>Yes when the Status is Rejected</w:t>
            </w:r>
            <w:r w:rsidR="00F708DF">
              <w:rPr>
                <w:rFonts w:cs="Arial"/>
                <w:szCs w:val="21"/>
              </w:rPr>
              <w:t xml:space="preserve"> (or Rejected by FSE)</w:t>
            </w:r>
          </w:p>
        </w:tc>
      </w:tr>
      <w:tr w:rsidR="009266A7" w:rsidRPr="004517E7" w14:paraId="0CAE7214" w14:textId="77777777" w:rsidTr="00000B17">
        <w:trPr>
          <w:cantSplit/>
        </w:trPr>
        <w:tc>
          <w:tcPr>
            <w:tcW w:w="1763" w:type="dxa"/>
          </w:tcPr>
          <w:p w14:paraId="0CAE720D" w14:textId="77777777" w:rsidR="009266A7" w:rsidRPr="004517E7" w:rsidRDefault="009266A7" w:rsidP="00D77762">
            <w:pPr>
              <w:pStyle w:val="TableText"/>
              <w:jc w:val="left"/>
              <w:rPr>
                <w:rFonts w:cs="Arial"/>
                <w:szCs w:val="21"/>
              </w:rPr>
            </w:pPr>
            <w:r>
              <w:rPr>
                <w:rFonts w:cs="Arial"/>
                <w:szCs w:val="21"/>
              </w:rPr>
              <w:t>RejectionComment</w:t>
            </w:r>
          </w:p>
        </w:tc>
        <w:tc>
          <w:tcPr>
            <w:tcW w:w="1371" w:type="dxa"/>
            <w:gridSpan w:val="2"/>
          </w:tcPr>
          <w:p w14:paraId="0CAE720E" w14:textId="77777777" w:rsidR="009266A7" w:rsidRPr="004517E7" w:rsidRDefault="009266A7" w:rsidP="00D77762">
            <w:pPr>
              <w:pStyle w:val="TableText"/>
              <w:jc w:val="left"/>
              <w:rPr>
                <w:rFonts w:cs="Arial"/>
                <w:szCs w:val="21"/>
              </w:rPr>
            </w:pPr>
            <w:r>
              <w:rPr>
                <w:rFonts w:cs="Arial"/>
                <w:szCs w:val="21"/>
              </w:rPr>
              <w:t>Rejection Comment</w:t>
            </w:r>
          </w:p>
        </w:tc>
        <w:tc>
          <w:tcPr>
            <w:tcW w:w="2267" w:type="dxa"/>
          </w:tcPr>
          <w:p w14:paraId="0CAE720F" w14:textId="77777777" w:rsidR="009266A7" w:rsidRPr="004517E7" w:rsidRDefault="009266A7" w:rsidP="00D77762">
            <w:pPr>
              <w:pStyle w:val="TableText"/>
              <w:jc w:val="left"/>
              <w:rPr>
                <w:rFonts w:cs="Arial"/>
                <w:szCs w:val="21"/>
              </w:rPr>
            </w:pPr>
            <w:r>
              <w:rPr>
                <w:rFonts w:cs="Arial"/>
                <w:szCs w:val="21"/>
              </w:rPr>
              <w:t>A free text comment accompanying the rejection reason.</w:t>
            </w:r>
          </w:p>
        </w:tc>
        <w:tc>
          <w:tcPr>
            <w:tcW w:w="1152" w:type="dxa"/>
          </w:tcPr>
          <w:p w14:paraId="0CAE7210" w14:textId="77777777" w:rsidR="009266A7" w:rsidRPr="004517E7" w:rsidRDefault="009266A7" w:rsidP="00D77762">
            <w:pPr>
              <w:pStyle w:val="TableText"/>
              <w:jc w:val="left"/>
              <w:rPr>
                <w:rFonts w:cs="Arial"/>
                <w:szCs w:val="21"/>
              </w:rPr>
            </w:pPr>
            <w:r>
              <w:rPr>
                <w:rFonts w:cs="Arial"/>
                <w:szCs w:val="21"/>
              </w:rPr>
              <w:t>String (256)</w:t>
            </w:r>
          </w:p>
        </w:tc>
        <w:tc>
          <w:tcPr>
            <w:tcW w:w="1120" w:type="dxa"/>
          </w:tcPr>
          <w:p w14:paraId="0CAE7211" w14:textId="77777777" w:rsidR="009266A7" w:rsidRPr="004517E7" w:rsidRDefault="00405C0F" w:rsidP="00D77762">
            <w:pPr>
              <w:pStyle w:val="TableText"/>
              <w:jc w:val="left"/>
              <w:rPr>
                <w:rFonts w:cs="Arial"/>
                <w:szCs w:val="21"/>
              </w:rPr>
            </w:pPr>
            <w:r w:rsidRPr="004517E7">
              <w:rPr>
                <w:rFonts w:cs="Arial"/>
                <w:szCs w:val="21"/>
              </w:rPr>
              <w:t>Editable</w:t>
            </w:r>
            <w:r>
              <w:rPr>
                <w:rFonts w:cs="Arial"/>
                <w:szCs w:val="21"/>
              </w:rPr>
              <w:t xml:space="preserve"> when status is Rejected</w:t>
            </w:r>
            <w:r w:rsidRPr="004517E7" w:rsidDel="00405C0F">
              <w:rPr>
                <w:rFonts w:cs="Arial"/>
                <w:szCs w:val="21"/>
              </w:rPr>
              <w:t xml:space="preserve"> </w:t>
            </w:r>
          </w:p>
        </w:tc>
        <w:tc>
          <w:tcPr>
            <w:tcW w:w="789" w:type="dxa"/>
          </w:tcPr>
          <w:p w14:paraId="0CAE7212" w14:textId="77777777" w:rsidR="009266A7" w:rsidRPr="004517E7" w:rsidRDefault="009266A7" w:rsidP="00D77762">
            <w:pPr>
              <w:pStyle w:val="TableText"/>
              <w:jc w:val="left"/>
              <w:rPr>
                <w:rFonts w:cs="Arial"/>
                <w:szCs w:val="21"/>
              </w:rPr>
            </w:pPr>
            <w:r w:rsidRPr="004517E7">
              <w:rPr>
                <w:rFonts w:cs="Arial"/>
                <w:szCs w:val="21"/>
              </w:rPr>
              <w:t>CS</w:t>
            </w:r>
          </w:p>
        </w:tc>
        <w:tc>
          <w:tcPr>
            <w:tcW w:w="1327" w:type="dxa"/>
            <w:gridSpan w:val="2"/>
            <w:vMerge/>
          </w:tcPr>
          <w:p w14:paraId="0CAE7213" w14:textId="77777777" w:rsidR="009266A7" w:rsidRPr="004517E7" w:rsidRDefault="009266A7" w:rsidP="00D77762">
            <w:pPr>
              <w:pStyle w:val="TableText"/>
              <w:jc w:val="left"/>
              <w:rPr>
                <w:rFonts w:cs="Arial"/>
                <w:szCs w:val="21"/>
              </w:rPr>
            </w:pPr>
          </w:p>
        </w:tc>
      </w:tr>
      <w:tr w:rsidR="009266A7" w:rsidRPr="004517E7" w14:paraId="0CAE721C" w14:textId="77777777" w:rsidTr="00000B17">
        <w:trPr>
          <w:cantSplit/>
        </w:trPr>
        <w:tc>
          <w:tcPr>
            <w:tcW w:w="1763" w:type="dxa"/>
          </w:tcPr>
          <w:p w14:paraId="0CAE7215" w14:textId="77777777" w:rsidR="009266A7" w:rsidRPr="004517E7" w:rsidRDefault="009266A7" w:rsidP="00D77762">
            <w:pPr>
              <w:pStyle w:val="TableText"/>
              <w:jc w:val="left"/>
              <w:rPr>
                <w:rFonts w:cs="Arial"/>
                <w:szCs w:val="21"/>
              </w:rPr>
            </w:pPr>
            <w:r>
              <w:rPr>
                <w:rFonts w:cs="Arial"/>
                <w:szCs w:val="21"/>
              </w:rPr>
              <w:t>IncompleteReason</w:t>
            </w:r>
          </w:p>
        </w:tc>
        <w:tc>
          <w:tcPr>
            <w:tcW w:w="1371" w:type="dxa"/>
            <w:gridSpan w:val="2"/>
          </w:tcPr>
          <w:p w14:paraId="0CAE7216" w14:textId="77777777" w:rsidR="009266A7" w:rsidRPr="004517E7" w:rsidRDefault="009266A7" w:rsidP="00D77762">
            <w:pPr>
              <w:pStyle w:val="TableText"/>
              <w:jc w:val="left"/>
              <w:rPr>
                <w:rFonts w:cs="Arial"/>
                <w:szCs w:val="21"/>
              </w:rPr>
            </w:pPr>
            <w:r>
              <w:rPr>
                <w:rFonts w:cs="Arial"/>
                <w:szCs w:val="21"/>
              </w:rPr>
              <w:t>Incomplete Reason</w:t>
            </w:r>
          </w:p>
        </w:tc>
        <w:tc>
          <w:tcPr>
            <w:tcW w:w="2267" w:type="dxa"/>
          </w:tcPr>
          <w:p w14:paraId="0CAE7217" w14:textId="77777777" w:rsidR="009266A7" w:rsidRPr="004517E7" w:rsidRDefault="009266A7" w:rsidP="00D77762">
            <w:pPr>
              <w:pStyle w:val="TableText"/>
              <w:jc w:val="left"/>
              <w:rPr>
                <w:rFonts w:cs="Arial"/>
                <w:szCs w:val="21"/>
              </w:rPr>
            </w:pPr>
            <w:r>
              <w:rPr>
                <w:rFonts w:cs="Arial"/>
                <w:szCs w:val="21"/>
              </w:rPr>
              <w:t>The reason stated when a resource closes the task as incomplete.</w:t>
            </w:r>
          </w:p>
        </w:tc>
        <w:tc>
          <w:tcPr>
            <w:tcW w:w="1152" w:type="dxa"/>
          </w:tcPr>
          <w:p w14:paraId="0CAE7218" w14:textId="77777777" w:rsidR="009266A7" w:rsidRPr="004517E7" w:rsidRDefault="009266A7" w:rsidP="00D77762">
            <w:pPr>
              <w:pStyle w:val="TableText"/>
              <w:jc w:val="left"/>
              <w:rPr>
                <w:rFonts w:cs="Arial"/>
                <w:szCs w:val="21"/>
              </w:rPr>
            </w:pPr>
            <w:r>
              <w:rPr>
                <w:rFonts w:cs="Arial"/>
                <w:szCs w:val="21"/>
              </w:rPr>
              <w:t>Dictionary (IncompletionReason)</w:t>
            </w:r>
          </w:p>
        </w:tc>
        <w:tc>
          <w:tcPr>
            <w:tcW w:w="1120" w:type="dxa"/>
          </w:tcPr>
          <w:p w14:paraId="0CAE7219" w14:textId="77777777" w:rsidR="009266A7" w:rsidRPr="004517E7" w:rsidRDefault="009266A7" w:rsidP="00223EB8">
            <w:pPr>
              <w:pStyle w:val="TableText"/>
              <w:jc w:val="left"/>
              <w:rPr>
                <w:rFonts w:cs="Arial"/>
                <w:szCs w:val="21"/>
              </w:rPr>
            </w:pPr>
            <w:r w:rsidRPr="004517E7">
              <w:rPr>
                <w:rFonts w:cs="Arial"/>
                <w:szCs w:val="21"/>
              </w:rPr>
              <w:t>Editable</w:t>
            </w:r>
            <w:r w:rsidR="00223EB8">
              <w:rPr>
                <w:rFonts w:cs="Arial"/>
                <w:szCs w:val="21"/>
              </w:rPr>
              <w:t xml:space="preserve"> when status is Incomplete</w:t>
            </w:r>
          </w:p>
        </w:tc>
        <w:tc>
          <w:tcPr>
            <w:tcW w:w="789" w:type="dxa"/>
          </w:tcPr>
          <w:p w14:paraId="0CAE721A" w14:textId="77777777" w:rsidR="009266A7" w:rsidRPr="004517E7" w:rsidRDefault="009266A7" w:rsidP="00D77762">
            <w:pPr>
              <w:pStyle w:val="TableText"/>
              <w:jc w:val="left"/>
              <w:rPr>
                <w:rFonts w:cs="Arial"/>
                <w:szCs w:val="21"/>
              </w:rPr>
            </w:pPr>
            <w:r w:rsidRPr="004517E7">
              <w:rPr>
                <w:rFonts w:cs="Arial"/>
                <w:szCs w:val="21"/>
              </w:rPr>
              <w:t>CS</w:t>
            </w:r>
            <w:r>
              <w:rPr>
                <w:rFonts w:cs="Arial"/>
                <w:szCs w:val="21"/>
              </w:rPr>
              <w:t>/CM</w:t>
            </w:r>
          </w:p>
        </w:tc>
        <w:tc>
          <w:tcPr>
            <w:tcW w:w="1327" w:type="dxa"/>
            <w:gridSpan w:val="2"/>
            <w:vMerge w:val="restart"/>
            <w:vAlign w:val="center"/>
          </w:tcPr>
          <w:p w14:paraId="0CAE721B" w14:textId="77777777" w:rsidR="009266A7" w:rsidRPr="004517E7" w:rsidRDefault="009266A7" w:rsidP="00D77762">
            <w:pPr>
              <w:pStyle w:val="TableText"/>
              <w:jc w:val="left"/>
              <w:rPr>
                <w:rFonts w:cs="Arial"/>
                <w:szCs w:val="21"/>
              </w:rPr>
            </w:pPr>
            <w:r>
              <w:rPr>
                <w:rFonts w:cs="Arial"/>
                <w:szCs w:val="21"/>
              </w:rPr>
              <w:t>Yes when the Status is Incomplete</w:t>
            </w:r>
          </w:p>
        </w:tc>
      </w:tr>
      <w:tr w:rsidR="009066B9" w:rsidRPr="004517E7" w14:paraId="6835B831" w14:textId="77777777" w:rsidTr="00000B17">
        <w:trPr>
          <w:cantSplit/>
        </w:trPr>
        <w:tc>
          <w:tcPr>
            <w:tcW w:w="1763" w:type="dxa"/>
          </w:tcPr>
          <w:p w14:paraId="1CB47599" w14:textId="0462E6FF" w:rsidR="009066B9" w:rsidRDefault="009066B9" w:rsidP="00D77762">
            <w:pPr>
              <w:pStyle w:val="TableText"/>
              <w:jc w:val="left"/>
              <w:rPr>
                <w:rFonts w:cs="Arial"/>
                <w:szCs w:val="21"/>
              </w:rPr>
            </w:pPr>
            <w:r>
              <w:rPr>
                <w:rFonts w:cs="Arial"/>
                <w:szCs w:val="21"/>
              </w:rPr>
              <w:t>IncompletionSubstatus</w:t>
            </w:r>
          </w:p>
        </w:tc>
        <w:tc>
          <w:tcPr>
            <w:tcW w:w="1371" w:type="dxa"/>
            <w:gridSpan w:val="2"/>
          </w:tcPr>
          <w:p w14:paraId="521037A3" w14:textId="614481A0" w:rsidR="009066B9" w:rsidRDefault="009066B9" w:rsidP="00D77762">
            <w:pPr>
              <w:pStyle w:val="TableText"/>
              <w:jc w:val="left"/>
              <w:rPr>
                <w:rFonts w:cs="Arial"/>
                <w:szCs w:val="21"/>
              </w:rPr>
            </w:pPr>
            <w:r>
              <w:rPr>
                <w:rFonts w:cs="Arial"/>
                <w:szCs w:val="21"/>
              </w:rPr>
              <w:t>Incompletion Sub-status</w:t>
            </w:r>
          </w:p>
        </w:tc>
        <w:tc>
          <w:tcPr>
            <w:tcW w:w="2267" w:type="dxa"/>
          </w:tcPr>
          <w:p w14:paraId="533345E0" w14:textId="15850A08" w:rsidR="009066B9" w:rsidRDefault="009066B9" w:rsidP="00D77762">
            <w:pPr>
              <w:pStyle w:val="TableText"/>
              <w:jc w:val="left"/>
              <w:rPr>
                <w:rFonts w:cs="Arial"/>
                <w:szCs w:val="21"/>
              </w:rPr>
            </w:pPr>
            <w:r>
              <w:rPr>
                <w:rFonts w:cs="Arial"/>
                <w:szCs w:val="21"/>
              </w:rPr>
              <w:t>The sub-status set by Dispatchers during the Incompletion Workflow.</w:t>
            </w:r>
            <w:r w:rsidR="00AE060D">
              <w:rPr>
                <w:rFonts w:cs="Arial"/>
                <w:szCs w:val="21"/>
              </w:rPr>
              <w:t xml:space="preserve"> Incomplete tasks are only purged when this is set to “Action Completed”.</w:t>
            </w:r>
          </w:p>
        </w:tc>
        <w:tc>
          <w:tcPr>
            <w:tcW w:w="1152" w:type="dxa"/>
          </w:tcPr>
          <w:p w14:paraId="710C7E29" w14:textId="24D5CCC2" w:rsidR="009066B9" w:rsidRDefault="009066B9" w:rsidP="00D77762">
            <w:pPr>
              <w:pStyle w:val="TableText"/>
              <w:jc w:val="left"/>
              <w:rPr>
                <w:rFonts w:cs="Arial"/>
                <w:szCs w:val="21"/>
              </w:rPr>
            </w:pPr>
            <w:r>
              <w:rPr>
                <w:rFonts w:cs="Arial"/>
                <w:szCs w:val="21"/>
              </w:rPr>
              <w:t>Dictionary (IncompletionSubstatus)</w:t>
            </w:r>
          </w:p>
        </w:tc>
        <w:tc>
          <w:tcPr>
            <w:tcW w:w="1120" w:type="dxa"/>
          </w:tcPr>
          <w:p w14:paraId="0750D84B" w14:textId="391D05EB" w:rsidR="009066B9" w:rsidRDefault="009066B9" w:rsidP="00D77762">
            <w:pPr>
              <w:pStyle w:val="TableText"/>
              <w:jc w:val="left"/>
              <w:rPr>
                <w:rFonts w:cs="Arial"/>
                <w:szCs w:val="21"/>
              </w:rPr>
            </w:pPr>
            <w:r>
              <w:rPr>
                <w:rFonts w:cs="Arial"/>
                <w:szCs w:val="21"/>
              </w:rPr>
              <w:t>Editable when status is Incomplete</w:t>
            </w:r>
          </w:p>
        </w:tc>
        <w:tc>
          <w:tcPr>
            <w:tcW w:w="789" w:type="dxa"/>
          </w:tcPr>
          <w:p w14:paraId="43867037" w14:textId="2978E13D" w:rsidR="009066B9" w:rsidRPr="004517E7" w:rsidRDefault="009066B9" w:rsidP="00D77762">
            <w:pPr>
              <w:pStyle w:val="TableText"/>
              <w:jc w:val="left"/>
              <w:rPr>
                <w:rFonts w:cs="Arial"/>
                <w:szCs w:val="21"/>
              </w:rPr>
            </w:pPr>
            <w:r>
              <w:rPr>
                <w:rFonts w:cs="Arial"/>
                <w:szCs w:val="21"/>
              </w:rPr>
              <w:t>CS</w:t>
            </w:r>
          </w:p>
        </w:tc>
        <w:tc>
          <w:tcPr>
            <w:tcW w:w="1327" w:type="dxa"/>
            <w:gridSpan w:val="2"/>
            <w:vMerge/>
          </w:tcPr>
          <w:p w14:paraId="178BC5F3" w14:textId="77777777" w:rsidR="009066B9" w:rsidRPr="004517E7" w:rsidRDefault="009066B9" w:rsidP="00D77762">
            <w:pPr>
              <w:pStyle w:val="TableText"/>
              <w:jc w:val="left"/>
              <w:rPr>
                <w:rFonts w:cs="Arial"/>
                <w:szCs w:val="21"/>
              </w:rPr>
            </w:pPr>
          </w:p>
        </w:tc>
      </w:tr>
      <w:tr w:rsidR="009266A7" w:rsidRPr="004517E7" w14:paraId="0CAE7224" w14:textId="77777777" w:rsidTr="00000B17">
        <w:trPr>
          <w:cantSplit/>
        </w:trPr>
        <w:tc>
          <w:tcPr>
            <w:tcW w:w="1763" w:type="dxa"/>
          </w:tcPr>
          <w:p w14:paraId="0CAE721D" w14:textId="77777777" w:rsidR="009266A7" w:rsidRPr="004517E7" w:rsidRDefault="009266A7" w:rsidP="00D77762">
            <w:pPr>
              <w:pStyle w:val="TableText"/>
              <w:jc w:val="left"/>
              <w:rPr>
                <w:rFonts w:cs="Arial"/>
                <w:szCs w:val="21"/>
              </w:rPr>
            </w:pPr>
            <w:r>
              <w:rPr>
                <w:rFonts w:cs="Arial"/>
                <w:szCs w:val="21"/>
              </w:rPr>
              <w:t>IncompletionComment</w:t>
            </w:r>
          </w:p>
        </w:tc>
        <w:tc>
          <w:tcPr>
            <w:tcW w:w="1371" w:type="dxa"/>
            <w:gridSpan w:val="2"/>
          </w:tcPr>
          <w:p w14:paraId="0CAE721E" w14:textId="77777777" w:rsidR="009266A7" w:rsidRPr="004517E7" w:rsidRDefault="009266A7" w:rsidP="00D77762">
            <w:pPr>
              <w:pStyle w:val="TableText"/>
              <w:jc w:val="left"/>
              <w:rPr>
                <w:rFonts w:cs="Arial"/>
                <w:szCs w:val="21"/>
              </w:rPr>
            </w:pPr>
            <w:r>
              <w:rPr>
                <w:rFonts w:cs="Arial"/>
                <w:szCs w:val="21"/>
              </w:rPr>
              <w:t>Incomplete Comment</w:t>
            </w:r>
          </w:p>
        </w:tc>
        <w:tc>
          <w:tcPr>
            <w:tcW w:w="2267" w:type="dxa"/>
          </w:tcPr>
          <w:p w14:paraId="0CAE721F" w14:textId="77777777" w:rsidR="009266A7" w:rsidRPr="004517E7" w:rsidRDefault="009266A7" w:rsidP="00D77762">
            <w:pPr>
              <w:pStyle w:val="TableText"/>
              <w:jc w:val="left"/>
              <w:rPr>
                <w:rFonts w:cs="Arial"/>
                <w:szCs w:val="21"/>
              </w:rPr>
            </w:pPr>
            <w:r>
              <w:rPr>
                <w:rFonts w:cs="Arial"/>
                <w:szCs w:val="21"/>
              </w:rPr>
              <w:t>A free text comment accompanying the incompletion reason.</w:t>
            </w:r>
          </w:p>
        </w:tc>
        <w:tc>
          <w:tcPr>
            <w:tcW w:w="1152" w:type="dxa"/>
          </w:tcPr>
          <w:p w14:paraId="0CAE7220" w14:textId="77777777" w:rsidR="009266A7" w:rsidRPr="004517E7" w:rsidRDefault="009266A7" w:rsidP="00D77762">
            <w:pPr>
              <w:pStyle w:val="TableText"/>
              <w:jc w:val="left"/>
              <w:rPr>
                <w:rFonts w:cs="Arial"/>
                <w:szCs w:val="21"/>
              </w:rPr>
            </w:pPr>
            <w:r>
              <w:rPr>
                <w:rFonts w:cs="Arial"/>
                <w:szCs w:val="21"/>
              </w:rPr>
              <w:t>String (256)</w:t>
            </w:r>
          </w:p>
        </w:tc>
        <w:tc>
          <w:tcPr>
            <w:tcW w:w="1120" w:type="dxa"/>
          </w:tcPr>
          <w:p w14:paraId="0CAE7221" w14:textId="77777777" w:rsidR="009266A7" w:rsidRPr="004517E7" w:rsidRDefault="00C4603F" w:rsidP="00D77762">
            <w:pPr>
              <w:pStyle w:val="TableText"/>
              <w:jc w:val="left"/>
              <w:rPr>
                <w:rFonts w:cs="Arial"/>
                <w:szCs w:val="21"/>
              </w:rPr>
            </w:pPr>
            <w:r>
              <w:rPr>
                <w:rFonts w:cs="Arial"/>
                <w:szCs w:val="21"/>
              </w:rPr>
              <w:t>Editable when Status is incomplete</w:t>
            </w:r>
          </w:p>
        </w:tc>
        <w:tc>
          <w:tcPr>
            <w:tcW w:w="789" w:type="dxa"/>
          </w:tcPr>
          <w:p w14:paraId="0CAE7222" w14:textId="77777777" w:rsidR="009266A7" w:rsidRPr="004517E7" w:rsidRDefault="009266A7" w:rsidP="00D77762">
            <w:pPr>
              <w:pStyle w:val="TableText"/>
              <w:jc w:val="left"/>
              <w:rPr>
                <w:rFonts w:cs="Arial"/>
                <w:szCs w:val="21"/>
              </w:rPr>
            </w:pPr>
            <w:r w:rsidRPr="004517E7">
              <w:rPr>
                <w:rFonts w:cs="Arial"/>
                <w:szCs w:val="21"/>
              </w:rPr>
              <w:t>CS</w:t>
            </w:r>
            <w:r>
              <w:rPr>
                <w:rFonts w:cs="Arial"/>
                <w:szCs w:val="21"/>
              </w:rPr>
              <w:t>/CM</w:t>
            </w:r>
          </w:p>
        </w:tc>
        <w:tc>
          <w:tcPr>
            <w:tcW w:w="1327" w:type="dxa"/>
            <w:gridSpan w:val="2"/>
            <w:vMerge/>
          </w:tcPr>
          <w:p w14:paraId="0CAE7223" w14:textId="77777777" w:rsidR="009266A7" w:rsidRPr="004517E7" w:rsidRDefault="009266A7" w:rsidP="00D77762">
            <w:pPr>
              <w:pStyle w:val="TableText"/>
              <w:jc w:val="left"/>
              <w:rPr>
                <w:rFonts w:cs="Arial"/>
                <w:szCs w:val="21"/>
              </w:rPr>
            </w:pPr>
          </w:p>
        </w:tc>
      </w:tr>
      <w:tr w:rsidR="009266A7" w:rsidRPr="004517E7" w14:paraId="0CAE722C" w14:textId="77777777" w:rsidTr="00000B17">
        <w:trPr>
          <w:cantSplit/>
        </w:trPr>
        <w:tc>
          <w:tcPr>
            <w:tcW w:w="1763" w:type="dxa"/>
          </w:tcPr>
          <w:p w14:paraId="0CAE7225" w14:textId="77777777" w:rsidR="009266A7" w:rsidRDefault="009266A7" w:rsidP="00D77762">
            <w:pPr>
              <w:pStyle w:val="TableText"/>
              <w:jc w:val="left"/>
              <w:rPr>
                <w:rFonts w:cs="Arial"/>
                <w:szCs w:val="21"/>
              </w:rPr>
            </w:pPr>
            <w:r>
              <w:rPr>
                <w:rFonts w:cs="Arial"/>
                <w:szCs w:val="21"/>
              </w:rPr>
              <w:lastRenderedPageBreak/>
              <w:t>FollowOnWIthMe</w:t>
            </w:r>
          </w:p>
        </w:tc>
        <w:tc>
          <w:tcPr>
            <w:tcW w:w="1371" w:type="dxa"/>
            <w:gridSpan w:val="2"/>
          </w:tcPr>
          <w:p w14:paraId="0CAE7226" w14:textId="77777777" w:rsidR="009266A7" w:rsidRDefault="009266A7" w:rsidP="00D77762">
            <w:pPr>
              <w:pStyle w:val="TableText"/>
              <w:jc w:val="left"/>
              <w:rPr>
                <w:rFonts w:cs="Arial"/>
                <w:szCs w:val="21"/>
              </w:rPr>
            </w:pPr>
            <w:r>
              <w:rPr>
                <w:rFonts w:cs="Arial"/>
                <w:szCs w:val="21"/>
              </w:rPr>
              <w:t>Prefer Original Resource for Follow-on</w:t>
            </w:r>
          </w:p>
        </w:tc>
        <w:tc>
          <w:tcPr>
            <w:tcW w:w="2267" w:type="dxa"/>
          </w:tcPr>
          <w:p w14:paraId="0CAE7227" w14:textId="77777777" w:rsidR="009266A7" w:rsidRDefault="009266A7" w:rsidP="00D77762">
            <w:pPr>
              <w:pStyle w:val="TableText"/>
              <w:jc w:val="left"/>
              <w:rPr>
                <w:rFonts w:cs="Arial"/>
                <w:szCs w:val="21"/>
              </w:rPr>
            </w:pPr>
            <w:r>
              <w:rPr>
                <w:rFonts w:cs="Arial"/>
                <w:szCs w:val="21"/>
              </w:rPr>
              <w:t>Indicates that the resource would like to complete the task in a follow-on activity.</w:t>
            </w:r>
          </w:p>
        </w:tc>
        <w:tc>
          <w:tcPr>
            <w:tcW w:w="1152" w:type="dxa"/>
          </w:tcPr>
          <w:p w14:paraId="0CAE7228" w14:textId="77777777" w:rsidR="009266A7" w:rsidRDefault="009266A7" w:rsidP="00D77762">
            <w:pPr>
              <w:pStyle w:val="TableText"/>
              <w:jc w:val="left"/>
              <w:rPr>
                <w:rFonts w:cs="Arial"/>
                <w:szCs w:val="21"/>
              </w:rPr>
            </w:pPr>
            <w:r>
              <w:rPr>
                <w:rFonts w:cs="Arial"/>
                <w:szCs w:val="21"/>
              </w:rPr>
              <w:t>Yes/No (Boolean)</w:t>
            </w:r>
          </w:p>
        </w:tc>
        <w:tc>
          <w:tcPr>
            <w:tcW w:w="1120" w:type="dxa"/>
          </w:tcPr>
          <w:p w14:paraId="0CAE7229" w14:textId="77777777" w:rsidR="009266A7" w:rsidRPr="004517E7" w:rsidRDefault="00C4603F" w:rsidP="00D77762">
            <w:pPr>
              <w:pStyle w:val="TableText"/>
              <w:jc w:val="left"/>
              <w:rPr>
                <w:rFonts w:cs="Arial"/>
                <w:szCs w:val="21"/>
              </w:rPr>
            </w:pPr>
            <w:r>
              <w:rPr>
                <w:rFonts w:cs="Arial"/>
                <w:szCs w:val="21"/>
              </w:rPr>
              <w:t>Editable when Status is incomplete</w:t>
            </w:r>
          </w:p>
        </w:tc>
        <w:tc>
          <w:tcPr>
            <w:tcW w:w="789" w:type="dxa"/>
          </w:tcPr>
          <w:p w14:paraId="0CAE722A" w14:textId="77777777" w:rsidR="009266A7" w:rsidRPr="004517E7" w:rsidRDefault="009266A7" w:rsidP="00D77762">
            <w:pPr>
              <w:pStyle w:val="TableText"/>
              <w:jc w:val="left"/>
              <w:rPr>
                <w:rFonts w:cs="Arial"/>
                <w:szCs w:val="21"/>
              </w:rPr>
            </w:pPr>
            <w:r>
              <w:rPr>
                <w:rFonts w:cs="Arial"/>
                <w:szCs w:val="21"/>
              </w:rPr>
              <w:t>CM</w:t>
            </w:r>
          </w:p>
        </w:tc>
        <w:tc>
          <w:tcPr>
            <w:tcW w:w="1327" w:type="dxa"/>
            <w:gridSpan w:val="2"/>
            <w:vMerge/>
          </w:tcPr>
          <w:p w14:paraId="0CAE722B" w14:textId="77777777" w:rsidR="009266A7" w:rsidRPr="004517E7" w:rsidRDefault="009266A7" w:rsidP="00D77762">
            <w:pPr>
              <w:pStyle w:val="TableText"/>
              <w:jc w:val="left"/>
              <w:rPr>
                <w:rFonts w:cs="Arial"/>
                <w:szCs w:val="21"/>
              </w:rPr>
            </w:pPr>
          </w:p>
        </w:tc>
      </w:tr>
      <w:tr w:rsidR="009266A7" w:rsidRPr="004517E7" w14:paraId="0CAE7234" w14:textId="77777777" w:rsidTr="00000B17">
        <w:trPr>
          <w:cantSplit/>
        </w:trPr>
        <w:tc>
          <w:tcPr>
            <w:tcW w:w="1763" w:type="dxa"/>
          </w:tcPr>
          <w:p w14:paraId="0CAE722D" w14:textId="77777777" w:rsidR="009266A7" w:rsidRDefault="009266A7" w:rsidP="00D77762">
            <w:pPr>
              <w:pStyle w:val="TableText"/>
              <w:jc w:val="left"/>
              <w:rPr>
                <w:rFonts w:cs="Arial"/>
                <w:szCs w:val="21"/>
              </w:rPr>
            </w:pPr>
            <w:r>
              <w:rPr>
                <w:rFonts w:cs="Arial"/>
                <w:szCs w:val="21"/>
              </w:rPr>
              <w:t>FollowOnDuration</w:t>
            </w:r>
          </w:p>
        </w:tc>
        <w:tc>
          <w:tcPr>
            <w:tcW w:w="1371" w:type="dxa"/>
            <w:gridSpan w:val="2"/>
          </w:tcPr>
          <w:p w14:paraId="0CAE722E" w14:textId="77777777" w:rsidR="009266A7" w:rsidRDefault="009266A7" w:rsidP="00D77762">
            <w:pPr>
              <w:pStyle w:val="TableText"/>
              <w:jc w:val="left"/>
              <w:rPr>
                <w:rFonts w:cs="Arial"/>
                <w:szCs w:val="21"/>
              </w:rPr>
            </w:pPr>
            <w:r>
              <w:rPr>
                <w:rFonts w:cs="Arial"/>
                <w:szCs w:val="21"/>
              </w:rPr>
              <w:t>Proposed Follow-on Duration</w:t>
            </w:r>
          </w:p>
        </w:tc>
        <w:tc>
          <w:tcPr>
            <w:tcW w:w="2267" w:type="dxa"/>
          </w:tcPr>
          <w:p w14:paraId="0CAE722F" w14:textId="77777777" w:rsidR="009266A7" w:rsidRDefault="009266A7" w:rsidP="00D77762">
            <w:pPr>
              <w:pStyle w:val="TableText"/>
              <w:jc w:val="left"/>
              <w:rPr>
                <w:rFonts w:cs="Arial"/>
                <w:szCs w:val="21"/>
              </w:rPr>
            </w:pPr>
            <w:r>
              <w:rPr>
                <w:rFonts w:cs="Arial"/>
                <w:szCs w:val="21"/>
              </w:rPr>
              <w:t>The amount of time estimated by the original resource as needed in order to complete the follow-on.</w:t>
            </w:r>
          </w:p>
        </w:tc>
        <w:tc>
          <w:tcPr>
            <w:tcW w:w="1152" w:type="dxa"/>
          </w:tcPr>
          <w:p w14:paraId="0CAE7230" w14:textId="77777777" w:rsidR="009266A7" w:rsidRDefault="00A95508" w:rsidP="00D77762">
            <w:pPr>
              <w:pStyle w:val="TableText"/>
              <w:jc w:val="left"/>
              <w:rPr>
                <w:rFonts w:cs="Arial"/>
                <w:szCs w:val="21"/>
              </w:rPr>
            </w:pPr>
            <w:r>
              <w:rPr>
                <w:rFonts w:cs="Arial"/>
                <w:szCs w:val="21"/>
              </w:rPr>
              <w:t>Duration</w:t>
            </w:r>
          </w:p>
        </w:tc>
        <w:tc>
          <w:tcPr>
            <w:tcW w:w="1120" w:type="dxa"/>
          </w:tcPr>
          <w:p w14:paraId="0CAE7231" w14:textId="77777777" w:rsidR="00C4603F" w:rsidRPr="00C4603F" w:rsidRDefault="009266A7" w:rsidP="00C4603F">
            <w:pPr>
              <w:pStyle w:val="TableText"/>
              <w:jc w:val="left"/>
              <w:rPr>
                <w:rFonts w:cs="Arial"/>
                <w:szCs w:val="21"/>
                <w:vertAlign w:val="superscript"/>
              </w:rPr>
            </w:pPr>
            <w:r>
              <w:rPr>
                <w:rFonts w:cs="Arial"/>
                <w:szCs w:val="21"/>
              </w:rPr>
              <w:t>Editable</w:t>
            </w:r>
            <w:r w:rsidR="00C4603F">
              <w:rPr>
                <w:rFonts w:cs="Arial"/>
                <w:szCs w:val="21"/>
              </w:rPr>
              <w:t xml:space="preserve"> when Status is incomplete</w:t>
            </w:r>
          </w:p>
        </w:tc>
        <w:tc>
          <w:tcPr>
            <w:tcW w:w="789" w:type="dxa"/>
          </w:tcPr>
          <w:p w14:paraId="0CAE7232" w14:textId="77777777" w:rsidR="009266A7" w:rsidRPr="004517E7" w:rsidRDefault="009266A7" w:rsidP="00D77762">
            <w:pPr>
              <w:pStyle w:val="TableText"/>
              <w:jc w:val="left"/>
              <w:rPr>
                <w:rFonts w:cs="Arial"/>
                <w:szCs w:val="21"/>
              </w:rPr>
            </w:pPr>
            <w:r>
              <w:rPr>
                <w:rFonts w:cs="Arial"/>
                <w:szCs w:val="21"/>
              </w:rPr>
              <w:t>CM</w:t>
            </w:r>
          </w:p>
        </w:tc>
        <w:tc>
          <w:tcPr>
            <w:tcW w:w="1327" w:type="dxa"/>
            <w:gridSpan w:val="2"/>
            <w:vMerge/>
          </w:tcPr>
          <w:p w14:paraId="0CAE7233" w14:textId="77777777" w:rsidR="009266A7" w:rsidRPr="004517E7" w:rsidRDefault="009266A7" w:rsidP="00D77762">
            <w:pPr>
              <w:pStyle w:val="TableText"/>
              <w:jc w:val="left"/>
              <w:rPr>
                <w:rFonts w:cs="Arial"/>
                <w:szCs w:val="21"/>
              </w:rPr>
            </w:pPr>
          </w:p>
        </w:tc>
      </w:tr>
      <w:tr w:rsidR="009266A7" w:rsidRPr="004517E7" w14:paraId="0CAE723C" w14:textId="77777777" w:rsidTr="00000B17">
        <w:trPr>
          <w:cantSplit/>
        </w:trPr>
        <w:tc>
          <w:tcPr>
            <w:tcW w:w="1763" w:type="dxa"/>
          </w:tcPr>
          <w:p w14:paraId="0CAE7235" w14:textId="77777777" w:rsidR="009266A7" w:rsidRPr="004517E7" w:rsidRDefault="009266A7" w:rsidP="00D74FDE">
            <w:pPr>
              <w:pStyle w:val="TableText"/>
              <w:jc w:val="left"/>
              <w:rPr>
                <w:rFonts w:cs="Arial"/>
                <w:szCs w:val="21"/>
              </w:rPr>
            </w:pPr>
            <w:r>
              <w:rPr>
                <w:rFonts w:cs="Arial"/>
                <w:szCs w:val="21"/>
              </w:rPr>
              <w:t>SystemStatus</w:t>
            </w:r>
          </w:p>
        </w:tc>
        <w:tc>
          <w:tcPr>
            <w:tcW w:w="1371" w:type="dxa"/>
            <w:gridSpan w:val="2"/>
          </w:tcPr>
          <w:p w14:paraId="0CAE7236" w14:textId="77777777" w:rsidR="009266A7" w:rsidRDefault="009266A7" w:rsidP="00D74FDE">
            <w:pPr>
              <w:pStyle w:val="TableText"/>
              <w:jc w:val="left"/>
              <w:rPr>
                <w:rFonts w:cs="Arial"/>
                <w:szCs w:val="21"/>
              </w:rPr>
            </w:pPr>
            <w:r>
              <w:rPr>
                <w:rFonts w:cs="Arial"/>
                <w:szCs w:val="21"/>
              </w:rPr>
              <w:t>System Status</w:t>
            </w:r>
          </w:p>
        </w:tc>
        <w:tc>
          <w:tcPr>
            <w:tcW w:w="2267" w:type="dxa"/>
          </w:tcPr>
          <w:p w14:paraId="0CAE7237" w14:textId="77777777" w:rsidR="009266A7" w:rsidRPr="004517E7" w:rsidRDefault="009266A7" w:rsidP="00D74FDE">
            <w:pPr>
              <w:pStyle w:val="TableText"/>
              <w:jc w:val="left"/>
              <w:rPr>
                <w:rFonts w:cs="Arial"/>
                <w:szCs w:val="21"/>
              </w:rPr>
            </w:pPr>
            <w:r>
              <w:rPr>
                <w:rFonts w:cs="Arial"/>
                <w:szCs w:val="21"/>
              </w:rPr>
              <w:t>The System Status when leaving the site on incomplete status</w:t>
            </w:r>
          </w:p>
        </w:tc>
        <w:tc>
          <w:tcPr>
            <w:tcW w:w="1152" w:type="dxa"/>
          </w:tcPr>
          <w:p w14:paraId="0CAE7238" w14:textId="77777777" w:rsidR="009266A7" w:rsidRPr="004517E7" w:rsidRDefault="009266A7" w:rsidP="00D74FDE">
            <w:pPr>
              <w:pStyle w:val="TableText"/>
              <w:jc w:val="left"/>
              <w:rPr>
                <w:rFonts w:cs="Arial"/>
                <w:szCs w:val="21"/>
              </w:rPr>
            </w:pPr>
            <w:r>
              <w:rPr>
                <w:rFonts w:cs="Arial"/>
                <w:szCs w:val="21"/>
              </w:rPr>
              <w:t>Dictionary (System Status)</w:t>
            </w:r>
          </w:p>
        </w:tc>
        <w:tc>
          <w:tcPr>
            <w:tcW w:w="1120" w:type="dxa"/>
          </w:tcPr>
          <w:p w14:paraId="0CAE7239" w14:textId="77777777" w:rsidR="009266A7" w:rsidRPr="004517E7" w:rsidRDefault="00405C0F" w:rsidP="00D74FDE">
            <w:pPr>
              <w:pStyle w:val="TableText"/>
              <w:jc w:val="left"/>
              <w:rPr>
                <w:rFonts w:cs="Arial"/>
                <w:szCs w:val="21"/>
              </w:rPr>
            </w:pPr>
            <w:r>
              <w:rPr>
                <w:rFonts w:cs="Arial"/>
                <w:szCs w:val="21"/>
              </w:rPr>
              <w:t>Editable when Status is incomplete</w:t>
            </w:r>
          </w:p>
        </w:tc>
        <w:tc>
          <w:tcPr>
            <w:tcW w:w="789" w:type="dxa"/>
          </w:tcPr>
          <w:p w14:paraId="0CAE723A" w14:textId="77777777" w:rsidR="009266A7" w:rsidRDefault="009266A7" w:rsidP="00D74FDE">
            <w:pPr>
              <w:pStyle w:val="TableText"/>
              <w:jc w:val="left"/>
              <w:rPr>
                <w:rFonts w:cs="Arial"/>
                <w:szCs w:val="21"/>
              </w:rPr>
            </w:pPr>
            <w:r>
              <w:rPr>
                <w:rFonts w:cs="Arial"/>
                <w:szCs w:val="21"/>
              </w:rPr>
              <w:t>CM</w:t>
            </w:r>
          </w:p>
        </w:tc>
        <w:tc>
          <w:tcPr>
            <w:tcW w:w="1327" w:type="dxa"/>
            <w:gridSpan w:val="2"/>
            <w:vMerge/>
          </w:tcPr>
          <w:p w14:paraId="0CAE723B" w14:textId="77777777" w:rsidR="009266A7" w:rsidRPr="004517E7" w:rsidRDefault="009266A7" w:rsidP="00D74FDE">
            <w:pPr>
              <w:pStyle w:val="TableText"/>
              <w:jc w:val="left"/>
              <w:rPr>
                <w:rFonts w:cs="Arial"/>
                <w:szCs w:val="21"/>
              </w:rPr>
            </w:pPr>
          </w:p>
        </w:tc>
      </w:tr>
      <w:tr w:rsidR="009266A7" w:rsidRPr="004517E7" w14:paraId="0CAE7244" w14:textId="77777777" w:rsidTr="00000B17">
        <w:trPr>
          <w:cantSplit/>
        </w:trPr>
        <w:tc>
          <w:tcPr>
            <w:tcW w:w="1763" w:type="dxa"/>
          </w:tcPr>
          <w:p w14:paraId="0CAE723D" w14:textId="77777777" w:rsidR="009266A7" w:rsidRDefault="009266A7" w:rsidP="00D77762">
            <w:pPr>
              <w:pStyle w:val="TableText"/>
              <w:jc w:val="left"/>
              <w:rPr>
                <w:rFonts w:cs="Arial"/>
                <w:szCs w:val="21"/>
              </w:rPr>
            </w:pPr>
            <w:r>
              <w:rPr>
                <w:rFonts w:cs="Arial"/>
                <w:szCs w:val="21"/>
              </w:rPr>
              <w:t>CancellationReason</w:t>
            </w:r>
          </w:p>
        </w:tc>
        <w:tc>
          <w:tcPr>
            <w:tcW w:w="1371" w:type="dxa"/>
            <w:gridSpan w:val="2"/>
          </w:tcPr>
          <w:p w14:paraId="0CAE723E" w14:textId="77777777" w:rsidR="009266A7" w:rsidRDefault="009266A7" w:rsidP="00D77762">
            <w:pPr>
              <w:pStyle w:val="TableText"/>
              <w:jc w:val="left"/>
              <w:rPr>
                <w:rFonts w:cs="Arial"/>
                <w:szCs w:val="21"/>
              </w:rPr>
            </w:pPr>
            <w:r>
              <w:rPr>
                <w:rFonts w:cs="Arial"/>
                <w:szCs w:val="21"/>
              </w:rPr>
              <w:t>Cancellation Reason</w:t>
            </w:r>
          </w:p>
        </w:tc>
        <w:tc>
          <w:tcPr>
            <w:tcW w:w="2267" w:type="dxa"/>
          </w:tcPr>
          <w:p w14:paraId="0CAE723F" w14:textId="77777777" w:rsidR="009266A7" w:rsidRDefault="009266A7" w:rsidP="00D77762">
            <w:pPr>
              <w:pStyle w:val="TableText"/>
              <w:jc w:val="left"/>
              <w:rPr>
                <w:rFonts w:cs="Arial"/>
                <w:szCs w:val="21"/>
              </w:rPr>
            </w:pPr>
            <w:r>
              <w:rPr>
                <w:rFonts w:cs="Arial"/>
                <w:szCs w:val="21"/>
              </w:rPr>
              <w:t>The reason stated when the task is cancelled.</w:t>
            </w:r>
          </w:p>
        </w:tc>
        <w:tc>
          <w:tcPr>
            <w:tcW w:w="1152" w:type="dxa"/>
          </w:tcPr>
          <w:p w14:paraId="0CAE7240" w14:textId="77777777" w:rsidR="009266A7" w:rsidRDefault="009266A7" w:rsidP="00D77762">
            <w:pPr>
              <w:pStyle w:val="TableText"/>
              <w:jc w:val="left"/>
              <w:rPr>
                <w:rFonts w:cs="Arial"/>
                <w:szCs w:val="21"/>
              </w:rPr>
            </w:pPr>
            <w:r>
              <w:rPr>
                <w:rFonts w:cs="Arial"/>
                <w:szCs w:val="21"/>
              </w:rPr>
              <w:t>Dictionary (CancellationReason)</w:t>
            </w:r>
          </w:p>
        </w:tc>
        <w:tc>
          <w:tcPr>
            <w:tcW w:w="1120" w:type="dxa"/>
          </w:tcPr>
          <w:p w14:paraId="0CAE7241" w14:textId="77777777" w:rsidR="009266A7" w:rsidRDefault="009266A7" w:rsidP="00405C0F">
            <w:pPr>
              <w:pStyle w:val="TableText"/>
              <w:jc w:val="left"/>
              <w:rPr>
                <w:rFonts w:cs="Arial"/>
                <w:szCs w:val="21"/>
              </w:rPr>
            </w:pPr>
            <w:r>
              <w:rPr>
                <w:rFonts w:cs="Arial"/>
                <w:szCs w:val="21"/>
              </w:rPr>
              <w:t>Editable</w:t>
            </w:r>
            <w:r w:rsidR="00405C0F">
              <w:rPr>
                <w:rFonts w:cs="Arial"/>
                <w:szCs w:val="21"/>
              </w:rPr>
              <w:t xml:space="preserve"> when status is cancelled</w:t>
            </w:r>
          </w:p>
        </w:tc>
        <w:tc>
          <w:tcPr>
            <w:tcW w:w="789" w:type="dxa"/>
          </w:tcPr>
          <w:p w14:paraId="0CAE7242" w14:textId="77777777" w:rsidR="009266A7" w:rsidRPr="004517E7" w:rsidRDefault="009266A7" w:rsidP="00D77762">
            <w:pPr>
              <w:pStyle w:val="TableText"/>
              <w:jc w:val="left"/>
              <w:rPr>
                <w:rFonts w:cs="Arial"/>
                <w:szCs w:val="21"/>
              </w:rPr>
            </w:pPr>
            <w:r>
              <w:rPr>
                <w:rFonts w:cs="Arial"/>
                <w:szCs w:val="21"/>
              </w:rPr>
              <w:t>CS</w:t>
            </w:r>
          </w:p>
        </w:tc>
        <w:tc>
          <w:tcPr>
            <w:tcW w:w="1327" w:type="dxa"/>
            <w:gridSpan w:val="2"/>
          </w:tcPr>
          <w:p w14:paraId="0CAE7243" w14:textId="77777777" w:rsidR="009266A7" w:rsidRPr="004517E7" w:rsidRDefault="009266A7" w:rsidP="00D77762">
            <w:pPr>
              <w:pStyle w:val="TableText"/>
              <w:jc w:val="left"/>
              <w:rPr>
                <w:rFonts w:cs="Arial"/>
                <w:szCs w:val="21"/>
              </w:rPr>
            </w:pPr>
            <w:r>
              <w:rPr>
                <w:rFonts w:cs="Arial"/>
                <w:szCs w:val="21"/>
              </w:rPr>
              <w:t>Yes when the Status is Cancelled</w:t>
            </w:r>
          </w:p>
        </w:tc>
      </w:tr>
    </w:tbl>
    <w:p w14:paraId="0CAE7245" w14:textId="77777777" w:rsidR="00D77762" w:rsidRDefault="00D77762" w:rsidP="00D77762">
      <w:pPr>
        <w:spacing w:after="0" w:line="240" w:lineRule="auto"/>
        <w:jc w:val="left"/>
      </w:pPr>
    </w:p>
    <w:p w14:paraId="0CAE7246" w14:textId="77777777" w:rsidR="0089797E" w:rsidRPr="00DD07B4" w:rsidRDefault="00C60795" w:rsidP="0089797E">
      <w:pPr>
        <w:pStyle w:val="CommentText"/>
        <w:rPr>
          <w:i/>
        </w:rPr>
      </w:pPr>
      <w:r w:rsidRPr="00DD07B4">
        <w:rPr>
          <w:i/>
        </w:rPr>
        <w:t>Additional Notes:</w:t>
      </w:r>
      <w:r w:rsidR="0089797E" w:rsidRPr="00DD07B4">
        <w:rPr>
          <w:i/>
        </w:rPr>
        <w:t xml:space="preserve"> The following points are to be addressed by ClickSoftware in further detail</w:t>
      </w:r>
      <w:r w:rsidR="00DD07B4" w:rsidRPr="00DD07B4">
        <w:rPr>
          <w:i/>
        </w:rPr>
        <w:t xml:space="preserve"> during the Design phase</w:t>
      </w:r>
      <w:r w:rsidR="0089797E" w:rsidRPr="00DD07B4">
        <w:rPr>
          <w:i/>
        </w:rPr>
        <w:t>:</w:t>
      </w:r>
    </w:p>
    <w:p w14:paraId="0CAE7247" w14:textId="77777777" w:rsidR="0089797E" w:rsidRPr="00DD07B4" w:rsidRDefault="0089797E" w:rsidP="009A52C8">
      <w:pPr>
        <w:pStyle w:val="CommentText"/>
        <w:numPr>
          <w:ilvl w:val="0"/>
          <w:numId w:val="20"/>
        </w:numPr>
        <w:rPr>
          <w:i/>
        </w:rPr>
      </w:pPr>
      <w:r w:rsidRPr="00DD07B4">
        <w:rPr>
          <w:i/>
        </w:rPr>
        <w:t>On the Job Training</w:t>
      </w:r>
      <w:r w:rsidR="00440620">
        <w:rPr>
          <w:i/>
        </w:rPr>
        <w:t xml:space="preserve">/Pickup task </w:t>
      </w:r>
      <w:r w:rsidRPr="00DD07B4">
        <w:rPr>
          <w:i/>
        </w:rPr>
        <w:t xml:space="preserve">parameters - the CallID needs to be the same in both </w:t>
      </w:r>
      <w:r w:rsidR="007D1513">
        <w:rPr>
          <w:i/>
        </w:rPr>
        <w:t xml:space="preserve">in </w:t>
      </w:r>
      <w:r w:rsidRPr="00DD07B4">
        <w:rPr>
          <w:i/>
        </w:rPr>
        <w:t>order to create an MST.</w:t>
      </w:r>
    </w:p>
    <w:p w14:paraId="0CAE7248" w14:textId="77777777" w:rsidR="0089797E" w:rsidRPr="00DD07B4" w:rsidRDefault="0089797E" w:rsidP="009A52C8">
      <w:pPr>
        <w:pStyle w:val="CommentText"/>
        <w:numPr>
          <w:ilvl w:val="0"/>
          <w:numId w:val="20"/>
        </w:numPr>
        <w:rPr>
          <w:i/>
        </w:rPr>
      </w:pPr>
      <w:r w:rsidRPr="00DD07B4">
        <w:rPr>
          <w:i/>
        </w:rPr>
        <w:t>Contract Offering Family.</w:t>
      </w:r>
    </w:p>
    <w:p w14:paraId="0CAE7249" w14:textId="77777777" w:rsidR="0089797E" w:rsidRPr="00DD07B4" w:rsidRDefault="0089797E" w:rsidP="009A52C8">
      <w:pPr>
        <w:pStyle w:val="CommentText"/>
        <w:numPr>
          <w:ilvl w:val="0"/>
          <w:numId w:val="20"/>
        </w:numPr>
        <w:rPr>
          <w:i/>
        </w:rPr>
      </w:pPr>
      <w:r w:rsidRPr="00DD07B4">
        <w:rPr>
          <w:i/>
        </w:rPr>
        <w:t>Click Time Window profile – is erroneously listed as a task property.</w:t>
      </w:r>
    </w:p>
    <w:p w14:paraId="0CAE724A" w14:textId="77777777" w:rsidR="00D77762" w:rsidRPr="001D70B7" w:rsidRDefault="00D77762" w:rsidP="00D77762">
      <w:pPr>
        <w:pStyle w:val="Heading3"/>
        <w:jc w:val="left"/>
        <w:rPr>
          <w:bCs/>
        </w:rPr>
      </w:pPr>
      <w:bookmarkStart w:id="4650" w:name="_Toc359587104"/>
      <w:bookmarkStart w:id="4651" w:name="_Ref361759648"/>
      <w:bookmarkStart w:id="4652" w:name="_Ref361838087"/>
      <w:bookmarkStart w:id="4653" w:name="_Ref361838486"/>
      <w:bookmarkStart w:id="4654" w:name="_Ref363125501"/>
      <w:bookmarkStart w:id="4655" w:name="_Toc425500375"/>
      <w:commentRangeStart w:id="4656"/>
      <w:r w:rsidRPr="001D70B7">
        <w:rPr>
          <w:bCs/>
        </w:rPr>
        <w:t>Task Data Derivation</w:t>
      </w:r>
      <w:bookmarkEnd w:id="4650"/>
      <w:bookmarkEnd w:id="4651"/>
      <w:bookmarkEnd w:id="4652"/>
      <w:bookmarkEnd w:id="4653"/>
      <w:bookmarkEnd w:id="4654"/>
      <w:commentRangeEnd w:id="4656"/>
      <w:r w:rsidR="00AB04A6">
        <w:rPr>
          <w:rStyle w:val="CommentReference"/>
          <w:rFonts w:asciiTheme="minorHAnsi" w:hAnsiTheme="minorHAnsi"/>
          <w:b w:val="0"/>
        </w:rPr>
        <w:commentReference w:id="4656"/>
      </w:r>
      <w:bookmarkEnd w:id="4655"/>
    </w:p>
    <w:p w14:paraId="0CAE724B" w14:textId="0167D61E" w:rsidR="00D77762" w:rsidRDefault="00D77762" w:rsidP="00D77762">
      <w:r>
        <w:t>When a task is created not all the required data is provided by the work order system (</w:t>
      </w:r>
      <w:r w:rsidR="00D01A1B">
        <w:t>SIEBEL</w:t>
      </w:r>
      <w:r>
        <w:t>). The additional data needed would have to be automatically derived, according to the following mappings.</w:t>
      </w:r>
    </w:p>
    <w:p w14:paraId="0CAE724C" w14:textId="77777777" w:rsidR="00D77762" w:rsidRDefault="00D77762" w:rsidP="009A52C8">
      <w:pPr>
        <w:pStyle w:val="ListParagraph"/>
        <w:keepNext/>
        <w:numPr>
          <w:ilvl w:val="0"/>
          <w:numId w:val="73"/>
        </w:numPr>
        <w:spacing w:after="200" w:line="276" w:lineRule="auto"/>
        <w:jc w:val="left"/>
      </w:pPr>
      <w:r>
        <w:t>Skills</w:t>
      </w:r>
    </w:p>
    <w:p w14:paraId="0CAE724D" w14:textId="77777777" w:rsidR="00D77762" w:rsidRDefault="00D77762" w:rsidP="00D77762">
      <w:pPr>
        <w:spacing w:after="200" w:line="276" w:lineRule="auto"/>
        <w:ind w:left="720"/>
        <w:jc w:val="left"/>
      </w:pPr>
      <w:r>
        <w:t xml:space="preserve">The task has a SkillLevel plus a reference to a System that in turn has a ProductID. There is a requirement to use these two values to create the required skill </w:t>
      </w:r>
      <w:r w:rsidR="00651289">
        <w:t>definition</w:t>
      </w:r>
      <w:r>
        <w:t>.</w:t>
      </w:r>
      <w:r w:rsidR="00460CA4">
        <w:t xml:space="preserve"> Note that, if the SkillLevel is 0 then no derivation is performed</w:t>
      </w:r>
      <w:r w:rsidR="00E83962">
        <w:t xml:space="preserve"> – this represents the case where man-power is required but skills are irrelevant</w:t>
      </w:r>
      <w:r w:rsidR="00460CA4">
        <w:t>.</w:t>
      </w:r>
    </w:p>
    <w:p w14:paraId="0CAE724E" w14:textId="77777777" w:rsidR="00D77762" w:rsidRDefault="00D77762" w:rsidP="009A52C8">
      <w:pPr>
        <w:pStyle w:val="ListParagraph"/>
        <w:keepNext/>
        <w:numPr>
          <w:ilvl w:val="0"/>
          <w:numId w:val="73"/>
        </w:numPr>
        <w:spacing w:after="200" w:line="276" w:lineRule="auto"/>
        <w:ind w:left="714" w:hanging="357"/>
        <w:jc w:val="left"/>
      </w:pPr>
      <w:r>
        <w:t>Region</w:t>
      </w:r>
    </w:p>
    <w:p w14:paraId="0CAE724F" w14:textId="77777777" w:rsidR="00D77762" w:rsidRDefault="00D77762" w:rsidP="00D77762">
      <w:pPr>
        <w:spacing w:after="200" w:line="276" w:lineRule="auto"/>
        <w:ind w:left="720"/>
        <w:jc w:val="left"/>
      </w:pPr>
      <w:r>
        <w:t>Task’s Region is derived from the specified District.</w:t>
      </w:r>
      <w:r w:rsidR="00DD07B4">
        <w:t xml:space="preserve"> A request was made to derive the District from the task’s associated Site. </w:t>
      </w:r>
      <w:r w:rsidR="00DD07B4" w:rsidRPr="00DD07B4">
        <w:rPr>
          <w:i/>
        </w:rPr>
        <w:t>Whether this is possible will be confirmed during the Design phase.</w:t>
      </w:r>
    </w:p>
    <w:p w14:paraId="0CAE7250" w14:textId="77777777" w:rsidR="00D77762" w:rsidRDefault="00D77762" w:rsidP="009A52C8">
      <w:pPr>
        <w:pStyle w:val="ListParagraph"/>
        <w:keepNext/>
        <w:numPr>
          <w:ilvl w:val="0"/>
          <w:numId w:val="73"/>
        </w:numPr>
        <w:spacing w:after="200" w:line="276" w:lineRule="auto"/>
        <w:ind w:left="714" w:hanging="357"/>
        <w:jc w:val="left"/>
      </w:pPr>
      <w:r>
        <w:t>Site</w:t>
      </w:r>
    </w:p>
    <w:p w14:paraId="0CAE7251" w14:textId="77777777" w:rsidR="00D77762" w:rsidRDefault="00D77762" w:rsidP="00D77762">
      <w:pPr>
        <w:spacing w:after="200" w:line="276" w:lineRule="auto"/>
        <w:ind w:left="720"/>
        <w:jc w:val="left"/>
      </w:pPr>
      <w:r>
        <w:t>There is a requirement to derive the task’s Site from the task’s associated System. This is then used in other derivations.</w:t>
      </w:r>
    </w:p>
    <w:p w14:paraId="0CAE7252" w14:textId="77777777" w:rsidR="00D77762" w:rsidRDefault="00D77762" w:rsidP="009A52C8">
      <w:pPr>
        <w:pStyle w:val="ListParagraph"/>
        <w:keepNext/>
        <w:numPr>
          <w:ilvl w:val="0"/>
          <w:numId w:val="73"/>
        </w:numPr>
        <w:spacing w:after="200" w:line="276" w:lineRule="auto"/>
        <w:ind w:left="714" w:hanging="357"/>
        <w:jc w:val="left"/>
      </w:pPr>
      <w:r>
        <w:lastRenderedPageBreak/>
        <w:t>Address</w:t>
      </w:r>
    </w:p>
    <w:p w14:paraId="0CAE7253" w14:textId="77777777" w:rsidR="00D77762" w:rsidRDefault="00D77762" w:rsidP="00D77762">
      <w:pPr>
        <w:spacing w:after="200" w:line="276" w:lineRule="auto"/>
        <w:ind w:left="720"/>
        <w:jc w:val="left"/>
      </w:pPr>
      <w:r>
        <w:t xml:space="preserve">When the task does not include a pre-specified address (the latter is expected </w:t>
      </w:r>
      <w:r w:rsidR="003B3D5F">
        <w:t xml:space="preserve">to be included </w:t>
      </w:r>
      <w:r>
        <w:t xml:space="preserve">for </w:t>
      </w:r>
      <w:r w:rsidR="003B3D5F">
        <w:t xml:space="preserve">tasks against </w:t>
      </w:r>
      <w:r>
        <w:t>mobile sites</w:t>
      </w:r>
      <w:r w:rsidR="000C6CDC">
        <w:t xml:space="preserve"> and </w:t>
      </w:r>
      <w:r w:rsidR="003B3D5F">
        <w:t xml:space="preserve">all </w:t>
      </w:r>
      <w:r w:rsidR="000C6CDC">
        <w:t>Part Pickup tasks</w:t>
      </w:r>
      <w:r>
        <w:t>) there is a requirement to obtain the task’s address from the task’s derived Site. It is not expected that existing tasks will be updated when their associated Site’s address is changed.</w:t>
      </w:r>
    </w:p>
    <w:p w14:paraId="0CAE7254" w14:textId="77777777" w:rsidR="007D6F26" w:rsidRDefault="007D6F26" w:rsidP="009A52C8">
      <w:pPr>
        <w:pStyle w:val="ListParagraph"/>
        <w:keepNext/>
        <w:numPr>
          <w:ilvl w:val="0"/>
          <w:numId w:val="73"/>
        </w:numPr>
        <w:spacing w:after="200" w:line="276" w:lineRule="auto"/>
        <w:ind w:left="714" w:hanging="357"/>
        <w:jc w:val="left"/>
      </w:pPr>
      <w:r>
        <w:t>Languages</w:t>
      </w:r>
    </w:p>
    <w:p w14:paraId="0CAE7255" w14:textId="77777777" w:rsidR="007D6F26" w:rsidRDefault="007D6F26" w:rsidP="007D6F26">
      <w:pPr>
        <w:spacing w:after="200" w:line="276" w:lineRule="auto"/>
        <w:ind w:left="720"/>
        <w:jc w:val="left"/>
      </w:pPr>
      <w:r>
        <w:t xml:space="preserve">The task’s associated languages are required to be derived from the </w:t>
      </w:r>
      <w:r w:rsidR="00A608CD">
        <w:t xml:space="preserve">given TaskLanguages formatted string or, if that is unspecified, from the </w:t>
      </w:r>
      <w:r>
        <w:t>task’s derived Site. It is not expected that existing tasks will be updated when their associated Site’s languages are changed.</w:t>
      </w:r>
    </w:p>
    <w:p w14:paraId="0CAE7256" w14:textId="77777777" w:rsidR="00D77762" w:rsidRDefault="00D77762" w:rsidP="009A52C8">
      <w:pPr>
        <w:pStyle w:val="ListParagraph"/>
        <w:keepNext/>
        <w:numPr>
          <w:ilvl w:val="0"/>
          <w:numId w:val="73"/>
        </w:numPr>
        <w:spacing w:after="200" w:line="276" w:lineRule="auto"/>
        <w:ind w:left="714" w:hanging="357"/>
        <w:jc w:val="left"/>
      </w:pPr>
      <w:r>
        <w:t>Contract</w:t>
      </w:r>
    </w:p>
    <w:p w14:paraId="0CAE7257" w14:textId="77777777" w:rsidR="00D77762" w:rsidRDefault="00D77762" w:rsidP="00D77762">
      <w:pPr>
        <w:spacing w:after="200" w:line="276" w:lineRule="auto"/>
        <w:ind w:left="720"/>
        <w:jc w:val="left"/>
      </w:pPr>
      <w:r>
        <w:t xml:space="preserve">There is a requirement to derive the current Contract associated with the System referenced by the task. It is suggested that, since Contracts are time </w:t>
      </w:r>
      <w:r w:rsidR="00440228">
        <w:t>bound</w:t>
      </w:r>
      <w:r>
        <w:t>, the OpenDate for the task is used to identify the active Contract. This is then used in the following derivation</w:t>
      </w:r>
      <w:r w:rsidR="00AA6DB3">
        <w:t>s</w:t>
      </w:r>
      <w:r>
        <w:t>.</w:t>
      </w:r>
    </w:p>
    <w:p w14:paraId="0CAE7258" w14:textId="77777777" w:rsidR="00D77762" w:rsidRDefault="00D77762" w:rsidP="009A52C8">
      <w:pPr>
        <w:pStyle w:val="ListParagraph"/>
        <w:keepNext/>
        <w:numPr>
          <w:ilvl w:val="0"/>
          <w:numId w:val="73"/>
        </w:numPr>
        <w:spacing w:after="200" w:line="276" w:lineRule="auto"/>
        <w:ind w:left="714" w:hanging="357"/>
        <w:jc w:val="left"/>
      </w:pPr>
      <w:r>
        <w:t>Early Start, Late Start and Due Date</w:t>
      </w:r>
    </w:p>
    <w:p w14:paraId="0CAE7259" w14:textId="77777777" w:rsidR="00D77762" w:rsidRDefault="00D77762" w:rsidP="00D77762">
      <w:pPr>
        <w:spacing w:after="200" w:line="276" w:lineRule="auto"/>
        <w:ind w:left="720"/>
        <w:jc w:val="left"/>
      </w:pPr>
      <w:r>
        <w:t>There is a requirement to derive the Early and Late Start values using values in the Contract associated with the task. This derivation is required to optionally permit notice to be taken of non-working time, as specified in the associated District’s calendar.</w:t>
      </w:r>
    </w:p>
    <w:p w14:paraId="0CAE725A" w14:textId="77777777" w:rsidR="004148B8" w:rsidRDefault="004148B8" w:rsidP="00D77762">
      <w:pPr>
        <w:spacing w:after="200" w:line="276" w:lineRule="auto"/>
        <w:ind w:left="720"/>
        <w:jc w:val="left"/>
      </w:pPr>
      <w:r>
        <w:t>If the early and late start values are already included on the task no derivation is required. Otherwise, if the task does not include values for the early and late start offsets these</w:t>
      </w:r>
      <w:r w:rsidR="005E6E2C">
        <w:t xml:space="preserve"> are derived</w:t>
      </w:r>
      <w:r>
        <w:t xml:space="preserve"> from the associated contract.</w:t>
      </w:r>
    </w:p>
    <w:p w14:paraId="0CAE725B" w14:textId="77777777" w:rsidR="00D77762" w:rsidRDefault="00D77762" w:rsidP="00D77762">
      <w:pPr>
        <w:spacing w:after="200" w:line="276" w:lineRule="auto"/>
        <w:ind w:left="720"/>
        <w:jc w:val="left"/>
      </w:pPr>
      <w:r>
        <w:t xml:space="preserve">The Due Date is then to be </w:t>
      </w:r>
      <w:r w:rsidR="004148B8">
        <w:t xml:space="preserve">calculated </w:t>
      </w:r>
      <w:r>
        <w:t xml:space="preserve">from the </w:t>
      </w:r>
      <w:r w:rsidR="005E6E2C">
        <w:t>(</w:t>
      </w:r>
      <w:r>
        <w:t>derived</w:t>
      </w:r>
      <w:r w:rsidR="005E6E2C">
        <w:t>)</w:t>
      </w:r>
      <w:r>
        <w:t xml:space="preserve"> Late Start and the specified Duration</w:t>
      </w:r>
      <w:r w:rsidR="00593C46">
        <w:t xml:space="preserve"> on creation </w:t>
      </w:r>
      <w:r w:rsidR="008E5E57">
        <w:t xml:space="preserve">and/or update </w:t>
      </w:r>
      <w:r w:rsidR="00593C46">
        <w:t>of the task</w:t>
      </w:r>
      <w:r w:rsidR="008E5E57">
        <w:t xml:space="preserve"> (any specified Due Date is always overwritten)</w:t>
      </w:r>
      <w:r>
        <w:t>.</w:t>
      </w:r>
    </w:p>
    <w:p w14:paraId="0CAE725C" w14:textId="77777777" w:rsidR="00AA6DB3" w:rsidRDefault="00AA6DB3" w:rsidP="009A52C8">
      <w:pPr>
        <w:pStyle w:val="ListParagraph"/>
        <w:keepNext/>
        <w:numPr>
          <w:ilvl w:val="0"/>
          <w:numId w:val="73"/>
        </w:numPr>
        <w:spacing w:after="200" w:line="276" w:lineRule="auto"/>
        <w:ind w:left="714" w:hanging="357"/>
        <w:jc w:val="left"/>
      </w:pPr>
      <w:r>
        <w:t>Offering Family</w:t>
      </w:r>
    </w:p>
    <w:p w14:paraId="0CAE725D" w14:textId="77777777" w:rsidR="00AA6DB3" w:rsidRDefault="00AA6DB3" w:rsidP="00AA6DB3">
      <w:pPr>
        <w:spacing w:after="200" w:line="276" w:lineRule="auto"/>
        <w:ind w:left="720"/>
        <w:jc w:val="left"/>
      </w:pPr>
      <w:r>
        <w:t>There is a requirement to derive the Contract Offering Family from the Contract associated with the task.</w:t>
      </w:r>
    </w:p>
    <w:p w14:paraId="0CAE725E" w14:textId="77777777" w:rsidR="00D77762" w:rsidRDefault="00D77762" w:rsidP="009A52C8">
      <w:pPr>
        <w:pStyle w:val="ListParagraph"/>
        <w:keepNext/>
        <w:numPr>
          <w:ilvl w:val="0"/>
          <w:numId w:val="73"/>
        </w:numPr>
        <w:spacing w:after="200" w:line="276" w:lineRule="auto"/>
        <w:ind w:left="714" w:hanging="357"/>
        <w:jc w:val="left"/>
      </w:pPr>
      <w:r>
        <w:t>Preferred Engineers</w:t>
      </w:r>
    </w:p>
    <w:p w14:paraId="0CAE725F" w14:textId="078DE6A3" w:rsidR="003B2784" w:rsidRDefault="00D77762" w:rsidP="00D76536">
      <w:pPr>
        <w:spacing w:after="200" w:line="276" w:lineRule="auto"/>
        <w:ind w:left="720"/>
        <w:jc w:val="left"/>
      </w:pPr>
      <w:r>
        <w:t xml:space="preserve">There is a requirement to derive the Preferred Engineers list from a formatted string containing a semi-colon separated sequence of FSE IDs. Additionally, the FSEs preferred on the task’s associated System </w:t>
      </w:r>
      <w:r w:rsidR="00D01A1B">
        <w:t>SIEBEL</w:t>
      </w:r>
      <w:r>
        <w:t xml:space="preserve"> be incorporated into the Preferred Engineers list.</w:t>
      </w:r>
    </w:p>
    <w:p w14:paraId="0CAE7260" w14:textId="77777777" w:rsidR="00513180" w:rsidRDefault="00513180" w:rsidP="009A52C8">
      <w:pPr>
        <w:pStyle w:val="ListParagraph"/>
        <w:keepNext/>
        <w:numPr>
          <w:ilvl w:val="0"/>
          <w:numId w:val="73"/>
        </w:numPr>
        <w:spacing w:after="200" w:line="276" w:lineRule="auto"/>
        <w:jc w:val="left"/>
      </w:pPr>
      <w:r>
        <w:t>Required Engineers</w:t>
      </w:r>
    </w:p>
    <w:p w14:paraId="0CAE7261" w14:textId="049E275A" w:rsidR="00513180" w:rsidRDefault="00513180" w:rsidP="00513180">
      <w:pPr>
        <w:spacing w:after="200" w:line="276" w:lineRule="auto"/>
        <w:ind w:left="720"/>
        <w:jc w:val="left"/>
      </w:pPr>
      <w:r>
        <w:t xml:space="preserve">There is a requirement to derive the Required Engineers list from </w:t>
      </w:r>
      <w:r w:rsidR="00BA1D87">
        <w:t xml:space="preserve">the task’s associated System and </w:t>
      </w:r>
      <w:r>
        <w:t>a formatted string containing a semi-colon separated sequence of FSE IDs.</w:t>
      </w:r>
    </w:p>
    <w:p w14:paraId="0CAE7262" w14:textId="77777777" w:rsidR="00D76536" w:rsidRDefault="00D76536" w:rsidP="009A52C8">
      <w:pPr>
        <w:pStyle w:val="ListParagraph"/>
        <w:keepNext/>
        <w:numPr>
          <w:ilvl w:val="0"/>
          <w:numId w:val="73"/>
        </w:numPr>
        <w:spacing w:after="200" w:line="276" w:lineRule="auto"/>
        <w:ind w:left="714" w:hanging="357"/>
        <w:jc w:val="left"/>
      </w:pPr>
      <w:r>
        <w:t>Excluded Engineers</w:t>
      </w:r>
    </w:p>
    <w:p w14:paraId="0CAE7263" w14:textId="77777777" w:rsidR="00D76536" w:rsidRDefault="00D76536" w:rsidP="00D76536">
      <w:pPr>
        <w:spacing w:after="200" w:line="276" w:lineRule="auto"/>
        <w:ind w:left="720"/>
        <w:jc w:val="left"/>
      </w:pPr>
      <w:r>
        <w:t>There is a requirement to derive the Excluded Engineers list from the task’s associated System</w:t>
      </w:r>
      <w:r w:rsidR="003B2784">
        <w:t xml:space="preserve"> and a formatted string containing a semi-colon separated sequence of FSE IDs</w:t>
      </w:r>
      <w:r>
        <w:t>.</w:t>
      </w:r>
    </w:p>
    <w:p w14:paraId="0CAE7264" w14:textId="77777777" w:rsidR="003971A9" w:rsidRDefault="003971A9" w:rsidP="009A52C8">
      <w:pPr>
        <w:pStyle w:val="ListParagraph"/>
        <w:keepNext/>
        <w:numPr>
          <w:ilvl w:val="0"/>
          <w:numId w:val="73"/>
        </w:numPr>
        <w:spacing w:after="200" w:line="276" w:lineRule="auto"/>
        <w:ind w:left="714" w:hanging="357"/>
        <w:jc w:val="left"/>
      </w:pPr>
      <w:r>
        <w:lastRenderedPageBreak/>
        <w:t>Trainee Engineers</w:t>
      </w:r>
    </w:p>
    <w:p w14:paraId="0CAE7265" w14:textId="77777777" w:rsidR="003971A9" w:rsidRDefault="003971A9" w:rsidP="003971A9">
      <w:pPr>
        <w:spacing w:after="200" w:line="276" w:lineRule="auto"/>
        <w:ind w:left="720"/>
        <w:jc w:val="left"/>
      </w:pPr>
      <w:r>
        <w:t>There is a requirement to derive the Trainee Engineers list from the a formatted string containing a semi-colon separated sequence of FSE IDs.</w:t>
      </w:r>
    </w:p>
    <w:p w14:paraId="0CAE7266" w14:textId="77777777" w:rsidR="00D76536" w:rsidRDefault="00D76536" w:rsidP="00513180">
      <w:pPr>
        <w:spacing w:after="200" w:line="276" w:lineRule="auto"/>
        <w:ind w:left="720"/>
        <w:jc w:val="left"/>
      </w:pPr>
    </w:p>
    <w:p w14:paraId="0CAE7267" w14:textId="77777777" w:rsidR="00D77762" w:rsidRPr="001D70B7" w:rsidRDefault="00D77762" w:rsidP="00D77762">
      <w:pPr>
        <w:pStyle w:val="Heading3"/>
        <w:jc w:val="left"/>
        <w:rPr>
          <w:bCs/>
        </w:rPr>
      </w:pPr>
      <w:bookmarkStart w:id="4657" w:name="_Toc425500376"/>
      <w:r>
        <w:rPr>
          <w:bCs/>
        </w:rPr>
        <w:t xml:space="preserve">Task </w:t>
      </w:r>
      <w:r w:rsidRPr="001D70B7">
        <w:rPr>
          <w:bCs/>
        </w:rPr>
        <w:t xml:space="preserve">Data </w:t>
      </w:r>
      <w:r>
        <w:rPr>
          <w:bCs/>
        </w:rPr>
        <w:t>Management</w:t>
      </w:r>
      <w:bookmarkEnd w:id="4657"/>
    </w:p>
    <w:p w14:paraId="0CAE7268" w14:textId="69D5B55C" w:rsidR="00D77762" w:rsidRDefault="00D77762" w:rsidP="00D77762">
      <w:r>
        <w:t xml:space="preserve">Tasks are always created and updated via incoming integration messages from GEHC’s </w:t>
      </w:r>
      <w:r w:rsidR="00D01A1B">
        <w:t>SIEBEL</w:t>
      </w:r>
      <w:r>
        <w:t xml:space="preserve"> work order management system. Various updates are also possible via:</w:t>
      </w:r>
    </w:p>
    <w:p w14:paraId="0CAE7269" w14:textId="77777777" w:rsidR="00D77762" w:rsidRDefault="00D77762" w:rsidP="009A52C8">
      <w:pPr>
        <w:pStyle w:val="ListParagraph"/>
        <w:numPr>
          <w:ilvl w:val="0"/>
          <w:numId w:val="14"/>
        </w:numPr>
      </w:pPr>
      <w:r>
        <w:t>The automated scheduling processes.</w:t>
      </w:r>
    </w:p>
    <w:p w14:paraId="0CAE726A" w14:textId="77777777" w:rsidR="00D77762" w:rsidRDefault="00D77762" w:rsidP="009A52C8">
      <w:pPr>
        <w:pStyle w:val="ListParagraph"/>
        <w:numPr>
          <w:ilvl w:val="0"/>
          <w:numId w:val="14"/>
        </w:numPr>
      </w:pPr>
      <w:r>
        <w:t>The ClickSchedule client used by the dispatchers.</w:t>
      </w:r>
    </w:p>
    <w:p w14:paraId="0CAE726B" w14:textId="77777777" w:rsidR="0014307C" w:rsidRDefault="00D77762" w:rsidP="009A52C8">
      <w:pPr>
        <w:pStyle w:val="ListParagraph"/>
        <w:numPr>
          <w:ilvl w:val="0"/>
          <w:numId w:val="14"/>
        </w:numPr>
      </w:pPr>
      <w:r>
        <w:t xml:space="preserve">The ClickMobile client used by the resources </w:t>
      </w:r>
      <w:r w:rsidR="0014307C">
        <w:t>when executing the tasks in the field.</w:t>
      </w:r>
    </w:p>
    <w:p w14:paraId="0CAE726C" w14:textId="77777777" w:rsidR="006E66AC" w:rsidRDefault="006E66AC">
      <w:pPr>
        <w:spacing w:after="0" w:line="240" w:lineRule="auto"/>
        <w:jc w:val="left"/>
      </w:pPr>
      <w:r>
        <w:br w:type="page"/>
      </w:r>
    </w:p>
    <w:p w14:paraId="0CAE726D" w14:textId="77777777" w:rsidR="006E66AC" w:rsidRDefault="006E66AC" w:rsidP="006E66AC">
      <w:pPr>
        <w:pStyle w:val="Heading1"/>
        <w:rPr>
          <w:ins w:id="4658" w:author="Mahesh Venumbaka" w:date="2015-07-23T18:45:00Z"/>
        </w:rPr>
      </w:pPr>
      <w:bookmarkStart w:id="4659" w:name="_Toc534093943"/>
      <w:bookmarkStart w:id="4660" w:name="_Toc536247793"/>
      <w:bookmarkStart w:id="4661" w:name="_Toc536248569"/>
      <w:bookmarkStart w:id="4662" w:name="_Toc536498861"/>
      <w:bookmarkStart w:id="4663" w:name="_Toc536498983"/>
      <w:bookmarkStart w:id="4664" w:name="_Toc536587102"/>
      <w:bookmarkStart w:id="4665" w:name="_Toc50690915"/>
      <w:bookmarkStart w:id="4666" w:name="_Toc50691067"/>
      <w:bookmarkStart w:id="4667" w:name="_Toc50693761"/>
      <w:bookmarkStart w:id="4668" w:name="_Toc50723233"/>
      <w:bookmarkStart w:id="4669" w:name="_Toc50769997"/>
      <w:bookmarkStart w:id="4670" w:name="_Toc50771764"/>
      <w:bookmarkStart w:id="4671" w:name="_Toc50774189"/>
      <w:bookmarkStart w:id="4672" w:name="_Toc51037995"/>
      <w:bookmarkStart w:id="4673" w:name="_Toc51059229"/>
      <w:bookmarkStart w:id="4674" w:name="_Toc64696223"/>
      <w:bookmarkStart w:id="4675" w:name="_Toc65911682"/>
      <w:bookmarkStart w:id="4676" w:name="_Toc76456539"/>
      <w:bookmarkStart w:id="4677" w:name="_Toc332982034"/>
      <w:bookmarkStart w:id="4678" w:name="_Toc355343812"/>
      <w:bookmarkStart w:id="4679" w:name="_Toc359587105"/>
      <w:bookmarkStart w:id="4680" w:name="_Toc425500377"/>
      <w:r w:rsidRPr="003E65B4">
        <w:lastRenderedPageBreak/>
        <w:t>Geographic Information System Solution (GIS)</w:t>
      </w:r>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p>
    <w:p w14:paraId="61D68583" w14:textId="3078EE30" w:rsidR="000619A6" w:rsidRPr="000619A6" w:rsidRDefault="000619A6" w:rsidP="000619A6">
      <w:ins w:id="4681" w:author="Mahesh Venumbaka" w:date="2015-07-23T18:45:00Z">
        <w:r w:rsidRPr="0056538F">
          <w:rPr>
            <w:highlight w:val="yellow"/>
          </w:rPr>
          <w:t xml:space="preserve">Question to </w:t>
        </w:r>
      </w:ins>
      <w:ins w:id="4682" w:author="Mahesh Venumbaka" w:date="2015-07-24T11:20:00Z">
        <w:r w:rsidR="00133E23" w:rsidRPr="0056538F">
          <w:rPr>
            <w:highlight w:val="yellow"/>
          </w:rPr>
          <w:t>Click</w:t>
        </w:r>
      </w:ins>
      <w:ins w:id="4683" w:author="Mahesh Venumbaka" w:date="2015-07-23T18:45:00Z">
        <w:r w:rsidRPr="0056538F">
          <w:rPr>
            <w:highlight w:val="yellow"/>
          </w:rPr>
          <w:t>: Dataset is not finalized for APAC, PTV cannot be used as discussed with Phil. PitneyBowes Dataset was recommended by him. Please update this section accordingly</w:t>
        </w:r>
        <w:r>
          <w:t>.</w:t>
        </w:r>
      </w:ins>
    </w:p>
    <w:p w14:paraId="0CAE726E" w14:textId="77777777" w:rsidR="006E66AC" w:rsidRPr="003E65B4" w:rsidRDefault="006E66AC" w:rsidP="006E66AC">
      <w:pPr>
        <w:jc w:val="left"/>
      </w:pPr>
      <w:r w:rsidRPr="003E65B4">
        <w:t xml:space="preserve">In order to achieve the efficient scheduling of </w:t>
      </w:r>
      <w:r>
        <w:t>resources</w:t>
      </w:r>
      <w:r w:rsidRPr="003E65B4">
        <w:t xml:space="preserve">, ClickSchedule needs to be able to estimate travel times between various points, such as between </w:t>
      </w:r>
      <w:r>
        <w:t>resource</w:t>
      </w:r>
      <w:r w:rsidRPr="003E65B4">
        <w:t xml:space="preserve"> start-of-day locations and customer sites, and be</w:t>
      </w:r>
      <w:r>
        <w:t>tween different task locations.</w:t>
      </w:r>
    </w:p>
    <w:p w14:paraId="0CAE726F" w14:textId="77777777" w:rsidR="006E66AC" w:rsidRPr="003E65B4" w:rsidRDefault="006E66AC" w:rsidP="006E66AC">
      <w:pPr>
        <w:jc w:val="left"/>
      </w:pPr>
      <w:commentRangeStart w:id="4684"/>
      <w:r w:rsidRPr="0030141E">
        <w:rPr>
          <w:b/>
          <w:bCs/>
        </w:rPr>
        <w:t>PTV</w:t>
      </w:r>
      <w:commentRangeEnd w:id="4684"/>
      <w:r w:rsidR="00827D5E">
        <w:rPr>
          <w:rStyle w:val="CommentReference"/>
        </w:rPr>
        <w:commentReference w:id="4684"/>
      </w:r>
      <w:r w:rsidRPr="0046376F">
        <w:t xml:space="preserve"> i</w:t>
      </w:r>
      <w:r w:rsidRPr="003E65B4">
        <w:t xml:space="preserve">s the GIS </w:t>
      </w:r>
      <w:r>
        <w:t xml:space="preserve">provider </w:t>
      </w:r>
      <w:r w:rsidRPr="003E65B4">
        <w:t xml:space="preserve">solution </w:t>
      </w:r>
      <w:r>
        <w:t xml:space="preserve">that is to </w:t>
      </w:r>
      <w:r w:rsidRPr="003E65B4">
        <w:t xml:space="preserve">be installed onto </w:t>
      </w:r>
      <w:r>
        <w:t>one or more</w:t>
      </w:r>
      <w:r w:rsidRPr="003E65B4">
        <w:t xml:space="preserve"> GIS server(s) </w:t>
      </w:r>
      <w:r>
        <w:t>used by</w:t>
      </w:r>
      <w:r w:rsidRPr="003E65B4">
        <w:t xml:space="preserve"> </w:t>
      </w:r>
      <w:r>
        <w:t>GEHC in order to provide the following functionality.</w:t>
      </w:r>
    </w:p>
    <w:p w14:paraId="0CAE7270" w14:textId="77777777" w:rsidR="006E66AC" w:rsidRPr="003E65B4" w:rsidRDefault="006E66AC" w:rsidP="006E66AC">
      <w:pPr>
        <w:pStyle w:val="Heading2"/>
      </w:pPr>
      <w:bookmarkStart w:id="4685" w:name="_Toc332982035"/>
      <w:bookmarkStart w:id="4686" w:name="_Toc355343813"/>
      <w:bookmarkStart w:id="4687" w:name="_Toc359587106"/>
      <w:bookmarkStart w:id="4688" w:name="_Toc425500378"/>
      <w:r w:rsidRPr="003E65B4">
        <w:t>Geo-coding</w:t>
      </w:r>
      <w:bookmarkEnd w:id="4685"/>
      <w:bookmarkEnd w:id="4686"/>
      <w:bookmarkEnd w:id="4687"/>
      <w:bookmarkEnd w:id="4688"/>
    </w:p>
    <w:p w14:paraId="0CAE7271" w14:textId="77777777" w:rsidR="006E66AC" w:rsidRDefault="006E66AC" w:rsidP="006E66AC">
      <w:pPr>
        <w:jc w:val="left"/>
        <w:rPr>
          <w:b/>
        </w:rPr>
      </w:pPr>
      <w:r w:rsidRPr="003E65B4">
        <w:t>Geo-coding means determining the location of an address. The location is defined as the latitude and longit</w:t>
      </w:r>
      <w:r>
        <w:t>ude coordinates of the address.</w:t>
      </w:r>
    </w:p>
    <w:p w14:paraId="0CAE7272" w14:textId="77777777" w:rsidR="006E66AC" w:rsidRPr="003E65B4" w:rsidRDefault="006E66AC" w:rsidP="006E66AC">
      <w:pPr>
        <w:jc w:val="left"/>
      </w:pPr>
      <w:r w:rsidRPr="003E65B4">
        <w:t xml:space="preserve">ClickSchedule needs the location coordinates for each task and for the home base of each </w:t>
      </w:r>
      <w:r>
        <w:t>resource</w:t>
      </w:r>
      <w:r w:rsidRPr="003E65B4">
        <w:t>. It uses the</w:t>
      </w:r>
      <w:r>
        <w:t>se</w:t>
      </w:r>
      <w:r w:rsidRPr="003E65B4">
        <w:t xml:space="preserve"> coordinates, for example, to estimate the distance </w:t>
      </w:r>
      <w:r>
        <w:t xml:space="preserve">between two tasks or between a resource </w:t>
      </w:r>
      <w:r w:rsidRPr="003E65B4">
        <w:t>and a task, and to display task</w:t>
      </w:r>
      <w:r>
        <w:t>s</w:t>
      </w:r>
      <w:r w:rsidRPr="003E65B4">
        <w:t xml:space="preserve"> </w:t>
      </w:r>
      <w:r>
        <w:t>and resources</w:t>
      </w:r>
      <w:r w:rsidRPr="003E65B4">
        <w:t xml:space="preserve"> locations on a map. </w:t>
      </w:r>
    </w:p>
    <w:p w14:paraId="0CAE7273" w14:textId="77777777" w:rsidR="006E66AC" w:rsidRDefault="006E66AC" w:rsidP="006E66AC">
      <w:pPr>
        <w:jc w:val="left"/>
      </w:pPr>
      <w:r>
        <w:t>GEHC</w:t>
      </w:r>
      <w:r w:rsidRPr="003E65B4">
        <w:t xml:space="preserve"> will provide the address</w:t>
      </w:r>
      <w:r>
        <w:t>es</w:t>
      </w:r>
      <w:r w:rsidRPr="003E65B4">
        <w:t xml:space="preserve"> for all </w:t>
      </w:r>
      <w:r>
        <w:t>sites</w:t>
      </w:r>
      <w:r w:rsidR="00745C89">
        <w:rPr>
          <w:rStyle w:val="FootnoteReference"/>
        </w:rPr>
        <w:footnoteReference w:id="11"/>
      </w:r>
      <w:r>
        <w:t xml:space="preserve">, non-availabilities, resource home bases and </w:t>
      </w:r>
      <w:r w:rsidRPr="003E65B4">
        <w:t xml:space="preserve">tasks and ClickSchedule will calculate (geo-code) the longitude and latitude values using </w:t>
      </w:r>
      <w:r w:rsidRPr="0030141E">
        <w:t>PTV</w:t>
      </w:r>
      <w:r w:rsidR="00C90F95">
        <w:t xml:space="preserve"> unless GEHC explicitly supplies appropriate lat/long values</w:t>
      </w:r>
      <w:r w:rsidRPr="003E65B4">
        <w:t>.</w:t>
      </w:r>
    </w:p>
    <w:p w14:paraId="0CAE7274" w14:textId="77777777" w:rsidR="006559FE" w:rsidRPr="003E65B4" w:rsidRDefault="006559FE" w:rsidP="006E66AC">
      <w:pPr>
        <w:jc w:val="left"/>
      </w:pPr>
      <w:r>
        <w:t>A report will be made available to find objects that have failed to geo-code correctly.</w:t>
      </w:r>
      <w:r w:rsidR="00DD07B4">
        <w:t xml:space="preserve"> Additionally, the Integration API will include a web service operation that can be invoked to validate an address as being capable of geo-coding.</w:t>
      </w:r>
    </w:p>
    <w:p w14:paraId="0CAE7275" w14:textId="77777777" w:rsidR="006E66AC" w:rsidRPr="003E65B4" w:rsidRDefault="006E66AC" w:rsidP="006E66AC">
      <w:pPr>
        <w:pStyle w:val="Heading2"/>
      </w:pPr>
      <w:bookmarkStart w:id="4689" w:name="_Ref201376510"/>
      <w:bookmarkStart w:id="4690" w:name="_Ref201376513"/>
      <w:bookmarkStart w:id="4691" w:name="_Toc332982036"/>
      <w:bookmarkStart w:id="4692" w:name="_Toc355343814"/>
      <w:bookmarkStart w:id="4693" w:name="_Toc359587107"/>
      <w:bookmarkStart w:id="4694" w:name="_Toc425500379"/>
      <w:r w:rsidRPr="003E65B4">
        <w:t>Routing</w:t>
      </w:r>
      <w:bookmarkEnd w:id="4689"/>
      <w:bookmarkEnd w:id="4690"/>
      <w:bookmarkEnd w:id="4691"/>
      <w:bookmarkEnd w:id="4692"/>
      <w:bookmarkEnd w:id="4693"/>
      <w:bookmarkEnd w:id="4694"/>
    </w:p>
    <w:p w14:paraId="0CAE7276" w14:textId="77777777" w:rsidR="006E66AC" w:rsidRPr="003E65B4" w:rsidRDefault="006E66AC" w:rsidP="006E66AC">
      <w:pPr>
        <w:jc w:val="left"/>
      </w:pPr>
      <w:r w:rsidRPr="003E65B4">
        <w:t xml:space="preserve">Routing is defined as estimating the travel distance or travel time between two locations. The geo-coding service is a prerequisite for routing. This is because if the task location is unknown, it is not possible to estimate its distance from other tasks or the engineer’s home base. </w:t>
      </w:r>
    </w:p>
    <w:p w14:paraId="0CAE7277" w14:textId="77777777" w:rsidR="006E66AC" w:rsidRPr="003E65B4" w:rsidRDefault="006E66AC" w:rsidP="006E66AC">
      <w:pPr>
        <w:jc w:val="left"/>
      </w:pPr>
      <w:r w:rsidRPr="003E65B4">
        <w:t xml:space="preserve">The ClickSchedule logic services use the routing service to help </w:t>
      </w:r>
      <w:r>
        <w:t>minimis</w:t>
      </w:r>
      <w:r w:rsidRPr="003E65B4">
        <w:t xml:space="preserve">e the resource travel time that is required by a schedule. </w:t>
      </w:r>
      <w:bookmarkStart w:id="4695" w:name="wp9000710"/>
      <w:bookmarkStart w:id="4696" w:name="wp9000711"/>
      <w:bookmarkEnd w:id="4695"/>
      <w:bookmarkEnd w:id="4696"/>
      <w:r w:rsidRPr="003E65B4">
        <w:t xml:space="preserve">The distance estimation can be at two levels: </w:t>
      </w:r>
    </w:p>
    <w:p w14:paraId="0CAE7278" w14:textId="77777777" w:rsidR="006E66AC" w:rsidRPr="003E65B4" w:rsidRDefault="006E66AC" w:rsidP="009A52C8">
      <w:pPr>
        <w:pStyle w:val="ListParagraph"/>
        <w:numPr>
          <w:ilvl w:val="0"/>
          <w:numId w:val="39"/>
        </w:numPr>
        <w:jc w:val="left"/>
      </w:pPr>
      <w:r w:rsidRPr="003E65B4">
        <w:t xml:space="preserve">As-the-crow-flies (a.k.a. Aerial routing) - </w:t>
      </w:r>
      <w:bookmarkStart w:id="4697" w:name="wp9000713"/>
      <w:bookmarkEnd w:id="4697"/>
      <w:r w:rsidRPr="003E65B4">
        <w:t xml:space="preserve">The system computes the shortest distance between two locations, along a straight line (or more precisely, along a great circle). </w:t>
      </w:r>
      <w:bookmarkStart w:id="4698" w:name="wp9000714"/>
      <w:bookmarkEnd w:id="4698"/>
      <w:r w:rsidRPr="003E65B4">
        <w:t>The travel time is computed from the distance by assuming an average travel speed which is the same for all engineers.</w:t>
      </w:r>
    </w:p>
    <w:p w14:paraId="0CAE7279" w14:textId="77777777" w:rsidR="006E66AC" w:rsidRPr="003E65B4" w:rsidRDefault="006E66AC" w:rsidP="009A52C8">
      <w:pPr>
        <w:pStyle w:val="ListParagraph"/>
        <w:numPr>
          <w:ilvl w:val="0"/>
          <w:numId w:val="39"/>
        </w:numPr>
        <w:jc w:val="left"/>
      </w:pPr>
      <w:r w:rsidRPr="003E65B4">
        <w:t xml:space="preserve">Street-level routing (SLR) - </w:t>
      </w:r>
      <w:bookmarkStart w:id="4699" w:name="wp9000715"/>
      <w:bookmarkEnd w:id="4699"/>
      <w:r w:rsidRPr="003E65B4">
        <w:t xml:space="preserve">The system computes the distance along roads or transportation routes. </w:t>
      </w:r>
      <w:bookmarkStart w:id="4700" w:name="wp9000716"/>
      <w:bookmarkStart w:id="4701" w:name="wp9000717"/>
      <w:bookmarkEnd w:id="4700"/>
      <w:bookmarkEnd w:id="4701"/>
      <w:r w:rsidRPr="003E65B4">
        <w:t xml:space="preserve">The system determines the best route between two locations and it estimates the length of the route. </w:t>
      </w:r>
      <w:bookmarkStart w:id="4702" w:name="wp9000718"/>
      <w:bookmarkEnd w:id="4702"/>
      <w:r w:rsidR="0087784B">
        <w:t xml:space="preserve">The travel time is calculated, within PTV, using a speed profile per road type. </w:t>
      </w:r>
      <w:r w:rsidRPr="003E65B4">
        <w:t>Street-level routing is much more precise than aerial routing. Consider, for example, two tasks that are located on opposite banks of a river. The aerial distance between the tasks may be 1 mile, but the street-</w:t>
      </w:r>
      <w:r>
        <w:t>level distance may be 10 miles.</w:t>
      </w:r>
    </w:p>
    <w:p w14:paraId="0CAE727A" w14:textId="77777777" w:rsidR="006E66AC" w:rsidRDefault="006E66AC" w:rsidP="006E66AC">
      <w:pPr>
        <w:jc w:val="left"/>
      </w:pPr>
      <w:r w:rsidRPr="000C230E">
        <w:t xml:space="preserve">Street Level Routing </w:t>
      </w:r>
      <w:r>
        <w:t xml:space="preserve">is to </w:t>
      </w:r>
      <w:r w:rsidRPr="000C230E">
        <w:t xml:space="preserve">be the main routing method used to calculate travel in the </w:t>
      </w:r>
      <w:r>
        <w:t xml:space="preserve">GEHC </w:t>
      </w:r>
      <w:r w:rsidRPr="000C230E">
        <w:t>implementation</w:t>
      </w:r>
      <w:r w:rsidRPr="00100352">
        <w:t xml:space="preserve">. </w:t>
      </w:r>
    </w:p>
    <w:p w14:paraId="0CAE727B" w14:textId="77777777" w:rsidR="006E66AC" w:rsidRPr="00B24C1F" w:rsidRDefault="006E66AC" w:rsidP="006E66AC">
      <w:pPr>
        <w:pStyle w:val="BodyText3"/>
        <w:tabs>
          <w:tab w:val="clear" w:pos="990"/>
          <w:tab w:val="left" w:pos="709"/>
        </w:tabs>
        <w:spacing w:line="240" w:lineRule="auto"/>
        <w:ind w:left="0"/>
      </w:pPr>
      <w:r w:rsidRPr="00B24C1F">
        <w:t xml:space="preserve">Street-level routing calculations are very time consuming. In order to improve the system performance, the following methods are </w:t>
      </w:r>
      <w:r w:rsidR="0087784B">
        <w:t>available</w:t>
      </w:r>
      <w:r w:rsidRPr="00B24C1F">
        <w:t>:</w:t>
      </w:r>
    </w:p>
    <w:p w14:paraId="0CAE727C" w14:textId="77777777" w:rsidR="006E66AC" w:rsidRPr="00B24C1F" w:rsidRDefault="006E66AC" w:rsidP="009A52C8">
      <w:pPr>
        <w:pStyle w:val="BodyText3"/>
        <w:numPr>
          <w:ilvl w:val="0"/>
          <w:numId w:val="40"/>
        </w:numPr>
        <w:tabs>
          <w:tab w:val="clear" w:pos="990"/>
          <w:tab w:val="left" w:pos="993"/>
        </w:tabs>
        <w:spacing w:line="240" w:lineRule="auto"/>
      </w:pPr>
      <w:r w:rsidRPr="00B24C1F">
        <w:t>Caching – Previous routing re</w:t>
      </w:r>
      <w:r>
        <w:t>sults are saved to the database/</w:t>
      </w:r>
      <w:r w:rsidRPr="00B24C1F">
        <w:t>in memory</w:t>
      </w:r>
    </w:p>
    <w:p w14:paraId="0CAE727D" w14:textId="77777777" w:rsidR="006E66AC" w:rsidRPr="003E65B4" w:rsidRDefault="006E66AC" w:rsidP="009A52C8">
      <w:pPr>
        <w:pStyle w:val="BodyText3"/>
        <w:numPr>
          <w:ilvl w:val="0"/>
          <w:numId w:val="40"/>
        </w:numPr>
        <w:spacing w:line="240" w:lineRule="auto"/>
      </w:pPr>
      <w:r w:rsidRPr="00B24C1F">
        <w:t xml:space="preserve">Routing grid – Routing is calculated for </w:t>
      </w:r>
      <w:r>
        <w:t>centre</w:t>
      </w:r>
      <w:r w:rsidRPr="00B24C1F">
        <w:t xml:space="preserve"> of grid location instead of accurate location. The grid size is </w:t>
      </w:r>
      <w:r>
        <w:t xml:space="preserve">normally set to </w:t>
      </w:r>
      <w:r w:rsidR="0087784B">
        <w:t>1</w:t>
      </w:r>
      <w:r w:rsidRPr="00B24C1F">
        <w:t xml:space="preserve">00 </w:t>
      </w:r>
      <w:r w:rsidR="0087784B" w:rsidRPr="00B24C1F">
        <w:t>met</w:t>
      </w:r>
      <w:r w:rsidR="0087784B">
        <w:t>re</w:t>
      </w:r>
      <w:r w:rsidR="0087784B" w:rsidRPr="00B24C1F">
        <w:t xml:space="preserve">s </w:t>
      </w:r>
      <w:r w:rsidRPr="00B24C1F">
        <w:t>(</w:t>
      </w:r>
      <w:r w:rsidR="0087784B">
        <w:t>configurable</w:t>
      </w:r>
      <w:r w:rsidRPr="00B24C1F">
        <w:t>).</w:t>
      </w:r>
      <w:r w:rsidR="0087784B">
        <w:t xml:space="preserve"> Use of this method may compromise accuracy.</w:t>
      </w:r>
    </w:p>
    <w:p w14:paraId="0CAE727E" w14:textId="77777777" w:rsidR="006E66AC" w:rsidRPr="003E65B4" w:rsidRDefault="006E66AC" w:rsidP="006E66AC">
      <w:pPr>
        <w:pStyle w:val="Heading2"/>
      </w:pPr>
      <w:bookmarkStart w:id="4703" w:name="_Toc332982037"/>
      <w:bookmarkStart w:id="4704" w:name="_Toc355343815"/>
      <w:bookmarkStart w:id="4705" w:name="_Toc359587108"/>
      <w:bookmarkStart w:id="4706" w:name="_Toc425500380"/>
      <w:r w:rsidRPr="00CD0627">
        <w:lastRenderedPageBreak/>
        <w:t>Mapping</w:t>
      </w:r>
      <w:bookmarkEnd w:id="4703"/>
      <w:bookmarkEnd w:id="4704"/>
      <w:bookmarkEnd w:id="4705"/>
      <w:bookmarkEnd w:id="4706"/>
    </w:p>
    <w:p w14:paraId="0CAE727F" w14:textId="77777777" w:rsidR="006E66AC" w:rsidRDefault="006E66AC" w:rsidP="006E66AC">
      <w:pPr>
        <w:jc w:val="left"/>
      </w:pPr>
      <w:r w:rsidRPr="003E65B4">
        <w:t xml:space="preserve">In the </w:t>
      </w:r>
      <w:r w:rsidRPr="003E65B4">
        <w:rPr>
          <w:i/>
          <w:iCs/>
        </w:rPr>
        <w:t>map</w:t>
      </w:r>
      <w:r w:rsidRPr="003E65B4">
        <w:t xml:space="preserve"> service, the locations of tasks or </w:t>
      </w:r>
      <w:r>
        <w:t>resources are displayed on a map. Dispatchers</w:t>
      </w:r>
      <w:r w:rsidRPr="003E65B4">
        <w:t xml:space="preserve"> can use the map to help monitor the service schedule. </w:t>
      </w:r>
      <w:r>
        <w:t xml:space="preserve">The dispatcher </w:t>
      </w:r>
      <w:r w:rsidRPr="003E65B4">
        <w:t xml:space="preserve">can display the recommended street-level route between </w:t>
      </w:r>
      <w:r>
        <w:t>resources’</w:t>
      </w:r>
      <w:r w:rsidRPr="003E65B4">
        <w:t xml:space="preserve"> home bases and their assigned tasks in the order calculated by ClickSchedule. This may facilitate the selection of a</w:t>
      </w:r>
      <w:r>
        <w:t xml:space="preserve"> resource </w:t>
      </w:r>
      <w:r w:rsidRPr="003E65B4">
        <w:t>for the handling of a task, simply by viewing their scheduled routes.</w:t>
      </w:r>
    </w:p>
    <w:p w14:paraId="0CAE7280" w14:textId="77777777" w:rsidR="00BF41AF" w:rsidRDefault="006E66AC" w:rsidP="00B844CA">
      <w:pPr>
        <w:jc w:val="left"/>
      </w:pPr>
      <w:r>
        <w:t>The map in the ClickSchedule client can be configured, as part of the users’ administrative settings, to be “undocked” from the main application window and placed in a separate window. This allows it to be displayed, if desired, on another screen.</w:t>
      </w:r>
    </w:p>
    <w:p w14:paraId="0CAE7281" w14:textId="77777777" w:rsidR="00B844CA" w:rsidRDefault="00B844CA">
      <w:pPr>
        <w:spacing w:after="0" w:line="240" w:lineRule="auto"/>
        <w:jc w:val="left"/>
      </w:pPr>
      <w:r>
        <w:br w:type="page"/>
      </w:r>
    </w:p>
    <w:p w14:paraId="0CAE7282" w14:textId="77777777" w:rsidR="00B844CA" w:rsidRPr="003E65B4" w:rsidRDefault="00B844CA" w:rsidP="00B844CA">
      <w:pPr>
        <w:pStyle w:val="Heading1"/>
      </w:pPr>
      <w:bookmarkStart w:id="4707" w:name="_Toc474221967"/>
      <w:bookmarkStart w:id="4708" w:name="_Toc474222214"/>
      <w:bookmarkStart w:id="4709" w:name="_Toc477535538"/>
      <w:bookmarkStart w:id="4710" w:name="_Toc477671181"/>
      <w:bookmarkStart w:id="4711" w:name="_Toc477671423"/>
      <w:bookmarkStart w:id="4712" w:name="_Toc478867902"/>
      <w:bookmarkStart w:id="4713" w:name="_Toc478868415"/>
      <w:bookmarkStart w:id="4714" w:name="_Toc480332777"/>
      <w:bookmarkStart w:id="4715" w:name="_Toc480515733"/>
      <w:bookmarkStart w:id="4716" w:name="_Toc480688324"/>
      <w:bookmarkStart w:id="4717" w:name="_Toc480691085"/>
      <w:bookmarkStart w:id="4718" w:name="_Toc480863386"/>
      <w:bookmarkStart w:id="4719" w:name="_Toc481228848"/>
      <w:bookmarkStart w:id="4720" w:name="_Toc481229414"/>
      <w:bookmarkStart w:id="4721" w:name="_Toc534093965"/>
      <w:bookmarkStart w:id="4722" w:name="_Toc536247815"/>
      <w:bookmarkStart w:id="4723" w:name="_Toc536248577"/>
      <w:bookmarkStart w:id="4724" w:name="_Toc536498863"/>
      <w:bookmarkStart w:id="4725" w:name="_Toc536498985"/>
      <w:bookmarkStart w:id="4726" w:name="_Toc536587104"/>
      <w:bookmarkStart w:id="4727" w:name="_Toc50690917"/>
      <w:bookmarkStart w:id="4728" w:name="_Toc50691069"/>
      <w:bookmarkStart w:id="4729" w:name="_Toc50693763"/>
      <w:bookmarkStart w:id="4730" w:name="_Toc50723235"/>
      <w:bookmarkStart w:id="4731" w:name="_Toc50769999"/>
      <w:bookmarkStart w:id="4732" w:name="_Toc50771766"/>
      <w:bookmarkStart w:id="4733" w:name="_Toc50774191"/>
      <w:bookmarkStart w:id="4734" w:name="_Toc51037997"/>
      <w:bookmarkStart w:id="4735" w:name="_Toc51059231"/>
      <w:bookmarkStart w:id="4736" w:name="_Toc64696227"/>
      <w:bookmarkStart w:id="4737" w:name="_Toc65911686"/>
      <w:bookmarkStart w:id="4738" w:name="_Toc76456543"/>
      <w:bookmarkStart w:id="4739" w:name="_Ref76456608"/>
      <w:bookmarkStart w:id="4740" w:name="_Ref192478195"/>
      <w:bookmarkStart w:id="4741" w:name="_Toc332982038"/>
      <w:bookmarkStart w:id="4742" w:name="_Toc355343816"/>
      <w:bookmarkStart w:id="4743" w:name="_Toc359587109"/>
      <w:bookmarkStart w:id="4744" w:name="_Toc425500381"/>
      <w:bookmarkStart w:id="4745" w:name="_Toc442861269"/>
      <w:bookmarkStart w:id="4746" w:name="_Toc443042685"/>
      <w:bookmarkStart w:id="4747" w:name="_Toc443898326"/>
      <w:bookmarkStart w:id="4748" w:name="_Toc443987158"/>
      <w:bookmarkStart w:id="4749" w:name="_Toc449858914"/>
      <w:bookmarkStart w:id="4750" w:name="_Toc465490075"/>
      <w:bookmarkStart w:id="4751" w:name="_Toc474221973"/>
      <w:bookmarkStart w:id="4752" w:name="_Toc474222220"/>
      <w:bookmarkStart w:id="4753" w:name="_Toc474221970"/>
      <w:bookmarkStart w:id="4754" w:name="_Toc474222217"/>
      <w:bookmarkStart w:id="4755" w:name="_Toc477535541"/>
      <w:bookmarkStart w:id="4756" w:name="_Toc477671186"/>
      <w:bookmarkStart w:id="4757" w:name="_Toc477671428"/>
      <w:bookmarkStart w:id="4758" w:name="_Toc478867907"/>
      <w:bookmarkStart w:id="4759" w:name="_Toc478868420"/>
      <w:bookmarkStart w:id="4760" w:name="_Toc480332780"/>
      <w:bookmarkStart w:id="4761" w:name="_Toc480515736"/>
      <w:bookmarkStart w:id="4762" w:name="_Toc480688327"/>
      <w:bookmarkStart w:id="4763" w:name="_Toc480691088"/>
      <w:bookmarkStart w:id="4764" w:name="_Toc480863389"/>
      <w:bookmarkStart w:id="4765" w:name="_Toc481228851"/>
      <w:bookmarkStart w:id="4766" w:name="_Toc481229417"/>
      <w:bookmarkStart w:id="4767" w:name="_Toc534093968"/>
      <w:bookmarkStart w:id="4768" w:name="_Toc536247818"/>
      <w:bookmarkStart w:id="4769" w:name="_Toc536248580"/>
      <w:bookmarkStart w:id="4770" w:name="_Toc536498866"/>
      <w:bookmarkStart w:id="4771" w:name="_Toc536498988"/>
      <w:bookmarkStart w:id="4772" w:name="_Toc536587107"/>
      <w:bookmarkStart w:id="4773" w:name="_Toc50690920"/>
      <w:bookmarkStart w:id="4774" w:name="_Toc50691072"/>
      <w:bookmarkStart w:id="4775" w:name="_Toc50693766"/>
      <w:bookmarkStart w:id="4776" w:name="_Toc50723238"/>
      <w:bookmarkStart w:id="4777" w:name="_Toc50770002"/>
      <w:bookmarkStart w:id="4778" w:name="_Toc50771769"/>
      <w:bookmarkStart w:id="4779" w:name="_Toc50774194"/>
      <w:bookmarkStart w:id="4780" w:name="_Toc51038000"/>
      <w:bookmarkStart w:id="4781" w:name="_Toc51059234"/>
      <w:bookmarkStart w:id="4782" w:name="_Toc443898302"/>
      <w:bookmarkStart w:id="4783" w:name="_Toc443987133"/>
      <w:bookmarkStart w:id="4784" w:name="_Toc449858910"/>
      <w:bookmarkStart w:id="4785" w:name="_Toc465490072"/>
      <w:r w:rsidRPr="00CD0627">
        <w:lastRenderedPageBreak/>
        <w:t>Scheduling</w:t>
      </w:r>
      <w:r w:rsidRPr="003E65B4">
        <w:t xml:space="preserve"> </w:t>
      </w:r>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r w:rsidRPr="003E65B4">
        <w:t>Policies</w:t>
      </w:r>
      <w:bookmarkEnd w:id="4740"/>
      <w:bookmarkEnd w:id="4741"/>
      <w:bookmarkEnd w:id="4742"/>
      <w:bookmarkEnd w:id="4743"/>
      <w:bookmarkEnd w:id="4744"/>
    </w:p>
    <w:p w14:paraId="0CAE7283" w14:textId="77777777" w:rsidR="00B844CA" w:rsidRPr="003E65B4" w:rsidRDefault="00B844CA" w:rsidP="00B844CA">
      <w:pPr>
        <w:jc w:val="left"/>
      </w:pPr>
      <w:r w:rsidRPr="003E65B4">
        <w:t>This section describes the Scheduling Policies use</w:t>
      </w:r>
      <w:r>
        <w:t>d daily</w:t>
      </w:r>
      <w:r w:rsidRPr="003E65B4">
        <w:t xml:space="preserve"> </w:t>
      </w:r>
      <w:r>
        <w:t>by the dispatchers and after hours by an automatic scheduling process, for applying different scheduling operations.</w:t>
      </w:r>
    </w:p>
    <w:p w14:paraId="0CAE7284" w14:textId="586B38C8" w:rsidR="00B844CA" w:rsidRDefault="00B844CA" w:rsidP="00B844CA">
      <w:pPr>
        <w:jc w:val="left"/>
      </w:pPr>
      <w:r w:rsidRPr="003E65B4">
        <w:t xml:space="preserve">Scheduling policies consist of time constraints (e.g. task </w:t>
      </w:r>
      <w:r w:rsidR="00D01A1B">
        <w:t>SIEBEL</w:t>
      </w:r>
      <w:r w:rsidRPr="003E65B4">
        <w:t xml:space="preserve"> be scheduled to start before or after a specific time), personal constraints on the resource (e.g. the resource </w:t>
      </w:r>
      <w:r w:rsidR="00D01A1B">
        <w:t>SIEBEL</w:t>
      </w:r>
      <w:r w:rsidRPr="003E65B4">
        <w:t xml:space="preserve"> have certain skills), availability, and geography. </w:t>
      </w:r>
    </w:p>
    <w:p w14:paraId="0CAE7285" w14:textId="246E3F1A" w:rsidR="00DD07B4" w:rsidRPr="00DD07B4" w:rsidRDefault="00B844CA" w:rsidP="00B844CA">
      <w:pPr>
        <w:jc w:val="left"/>
        <w:rPr>
          <w:i/>
        </w:rPr>
      </w:pPr>
      <w:r>
        <w:t xml:space="preserve">Associated with scheduling policies are appointments booking profiles which support appointment booking integration between </w:t>
      </w:r>
      <w:r w:rsidR="00D01A1B">
        <w:t>SIEBEL</w:t>
      </w:r>
      <w:r>
        <w:t xml:space="preserve"> (GEHC’s work order management system) and ClickSchedule.</w:t>
      </w:r>
    </w:p>
    <w:p w14:paraId="0CAE7286" w14:textId="77777777" w:rsidR="00B844CA" w:rsidRDefault="00B844CA" w:rsidP="00B844CA">
      <w:pPr>
        <w:pStyle w:val="Heading2"/>
      </w:pPr>
      <w:bookmarkStart w:id="4786" w:name="_Ref217639219"/>
      <w:bookmarkStart w:id="4787" w:name="_Ref217639222"/>
      <w:bookmarkStart w:id="4788" w:name="_Toc332982039"/>
      <w:bookmarkStart w:id="4789" w:name="_Toc355343817"/>
      <w:bookmarkStart w:id="4790" w:name="_Toc359587110"/>
      <w:bookmarkStart w:id="4791" w:name="_Ref363203062"/>
      <w:bookmarkStart w:id="4792" w:name="_Toc425500382"/>
      <w:r w:rsidRPr="003E65B4">
        <w:t xml:space="preserve">Standard </w:t>
      </w:r>
      <w:r w:rsidRPr="00CD0627">
        <w:t>Policy</w:t>
      </w:r>
      <w:bookmarkEnd w:id="4786"/>
      <w:bookmarkEnd w:id="4787"/>
      <w:bookmarkEnd w:id="4788"/>
      <w:bookmarkEnd w:id="4789"/>
      <w:bookmarkEnd w:id="4790"/>
      <w:bookmarkEnd w:id="4791"/>
      <w:bookmarkEnd w:id="4792"/>
    </w:p>
    <w:p w14:paraId="0CAE7287" w14:textId="77777777" w:rsidR="00440620" w:rsidRPr="00B24128" w:rsidRDefault="00440620" w:rsidP="00B844CA">
      <w:pPr>
        <w:rPr>
          <w:i/>
          <w:color w:val="auto"/>
        </w:rPr>
      </w:pPr>
      <w:r w:rsidRPr="00B24128">
        <w:rPr>
          <w:i/>
          <w:color w:val="auto"/>
        </w:rPr>
        <w:t>The standard polic</w:t>
      </w:r>
      <w:r w:rsidR="00730464" w:rsidRPr="00B24128">
        <w:rPr>
          <w:i/>
          <w:color w:val="auto"/>
        </w:rPr>
        <w:t>y may vary between the regions e.g. Travel time restrictions and overtime objective weights.</w:t>
      </w:r>
    </w:p>
    <w:p w14:paraId="0CAE7288" w14:textId="77777777" w:rsidR="00B844CA" w:rsidRPr="003E65B4" w:rsidRDefault="00B844CA" w:rsidP="00B844CA">
      <w:r>
        <w:t>The following constraints (also known as “rules”) are part of the ‘</w:t>
      </w:r>
      <w:r w:rsidRPr="003E65B4">
        <w:t>Standard Policy</w:t>
      </w:r>
      <w:r>
        <w:t>’ to</w:t>
      </w:r>
      <w:r w:rsidRPr="003E65B4">
        <w:t xml:space="preserve"> </w:t>
      </w:r>
      <w:r>
        <w:t>support the</w:t>
      </w:r>
      <w:r w:rsidRPr="003E65B4">
        <w:t xml:space="preserve"> </w:t>
      </w:r>
      <w:r>
        <w:t>dispatch</w:t>
      </w:r>
      <w:r w:rsidRPr="001E7D97">
        <w:t>ers</w:t>
      </w:r>
      <w:r>
        <w:t>’</w:t>
      </w:r>
      <w:r w:rsidRPr="001E7D97">
        <w:t xml:space="preserve"> </w:t>
      </w:r>
      <w:r w:rsidRPr="0004582F">
        <w:t>daily work</w:t>
      </w:r>
      <w:r>
        <w:t>. These are “yes/no” conditions that govern which assignments are permitted and which are disallowed. These are never violated during automated scheduling.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2458"/>
        <w:gridCol w:w="6155"/>
      </w:tblGrid>
      <w:tr w:rsidR="00B844CA" w:rsidRPr="003E65B4" w14:paraId="0CAE728C" w14:textId="77777777" w:rsidTr="006B4773">
        <w:trPr>
          <w:cantSplit/>
          <w:tblHeader/>
        </w:trPr>
        <w:tc>
          <w:tcPr>
            <w:tcW w:w="612" w:type="dxa"/>
            <w:shd w:val="clear" w:color="auto" w:fill="1F497D" w:themeFill="text2"/>
          </w:tcPr>
          <w:p w14:paraId="0CAE7289" w14:textId="77777777" w:rsidR="00B844CA" w:rsidRPr="003E65B4" w:rsidRDefault="00B844CA" w:rsidP="006B4773">
            <w:pPr>
              <w:pStyle w:val="TableHeading"/>
              <w:jc w:val="left"/>
            </w:pPr>
            <w:r w:rsidRPr="003E65B4">
              <w:t>#</w:t>
            </w:r>
          </w:p>
        </w:tc>
        <w:tc>
          <w:tcPr>
            <w:tcW w:w="2458" w:type="dxa"/>
            <w:shd w:val="clear" w:color="auto" w:fill="1F497D" w:themeFill="text2"/>
          </w:tcPr>
          <w:p w14:paraId="0CAE728A" w14:textId="77777777" w:rsidR="00B844CA" w:rsidRPr="003E65B4" w:rsidRDefault="00B844CA" w:rsidP="006B4773">
            <w:pPr>
              <w:pStyle w:val="TableHeading"/>
              <w:jc w:val="left"/>
            </w:pPr>
            <w:r w:rsidRPr="003E65B4">
              <w:t>Restriction on</w:t>
            </w:r>
          </w:p>
        </w:tc>
        <w:tc>
          <w:tcPr>
            <w:tcW w:w="6155" w:type="dxa"/>
            <w:shd w:val="clear" w:color="auto" w:fill="1F497D" w:themeFill="text2"/>
          </w:tcPr>
          <w:p w14:paraId="0CAE728B" w14:textId="77777777" w:rsidR="00B844CA" w:rsidRPr="003E65B4" w:rsidRDefault="00B844CA" w:rsidP="006B4773">
            <w:pPr>
              <w:pStyle w:val="TableHeading"/>
              <w:jc w:val="left"/>
            </w:pPr>
            <w:r w:rsidRPr="003E65B4">
              <w:t>Constraint</w:t>
            </w:r>
          </w:p>
        </w:tc>
      </w:tr>
      <w:tr w:rsidR="00B844CA" w:rsidRPr="003E65B4" w14:paraId="0CAE7291" w14:textId="77777777" w:rsidTr="006B4773">
        <w:trPr>
          <w:cantSplit/>
        </w:trPr>
        <w:tc>
          <w:tcPr>
            <w:tcW w:w="612" w:type="dxa"/>
          </w:tcPr>
          <w:p w14:paraId="0CAE728D" w14:textId="77777777" w:rsidR="00B844CA" w:rsidRPr="003E65B4" w:rsidRDefault="00B844CA" w:rsidP="009A52C8">
            <w:pPr>
              <w:pStyle w:val="TableText"/>
              <w:numPr>
                <w:ilvl w:val="0"/>
                <w:numId w:val="43"/>
              </w:numPr>
              <w:jc w:val="left"/>
            </w:pPr>
          </w:p>
        </w:tc>
        <w:tc>
          <w:tcPr>
            <w:tcW w:w="2458" w:type="dxa"/>
          </w:tcPr>
          <w:p w14:paraId="0CAE728E" w14:textId="77777777" w:rsidR="00B844CA" w:rsidRPr="003E65B4" w:rsidRDefault="00B844CA" w:rsidP="006B4773">
            <w:pPr>
              <w:pStyle w:val="TableText"/>
              <w:jc w:val="left"/>
            </w:pPr>
            <w:r w:rsidRPr="003E65B4">
              <w:t xml:space="preserve">One </w:t>
            </w:r>
            <w:r>
              <w:t>t</w:t>
            </w:r>
            <w:r w:rsidRPr="003E65B4">
              <w:t xml:space="preserve">ask - </w:t>
            </w:r>
            <w:r>
              <w:t>o</w:t>
            </w:r>
            <w:r w:rsidRPr="003E65B4">
              <w:t xml:space="preserve">ne </w:t>
            </w:r>
            <w:r>
              <w:t>r</w:t>
            </w:r>
            <w:r w:rsidRPr="003E65B4">
              <w:t>esource relationship</w:t>
            </w:r>
          </w:p>
        </w:tc>
        <w:tc>
          <w:tcPr>
            <w:tcW w:w="6155" w:type="dxa"/>
          </w:tcPr>
          <w:p w14:paraId="0CAE728F" w14:textId="77777777" w:rsidR="00B844CA" w:rsidRPr="003E65B4" w:rsidRDefault="00B844CA" w:rsidP="009A52C8">
            <w:pPr>
              <w:pStyle w:val="TableText"/>
              <w:numPr>
                <w:ilvl w:val="0"/>
                <w:numId w:val="42"/>
              </w:numPr>
              <w:jc w:val="left"/>
              <w:rPr>
                <w:rFonts w:cs="Arial"/>
              </w:rPr>
            </w:pPr>
            <w:r w:rsidRPr="003E65B4">
              <w:rPr>
                <w:rFonts w:cs="Arial"/>
              </w:rPr>
              <w:t xml:space="preserve">A resource </w:t>
            </w:r>
            <w:r>
              <w:rPr>
                <w:rFonts w:cs="Arial"/>
              </w:rPr>
              <w:t>can</w:t>
            </w:r>
            <w:r w:rsidRPr="003E65B4">
              <w:rPr>
                <w:rFonts w:cs="Arial"/>
              </w:rPr>
              <w:t xml:space="preserve"> only be assigned to one task at any given time.</w:t>
            </w:r>
          </w:p>
          <w:p w14:paraId="0CAE7290" w14:textId="77777777" w:rsidR="00B844CA" w:rsidRPr="003E65B4" w:rsidRDefault="00B844CA" w:rsidP="009A52C8">
            <w:pPr>
              <w:pStyle w:val="TableText"/>
              <w:numPr>
                <w:ilvl w:val="0"/>
                <w:numId w:val="42"/>
              </w:numPr>
              <w:jc w:val="left"/>
              <w:rPr>
                <w:rFonts w:cs="Arial"/>
              </w:rPr>
            </w:pPr>
            <w:r w:rsidRPr="003E65B4">
              <w:rPr>
                <w:rFonts w:cs="Arial"/>
              </w:rPr>
              <w:t xml:space="preserve">A task </w:t>
            </w:r>
            <w:r>
              <w:rPr>
                <w:rFonts w:cs="Arial"/>
              </w:rPr>
              <w:t>can</w:t>
            </w:r>
            <w:r w:rsidRPr="003E65B4">
              <w:rPr>
                <w:rFonts w:cs="Arial"/>
              </w:rPr>
              <w:t xml:space="preserve"> </w:t>
            </w:r>
            <w:r>
              <w:rPr>
                <w:rFonts w:cs="Arial"/>
              </w:rPr>
              <w:t xml:space="preserve">only </w:t>
            </w:r>
            <w:r w:rsidRPr="003E65B4">
              <w:rPr>
                <w:rFonts w:cs="Arial"/>
              </w:rPr>
              <w:t>be assigned to one resource at any given time (manually or automatically)</w:t>
            </w:r>
            <w:r>
              <w:rPr>
                <w:rFonts w:cs="Arial"/>
              </w:rPr>
              <w:t>.</w:t>
            </w:r>
          </w:p>
        </w:tc>
      </w:tr>
      <w:tr w:rsidR="00B844CA" w:rsidRPr="003E65B4" w14:paraId="0CAE7295" w14:textId="77777777" w:rsidTr="006B4773">
        <w:trPr>
          <w:cantSplit/>
        </w:trPr>
        <w:tc>
          <w:tcPr>
            <w:tcW w:w="612" w:type="dxa"/>
          </w:tcPr>
          <w:p w14:paraId="0CAE7292" w14:textId="77777777" w:rsidR="00B844CA" w:rsidRPr="003E65B4" w:rsidRDefault="00B844CA" w:rsidP="009A52C8">
            <w:pPr>
              <w:pStyle w:val="TableText"/>
              <w:numPr>
                <w:ilvl w:val="0"/>
                <w:numId w:val="43"/>
              </w:numPr>
              <w:jc w:val="left"/>
            </w:pPr>
          </w:p>
        </w:tc>
        <w:tc>
          <w:tcPr>
            <w:tcW w:w="2458" w:type="dxa"/>
          </w:tcPr>
          <w:p w14:paraId="0CAE7293" w14:textId="77777777" w:rsidR="00B844CA" w:rsidRPr="003E65B4" w:rsidRDefault="00B844CA" w:rsidP="006B4773">
            <w:pPr>
              <w:pStyle w:val="TableText"/>
              <w:jc w:val="left"/>
            </w:pPr>
            <w:r w:rsidRPr="003E65B4">
              <w:t>SLA</w:t>
            </w:r>
          </w:p>
        </w:tc>
        <w:tc>
          <w:tcPr>
            <w:tcW w:w="6155" w:type="dxa"/>
          </w:tcPr>
          <w:p w14:paraId="0CAE7294" w14:textId="77777777" w:rsidR="00B844CA" w:rsidRPr="003E65B4" w:rsidRDefault="00B844CA" w:rsidP="006B4773">
            <w:pPr>
              <w:pStyle w:val="TableText"/>
              <w:jc w:val="left"/>
            </w:pPr>
            <w:r w:rsidRPr="003E65B4">
              <w:t xml:space="preserve">A task </w:t>
            </w:r>
            <w:r>
              <w:t>can</w:t>
            </w:r>
            <w:r w:rsidRPr="003E65B4">
              <w:t xml:space="preserve"> only be scheduled during its SLA period – i.e. it can only be scheduled</w:t>
            </w:r>
            <w:r>
              <w:t xml:space="preserve"> </w:t>
            </w:r>
            <w:r w:rsidRPr="003E65B4">
              <w:t xml:space="preserve">to </w:t>
            </w:r>
            <w:r>
              <w:t>be started by the Late Start date. The task’s Early Start date is not included here.</w:t>
            </w:r>
          </w:p>
        </w:tc>
      </w:tr>
      <w:tr w:rsidR="00B844CA" w:rsidRPr="003E65B4" w14:paraId="0CAE7299" w14:textId="77777777" w:rsidTr="006B4773">
        <w:trPr>
          <w:cantSplit/>
        </w:trPr>
        <w:tc>
          <w:tcPr>
            <w:tcW w:w="612" w:type="dxa"/>
          </w:tcPr>
          <w:p w14:paraId="0CAE7296" w14:textId="77777777" w:rsidR="00B844CA" w:rsidRPr="003E65B4" w:rsidRDefault="00B844CA" w:rsidP="009A52C8">
            <w:pPr>
              <w:pStyle w:val="TableText"/>
              <w:numPr>
                <w:ilvl w:val="0"/>
                <w:numId w:val="43"/>
              </w:numPr>
              <w:jc w:val="left"/>
            </w:pPr>
          </w:p>
        </w:tc>
        <w:tc>
          <w:tcPr>
            <w:tcW w:w="2458" w:type="dxa"/>
          </w:tcPr>
          <w:p w14:paraId="0CAE7297" w14:textId="77777777" w:rsidR="00B844CA" w:rsidRPr="003E65B4" w:rsidRDefault="00B844CA" w:rsidP="006B4773">
            <w:pPr>
              <w:pStyle w:val="TableText"/>
              <w:jc w:val="left"/>
            </w:pPr>
            <w:r>
              <w:t>Appointment s</w:t>
            </w:r>
            <w:r w:rsidRPr="003E65B4">
              <w:t>lot</w:t>
            </w:r>
          </w:p>
        </w:tc>
        <w:tc>
          <w:tcPr>
            <w:tcW w:w="6155" w:type="dxa"/>
          </w:tcPr>
          <w:p w14:paraId="0CAE7298" w14:textId="77777777" w:rsidR="00B844CA" w:rsidRPr="003E65B4" w:rsidRDefault="00B844CA" w:rsidP="006B4773">
            <w:pPr>
              <w:pStyle w:val="TableText"/>
              <w:jc w:val="left"/>
            </w:pPr>
            <w:r>
              <w:t>If the task has an appointment</w:t>
            </w:r>
            <w:r w:rsidRPr="003E65B4">
              <w:t xml:space="preserve"> then it </w:t>
            </w:r>
            <w:r>
              <w:t>can only</w:t>
            </w:r>
            <w:r w:rsidRPr="003E65B4">
              <w:t xml:space="preserve"> be scheduled within the appointment slot – i.e. </w:t>
            </w:r>
            <w:r>
              <w:t xml:space="preserve">to </w:t>
            </w:r>
            <w:r w:rsidRPr="003E65B4">
              <w:t>start on or after the Appointment Start and before the Appointment Finish.</w:t>
            </w:r>
          </w:p>
        </w:tc>
      </w:tr>
      <w:tr w:rsidR="00B844CA" w:rsidRPr="003E65B4" w14:paraId="0CAE729F" w14:textId="77777777" w:rsidTr="006B4773">
        <w:trPr>
          <w:cantSplit/>
        </w:trPr>
        <w:tc>
          <w:tcPr>
            <w:tcW w:w="612" w:type="dxa"/>
          </w:tcPr>
          <w:p w14:paraId="0CAE729A" w14:textId="77777777" w:rsidR="00B844CA" w:rsidRPr="003E65B4" w:rsidRDefault="00B844CA" w:rsidP="009A52C8">
            <w:pPr>
              <w:pStyle w:val="TableText"/>
              <w:numPr>
                <w:ilvl w:val="0"/>
                <w:numId w:val="43"/>
              </w:numPr>
              <w:jc w:val="left"/>
            </w:pPr>
          </w:p>
        </w:tc>
        <w:tc>
          <w:tcPr>
            <w:tcW w:w="2458" w:type="dxa"/>
          </w:tcPr>
          <w:p w14:paraId="0CAE729B" w14:textId="77777777" w:rsidR="00B844CA" w:rsidRPr="003E65B4" w:rsidRDefault="00B844CA" w:rsidP="006B4773">
            <w:pPr>
              <w:pStyle w:val="TableText"/>
              <w:jc w:val="left"/>
            </w:pPr>
            <w:r>
              <w:t>Task s</w:t>
            </w:r>
            <w:r w:rsidRPr="003E65B4">
              <w:t>tart time</w:t>
            </w:r>
          </w:p>
        </w:tc>
        <w:tc>
          <w:tcPr>
            <w:tcW w:w="6155" w:type="dxa"/>
          </w:tcPr>
          <w:p w14:paraId="0CAE729C" w14:textId="77777777" w:rsidR="00B844CA" w:rsidRPr="00DF260E" w:rsidRDefault="00B844CA" w:rsidP="009A52C8">
            <w:pPr>
              <w:pStyle w:val="TableText"/>
              <w:numPr>
                <w:ilvl w:val="0"/>
                <w:numId w:val="44"/>
              </w:numPr>
              <w:jc w:val="left"/>
            </w:pPr>
            <w:r w:rsidRPr="00456D8C">
              <w:t>Tasks</w:t>
            </w:r>
            <w:r w:rsidRPr="003E65B4">
              <w:rPr>
                <w:rFonts w:cs="Arial"/>
              </w:rPr>
              <w:t xml:space="preserve"> </w:t>
            </w:r>
            <w:r>
              <w:rPr>
                <w:rFonts w:cs="Arial"/>
              </w:rPr>
              <w:t>can only</w:t>
            </w:r>
            <w:r w:rsidRPr="003E65B4">
              <w:rPr>
                <w:rFonts w:cs="Arial"/>
              </w:rPr>
              <w:t xml:space="preserve"> be scheduled for later than the current time.</w:t>
            </w:r>
          </w:p>
          <w:p w14:paraId="0CAE729D" w14:textId="77777777" w:rsidR="00DF260E" w:rsidRPr="00D91431" w:rsidRDefault="00DF260E" w:rsidP="009A52C8">
            <w:pPr>
              <w:pStyle w:val="TableText"/>
              <w:numPr>
                <w:ilvl w:val="0"/>
                <w:numId w:val="44"/>
              </w:numPr>
              <w:jc w:val="left"/>
            </w:pPr>
            <w:r>
              <w:rPr>
                <w:rFonts w:cs="Arial"/>
              </w:rPr>
              <w:t>If the task has an Early Start date the task cannot be scheduled before this date.</w:t>
            </w:r>
            <w:r w:rsidR="003B2784">
              <w:rPr>
                <w:rFonts w:cs="Arial"/>
              </w:rPr>
              <w:t xml:space="preserve"> This rule </w:t>
            </w:r>
            <w:r w:rsidR="00460CA4">
              <w:rPr>
                <w:rFonts w:cs="Arial"/>
              </w:rPr>
              <w:t xml:space="preserve">will </w:t>
            </w:r>
            <w:r w:rsidR="003B2784">
              <w:rPr>
                <w:rFonts w:cs="Arial"/>
              </w:rPr>
              <w:t>be initially de-activated.</w:t>
            </w:r>
          </w:p>
          <w:p w14:paraId="0CAE729E" w14:textId="77777777" w:rsidR="00B844CA" w:rsidRPr="003E65B4" w:rsidRDefault="00B844CA" w:rsidP="009A52C8">
            <w:pPr>
              <w:pStyle w:val="TableText"/>
              <w:numPr>
                <w:ilvl w:val="0"/>
                <w:numId w:val="44"/>
              </w:numPr>
              <w:jc w:val="left"/>
            </w:pPr>
            <w:r>
              <w:rPr>
                <w:rFonts w:cs="Arial"/>
              </w:rPr>
              <w:t xml:space="preserve">If </w:t>
            </w:r>
            <w:r w:rsidRPr="00456D8C">
              <w:t>the</w:t>
            </w:r>
            <w:r>
              <w:rPr>
                <w:rFonts w:cs="Arial"/>
              </w:rPr>
              <w:t xml:space="preserve"> task has a Parts Availability date the task cannot be scheduled before this date.</w:t>
            </w:r>
          </w:p>
        </w:tc>
      </w:tr>
      <w:tr w:rsidR="00B844CA" w:rsidRPr="003E65B4" w14:paraId="0CAE72A3" w14:textId="77777777" w:rsidTr="006B4773">
        <w:trPr>
          <w:cantSplit/>
        </w:trPr>
        <w:tc>
          <w:tcPr>
            <w:tcW w:w="612" w:type="dxa"/>
          </w:tcPr>
          <w:p w14:paraId="0CAE72A0" w14:textId="77777777" w:rsidR="00B844CA" w:rsidRPr="003E65B4" w:rsidRDefault="00B844CA" w:rsidP="009A52C8">
            <w:pPr>
              <w:pStyle w:val="TableText"/>
              <w:numPr>
                <w:ilvl w:val="0"/>
                <w:numId w:val="43"/>
              </w:numPr>
              <w:jc w:val="left"/>
            </w:pPr>
          </w:p>
        </w:tc>
        <w:tc>
          <w:tcPr>
            <w:tcW w:w="2458" w:type="dxa"/>
          </w:tcPr>
          <w:p w14:paraId="0CAE72A1" w14:textId="77777777" w:rsidR="00B844CA" w:rsidRPr="003E65B4" w:rsidRDefault="00B844CA" w:rsidP="006B4773">
            <w:pPr>
              <w:pStyle w:val="TableText"/>
              <w:jc w:val="left"/>
            </w:pPr>
            <w:r>
              <w:t>Organizational s</w:t>
            </w:r>
            <w:r w:rsidRPr="003E65B4">
              <w:t>tructure</w:t>
            </w:r>
            <w:r>
              <w:t xml:space="preserve"> c</w:t>
            </w:r>
            <w:r w:rsidRPr="003E65B4">
              <w:t>overage</w:t>
            </w:r>
          </w:p>
        </w:tc>
        <w:tc>
          <w:tcPr>
            <w:tcW w:w="6155" w:type="dxa"/>
          </w:tcPr>
          <w:p w14:paraId="0CAE72A2" w14:textId="77777777" w:rsidR="00B844CA" w:rsidRPr="003E65B4" w:rsidRDefault="00B844CA" w:rsidP="006B4773">
            <w:pPr>
              <w:pStyle w:val="TableText"/>
              <w:jc w:val="left"/>
            </w:pPr>
            <w:r w:rsidRPr="003E65B4">
              <w:t xml:space="preserve">Tasks </w:t>
            </w:r>
            <w:r>
              <w:t>can</w:t>
            </w:r>
            <w:r w:rsidRPr="003E65B4">
              <w:t xml:space="preserve"> only be scheduled to resources from the </w:t>
            </w:r>
            <w:r>
              <w:t>t</w:t>
            </w:r>
            <w:r w:rsidRPr="003E65B4">
              <w:t xml:space="preserve">ask’s </w:t>
            </w:r>
            <w:r>
              <w:t>Region. Note that application of restriction 10 avoids unnecessarily long travel times.</w:t>
            </w:r>
          </w:p>
        </w:tc>
      </w:tr>
      <w:tr w:rsidR="00B844CA" w:rsidRPr="003E65B4" w14:paraId="0CAE72AB" w14:textId="77777777" w:rsidTr="006B4773">
        <w:trPr>
          <w:cantSplit/>
        </w:trPr>
        <w:tc>
          <w:tcPr>
            <w:tcW w:w="612" w:type="dxa"/>
          </w:tcPr>
          <w:p w14:paraId="0CAE72A4" w14:textId="77777777" w:rsidR="00B844CA" w:rsidRPr="003E65B4" w:rsidRDefault="00B844CA" w:rsidP="009A52C8">
            <w:pPr>
              <w:pStyle w:val="TableText"/>
              <w:numPr>
                <w:ilvl w:val="0"/>
                <w:numId w:val="43"/>
              </w:numPr>
              <w:jc w:val="left"/>
            </w:pPr>
          </w:p>
        </w:tc>
        <w:tc>
          <w:tcPr>
            <w:tcW w:w="2458" w:type="dxa"/>
          </w:tcPr>
          <w:p w14:paraId="0CAE72A5" w14:textId="77777777" w:rsidR="00B844CA" w:rsidRPr="003E65B4" w:rsidRDefault="00B844CA" w:rsidP="006B4773">
            <w:pPr>
              <w:pStyle w:val="TableText"/>
              <w:jc w:val="left"/>
            </w:pPr>
            <w:r>
              <w:t>Resource</w:t>
            </w:r>
            <w:r w:rsidRPr="003E65B4">
              <w:t xml:space="preserve"> </w:t>
            </w:r>
            <w:r>
              <w:t>selection</w:t>
            </w:r>
          </w:p>
        </w:tc>
        <w:tc>
          <w:tcPr>
            <w:tcW w:w="6155" w:type="dxa"/>
          </w:tcPr>
          <w:p w14:paraId="0CAE72A6" w14:textId="77777777" w:rsidR="00B844CA" w:rsidRPr="003E65B4" w:rsidRDefault="00B844CA" w:rsidP="009A52C8">
            <w:pPr>
              <w:pStyle w:val="TableText"/>
              <w:numPr>
                <w:ilvl w:val="0"/>
                <w:numId w:val="44"/>
              </w:numPr>
              <w:jc w:val="left"/>
            </w:pPr>
            <w:r w:rsidRPr="003E65B4">
              <w:t xml:space="preserve">A task </w:t>
            </w:r>
            <w:r>
              <w:t>can</w:t>
            </w:r>
            <w:r w:rsidRPr="003E65B4">
              <w:t xml:space="preserve"> only be scheduled to a resource during </w:t>
            </w:r>
            <w:r>
              <w:t xml:space="preserve">their </w:t>
            </w:r>
            <w:r w:rsidRPr="003E65B4">
              <w:t xml:space="preserve">regular working </w:t>
            </w:r>
            <w:r>
              <w:t xml:space="preserve">and overtime </w:t>
            </w:r>
            <w:r w:rsidRPr="003E65B4">
              <w:t>hours, as defined in their calendars</w:t>
            </w:r>
            <w:r>
              <w:t>.</w:t>
            </w:r>
          </w:p>
          <w:p w14:paraId="0CAE72A7" w14:textId="77777777" w:rsidR="00B844CA" w:rsidRPr="003E65B4" w:rsidRDefault="00B844CA" w:rsidP="009A52C8">
            <w:pPr>
              <w:pStyle w:val="TableText"/>
              <w:numPr>
                <w:ilvl w:val="0"/>
                <w:numId w:val="44"/>
              </w:numPr>
              <w:jc w:val="left"/>
            </w:pPr>
            <w:r w:rsidRPr="003E65B4">
              <w:t xml:space="preserve">A task </w:t>
            </w:r>
            <w:r>
              <w:t>can</w:t>
            </w:r>
            <w:r w:rsidRPr="003E65B4">
              <w:t xml:space="preserve">not be scheduled to a </w:t>
            </w:r>
            <w:r>
              <w:t>r</w:t>
            </w:r>
            <w:r w:rsidRPr="003E65B4">
              <w:t xml:space="preserve">esource during any time marked </w:t>
            </w:r>
            <w:r>
              <w:t xml:space="preserve">with a non-availability </w:t>
            </w:r>
            <w:r w:rsidRPr="003E65B4">
              <w:t>(e.g. sick leave).</w:t>
            </w:r>
            <w:r>
              <w:t xml:space="preserve"> </w:t>
            </w:r>
          </w:p>
          <w:p w14:paraId="0CAE72A8" w14:textId="77777777" w:rsidR="00B844CA" w:rsidRDefault="00B844CA" w:rsidP="009A52C8">
            <w:pPr>
              <w:pStyle w:val="TableText"/>
              <w:numPr>
                <w:ilvl w:val="0"/>
                <w:numId w:val="44"/>
              </w:numPr>
              <w:jc w:val="left"/>
            </w:pPr>
            <w:r w:rsidRPr="003E65B4">
              <w:t xml:space="preserve">A task </w:t>
            </w:r>
            <w:r>
              <w:t>can</w:t>
            </w:r>
            <w:r w:rsidRPr="003E65B4">
              <w:t xml:space="preserve"> only be s</w:t>
            </w:r>
            <w:r>
              <w:t>cheduled to “active” r</w:t>
            </w:r>
            <w:r w:rsidRPr="003E65B4">
              <w:t>esources.</w:t>
            </w:r>
          </w:p>
          <w:p w14:paraId="0CAE72A9" w14:textId="77777777" w:rsidR="007D6F26" w:rsidRDefault="00B844CA" w:rsidP="009A52C8">
            <w:pPr>
              <w:pStyle w:val="TableText"/>
              <w:numPr>
                <w:ilvl w:val="0"/>
                <w:numId w:val="44"/>
              </w:numPr>
              <w:jc w:val="left"/>
            </w:pPr>
            <w:r>
              <w:t>A task cannot be scheduled to an excluded resource.</w:t>
            </w:r>
          </w:p>
          <w:p w14:paraId="0CAE72AA" w14:textId="77777777" w:rsidR="00C54BDE" w:rsidRPr="003E65B4" w:rsidRDefault="00C54BDE" w:rsidP="009A52C8">
            <w:pPr>
              <w:pStyle w:val="TableText"/>
              <w:numPr>
                <w:ilvl w:val="0"/>
                <w:numId w:val="44"/>
              </w:numPr>
              <w:jc w:val="left"/>
            </w:pPr>
            <w:r>
              <w:t>A task can only be scheduled to a required resource, if there are any.</w:t>
            </w:r>
          </w:p>
        </w:tc>
      </w:tr>
      <w:tr w:rsidR="00B844CA" w:rsidRPr="003E65B4" w14:paraId="0CAE72B1" w14:textId="77777777" w:rsidTr="006B4773">
        <w:trPr>
          <w:cantSplit/>
        </w:trPr>
        <w:tc>
          <w:tcPr>
            <w:tcW w:w="612" w:type="dxa"/>
          </w:tcPr>
          <w:p w14:paraId="0CAE72AC" w14:textId="77777777" w:rsidR="00B844CA" w:rsidRPr="003E65B4" w:rsidRDefault="00B844CA" w:rsidP="009A52C8">
            <w:pPr>
              <w:pStyle w:val="TableText"/>
              <w:numPr>
                <w:ilvl w:val="0"/>
                <w:numId w:val="43"/>
              </w:numPr>
              <w:jc w:val="left"/>
            </w:pPr>
          </w:p>
        </w:tc>
        <w:tc>
          <w:tcPr>
            <w:tcW w:w="2458" w:type="dxa"/>
          </w:tcPr>
          <w:p w14:paraId="0CAE72AD" w14:textId="77777777" w:rsidR="00B844CA" w:rsidRPr="003E65B4" w:rsidRDefault="00B844CA" w:rsidP="006B4773">
            <w:pPr>
              <w:pStyle w:val="TableText"/>
              <w:jc w:val="left"/>
            </w:pPr>
            <w:r>
              <w:t>Resource c</w:t>
            </w:r>
            <w:r w:rsidRPr="003E65B4">
              <w:t>apabilities</w:t>
            </w:r>
          </w:p>
        </w:tc>
        <w:tc>
          <w:tcPr>
            <w:tcW w:w="6155" w:type="dxa"/>
          </w:tcPr>
          <w:p w14:paraId="0CAE72AE" w14:textId="77777777" w:rsidR="00B844CA" w:rsidRDefault="00B844CA" w:rsidP="009A52C8">
            <w:pPr>
              <w:pStyle w:val="TableText"/>
              <w:numPr>
                <w:ilvl w:val="0"/>
                <w:numId w:val="44"/>
              </w:numPr>
              <w:jc w:val="left"/>
              <w:rPr>
                <w:rFonts w:cs="Arial"/>
              </w:rPr>
            </w:pPr>
            <w:r w:rsidRPr="003E65B4">
              <w:rPr>
                <w:rFonts w:cs="Arial"/>
              </w:rPr>
              <w:t xml:space="preserve">A task can </w:t>
            </w:r>
            <w:r w:rsidRPr="007D6F26">
              <w:t>only</w:t>
            </w:r>
            <w:r w:rsidRPr="003E65B4">
              <w:rPr>
                <w:rFonts w:cs="Arial"/>
              </w:rPr>
              <w:t xml:space="preserve"> be scheduled to a resource that has the minimum required skills to perform it.</w:t>
            </w:r>
          </w:p>
          <w:p w14:paraId="0CAE72AF" w14:textId="77777777" w:rsidR="007D6F26" w:rsidRPr="009B3726" w:rsidRDefault="007D6F26" w:rsidP="009A52C8">
            <w:pPr>
              <w:pStyle w:val="TableText"/>
              <w:numPr>
                <w:ilvl w:val="0"/>
                <w:numId w:val="44"/>
              </w:numPr>
              <w:jc w:val="left"/>
              <w:rPr>
                <w:rFonts w:cs="Arial"/>
              </w:rPr>
            </w:pPr>
            <w:r>
              <w:t xml:space="preserve">A task can only be scheduled to a resource that can speak </w:t>
            </w:r>
            <w:r w:rsidR="009B3726">
              <w:t xml:space="preserve">(or otherwise use) </w:t>
            </w:r>
            <w:r>
              <w:t>at least one of the languages required by the task’s Site.</w:t>
            </w:r>
            <w:r w:rsidR="00E130BE">
              <w:t xml:space="preserve"> If either the resource or the site has no languages</w:t>
            </w:r>
            <w:r w:rsidR="00CA2F8C">
              <w:t xml:space="preserve"> specified then</w:t>
            </w:r>
            <w:r w:rsidR="00E130BE">
              <w:t xml:space="preserve"> no restriction is applied.</w:t>
            </w:r>
          </w:p>
          <w:p w14:paraId="0CAE72B0" w14:textId="77777777" w:rsidR="009B3726" w:rsidRPr="003E65B4" w:rsidRDefault="009B3726" w:rsidP="009A52C8">
            <w:pPr>
              <w:pStyle w:val="TableText"/>
              <w:numPr>
                <w:ilvl w:val="0"/>
                <w:numId w:val="44"/>
              </w:numPr>
              <w:jc w:val="left"/>
              <w:rPr>
                <w:rFonts w:cs="Arial"/>
              </w:rPr>
            </w:pPr>
            <w:r>
              <w:t>A task can only be schedule</w:t>
            </w:r>
            <w:r w:rsidR="00E130BE">
              <w:t>d</w:t>
            </w:r>
            <w:r>
              <w:t xml:space="preserve"> to a resource that is permitted to undertake that type of task</w:t>
            </w:r>
            <w:r>
              <w:rPr>
                <w:rStyle w:val="FootnoteReference"/>
              </w:rPr>
              <w:footnoteReference w:id="12"/>
            </w:r>
            <w:r>
              <w:t>.</w:t>
            </w:r>
          </w:p>
        </w:tc>
      </w:tr>
      <w:tr w:rsidR="00B844CA" w:rsidRPr="003E65B4" w14:paraId="0CAE72B5" w14:textId="77777777" w:rsidTr="006B4773">
        <w:trPr>
          <w:cantSplit/>
        </w:trPr>
        <w:tc>
          <w:tcPr>
            <w:tcW w:w="612" w:type="dxa"/>
          </w:tcPr>
          <w:p w14:paraId="0CAE72B2" w14:textId="77777777" w:rsidR="00B844CA" w:rsidRPr="003E65B4" w:rsidRDefault="00B844CA" w:rsidP="009A52C8">
            <w:pPr>
              <w:pStyle w:val="TableText"/>
              <w:numPr>
                <w:ilvl w:val="0"/>
                <w:numId w:val="43"/>
              </w:numPr>
              <w:jc w:val="left"/>
            </w:pPr>
          </w:p>
        </w:tc>
        <w:tc>
          <w:tcPr>
            <w:tcW w:w="2458" w:type="dxa"/>
          </w:tcPr>
          <w:p w14:paraId="0CAE72B3" w14:textId="77777777" w:rsidR="00B844CA" w:rsidRDefault="00B844CA" w:rsidP="006B4773">
            <w:pPr>
              <w:pStyle w:val="TableText"/>
              <w:jc w:val="left"/>
            </w:pPr>
            <w:r>
              <w:t>Task dependencies</w:t>
            </w:r>
          </w:p>
        </w:tc>
        <w:tc>
          <w:tcPr>
            <w:tcW w:w="6155" w:type="dxa"/>
          </w:tcPr>
          <w:p w14:paraId="0CAE72B4" w14:textId="3477983F" w:rsidR="00B844CA" w:rsidRDefault="00B844CA" w:rsidP="006B4773">
            <w:pPr>
              <w:pStyle w:val="TableText"/>
              <w:jc w:val="left"/>
            </w:pPr>
            <w:r>
              <w:t xml:space="preserve">Time dependencies between tasks </w:t>
            </w:r>
            <w:r w:rsidR="00D01A1B">
              <w:t>SIEBEL</w:t>
            </w:r>
            <w:r>
              <w:t xml:space="preserve"> be honoured.</w:t>
            </w:r>
          </w:p>
        </w:tc>
      </w:tr>
      <w:tr w:rsidR="00B844CA" w:rsidRPr="003E65B4" w14:paraId="0CAE72B9" w14:textId="77777777" w:rsidTr="006B4773">
        <w:trPr>
          <w:cantSplit/>
        </w:trPr>
        <w:tc>
          <w:tcPr>
            <w:tcW w:w="612" w:type="dxa"/>
          </w:tcPr>
          <w:p w14:paraId="0CAE72B6" w14:textId="77777777" w:rsidR="00B844CA" w:rsidRPr="003E65B4" w:rsidRDefault="00B844CA" w:rsidP="009A52C8">
            <w:pPr>
              <w:pStyle w:val="TableText"/>
              <w:numPr>
                <w:ilvl w:val="0"/>
                <w:numId w:val="43"/>
              </w:numPr>
              <w:jc w:val="left"/>
            </w:pPr>
          </w:p>
        </w:tc>
        <w:tc>
          <w:tcPr>
            <w:tcW w:w="2458" w:type="dxa"/>
          </w:tcPr>
          <w:p w14:paraId="0CAE72B7" w14:textId="77777777" w:rsidR="00B844CA" w:rsidRPr="003E65B4" w:rsidRDefault="00B844CA" w:rsidP="006B4773">
            <w:pPr>
              <w:pStyle w:val="TableText"/>
              <w:jc w:val="left"/>
            </w:pPr>
            <w:r>
              <w:t>Lunch break</w:t>
            </w:r>
          </w:p>
        </w:tc>
        <w:tc>
          <w:tcPr>
            <w:tcW w:w="6155" w:type="dxa"/>
          </w:tcPr>
          <w:p w14:paraId="0CAE72B8" w14:textId="77777777" w:rsidR="00B844CA" w:rsidRDefault="00B844CA" w:rsidP="006B4773">
            <w:pPr>
              <w:pStyle w:val="TableText"/>
              <w:keepNext/>
              <w:jc w:val="left"/>
              <w:rPr>
                <w:rFonts w:cs="Arial"/>
              </w:rPr>
            </w:pPr>
            <w:r>
              <w:rPr>
                <w:rFonts w:cs="Arial"/>
              </w:rPr>
              <w:t>Resources are reserved a gap for lunch between two assignments, no earlier than a specified time of day (configurable) and that is a specified duration (configurable).</w:t>
            </w:r>
          </w:p>
        </w:tc>
      </w:tr>
      <w:tr w:rsidR="00B844CA" w:rsidRPr="003E65B4" w14:paraId="0CAE72BF" w14:textId="77777777" w:rsidTr="006B4773">
        <w:trPr>
          <w:cantSplit/>
        </w:trPr>
        <w:tc>
          <w:tcPr>
            <w:tcW w:w="612" w:type="dxa"/>
          </w:tcPr>
          <w:p w14:paraId="0CAE72BA" w14:textId="77777777" w:rsidR="00B844CA" w:rsidRPr="003E65B4" w:rsidRDefault="00B844CA" w:rsidP="009A52C8">
            <w:pPr>
              <w:pStyle w:val="TableText"/>
              <w:numPr>
                <w:ilvl w:val="0"/>
                <w:numId w:val="43"/>
              </w:numPr>
              <w:jc w:val="left"/>
            </w:pPr>
            <w:bookmarkStart w:id="4793" w:name="_Ref361401989"/>
          </w:p>
        </w:tc>
        <w:bookmarkEnd w:id="4793"/>
        <w:tc>
          <w:tcPr>
            <w:tcW w:w="2458" w:type="dxa"/>
          </w:tcPr>
          <w:p w14:paraId="0CAE72BB" w14:textId="77777777" w:rsidR="00B844CA" w:rsidRPr="003E65B4" w:rsidRDefault="00B844CA" w:rsidP="006B4773">
            <w:pPr>
              <w:pStyle w:val="TableText"/>
              <w:jc w:val="left"/>
            </w:pPr>
            <w:r w:rsidRPr="003E65B4">
              <w:t>Travel</w:t>
            </w:r>
          </w:p>
        </w:tc>
        <w:tc>
          <w:tcPr>
            <w:tcW w:w="6155" w:type="dxa"/>
          </w:tcPr>
          <w:p w14:paraId="0CAE72BC" w14:textId="77777777" w:rsidR="00B844CA" w:rsidRDefault="00B844CA" w:rsidP="009A52C8">
            <w:pPr>
              <w:pStyle w:val="TableText"/>
              <w:keepNext/>
              <w:numPr>
                <w:ilvl w:val="0"/>
                <w:numId w:val="41"/>
              </w:numPr>
              <w:jc w:val="left"/>
              <w:rPr>
                <w:rFonts w:cs="Arial"/>
              </w:rPr>
            </w:pPr>
            <w:r>
              <w:rPr>
                <w:rFonts w:cs="Arial"/>
              </w:rPr>
              <w:t xml:space="preserve">Resources have a maximum travel </w:t>
            </w:r>
            <w:r w:rsidR="00161B2C">
              <w:rPr>
                <w:rFonts w:cs="Arial"/>
              </w:rPr>
              <w:t>time between their home base and assignments (start and end of day)</w:t>
            </w:r>
            <w:r>
              <w:rPr>
                <w:rFonts w:cs="Arial"/>
              </w:rPr>
              <w:t>.</w:t>
            </w:r>
          </w:p>
          <w:p w14:paraId="0CAE72BD" w14:textId="77777777" w:rsidR="00B844CA" w:rsidRPr="003E65B4" w:rsidRDefault="00B844CA" w:rsidP="009A52C8">
            <w:pPr>
              <w:pStyle w:val="TableText"/>
              <w:keepNext/>
              <w:numPr>
                <w:ilvl w:val="0"/>
                <w:numId w:val="41"/>
              </w:numPr>
              <w:jc w:val="left"/>
              <w:rPr>
                <w:rFonts w:cs="Arial"/>
              </w:rPr>
            </w:pPr>
            <w:r w:rsidRPr="003E65B4">
              <w:rPr>
                <w:rFonts w:cs="Arial"/>
              </w:rPr>
              <w:t xml:space="preserve">The required travel </w:t>
            </w:r>
            <w:r>
              <w:rPr>
                <w:rFonts w:cs="Arial"/>
              </w:rPr>
              <w:t xml:space="preserve">is </w:t>
            </w:r>
            <w:r w:rsidRPr="003E65B4">
              <w:rPr>
                <w:rFonts w:cs="Arial"/>
              </w:rPr>
              <w:t>created and reserved between assignments based on SLR</w:t>
            </w:r>
            <w:r>
              <w:rPr>
                <w:rFonts w:cs="Arial"/>
              </w:rPr>
              <w:t>.</w:t>
            </w:r>
          </w:p>
          <w:p w14:paraId="0CAE72BE" w14:textId="77777777" w:rsidR="00B844CA" w:rsidRPr="008E18C8" w:rsidRDefault="00B844CA" w:rsidP="009A52C8">
            <w:pPr>
              <w:pStyle w:val="TableText"/>
              <w:keepNext/>
              <w:numPr>
                <w:ilvl w:val="0"/>
                <w:numId w:val="41"/>
              </w:numPr>
              <w:jc w:val="left"/>
              <w:rPr>
                <w:rFonts w:cs="Arial"/>
              </w:rPr>
            </w:pPr>
            <w:r w:rsidRPr="003E65B4">
              <w:rPr>
                <w:rFonts w:cs="Arial"/>
              </w:rPr>
              <w:t xml:space="preserve">The </w:t>
            </w:r>
            <w:r>
              <w:rPr>
                <w:rFonts w:cs="Arial"/>
              </w:rPr>
              <w:t>technician’s</w:t>
            </w:r>
            <w:r w:rsidRPr="003E65B4">
              <w:rPr>
                <w:rFonts w:cs="Arial"/>
              </w:rPr>
              <w:t xml:space="preserve"> travel to the first </w:t>
            </w:r>
            <w:r>
              <w:rPr>
                <w:rFonts w:cs="Arial"/>
              </w:rPr>
              <w:t>appointment</w:t>
            </w:r>
            <w:r w:rsidRPr="003E65B4">
              <w:rPr>
                <w:rFonts w:cs="Arial"/>
              </w:rPr>
              <w:t xml:space="preserve"> of the day and back home from the last </w:t>
            </w:r>
            <w:r>
              <w:rPr>
                <w:rFonts w:cs="Arial"/>
              </w:rPr>
              <w:t>appointment</w:t>
            </w:r>
            <w:r w:rsidRPr="003E65B4">
              <w:rPr>
                <w:rFonts w:cs="Arial"/>
              </w:rPr>
              <w:t xml:space="preserve"> </w:t>
            </w:r>
            <w:r>
              <w:rPr>
                <w:rFonts w:cs="Arial"/>
              </w:rPr>
              <w:t>is according to rules outlined in section</w:t>
            </w:r>
            <w:r w:rsidR="00A22A55">
              <w:rPr>
                <w:rFonts w:cs="Arial"/>
              </w:rPr>
              <w:t xml:space="preserve"> </w:t>
            </w:r>
            <w:r w:rsidR="00A22A55">
              <w:rPr>
                <w:rFonts w:cs="Arial"/>
              </w:rPr>
              <w:fldChar w:fldCharType="begin"/>
            </w:r>
            <w:r w:rsidR="00A22A55">
              <w:rPr>
                <w:rFonts w:cs="Arial"/>
              </w:rPr>
              <w:instrText xml:space="preserve"> REF _Ref370459447 \r \h </w:instrText>
            </w:r>
            <w:r w:rsidR="00A22A55">
              <w:rPr>
                <w:rFonts w:cs="Arial"/>
              </w:rPr>
            </w:r>
            <w:r w:rsidR="00A22A55">
              <w:rPr>
                <w:rFonts w:cs="Arial"/>
              </w:rPr>
              <w:fldChar w:fldCharType="separate"/>
            </w:r>
            <w:r w:rsidR="00A22A55">
              <w:rPr>
                <w:rFonts w:cs="Arial"/>
              </w:rPr>
              <w:t>5.7.8</w:t>
            </w:r>
            <w:r w:rsidR="00A22A55">
              <w:rPr>
                <w:rFonts w:cs="Arial"/>
              </w:rPr>
              <w:fldChar w:fldCharType="end"/>
            </w:r>
            <w:r>
              <w:rPr>
                <w:rFonts w:cs="Arial"/>
              </w:rPr>
              <w:t>.</w:t>
            </w:r>
          </w:p>
        </w:tc>
      </w:tr>
    </w:tbl>
    <w:p w14:paraId="0CAE72C0" w14:textId="77777777" w:rsidR="00B844CA" w:rsidRDefault="00B844CA" w:rsidP="00B844CA">
      <w:pPr>
        <w:jc w:val="left"/>
      </w:pPr>
    </w:p>
    <w:p w14:paraId="0CAE72C1" w14:textId="77777777" w:rsidR="00B844CA" w:rsidRDefault="00B844CA" w:rsidP="00B844CA">
      <w:pPr>
        <w:jc w:val="left"/>
      </w:pPr>
      <w:r w:rsidRPr="003E65B4">
        <w:rPr>
          <w:b/>
          <w:bCs/>
        </w:rPr>
        <w:t>Note</w:t>
      </w:r>
      <w:r w:rsidRPr="003E65B4">
        <w:t xml:space="preserve">: </w:t>
      </w:r>
      <w:r>
        <w:t>A</w:t>
      </w:r>
      <w:r w:rsidRPr="003E65B4">
        <w:t xml:space="preserve">lthough </w:t>
      </w:r>
      <w:r>
        <w:t>it is</w:t>
      </w:r>
      <w:r w:rsidRPr="003E65B4">
        <w:t xml:space="preserve"> </w:t>
      </w:r>
      <w:r>
        <w:t>not recommended</w:t>
      </w:r>
      <w:r>
        <w:rPr>
          <w:rFonts w:cs="Arial"/>
        </w:rPr>
        <w:t xml:space="preserve">, </w:t>
      </w:r>
      <w:r>
        <w:t>any</w:t>
      </w:r>
      <w:r w:rsidRPr="003E65B4">
        <w:t xml:space="preserve"> </w:t>
      </w:r>
      <w:r>
        <w:t xml:space="preserve">of </w:t>
      </w:r>
      <w:r w:rsidRPr="003E65B4">
        <w:t xml:space="preserve">the above constraints </w:t>
      </w:r>
      <w:r>
        <w:t>(</w:t>
      </w:r>
      <w:r w:rsidRPr="003E65B4">
        <w:t>with the exception of scheduling a</w:t>
      </w:r>
      <w:r w:rsidRPr="003E65B4">
        <w:rPr>
          <w:rFonts w:cs="Arial"/>
        </w:rPr>
        <w:t xml:space="preserve"> task to more than one resource at any given time</w:t>
      </w:r>
      <w:r>
        <w:rPr>
          <w:rFonts w:cs="Arial"/>
        </w:rPr>
        <w:t>)</w:t>
      </w:r>
      <w:r w:rsidRPr="003E65B4">
        <w:t xml:space="preserve"> may be violated</w:t>
      </w:r>
      <w:r>
        <w:t>, or overridden,</w:t>
      </w:r>
      <w:r w:rsidRPr="003E65B4">
        <w:t xml:space="preserve"> by </w:t>
      </w:r>
      <w:r>
        <w:t>a dispatcher</w:t>
      </w:r>
      <w:r w:rsidRPr="003E65B4">
        <w:t xml:space="preserve"> </w:t>
      </w:r>
      <w:r>
        <w:t>as</w:t>
      </w:r>
      <w:r w:rsidRPr="003E65B4">
        <w:t xml:space="preserve"> required</w:t>
      </w:r>
      <w:r>
        <w:t xml:space="preserve"> during manual scheduling or schedule update</w:t>
      </w:r>
      <w:r w:rsidRPr="003E65B4">
        <w:t xml:space="preserve">. </w:t>
      </w:r>
      <w:r>
        <w:t xml:space="preserve">In such a case a </w:t>
      </w:r>
      <w:r w:rsidRPr="003E65B4">
        <w:t xml:space="preserve">violation message </w:t>
      </w:r>
      <w:r>
        <w:t>is shown</w:t>
      </w:r>
      <w:r w:rsidRPr="003E65B4">
        <w:t xml:space="preserve"> warning the user that </w:t>
      </w:r>
      <w:r>
        <w:t xml:space="preserve">they are </w:t>
      </w:r>
      <w:r w:rsidRPr="003E65B4">
        <w:t xml:space="preserve">violating </w:t>
      </w:r>
      <w:r>
        <w:t>the</w:t>
      </w:r>
      <w:r w:rsidRPr="003E65B4">
        <w:t xml:space="preserve"> specific </w:t>
      </w:r>
      <w:r>
        <w:t xml:space="preserve">listed </w:t>
      </w:r>
      <w:r w:rsidRPr="003E65B4">
        <w:t>constraint</w:t>
      </w:r>
      <w:r>
        <w:t>(s) – i.e. the message lists those constraints that are no longer met</w:t>
      </w:r>
      <w:r w:rsidRPr="003E65B4">
        <w:t>.</w:t>
      </w:r>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p>
    <w:p w14:paraId="0CAE72C2" w14:textId="77777777" w:rsidR="00DD07B4" w:rsidRDefault="00DD07B4" w:rsidP="00B844CA">
      <w:pPr>
        <w:jc w:val="left"/>
      </w:pPr>
      <w:r>
        <w:t>An attempt to schedule a Safety task may cause a previously scheduled task to be unscheduled.</w:t>
      </w:r>
    </w:p>
    <w:p w14:paraId="0CAE72C3" w14:textId="77777777" w:rsidR="00B844CA" w:rsidRDefault="00B844CA" w:rsidP="00B844CA">
      <w:pPr>
        <w:jc w:val="left"/>
      </w:pPr>
      <w:r>
        <w:t>The policy also includes definition of various objectives. These represent the goals of scheduling, rather than absolute requirements, and are used to select the “best option” from various (valid) potential assignment choices. Each objective has a given importance (represented, when implemented, as an appropriate “weighting”) which is reflected in this document by the order in the list, with the most important appearing first. The specific weightings to be applied will be identified during the detailed design and testing phases.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2458"/>
        <w:gridCol w:w="6155"/>
      </w:tblGrid>
      <w:tr w:rsidR="00B844CA" w:rsidRPr="003E65B4" w14:paraId="0CAE72C7" w14:textId="77777777" w:rsidTr="006B4773">
        <w:trPr>
          <w:cantSplit/>
          <w:tblHeader/>
        </w:trPr>
        <w:tc>
          <w:tcPr>
            <w:tcW w:w="612" w:type="dxa"/>
            <w:shd w:val="clear" w:color="auto" w:fill="1F497D" w:themeFill="text2"/>
          </w:tcPr>
          <w:p w14:paraId="0CAE72C4" w14:textId="77777777" w:rsidR="00B844CA" w:rsidRPr="003E65B4" w:rsidRDefault="00B844CA" w:rsidP="006B4773">
            <w:pPr>
              <w:pStyle w:val="TableHeading"/>
              <w:jc w:val="left"/>
            </w:pPr>
            <w:r w:rsidRPr="003E65B4">
              <w:t>#</w:t>
            </w:r>
          </w:p>
        </w:tc>
        <w:tc>
          <w:tcPr>
            <w:tcW w:w="2458" w:type="dxa"/>
            <w:shd w:val="clear" w:color="auto" w:fill="1F497D" w:themeFill="text2"/>
          </w:tcPr>
          <w:p w14:paraId="0CAE72C5" w14:textId="77777777" w:rsidR="00B844CA" w:rsidRPr="003E65B4" w:rsidRDefault="00B844CA" w:rsidP="006B4773">
            <w:pPr>
              <w:pStyle w:val="TableHeading"/>
              <w:jc w:val="left"/>
            </w:pPr>
            <w:r>
              <w:t>Objective</w:t>
            </w:r>
          </w:p>
        </w:tc>
        <w:tc>
          <w:tcPr>
            <w:tcW w:w="6155" w:type="dxa"/>
            <w:shd w:val="clear" w:color="auto" w:fill="1F497D" w:themeFill="text2"/>
          </w:tcPr>
          <w:p w14:paraId="0CAE72C6" w14:textId="77777777" w:rsidR="00B844CA" w:rsidRPr="003E65B4" w:rsidRDefault="00B844CA" w:rsidP="006B4773">
            <w:pPr>
              <w:pStyle w:val="TableHeading"/>
              <w:jc w:val="left"/>
            </w:pPr>
            <w:r>
              <w:t>Description</w:t>
            </w:r>
          </w:p>
        </w:tc>
      </w:tr>
      <w:tr w:rsidR="00B844CA" w:rsidRPr="003E65B4" w14:paraId="0CAE72CB" w14:textId="77777777" w:rsidTr="006B4773">
        <w:trPr>
          <w:cantSplit/>
        </w:trPr>
        <w:tc>
          <w:tcPr>
            <w:tcW w:w="612" w:type="dxa"/>
          </w:tcPr>
          <w:p w14:paraId="0CAE72C8" w14:textId="77777777" w:rsidR="00B844CA" w:rsidRPr="003E65B4" w:rsidRDefault="00B844CA" w:rsidP="009A52C8">
            <w:pPr>
              <w:pStyle w:val="TableText"/>
              <w:numPr>
                <w:ilvl w:val="0"/>
                <w:numId w:val="45"/>
              </w:numPr>
              <w:jc w:val="left"/>
            </w:pPr>
          </w:p>
        </w:tc>
        <w:tc>
          <w:tcPr>
            <w:tcW w:w="2458" w:type="dxa"/>
          </w:tcPr>
          <w:p w14:paraId="0CAE72C9" w14:textId="77777777" w:rsidR="00B844CA" w:rsidRDefault="00B844CA" w:rsidP="006B4773">
            <w:pPr>
              <w:pStyle w:val="TableText"/>
              <w:jc w:val="left"/>
            </w:pPr>
            <w:r>
              <w:t>Give safety tasks precedence</w:t>
            </w:r>
          </w:p>
        </w:tc>
        <w:tc>
          <w:tcPr>
            <w:tcW w:w="6155" w:type="dxa"/>
          </w:tcPr>
          <w:p w14:paraId="0CAE72CA" w14:textId="77777777" w:rsidR="00B844CA" w:rsidRDefault="00B844CA" w:rsidP="006B4773">
            <w:pPr>
              <w:pStyle w:val="TableText"/>
              <w:jc w:val="left"/>
              <w:rPr>
                <w:rFonts w:cs="Arial"/>
              </w:rPr>
            </w:pPr>
            <w:r>
              <w:rPr>
                <w:rFonts w:cs="Arial"/>
              </w:rPr>
              <w:t>A task marked as a safety job takes precedence over any other form of job.</w:t>
            </w:r>
          </w:p>
        </w:tc>
      </w:tr>
      <w:tr w:rsidR="00B844CA" w:rsidRPr="003E65B4" w14:paraId="0CAE72CF" w14:textId="77777777" w:rsidTr="006B4773">
        <w:trPr>
          <w:cantSplit/>
        </w:trPr>
        <w:tc>
          <w:tcPr>
            <w:tcW w:w="612" w:type="dxa"/>
          </w:tcPr>
          <w:p w14:paraId="0CAE72CC" w14:textId="77777777" w:rsidR="00B844CA" w:rsidRPr="003E65B4" w:rsidRDefault="00B844CA" w:rsidP="009A52C8">
            <w:pPr>
              <w:pStyle w:val="TableText"/>
              <w:numPr>
                <w:ilvl w:val="0"/>
                <w:numId w:val="45"/>
              </w:numPr>
              <w:jc w:val="left"/>
            </w:pPr>
          </w:p>
        </w:tc>
        <w:tc>
          <w:tcPr>
            <w:tcW w:w="2458" w:type="dxa"/>
          </w:tcPr>
          <w:p w14:paraId="0CAE72CD" w14:textId="77777777" w:rsidR="00B844CA" w:rsidRDefault="00B844CA" w:rsidP="006B4773">
            <w:pPr>
              <w:pStyle w:val="TableText"/>
              <w:jc w:val="left"/>
            </w:pPr>
            <w:r>
              <w:t>Prefer higher priority tasks</w:t>
            </w:r>
          </w:p>
        </w:tc>
        <w:tc>
          <w:tcPr>
            <w:tcW w:w="6155" w:type="dxa"/>
          </w:tcPr>
          <w:p w14:paraId="0CAE72CE" w14:textId="77777777" w:rsidR="00B844CA" w:rsidRDefault="00B844CA" w:rsidP="006B4773">
            <w:pPr>
              <w:pStyle w:val="TableText"/>
              <w:jc w:val="left"/>
              <w:rPr>
                <w:rFonts w:cs="Arial"/>
              </w:rPr>
            </w:pPr>
            <w:r>
              <w:rPr>
                <w:rFonts w:cs="Arial"/>
              </w:rPr>
              <w:t>A task with higher priority is given preference.</w:t>
            </w:r>
          </w:p>
        </w:tc>
      </w:tr>
      <w:tr w:rsidR="00B844CA" w:rsidRPr="003E65B4" w14:paraId="0CAE72D3" w14:textId="77777777" w:rsidTr="006B4773">
        <w:trPr>
          <w:cantSplit/>
        </w:trPr>
        <w:tc>
          <w:tcPr>
            <w:tcW w:w="612" w:type="dxa"/>
          </w:tcPr>
          <w:p w14:paraId="0CAE72D0" w14:textId="77777777" w:rsidR="00B844CA" w:rsidRPr="003E65B4" w:rsidRDefault="00B844CA" w:rsidP="009A52C8">
            <w:pPr>
              <w:pStyle w:val="TableText"/>
              <w:numPr>
                <w:ilvl w:val="0"/>
                <w:numId w:val="45"/>
              </w:numPr>
              <w:jc w:val="left"/>
            </w:pPr>
            <w:commentRangeStart w:id="4794"/>
          </w:p>
        </w:tc>
        <w:tc>
          <w:tcPr>
            <w:tcW w:w="2458" w:type="dxa"/>
          </w:tcPr>
          <w:p w14:paraId="0CAE72D1" w14:textId="77777777" w:rsidR="00B844CA" w:rsidRDefault="00B844CA" w:rsidP="006B4773">
            <w:pPr>
              <w:pStyle w:val="TableText"/>
              <w:jc w:val="left"/>
            </w:pPr>
            <w:r>
              <w:t>Minimize resource travel between assignments</w:t>
            </w:r>
          </w:p>
        </w:tc>
        <w:tc>
          <w:tcPr>
            <w:tcW w:w="6155" w:type="dxa"/>
          </w:tcPr>
          <w:p w14:paraId="0CAE72D2" w14:textId="77777777" w:rsidR="00B844CA" w:rsidRDefault="00B844CA" w:rsidP="006B4773">
            <w:pPr>
              <w:pStyle w:val="TableText"/>
              <w:jc w:val="left"/>
              <w:rPr>
                <w:rFonts w:cs="Arial"/>
              </w:rPr>
            </w:pPr>
            <w:r w:rsidRPr="00616B75">
              <w:rPr>
                <w:rFonts w:cs="Arial"/>
              </w:rPr>
              <w:t xml:space="preserve">Minimizes the travel time between consecutive assignments for a specific </w:t>
            </w:r>
            <w:r>
              <w:rPr>
                <w:rFonts w:cs="Arial"/>
              </w:rPr>
              <w:t>resource</w:t>
            </w:r>
            <w:r w:rsidRPr="00616B75">
              <w:rPr>
                <w:rFonts w:cs="Arial"/>
              </w:rPr>
              <w:t>.</w:t>
            </w:r>
            <w:commentRangeEnd w:id="4794"/>
            <w:r w:rsidR="00FA1B30">
              <w:rPr>
                <w:rStyle w:val="CommentReference"/>
              </w:rPr>
              <w:commentReference w:id="4794"/>
            </w:r>
          </w:p>
        </w:tc>
      </w:tr>
      <w:tr w:rsidR="00B844CA" w:rsidRPr="003E65B4" w14:paraId="0CAE72D8" w14:textId="77777777" w:rsidTr="006B4773">
        <w:trPr>
          <w:cantSplit/>
        </w:trPr>
        <w:tc>
          <w:tcPr>
            <w:tcW w:w="612" w:type="dxa"/>
          </w:tcPr>
          <w:p w14:paraId="0CAE72D4" w14:textId="77777777" w:rsidR="00B844CA" w:rsidRPr="003E65B4" w:rsidRDefault="00B844CA" w:rsidP="009A52C8">
            <w:pPr>
              <w:pStyle w:val="TableText"/>
              <w:numPr>
                <w:ilvl w:val="0"/>
                <w:numId w:val="45"/>
              </w:numPr>
              <w:jc w:val="left"/>
            </w:pPr>
          </w:p>
        </w:tc>
        <w:tc>
          <w:tcPr>
            <w:tcW w:w="2458" w:type="dxa"/>
          </w:tcPr>
          <w:p w14:paraId="0CAE72D5" w14:textId="77777777" w:rsidR="00B844CA" w:rsidRDefault="00B844CA" w:rsidP="006B4773">
            <w:pPr>
              <w:pStyle w:val="TableText"/>
              <w:jc w:val="left"/>
            </w:pPr>
            <w:r>
              <w:t>Prefer same site</w:t>
            </w:r>
          </w:p>
        </w:tc>
        <w:tc>
          <w:tcPr>
            <w:tcW w:w="6155" w:type="dxa"/>
          </w:tcPr>
          <w:p w14:paraId="0CAE72D6" w14:textId="77777777" w:rsidR="00B844CA" w:rsidRDefault="00B844CA" w:rsidP="006B4773">
            <w:pPr>
              <w:pStyle w:val="TableText"/>
              <w:jc w:val="left"/>
              <w:rPr>
                <w:rFonts w:cs="Arial"/>
              </w:rPr>
            </w:pPr>
            <w:r>
              <w:rPr>
                <w:rFonts w:cs="Arial"/>
              </w:rPr>
              <w:t>If possible, two consecutive tasks at the same location</w:t>
            </w:r>
            <w:r w:rsidR="00DD07B4">
              <w:rPr>
                <w:rFonts w:cs="Arial"/>
              </w:rPr>
              <w:t xml:space="preserve"> (within a defined radius)</w:t>
            </w:r>
            <w:r>
              <w:rPr>
                <w:rFonts w:cs="Arial"/>
              </w:rPr>
              <w:t xml:space="preserve"> should be scheduled to the same resource.</w:t>
            </w:r>
          </w:p>
          <w:p w14:paraId="0CAE72D7" w14:textId="77777777" w:rsidR="00DD07B4" w:rsidRPr="00C20D62" w:rsidRDefault="00DD07B4" w:rsidP="006B4773">
            <w:pPr>
              <w:pStyle w:val="TableText"/>
              <w:jc w:val="left"/>
              <w:rPr>
                <w:rFonts w:cs="Arial"/>
              </w:rPr>
            </w:pPr>
            <w:r>
              <w:rPr>
                <w:rFonts w:cs="Arial"/>
              </w:rPr>
              <w:t>A same site boost will also be applied.</w:t>
            </w:r>
          </w:p>
        </w:tc>
      </w:tr>
      <w:tr w:rsidR="006559FE" w:rsidRPr="003E65B4" w14:paraId="0CAE72DC" w14:textId="77777777" w:rsidTr="006B4773">
        <w:trPr>
          <w:cantSplit/>
        </w:trPr>
        <w:tc>
          <w:tcPr>
            <w:tcW w:w="612" w:type="dxa"/>
          </w:tcPr>
          <w:p w14:paraId="0CAE72D9" w14:textId="77777777" w:rsidR="006559FE" w:rsidRPr="003E65B4" w:rsidRDefault="006559FE" w:rsidP="009A52C8">
            <w:pPr>
              <w:pStyle w:val="TableText"/>
              <w:numPr>
                <w:ilvl w:val="0"/>
                <w:numId w:val="45"/>
              </w:numPr>
              <w:jc w:val="left"/>
            </w:pPr>
          </w:p>
        </w:tc>
        <w:tc>
          <w:tcPr>
            <w:tcW w:w="2458" w:type="dxa"/>
          </w:tcPr>
          <w:p w14:paraId="0CAE72DA" w14:textId="77777777" w:rsidR="006559FE" w:rsidRDefault="006559FE" w:rsidP="00F314D1">
            <w:pPr>
              <w:pStyle w:val="TableText"/>
              <w:jc w:val="left"/>
            </w:pPr>
            <w:r>
              <w:t xml:space="preserve">Prefer </w:t>
            </w:r>
            <w:r w:rsidR="00F314D1">
              <w:t>employees</w:t>
            </w:r>
          </w:p>
        </w:tc>
        <w:tc>
          <w:tcPr>
            <w:tcW w:w="6155" w:type="dxa"/>
          </w:tcPr>
          <w:p w14:paraId="0CAE72DB" w14:textId="77777777" w:rsidR="006559FE" w:rsidRDefault="006559FE" w:rsidP="00F314D1">
            <w:pPr>
              <w:pStyle w:val="TableText"/>
              <w:jc w:val="left"/>
              <w:rPr>
                <w:rFonts w:cs="Arial"/>
              </w:rPr>
            </w:pPr>
            <w:r>
              <w:rPr>
                <w:rFonts w:cs="Arial"/>
              </w:rPr>
              <w:t xml:space="preserve">It is preferred to use a </w:t>
            </w:r>
            <w:r w:rsidR="00F314D1">
              <w:rPr>
                <w:rFonts w:cs="Arial"/>
              </w:rPr>
              <w:t xml:space="preserve">GE employee over a </w:t>
            </w:r>
            <w:r>
              <w:rPr>
                <w:rFonts w:cs="Arial"/>
              </w:rPr>
              <w:t>named contractor.</w:t>
            </w:r>
          </w:p>
        </w:tc>
      </w:tr>
      <w:tr w:rsidR="00B844CA" w:rsidRPr="003E65B4" w14:paraId="0CAE72E0" w14:textId="77777777" w:rsidTr="006B4773">
        <w:trPr>
          <w:cantSplit/>
        </w:trPr>
        <w:tc>
          <w:tcPr>
            <w:tcW w:w="612" w:type="dxa"/>
          </w:tcPr>
          <w:p w14:paraId="0CAE72DD" w14:textId="77777777" w:rsidR="00B844CA" w:rsidRPr="003E65B4" w:rsidRDefault="00B844CA" w:rsidP="009A52C8">
            <w:pPr>
              <w:pStyle w:val="TableText"/>
              <w:numPr>
                <w:ilvl w:val="0"/>
                <w:numId w:val="45"/>
              </w:numPr>
              <w:jc w:val="left"/>
            </w:pPr>
          </w:p>
        </w:tc>
        <w:tc>
          <w:tcPr>
            <w:tcW w:w="2458" w:type="dxa"/>
          </w:tcPr>
          <w:p w14:paraId="0CAE72DE" w14:textId="77777777" w:rsidR="00B844CA" w:rsidRDefault="00B844CA" w:rsidP="006B4773">
            <w:pPr>
              <w:pStyle w:val="TableText"/>
              <w:jc w:val="left"/>
            </w:pPr>
            <w:r>
              <w:t>Minimize the use of resource overtime</w:t>
            </w:r>
          </w:p>
        </w:tc>
        <w:tc>
          <w:tcPr>
            <w:tcW w:w="6155" w:type="dxa"/>
          </w:tcPr>
          <w:p w14:paraId="0CAE72DF" w14:textId="77777777" w:rsidR="00B844CA" w:rsidRDefault="00B844CA" w:rsidP="006B4773">
            <w:pPr>
              <w:pStyle w:val="TableText"/>
              <w:jc w:val="left"/>
              <w:rPr>
                <w:rFonts w:cs="Arial"/>
              </w:rPr>
            </w:pPr>
            <w:r>
              <w:rPr>
                <w:rFonts w:cs="Arial"/>
              </w:rPr>
              <w:t>It is preferred that use of overtime be minimized.</w:t>
            </w:r>
          </w:p>
        </w:tc>
      </w:tr>
      <w:tr w:rsidR="00B844CA" w:rsidRPr="003E65B4" w14:paraId="0CAE72E4" w14:textId="77777777" w:rsidTr="006B4773">
        <w:trPr>
          <w:cantSplit/>
        </w:trPr>
        <w:tc>
          <w:tcPr>
            <w:tcW w:w="612" w:type="dxa"/>
          </w:tcPr>
          <w:p w14:paraId="0CAE72E1" w14:textId="77777777" w:rsidR="00B844CA" w:rsidRPr="003E65B4" w:rsidRDefault="00B844CA" w:rsidP="009A52C8">
            <w:pPr>
              <w:pStyle w:val="TableText"/>
              <w:numPr>
                <w:ilvl w:val="0"/>
                <w:numId w:val="45"/>
              </w:numPr>
              <w:jc w:val="left"/>
            </w:pPr>
          </w:p>
        </w:tc>
        <w:tc>
          <w:tcPr>
            <w:tcW w:w="2458" w:type="dxa"/>
          </w:tcPr>
          <w:p w14:paraId="0CAE72E2" w14:textId="77777777" w:rsidR="00B844CA" w:rsidRDefault="00B844CA" w:rsidP="006B4773">
            <w:pPr>
              <w:pStyle w:val="TableText"/>
              <w:jc w:val="left"/>
            </w:pPr>
            <w:r>
              <w:t>Use preferred resource</w:t>
            </w:r>
          </w:p>
        </w:tc>
        <w:tc>
          <w:tcPr>
            <w:tcW w:w="6155" w:type="dxa"/>
          </w:tcPr>
          <w:p w14:paraId="0CAE72E3" w14:textId="77777777" w:rsidR="00B844CA" w:rsidRDefault="00B844CA" w:rsidP="006B4773">
            <w:pPr>
              <w:pStyle w:val="TableText"/>
              <w:jc w:val="left"/>
              <w:rPr>
                <w:rFonts w:cs="Arial"/>
              </w:rPr>
            </w:pPr>
            <w:r>
              <w:rPr>
                <w:rFonts w:cs="Arial"/>
              </w:rPr>
              <w:t>If possible a preferred engineer should be used.</w:t>
            </w:r>
          </w:p>
        </w:tc>
      </w:tr>
      <w:tr w:rsidR="008617C2" w:rsidRPr="003E65B4" w14:paraId="0CAE72E8" w14:textId="77777777" w:rsidTr="006B4773">
        <w:trPr>
          <w:cantSplit/>
        </w:trPr>
        <w:tc>
          <w:tcPr>
            <w:tcW w:w="612" w:type="dxa"/>
          </w:tcPr>
          <w:p w14:paraId="0CAE72E5" w14:textId="77777777" w:rsidR="008617C2" w:rsidRPr="003E65B4" w:rsidRDefault="008617C2" w:rsidP="009A52C8">
            <w:pPr>
              <w:pStyle w:val="TableText"/>
              <w:numPr>
                <w:ilvl w:val="0"/>
                <w:numId w:val="45"/>
              </w:numPr>
              <w:jc w:val="left"/>
            </w:pPr>
          </w:p>
        </w:tc>
        <w:tc>
          <w:tcPr>
            <w:tcW w:w="2458" w:type="dxa"/>
          </w:tcPr>
          <w:p w14:paraId="0CAE72E6" w14:textId="77777777" w:rsidR="008617C2" w:rsidRDefault="008617C2" w:rsidP="006B4773">
            <w:pPr>
              <w:pStyle w:val="TableText"/>
              <w:jc w:val="left"/>
            </w:pPr>
            <w:r>
              <w:t>Use cheapest resource</w:t>
            </w:r>
            <w:r w:rsidR="004B1376">
              <w:t xml:space="preserve"> type available</w:t>
            </w:r>
          </w:p>
        </w:tc>
        <w:tc>
          <w:tcPr>
            <w:tcW w:w="6155" w:type="dxa"/>
          </w:tcPr>
          <w:p w14:paraId="0CAE72E7" w14:textId="77777777" w:rsidR="008617C2" w:rsidRDefault="004B1376" w:rsidP="006B4773">
            <w:pPr>
              <w:pStyle w:val="TableText"/>
              <w:jc w:val="left"/>
              <w:rPr>
                <w:rFonts w:cs="Arial"/>
              </w:rPr>
            </w:pPr>
            <w:r>
              <w:rPr>
                <w:rFonts w:cs="Arial"/>
              </w:rPr>
              <w:t>When selecting a resource, cheaper resources are preferred.</w:t>
            </w:r>
          </w:p>
        </w:tc>
      </w:tr>
      <w:tr w:rsidR="00B844CA" w:rsidRPr="003E65B4" w14:paraId="0CAE72EC" w14:textId="77777777" w:rsidTr="006B4773">
        <w:trPr>
          <w:cantSplit/>
        </w:trPr>
        <w:tc>
          <w:tcPr>
            <w:tcW w:w="612" w:type="dxa"/>
          </w:tcPr>
          <w:p w14:paraId="0CAE72E9" w14:textId="77777777" w:rsidR="00B844CA" w:rsidRPr="003E65B4" w:rsidRDefault="00B844CA" w:rsidP="009A52C8">
            <w:pPr>
              <w:pStyle w:val="TableText"/>
              <w:numPr>
                <w:ilvl w:val="0"/>
                <w:numId w:val="45"/>
              </w:numPr>
              <w:jc w:val="left"/>
            </w:pPr>
          </w:p>
        </w:tc>
        <w:tc>
          <w:tcPr>
            <w:tcW w:w="2458" w:type="dxa"/>
          </w:tcPr>
          <w:p w14:paraId="0CAE72EA" w14:textId="77777777" w:rsidR="00B844CA" w:rsidRPr="003E65B4" w:rsidRDefault="00B844CA" w:rsidP="006B4773">
            <w:pPr>
              <w:pStyle w:val="TableText"/>
              <w:jc w:val="left"/>
            </w:pPr>
            <w:r>
              <w:t>Prefer FSE for PM</w:t>
            </w:r>
          </w:p>
        </w:tc>
        <w:tc>
          <w:tcPr>
            <w:tcW w:w="6155" w:type="dxa"/>
          </w:tcPr>
          <w:p w14:paraId="0CAE72EB" w14:textId="77777777" w:rsidR="00B844CA" w:rsidRPr="003E65B4" w:rsidRDefault="00B844CA" w:rsidP="006B4773">
            <w:pPr>
              <w:pStyle w:val="TableText"/>
              <w:jc w:val="left"/>
              <w:rPr>
                <w:rFonts w:cs="Arial"/>
              </w:rPr>
            </w:pPr>
            <w:r>
              <w:rPr>
                <w:rFonts w:cs="Arial"/>
              </w:rPr>
              <w:t xml:space="preserve">Assignment of a </w:t>
            </w:r>
            <w:r w:rsidR="003B3957">
              <w:rPr>
                <w:rFonts w:cs="Arial"/>
              </w:rPr>
              <w:t>Preventive</w:t>
            </w:r>
            <w:r>
              <w:rPr>
                <w:rFonts w:cs="Arial"/>
              </w:rPr>
              <w:t xml:space="preserve"> Maintenance task should be to a preferred Field Service Engineer. However, other types of resource may be assigned if a better schedule can be created.</w:t>
            </w:r>
          </w:p>
        </w:tc>
      </w:tr>
      <w:tr w:rsidR="00B844CA" w:rsidRPr="003E65B4" w14:paraId="0CAE72F0" w14:textId="77777777" w:rsidTr="006B4773">
        <w:trPr>
          <w:cantSplit/>
        </w:trPr>
        <w:tc>
          <w:tcPr>
            <w:tcW w:w="612" w:type="dxa"/>
          </w:tcPr>
          <w:p w14:paraId="0CAE72ED" w14:textId="77777777" w:rsidR="00B844CA" w:rsidRPr="003E65B4" w:rsidRDefault="00B844CA" w:rsidP="009A52C8">
            <w:pPr>
              <w:pStyle w:val="TableText"/>
              <w:numPr>
                <w:ilvl w:val="0"/>
                <w:numId w:val="45"/>
              </w:numPr>
              <w:jc w:val="left"/>
            </w:pPr>
          </w:p>
        </w:tc>
        <w:tc>
          <w:tcPr>
            <w:tcW w:w="2458" w:type="dxa"/>
          </w:tcPr>
          <w:p w14:paraId="0CAE72EE" w14:textId="77777777" w:rsidR="00B844CA" w:rsidRDefault="00B844CA" w:rsidP="006B4773">
            <w:pPr>
              <w:pStyle w:val="TableText"/>
              <w:jc w:val="left"/>
            </w:pPr>
            <w:r>
              <w:t>Prefer scheduling after the early start</w:t>
            </w:r>
          </w:p>
        </w:tc>
        <w:tc>
          <w:tcPr>
            <w:tcW w:w="6155" w:type="dxa"/>
          </w:tcPr>
          <w:p w14:paraId="0CAE72EF" w14:textId="77777777" w:rsidR="00B844CA" w:rsidRDefault="00B844CA" w:rsidP="00BB600B">
            <w:pPr>
              <w:pStyle w:val="TableText"/>
              <w:jc w:val="left"/>
              <w:rPr>
                <w:rFonts w:cs="Arial"/>
              </w:rPr>
            </w:pPr>
            <w:r>
              <w:rPr>
                <w:rFonts w:cs="Arial"/>
              </w:rPr>
              <w:t>Unless found necessary it is preferable that a task be scheduled after its early start.</w:t>
            </w:r>
            <w:r w:rsidR="00733882">
              <w:rPr>
                <w:rFonts w:cs="Arial"/>
              </w:rPr>
              <w:t xml:space="preserve"> Whilst there is </w:t>
            </w:r>
            <w:r w:rsidR="00BB600B">
              <w:rPr>
                <w:rFonts w:cs="Arial"/>
              </w:rPr>
              <w:t xml:space="preserve">also </w:t>
            </w:r>
            <w:r w:rsidR="00733882">
              <w:rPr>
                <w:rFonts w:cs="Arial"/>
              </w:rPr>
              <w:t xml:space="preserve">a rule for </w:t>
            </w:r>
            <w:r w:rsidR="00BB600B">
              <w:rPr>
                <w:rFonts w:cs="Arial"/>
              </w:rPr>
              <w:t>early start</w:t>
            </w:r>
            <w:r w:rsidR="00733882">
              <w:rPr>
                <w:rFonts w:cs="Arial"/>
              </w:rPr>
              <w:t xml:space="preserve">, </w:t>
            </w:r>
            <w:r w:rsidR="003B2784">
              <w:rPr>
                <w:rFonts w:cs="Arial"/>
              </w:rPr>
              <w:t>that rule may be de-activated in specific regions at which point this objective takes effect</w:t>
            </w:r>
            <w:r w:rsidR="00733882">
              <w:rPr>
                <w:rFonts w:cs="Arial"/>
              </w:rPr>
              <w:t>.</w:t>
            </w:r>
          </w:p>
        </w:tc>
      </w:tr>
      <w:tr w:rsidR="00B844CA" w:rsidRPr="003E65B4" w14:paraId="0CAE72F4" w14:textId="77777777" w:rsidTr="006B4773">
        <w:trPr>
          <w:cantSplit/>
        </w:trPr>
        <w:tc>
          <w:tcPr>
            <w:tcW w:w="612" w:type="dxa"/>
          </w:tcPr>
          <w:p w14:paraId="0CAE72F1" w14:textId="77777777" w:rsidR="00B844CA" w:rsidRPr="003E65B4" w:rsidRDefault="00B844CA" w:rsidP="009A52C8">
            <w:pPr>
              <w:pStyle w:val="TableText"/>
              <w:numPr>
                <w:ilvl w:val="0"/>
                <w:numId w:val="45"/>
              </w:numPr>
              <w:jc w:val="left"/>
            </w:pPr>
          </w:p>
        </w:tc>
        <w:tc>
          <w:tcPr>
            <w:tcW w:w="2458" w:type="dxa"/>
          </w:tcPr>
          <w:p w14:paraId="0CAE72F2" w14:textId="77777777" w:rsidR="00B844CA" w:rsidRDefault="00B844CA" w:rsidP="006B4773">
            <w:pPr>
              <w:pStyle w:val="TableText"/>
              <w:jc w:val="left"/>
            </w:pPr>
            <w:r>
              <w:t>Schedule as soon as possible</w:t>
            </w:r>
          </w:p>
        </w:tc>
        <w:tc>
          <w:tcPr>
            <w:tcW w:w="6155" w:type="dxa"/>
          </w:tcPr>
          <w:p w14:paraId="0CAE72F3" w14:textId="77777777" w:rsidR="00B844CA" w:rsidRDefault="00B844CA" w:rsidP="006B4773">
            <w:pPr>
              <w:pStyle w:val="TableText"/>
              <w:jc w:val="left"/>
              <w:rPr>
                <w:rFonts w:cs="Arial"/>
              </w:rPr>
            </w:pPr>
            <w:r>
              <w:rPr>
                <w:rFonts w:cs="Arial"/>
              </w:rPr>
              <w:t>Tasks should be scheduled earlier rather than later. This minimizes the likelihood of missing the task’s SLA due to the task being bumped by a higher priority task.</w:t>
            </w:r>
          </w:p>
        </w:tc>
      </w:tr>
    </w:tbl>
    <w:p w14:paraId="0CAE72F5" w14:textId="77777777" w:rsidR="00B844CA" w:rsidRDefault="00B844CA" w:rsidP="00B844CA">
      <w:pPr>
        <w:jc w:val="left"/>
      </w:pPr>
    </w:p>
    <w:p w14:paraId="0CAE72F6" w14:textId="77777777" w:rsidR="00B844CA" w:rsidRDefault="00B844CA" w:rsidP="00B844CA">
      <w:pPr>
        <w:jc w:val="left"/>
      </w:pPr>
      <w:r>
        <w:t>These objectives are also used by the automated scheduling processes to evaluate how effective entire schedules are, and therefore permit “better” over-all schedules to be selected and “worse” ones to be rejected.</w:t>
      </w:r>
    </w:p>
    <w:p w14:paraId="0CAE72F7" w14:textId="77777777" w:rsidR="000524E6" w:rsidRPr="00DD07B4" w:rsidRDefault="000524E6" w:rsidP="00B844CA">
      <w:pPr>
        <w:jc w:val="left"/>
        <w:rPr>
          <w:i/>
        </w:rPr>
      </w:pPr>
      <w:r w:rsidRPr="00DD07B4">
        <w:rPr>
          <w:i/>
        </w:rPr>
        <w:t>A relaxed set of rules can optionally be provided during later phases of the implementation if deemed useful</w:t>
      </w:r>
      <w:r w:rsidR="003B2784">
        <w:rPr>
          <w:i/>
        </w:rPr>
        <w:t xml:space="preserve">. These would be </w:t>
      </w:r>
      <w:r w:rsidR="00BB600B">
        <w:rPr>
          <w:i/>
        </w:rPr>
        <w:t xml:space="preserve">defined as a new logic domain and can </w:t>
      </w:r>
      <w:r w:rsidR="003B2784">
        <w:rPr>
          <w:i/>
        </w:rPr>
        <w:t xml:space="preserve">applied by additionally specifying the alternative logic domain as part of </w:t>
      </w:r>
      <w:r w:rsidR="00BB600B">
        <w:rPr>
          <w:i/>
        </w:rPr>
        <w:t>an</w:t>
      </w:r>
      <w:r w:rsidR="003B2784">
        <w:rPr>
          <w:i/>
        </w:rPr>
        <w:t xml:space="preserve"> appointment booking request</w:t>
      </w:r>
      <w:r w:rsidR="00BB600B">
        <w:rPr>
          <w:i/>
        </w:rPr>
        <w:t>, for example</w:t>
      </w:r>
      <w:r w:rsidRPr="00DD07B4">
        <w:rPr>
          <w:i/>
        </w:rPr>
        <w:t>.</w:t>
      </w:r>
    </w:p>
    <w:p w14:paraId="0CAE72F8" w14:textId="77777777" w:rsidR="00B844CA" w:rsidRDefault="00B844CA" w:rsidP="00B844CA">
      <w:pPr>
        <w:pStyle w:val="Heading2"/>
      </w:pPr>
      <w:bookmarkStart w:id="4795" w:name="_Ref363232251"/>
      <w:bookmarkStart w:id="4796" w:name="_Ref363232427"/>
      <w:bookmarkStart w:id="4797" w:name="_Toc425500383"/>
      <w:commentRangeStart w:id="4798"/>
      <w:r>
        <w:t>Appointment Booking</w:t>
      </w:r>
      <w:bookmarkEnd w:id="4795"/>
      <w:bookmarkEnd w:id="4796"/>
      <w:commentRangeEnd w:id="4798"/>
      <w:r w:rsidR="004D5DB2">
        <w:rPr>
          <w:rStyle w:val="CommentReference"/>
          <w:rFonts w:asciiTheme="minorHAnsi" w:hAnsiTheme="minorHAnsi" w:cs="Times New Roman"/>
          <w:b w:val="0"/>
          <w:color w:val="404040" w:themeColor="text1" w:themeTint="BF"/>
        </w:rPr>
        <w:commentReference w:id="4798"/>
      </w:r>
      <w:bookmarkEnd w:id="4797"/>
    </w:p>
    <w:p w14:paraId="0CAE72F9" w14:textId="77777777" w:rsidR="00B844CA" w:rsidRDefault="00B844CA" w:rsidP="00B844CA">
      <w:r>
        <w:t>The following profiles are available for appointment booking purposes.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2458"/>
        <w:gridCol w:w="6155"/>
      </w:tblGrid>
      <w:tr w:rsidR="00B844CA" w:rsidRPr="003E65B4" w14:paraId="0CAE72FD" w14:textId="77777777" w:rsidTr="006B4773">
        <w:trPr>
          <w:cantSplit/>
          <w:tblHeader/>
        </w:trPr>
        <w:tc>
          <w:tcPr>
            <w:tcW w:w="612" w:type="dxa"/>
            <w:shd w:val="clear" w:color="auto" w:fill="1F497D" w:themeFill="text2"/>
          </w:tcPr>
          <w:p w14:paraId="0CAE72FA" w14:textId="77777777" w:rsidR="00B844CA" w:rsidRPr="003E65B4" w:rsidRDefault="00B844CA" w:rsidP="006B4773">
            <w:pPr>
              <w:pStyle w:val="TableHeading"/>
              <w:jc w:val="left"/>
            </w:pPr>
            <w:r w:rsidRPr="003E65B4">
              <w:t>#</w:t>
            </w:r>
          </w:p>
        </w:tc>
        <w:tc>
          <w:tcPr>
            <w:tcW w:w="2458" w:type="dxa"/>
            <w:shd w:val="clear" w:color="auto" w:fill="1F497D" w:themeFill="text2"/>
          </w:tcPr>
          <w:p w14:paraId="0CAE72FB" w14:textId="77777777" w:rsidR="00B844CA" w:rsidRPr="003E65B4" w:rsidRDefault="00B844CA" w:rsidP="006B4773">
            <w:pPr>
              <w:pStyle w:val="TableHeading"/>
              <w:jc w:val="left"/>
            </w:pPr>
            <w:r>
              <w:t>Profile Name</w:t>
            </w:r>
          </w:p>
        </w:tc>
        <w:tc>
          <w:tcPr>
            <w:tcW w:w="6155" w:type="dxa"/>
            <w:shd w:val="clear" w:color="auto" w:fill="1F497D" w:themeFill="text2"/>
          </w:tcPr>
          <w:p w14:paraId="0CAE72FC" w14:textId="77777777" w:rsidR="00B844CA" w:rsidRPr="003E65B4" w:rsidRDefault="00B844CA" w:rsidP="006B4773">
            <w:pPr>
              <w:pStyle w:val="TableHeading"/>
              <w:jc w:val="left"/>
            </w:pPr>
            <w:r>
              <w:t>Description</w:t>
            </w:r>
          </w:p>
        </w:tc>
      </w:tr>
      <w:tr w:rsidR="00B844CA" w:rsidRPr="003E65B4" w14:paraId="0CAE7301" w14:textId="77777777" w:rsidTr="006B4773">
        <w:trPr>
          <w:cantSplit/>
        </w:trPr>
        <w:tc>
          <w:tcPr>
            <w:tcW w:w="612" w:type="dxa"/>
          </w:tcPr>
          <w:p w14:paraId="0CAE72FE" w14:textId="77777777" w:rsidR="00B844CA" w:rsidRPr="003E65B4" w:rsidRDefault="00B844CA" w:rsidP="009A52C8">
            <w:pPr>
              <w:pStyle w:val="TableText"/>
              <w:numPr>
                <w:ilvl w:val="0"/>
                <w:numId w:val="46"/>
              </w:numPr>
              <w:jc w:val="left"/>
            </w:pPr>
          </w:p>
        </w:tc>
        <w:tc>
          <w:tcPr>
            <w:tcW w:w="2458" w:type="dxa"/>
          </w:tcPr>
          <w:p w14:paraId="0CAE72FF" w14:textId="77777777" w:rsidR="00B844CA" w:rsidRPr="003E65B4" w:rsidRDefault="00B844CA" w:rsidP="006B4773">
            <w:pPr>
              <w:pStyle w:val="TableText"/>
              <w:jc w:val="left"/>
            </w:pPr>
            <w:r>
              <w:t>ONE HOUR</w:t>
            </w:r>
          </w:p>
        </w:tc>
        <w:tc>
          <w:tcPr>
            <w:tcW w:w="6155" w:type="dxa"/>
          </w:tcPr>
          <w:p w14:paraId="0CAE7300" w14:textId="77777777" w:rsidR="00B844CA" w:rsidRPr="003E65B4" w:rsidRDefault="00B844CA" w:rsidP="00DD07B4">
            <w:pPr>
              <w:pStyle w:val="TableText"/>
              <w:jc w:val="left"/>
              <w:rPr>
                <w:rFonts w:cs="Arial"/>
              </w:rPr>
            </w:pPr>
            <w:r>
              <w:rPr>
                <w:rFonts w:cs="Arial"/>
              </w:rPr>
              <w:t xml:space="preserve">Provides one hour appointment slots </w:t>
            </w:r>
            <w:r w:rsidR="00DD07B4">
              <w:rPr>
                <w:rFonts w:cs="Arial"/>
              </w:rPr>
              <w:t>throughout the day</w:t>
            </w:r>
            <w:r>
              <w:rPr>
                <w:rFonts w:cs="Arial"/>
              </w:rPr>
              <w:t xml:space="preserve"> in one hour steps (i.e. </w:t>
            </w:r>
            <w:r w:rsidR="00DD07B4">
              <w:rPr>
                <w:rFonts w:cs="Arial"/>
              </w:rPr>
              <w:t xml:space="preserve">00:00-01:00, 01:00-02:00, …, </w:t>
            </w:r>
            <w:r>
              <w:rPr>
                <w:rFonts w:cs="Arial"/>
              </w:rPr>
              <w:t xml:space="preserve">08:00-09:00, 09:00-10:00, …, </w:t>
            </w:r>
            <w:r w:rsidR="00DD07B4">
              <w:rPr>
                <w:rFonts w:cs="Arial"/>
              </w:rPr>
              <w:t>23</w:t>
            </w:r>
            <w:r>
              <w:rPr>
                <w:rFonts w:cs="Arial"/>
              </w:rPr>
              <w:t>:00-</w:t>
            </w:r>
            <w:r w:rsidR="00DD07B4">
              <w:rPr>
                <w:rFonts w:cs="Arial"/>
              </w:rPr>
              <w:t>00</w:t>
            </w:r>
            <w:r>
              <w:rPr>
                <w:rFonts w:cs="Arial"/>
              </w:rPr>
              <w:t>:00).</w:t>
            </w:r>
          </w:p>
        </w:tc>
      </w:tr>
      <w:tr w:rsidR="00813620" w:rsidRPr="003E65B4" w14:paraId="0CAE7305" w14:textId="77777777" w:rsidTr="006B4773">
        <w:trPr>
          <w:cantSplit/>
        </w:trPr>
        <w:tc>
          <w:tcPr>
            <w:tcW w:w="612" w:type="dxa"/>
          </w:tcPr>
          <w:p w14:paraId="0CAE7302" w14:textId="77777777" w:rsidR="00813620" w:rsidRPr="003E65B4" w:rsidRDefault="00813620" w:rsidP="009A52C8">
            <w:pPr>
              <w:pStyle w:val="TableText"/>
              <w:numPr>
                <w:ilvl w:val="0"/>
                <w:numId w:val="46"/>
              </w:numPr>
              <w:jc w:val="left"/>
            </w:pPr>
          </w:p>
        </w:tc>
        <w:tc>
          <w:tcPr>
            <w:tcW w:w="2458" w:type="dxa"/>
          </w:tcPr>
          <w:p w14:paraId="0CAE7303" w14:textId="77777777" w:rsidR="00813620" w:rsidRDefault="00813620" w:rsidP="006B4773">
            <w:pPr>
              <w:pStyle w:val="TableText"/>
              <w:jc w:val="left"/>
            </w:pPr>
            <w:r>
              <w:t>TWO HOURS</w:t>
            </w:r>
          </w:p>
        </w:tc>
        <w:tc>
          <w:tcPr>
            <w:tcW w:w="6155" w:type="dxa"/>
          </w:tcPr>
          <w:p w14:paraId="0CAE7304" w14:textId="77777777" w:rsidR="00813620" w:rsidRDefault="00DD07B4" w:rsidP="00DD07B4">
            <w:pPr>
              <w:pStyle w:val="TableText"/>
              <w:jc w:val="left"/>
              <w:rPr>
                <w:rFonts w:cs="Arial"/>
              </w:rPr>
            </w:pPr>
            <w:r>
              <w:rPr>
                <w:rFonts w:cs="Arial"/>
              </w:rPr>
              <w:t>Provides two hour appointment slots</w:t>
            </w:r>
            <w:r w:rsidR="00813620">
              <w:rPr>
                <w:rFonts w:cs="Arial"/>
              </w:rPr>
              <w:t>.</w:t>
            </w:r>
            <w:r>
              <w:rPr>
                <w:rFonts w:cs="Arial"/>
              </w:rPr>
              <w:t xml:space="preserve"> Throughout the day in one hour steps (i.e. 00:00-02:00, 01:00-03:00, …, 08:00-10:00, 09:00-11:00, …, 22:00-00:00).</w:t>
            </w:r>
          </w:p>
        </w:tc>
      </w:tr>
      <w:tr w:rsidR="00B844CA" w:rsidRPr="003E65B4" w14:paraId="0CAE730A" w14:textId="77777777" w:rsidTr="006B4773">
        <w:trPr>
          <w:cantSplit/>
        </w:trPr>
        <w:tc>
          <w:tcPr>
            <w:tcW w:w="612" w:type="dxa"/>
          </w:tcPr>
          <w:p w14:paraId="0CAE7306" w14:textId="77777777" w:rsidR="00B844CA" w:rsidRPr="003E65B4" w:rsidRDefault="00B844CA" w:rsidP="009A52C8">
            <w:pPr>
              <w:pStyle w:val="TableText"/>
              <w:numPr>
                <w:ilvl w:val="0"/>
                <w:numId w:val="46"/>
              </w:numPr>
              <w:jc w:val="left"/>
            </w:pPr>
          </w:p>
        </w:tc>
        <w:tc>
          <w:tcPr>
            <w:tcW w:w="2458" w:type="dxa"/>
          </w:tcPr>
          <w:p w14:paraId="0CAE7307" w14:textId="77777777" w:rsidR="00B844CA" w:rsidRDefault="00B844CA" w:rsidP="006B4773">
            <w:pPr>
              <w:pStyle w:val="TableText"/>
              <w:jc w:val="left"/>
            </w:pPr>
            <w:r>
              <w:t>AM/PM</w:t>
            </w:r>
          </w:p>
        </w:tc>
        <w:tc>
          <w:tcPr>
            <w:tcW w:w="6155" w:type="dxa"/>
          </w:tcPr>
          <w:p w14:paraId="0CAE7308" w14:textId="77777777" w:rsidR="00BB600B" w:rsidRDefault="00B844CA" w:rsidP="003B2784">
            <w:pPr>
              <w:pStyle w:val="TableText"/>
              <w:jc w:val="left"/>
              <w:rPr>
                <w:rFonts w:cs="Arial"/>
              </w:rPr>
            </w:pPr>
            <w:r>
              <w:rPr>
                <w:rFonts w:cs="Arial"/>
              </w:rPr>
              <w:t xml:space="preserve">Provides two appointment slots </w:t>
            </w:r>
            <w:r w:rsidR="009852DC">
              <w:rPr>
                <w:rFonts w:cs="Arial"/>
              </w:rPr>
              <w:t xml:space="preserve">for nominal morning and afternoon appointments </w:t>
            </w:r>
            <w:r>
              <w:rPr>
                <w:rFonts w:cs="Arial"/>
              </w:rPr>
              <w:t>(i.e. 08:</w:t>
            </w:r>
            <w:r w:rsidR="009852DC">
              <w:rPr>
                <w:rFonts w:cs="Arial"/>
              </w:rPr>
              <w:t>3</w:t>
            </w:r>
            <w:r>
              <w:rPr>
                <w:rFonts w:cs="Arial"/>
              </w:rPr>
              <w:t>0-13:00 and 12:00-17:00).</w:t>
            </w:r>
          </w:p>
          <w:p w14:paraId="0CAE7309" w14:textId="77777777" w:rsidR="00690AE8" w:rsidRDefault="003B2784" w:rsidP="003B2784">
            <w:pPr>
              <w:pStyle w:val="TableText"/>
              <w:jc w:val="left"/>
              <w:rPr>
                <w:rFonts w:cs="Arial"/>
              </w:rPr>
            </w:pPr>
            <w:r>
              <w:rPr>
                <w:rFonts w:cs="Arial"/>
              </w:rPr>
              <w:t>Note that alternative definitions of the two slots may be required in certain regions.</w:t>
            </w:r>
          </w:p>
        </w:tc>
      </w:tr>
    </w:tbl>
    <w:p w14:paraId="0CAE730B" w14:textId="77777777" w:rsidR="00B844CA" w:rsidRDefault="00B844CA" w:rsidP="00B844CA"/>
    <w:p w14:paraId="0CAE730C" w14:textId="77777777" w:rsidR="00730464" w:rsidRPr="00B24128" w:rsidRDefault="00730464" w:rsidP="00B844CA">
      <w:pPr>
        <w:rPr>
          <w:i/>
          <w:color w:val="auto"/>
        </w:rPr>
      </w:pPr>
      <w:r w:rsidRPr="00B24128">
        <w:rPr>
          <w:i/>
          <w:color w:val="auto"/>
        </w:rPr>
        <w:lastRenderedPageBreak/>
        <w:t>For some regions, for example Spain</w:t>
      </w:r>
      <w:r w:rsidR="00BB600B">
        <w:rPr>
          <w:i/>
          <w:color w:val="auto"/>
        </w:rPr>
        <w:t>,</w:t>
      </w:r>
      <w:r w:rsidRPr="00B24128">
        <w:rPr>
          <w:i/>
          <w:color w:val="auto"/>
        </w:rPr>
        <w:t xml:space="preserve"> AM/PM i</w:t>
      </w:r>
      <w:r w:rsidR="00BB600B">
        <w:rPr>
          <w:i/>
          <w:color w:val="auto"/>
        </w:rPr>
        <w:t>s</w:t>
      </w:r>
      <w:r w:rsidRPr="00B24128">
        <w:rPr>
          <w:i/>
          <w:color w:val="auto"/>
        </w:rPr>
        <w:t xml:space="preserve"> defined differently </w:t>
      </w:r>
      <w:r w:rsidR="00CB7518">
        <w:rPr>
          <w:i/>
          <w:color w:val="auto"/>
        </w:rPr>
        <w:t xml:space="preserve">compared with the above specification </w:t>
      </w:r>
      <w:r w:rsidRPr="00B24128">
        <w:rPr>
          <w:i/>
          <w:color w:val="auto"/>
        </w:rPr>
        <w:t>and may require additional profiles.</w:t>
      </w:r>
    </w:p>
    <w:p w14:paraId="0CAE730D" w14:textId="77777777" w:rsidR="00B844CA" w:rsidRPr="003E65B4" w:rsidRDefault="00B844CA" w:rsidP="00B844CA">
      <w:pPr>
        <w:jc w:val="left"/>
      </w:pPr>
      <w:r>
        <w:t xml:space="preserve">Appointment booking is customized in this solution such that the integration permits indication as to whether non-working time (identified by the District’s calendar) should be accounted for when calculating the derived times for the task. </w:t>
      </w:r>
    </w:p>
    <w:p w14:paraId="0CAE730E" w14:textId="77777777" w:rsidR="002142FC" w:rsidRDefault="002142FC">
      <w:pPr>
        <w:spacing w:after="0" w:line="240" w:lineRule="auto"/>
        <w:jc w:val="left"/>
      </w:pPr>
      <w:r>
        <w:br w:type="page"/>
      </w:r>
    </w:p>
    <w:p w14:paraId="0CAE730F" w14:textId="77777777" w:rsidR="002142FC" w:rsidRPr="003E65B4" w:rsidRDefault="002142FC" w:rsidP="002142FC">
      <w:pPr>
        <w:pStyle w:val="Heading1"/>
        <w:tabs>
          <w:tab w:val="clear" w:pos="432"/>
          <w:tab w:val="num" w:pos="630"/>
        </w:tabs>
        <w:ind w:left="630" w:hanging="630"/>
        <w:jc w:val="left"/>
      </w:pPr>
      <w:bookmarkStart w:id="4799" w:name="_Toc536247822"/>
      <w:bookmarkStart w:id="4800" w:name="_Toc536248584"/>
      <w:bookmarkStart w:id="4801" w:name="_Toc536498870"/>
      <w:bookmarkStart w:id="4802" w:name="_Toc536498992"/>
      <w:bookmarkStart w:id="4803" w:name="_Toc50367556"/>
      <w:bookmarkStart w:id="4804" w:name="_Toc50690928"/>
      <w:bookmarkStart w:id="4805" w:name="_Toc50691080"/>
      <w:bookmarkStart w:id="4806" w:name="_Toc50693774"/>
      <w:bookmarkStart w:id="4807" w:name="_Toc50723247"/>
      <w:bookmarkStart w:id="4808" w:name="_Toc50770011"/>
      <w:bookmarkStart w:id="4809" w:name="_Toc50771778"/>
      <w:bookmarkStart w:id="4810" w:name="_Toc50774203"/>
      <w:bookmarkStart w:id="4811" w:name="_Toc51038009"/>
      <w:bookmarkStart w:id="4812" w:name="_Toc51059243"/>
      <w:bookmarkStart w:id="4813" w:name="_Toc64696259"/>
      <w:bookmarkStart w:id="4814" w:name="_Toc65911718"/>
      <w:bookmarkStart w:id="4815" w:name="_Toc76456552"/>
      <w:bookmarkStart w:id="4816" w:name="_Ref192566297"/>
      <w:bookmarkStart w:id="4817" w:name="_Ref192566358"/>
      <w:bookmarkStart w:id="4818" w:name="_Ref201460354"/>
      <w:bookmarkStart w:id="4819" w:name="_Toc332982042"/>
      <w:bookmarkStart w:id="4820" w:name="_Toc425500384"/>
      <w:bookmarkStart w:id="4821" w:name="_Toc480332759"/>
      <w:bookmarkStart w:id="4822" w:name="_Toc480515715"/>
      <w:bookmarkStart w:id="4823" w:name="_Toc480688306"/>
      <w:bookmarkStart w:id="4824" w:name="_Toc480691067"/>
      <w:bookmarkStart w:id="4825" w:name="_Toc480863368"/>
      <w:bookmarkStart w:id="4826" w:name="_Toc481228822"/>
      <w:bookmarkStart w:id="4827" w:name="_Toc481229388"/>
      <w:r w:rsidRPr="003E65B4">
        <w:lastRenderedPageBreak/>
        <w:t>Scheduling Methods</w:t>
      </w:r>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p>
    <w:p w14:paraId="0CAE7310" w14:textId="77777777" w:rsidR="002142FC" w:rsidRPr="003E65B4" w:rsidRDefault="002142FC" w:rsidP="002142FC">
      <w:pPr>
        <w:jc w:val="left"/>
      </w:pPr>
      <w:bookmarkStart w:id="4828" w:name="_Toc534093975"/>
      <w:bookmarkStart w:id="4829" w:name="_Toc536247827"/>
      <w:bookmarkStart w:id="4830" w:name="_Toc536248589"/>
      <w:bookmarkStart w:id="4831" w:name="_Toc536498875"/>
      <w:bookmarkStart w:id="4832" w:name="_Toc536498997"/>
      <w:bookmarkStart w:id="4833" w:name="_Toc50367561"/>
      <w:bookmarkStart w:id="4834" w:name="_Toc50690935"/>
      <w:bookmarkStart w:id="4835" w:name="_Toc50691087"/>
      <w:bookmarkStart w:id="4836" w:name="_Toc50693781"/>
      <w:bookmarkStart w:id="4837" w:name="_Toc50723254"/>
      <w:bookmarkStart w:id="4838" w:name="_Toc50770018"/>
      <w:bookmarkStart w:id="4839" w:name="_Toc50771785"/>
      <w:bookmarkStart w:id="4840" w:name="_Toc50774210"/>
      <w:bookmarkStart w:id="4841" w:name="_Toc51038017"/>
      <w:bookmarkStart w:id="4842" w:name="_Toc51059250"/>
      <w:r w:rsidRPr="00981E04">
        <w:t>This section describes the different scheduling components that will be part of the solution provided to GEHC. The intention of this chapter is not to describe the functional components of ClickSchedule, but rather to demonstrate how the specific scheduling components will be used for supporting GEHC’s business events and the business decisions that will need to be made</w:t>
      </w:r>
      <w:r w:rsidRPr="003E65B4">
        <w:t>.</w:t>
      </w:r>
    </w:p>
    <w:p w14:paraId="0CAE7311" w14:textId="77777777" w:rsidR="002142FC" w:rsidRPr="003E65B4" w:rsidRDefault="002142FC" w:rsidP="002142FC">
      <w:pPr>
        <w:pStyle w:val="Heading2"/>
        <w:tabs>
          <w:tab w:val="clear" w:pos="576"/>
          <w:tab w:val="num" w:pos="720"/>
        </w:tabs>
        <w:ind w:left="720" w:hanging="720"/>
        <w:jc w:val="left"/>
      </w:pPr>
      <w:bookmarkStart w:id="4843" w:name="_Toc197414897"/>
      <w:bookmarkStart w:id="4844" w:name="_Ref217139564"/>
      <w:bookmarkStart w:id="4845" w:name="_Ref217139567"/>
      <w:bookmarkStart w:id="4846" w:name="_Ref223072327"/>
      <w:bookmarkStart w:id="4847" w:name="_Toc332982043"/>
      <w:bookmarkStart w:id="4848" w:name="_Toc425500385"/>
      <w:bookmarkStart w:id="4849" w:name="_Ref62275658"/>
      <w:bookmarkStart w:id="4850" w:name="_Toc64696262"/>
      <w:bookmarkStart w:id="4851" w:name="_Toc65911721"/>
      <w:bookmarkStart w:id="4852" w:name="_Toc76456554"/>
      <w:bookmarkStart w:id="4853" w:name="_Ref192565118"/>
      <w:bookmarkStart w:id="4854" w:name="_Ref62275861"/>
      <w:bookmarkStart w:id="4855" w:name="_Ref62276053"/>
      <w:bookmarkStart w:id="4856" w:name="_Ref62276097"/>
      <w:bookmarkStart w:id="4857" w:name="_Toc64696264"/>
      <w:bookmarkStart w:id="4858" w:name="_Toc65911723"/>
      <w:bookmarkStart w:id="4859" w:name="_Toc76456560"/>
      <w:bookmarkStart w:id="4860" w:name="_Ref192566267"/>
      <w:r w:rsidRPr="003E65B4">
        <w:t>Appointment Booking</w:t>
      </w:r>
      <w:bookmarkEnd w:id="4843"/>
      <w:bookmarkEnd w:id="4844"/>
      <w:bookmarkEnd w:id="4845"/>
      <w:bookmarkEnd w:id="4846"/>
      <w:bookmarkEnd w:id="4847"/>
      <w:bookmarkEnd w:id="4848"/>
      <w:r w:rsidRPr="003E65B4">
        <w:t xml:space="preserve"> </w:t>
      </w:r>
    </w:p>
    <w:bookmarkEnd w:id="4849"/>
    <w:bookmarkEnd w:id="4850"/>
    <w:bookmarkEnd w:id="4851"/>
    <w:bookmarkEnd w:id="4852"/>
    <w:bookmarkEnd w:id="4853"/>
    <w:p w14:paraId="0CAE7312" w14:textId="77777777" w:rsidR="002142FC" w:rsidRPr="00B27EBD" w:rsidRDefault="002142FC" w:rsidP="002142FC">
      <w:pPr>
        <w:jc w:val="left"/>
      </w:pPr>
      <w:r w:rsidRPr="00B27EBD">
        <w:t xml:space="preserve">An Appointment (time window) commitment will be offered to customers who require a specific time window for the FSE arrival. The available appointment options will be presented as a set of timeslots from which the required appointment may be chosen. Available time windows will be returned using ClickSchedule’s Appointment Booking search, which will use time windows profiles as described in section </w:t>
      </w:r>
      <w:r w:rsidR="00690AE8">
        <w:fldChar w:fldCharType="begin"/>
      </w:r>
      <w:r w:rsidR="00690AE8">
        <w:instrText xml:space="preserve"> REF _Ref363232427 \r \h </w:instrText>
      </w:r>
      <w:r w:rsidR="00690AE8">
        <w:fldChar w:fldCharType="separate"/>
      </w:r>
      <w:r w:rsidR="00EA7CED">
        <w:t>7.2</w:t>
      </w:r>
      <w:r w:rsidR="00690AE8">
        <w:fldChar w:fldCharType="end"/>
      </w:r>
      <w:r w:rsidRPr="00B27EBD">
        <w:t>.</w:t>
      </w:r>
    </w:p>
    <w:p w14:paraId="0CAE7313" w14:textId="77777777" w:rsidR="002142FC" w:rsidRPr="00B27EBD" w:rsidRDefault="002142FC" w:rsidP="002142FC">
      <w:pPr>
        <w:jc w:val="left"/>
      </w:pPr>
      <w:r w:rsidRPr="00B27EBD">
        <w:t xml:space="preserve">The ClickSchedule Appointment Booking mechanism will search for all time slots which are available within the Response Period.  The Response Period is the time span between the earliest point at which the work can start and the latest point at which the work can start and still be within the contractually agreed response time as illustrated in the following diagram. </w:t>
      </w:r>
    </w:p>
    <w:p w14:paraId="0CAE7314" w14:textId="77777777" w:rsidR="002142FC" w:rsidRPr="0063431F" w:rsidRDefault="002142FC" w:rsidP="002142FC">
      <w:pPr>
        <w:jc w:val="left"/>
      </w:pPr>
      <w:r w:rsidRPr="0063431F">
        <w:rPr>
          <w:noProof/>
          <w:lang w:val="en-US"/>
        </w:rPr>
        <w:drawing>
          <wp:inline distT="0" distB="0" distL="0" distR="0" wp14:anchorId="0CAE76C6" wp14:editId="0CAE76C7">
            <wp:extent cx="3938166" cy="1258784"/>
            <wp:effectExtent l="0" t="0" r="5715"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53656" cy="1263735"/>
                    </a:xfrm>
                    <a:prstGeom prst="rect">
                      <a:avLst/>
                    </a:prstGeom>
                    <a:noFill/>
                  </pic:spPr>
                </pic:pic>
              </a:graphicData>
            </a:graphic>
          </wp:inline>
        </w:drawing>
      </w:r>
    </w:p>
    <w:p w14:paraId="0CAE7315" w14:textId="77777777" w:rsidR="002142FC" w:rsidRPr="0063431F" w:rsidRDefault="002142FC" w:rsidP="002142FC">
      <w:pPr>
        <w:pStyle w:val="Caption"/>
        <w:jc w:val="left"/>
      </w:pPr>
      <w:r w:rsidRPr="0063431F">
        <w:t xml:space="preserve">Figure </w:t>
      </w:r>
      <w:r w:rsidR="001E0D06">
        <w:fldChar w:fldCharType="begin"/>
      </w:r>
      <w:r w:rsidR="001E0D06">
        <w:instrText xml:space="preserve"> SEQ Figure \* ARABIC </w:instrText>
      </w:r>
      <w:r w:rsidR="001E0D06">
        <w:fldChar w:fldCharType="separate"/>
      </w:r>
      <w:r w:rsidR="00B263B3">
        <w:rPr>
          <w:noProof/>
        </w:rPr>
        <w:t>6</w:t>
      </w:r>
      <w:r w:rsidR="001E0D06">
        <w:rPr>
          <w:noProof/>
        </w:rPr>
        <w:fldChar w:fldCharType="end"/>
      </w:r>
      <w:r w:rsidRPr="0063431F">
        <w:t xml:space="preserve"> – Determining an “Appointment Commitment”</w:t>
      </w:r>
    </w:p>
    <w:p w14:paraId="0CAE7316" w14:textId="77777777" w:rsidR="00690AE8" w:rsidRPr="0063431F" w:rsidRDefault="00690AE8" w:rsidP="00690AE8">
      <w:pPr>
        <w:jc w:val="left"/>
      </w:pPr>
      <w:r>
        <w:t>Where necessary the appointment booking request can include multiple, related tasks (e.g. part pickup and primary job tasks). Doing this ensures that the appointment slots returned are appropriate for the entire sequence of tasks.</w:t>
      </w:r>
    </w:p>
    <w:p w14:paraId="0CAE7317" w14:textId="77777777" w:rsidR="002142FC" w:rsidRPr="003E65B4" w:rsidRDefault="002142FC" w:rsidP="002142FC">
      <w:pPr>
        <w:pStyle w:val="Heading2"/>
        <w:tabs>
          <w:tab w:val="clear" w:pos="576"/>
          <w:tab w:val="num" w:pos="720"/>
        </w:tabs>
        <w:ind w:left="720" w:hanging="720"/>
        <w:jc w:val="left"/>
      </w:pPr>
      <w:bookmarkStart w:id="4861" w:name="_Ref217633430"/>
      <w:bookmarkStart w:id="4862" w:name="_Ref217633437"/>
      <w:bookmarkStart w:id="4863" w:name="_Toc332982046"/>
      <w:bookmarkStart w:id="4864" w:name="_Toc425500386"/>
      <w:r w:rsidRPr="003E65B4">
        <w:t>Background Optimization</w:t>
      </w:r>
      <w:bookmarkEnd w:id="4854"/>
      <w:bookmarkEnd w:id="4855"/>
      <w:bookmarkEnd w:id="4856"/>
      <w:bookmarkEnd w:id="4857"/>
      <w:bookmarkEnd w:id="4858"/>
      <w:bookmarkEnd w:id="4859"/>
      <w:bookmarkEnd w:id="4860"/>
      <w:r w:rsidRPr="003E65B4">
        <w:t xml:space="preserve"> (BGO)</w:t>
      </w:r>
      <w:bookmarkEnd w:id="4861"/>
      <w:bookmarkEnd w:id="4862"/>
      <w:bookmarkEnd w:id="4863"/>
      <w:bookmarkEnd w:id="4864"/>
    </w:p>
    <w:p w14:paraId="0CAE7318" w14:textId="77777777" w:rsidR="002142FC" w:rsidRPr="003E65B4" w:rsidRDefault="002142FC" w:rsidP="002142FC">
      <w:pPr>
        <w:jc w:val="left"/>
      </w:pPr>
      <w:r w:rsidRPr="003E65B4">
        <w:t xml:space="preserve">The </w:t>
      </w:r>
      <w:r>
        <w:t xml:space="preserve">ClickSoftware </w:t>
      </w:r>
      <w:r w:rsidRPr="003E65B4">
        <w:t xml:space="preserve">background </w:t>
      </w:r>
      <w:r>
        <w:t>optimiz</w:t>
      </w:r>
      <w:r w:rsidRPr="003E65B4">
        <w:t xml:space="preserve">er (BGO) further refines the schedule by continually re-evaluating the </w:t>
      </w:r>
      <w:r>
        <w:t xml:space="preserve">overall </w:t>
      </w:r>
      <w:r w:rsidRPr="003E65B4">
        <w:t xml:space="preserve">schedule throughout the day and night. The background </w:t>
      </w:r>
      <w:r>
        <w:t>optimiz</w:t>
      </w:r>
      <w:r w:rsidRPr="003E65B4">
        <w:t xml:space="preserve">er uses the scheduling logic described in the </w:t>
      </w:r>
      <w:r>
        <w:fldChar w:fldCharType="begin"/>
      </w:r>
      <w:r>
        <w:instrText xml:space="preserve"> REF _Ref192478195 \h  \* MERGEFORMAT </w:instrText>
      </w:r>
      <w:r>
        <w:fldChar w:fldCharType="separate"/>
      </w:r>
      <w:r w:rsidR="00EA7CED" w:rsidRPr="00CD0627">
        <w:t>Scheduling</w:t>
      </w:r>
      <w:r w:rsidR="00EA7CED" w:rsidRPr="003E65B4">
        <w:t xml:space="preserve"> Policies</w:t>
      </w:r>
      <w:r>
        <w:fldChar w:fldCharType="end"/>
      </w:r>
      <w:r w:rsidRPr="003E65B4">
        <w:t xml:space="preserve"> chapter to achieve a well </w:t>
      </w:r>
      <w:r>
        <w:t>optimiz</w:t>
      </w:r>
      <w:r w:rsidRPr="003E65B4">
        <w:t xml:space="preserve">ed schedule, by improving the efficiency of the currently scheduled tasks and ‘fitting’ additional (unscheduled) tasks into </w:t>
      </w:r>
      <w:r>
        <w:t xml:space="preserve">gaps in </w:t>
      </w:r>
      <w:r w:rsidRPr="003E65B4">
        <w:t>the schedule.</w:t>
      </w:r>
      <w:r>
        <w:t xml:space="preserve"> </w:t>
      </w:r>
    </w:p>
    <w:p w14:paraId="0CAE7319" w14:textId="77777777" w:rsidR="002142FC" w:rsidRPr="003E65B4" w:rsidRDefault="002142FC" w:rsidP="002142FC">
      <w:pPr>
        <w:jc w:val="left"/>
      </w:pPr>
      <w:r w:rsidRPr="003E65B4">
        <w:t xml:space="preserve">The background </w:t>
      </w:r>
      <w:r>
        <w:t>optimiz</w:t>
      </w:r>
      <w:r w:rsidRPr="003E65B4">
        <w:t>ation process functions by examining sections of the schedule</w:t>
      </w:r>
      <w:r>
        <w:t xml:space="preserve">, formulating </w:t>
      </w:r>
      <w:r w:rsidRPr="003E65B4">
        <w:t xml:space="preserve">new </w:t>
      </w:r>
      <w:r>
        <w:t>potential</w:t>
      </w:r>
      <w:r w:rsidRPr="003E65B4">
        <w:t xml:space="preserve"> schedules and compare</w:t>
      </w:r>
      <w:r>
        <w:t>s</w:t>
      </w:r>
      <w:r w:rsidRPr="003E65B4">
        <w:t xml:space="preserve"> its </w:t>
      </w:r>
      <w:r>
        <w:t xml:space="preserve">potential schedule </w:t>
      </w:r>
      <w:r w:rsidRPr="003E65B4">
        <w:t>to the existing schedule.</w:t>
      </w:r>
      <w:r>
        <w:t xml:space="preserve"> </w:t>
      </w:r>
      <w:r w:rsidRPr="003E65B4">
        <w:t xml:space="preserve">The </w:t>
      </w:r>
      <w:r>
        <w:t>optimiz</w:t>
      </w:r>
      <w:r w:rsidRPr="003E65B4">
        <w:t>ation process will commit its changes whenever the following two criteria are met:</w:t>
      </w:r>
    </w:p>
    <w:p w14:paraId="0CAE731A" w14:textId="77777777" w:rsidR="002142FC" w:rsidRPr="003E65B4" w:rsidRDefault="002142FC" w:rsidP="009A52C8">
      <w:pPr>
        <w:pStyle w:val="ListParagraph"/>
        <w:numPr>
          <w:ilvl w:val="0"/>
          <w:numId w:val="51"/>
        </w:numPr>
        <w:jc w:val="left"/>
      </w:pPr>
      <w:r w:rsidRPr="003E65B4">
        <w:t>The proposed schedule has a higher “business value” than the existing schedule.</w:t>
      </w:r>
    </w:p>
    <w:p w14:paraId="0CAE731B" w14:textId="77777777" w:rsidR="002142FC" w:rsidRPr="003E65B4" w:rsidRDefault="002142FC" w:rsidP="009A52C8">
      <w:pPr>
        <w:pStyle w:val="ListParagraph"/>
        <w:numPr>
          <w:ilvl w:val="0"/>
          <w:numId w:val="51"/>
        </w:numPr>
        <w:jc w:val="left"/>
      </w:pPr>
      <w:r w:rsidRPr="003E65B4">
        <w:t xml:space="preserve">The tasks, resources, and assignments within the section which </w:t>
      </w:r>
      <w:r>
        <w:t>the optimizer</w:t>
      </w:r>
      <w:r w:rsidRPr="003E65B4">
        <w:t xml:space="preserve"> is processing have not been modified by any other user or process.</w:t>
      </w:r>
    </w:p>
    <w:p w14:paraId="0CAE731C" w14:textId="77F225F5" w:rsidR="002142FC" w:rsidRPr="003E65B4" w:rsidRDefault="002142FC" w:rsidP="002142FC">
      <w:pPr>
        <w:jc w:val="left"/>
      </w:pPr>
      <w:r w:rsidRPr="003E65B4">
        <w:t xml:space="preserve">The </w:t>
      </w:r>
      <w:r>
        <w:t>optimiz</w:t>
      </w:r>
      <w:r w:rsidRPr="003E65B4">
        <w:t xml:space="preserve">ation process will be configured to use the </w:t>
      </w:r>
      <w:r w:rsidRPr="00A224E5">
        <w:rPr>
          <w:color w:val="auto"/>
        </w:rPr>
        <w:t xml:space="preserve">standard business policy </w:t>
      </w:r>
      <w:r w:rsidRPr="003E65B4">
        <w:t>for the generation of proposed schedule changes.</w:t>
      </w:r>
      <w:r>
        <w:t xml:space="preserve"> </w:t>
      </w:r>
      <w:r w:rsidRPr="003E65B4">
        <w:t xml:space="preserve">As this process functions within a system where schedule data is also modified by end users, it is likely that the </w:t>
      </w:r>
      <w:r>
        <w:t>optimiz</w:t>
      </w:r>
      <w:r w:rsidRPr="003E65B4">
        <w:t xml:space="preserve">er will encounter scenarios where users have created assignments that break the policies that the </w:t>
      </w:r>
      <w:r>
        <w:t>optimiz</w:t>
      </w:r>
      <w:r w:rsidRPr="003E65B4">
        <w:t xml:space="preserve">er must follow. However, the </w:t>
      </w:r>
      <w:r>
        <w:t>optimiz</w:t>
      </w:r>
      <w:r w:rsidRPr="003E65B4">
        <w:t xml:space="preserve">ation process will not violate any business policies. These situations will limit the capability of the </w:t>
      </w:r>
      <w:r>
        <w:t>optimiz</w:t>
      </w:r>
      <w:r w:rsidRPr="003E65B4">
        <w:t xml:space="preserve">er to make improvements to the schedule, and thus should be </w:t>
      </w:r>
      <w:r>
        <w:t>minimiz</w:t>
      </w:r>
      <w:r w:rsidRPr="003E65B4">
        <w:t xml:space="preserve">ed through </w:t>
      </w:r>
      <w:r>
        <w:t>in-depth</w:t>
      </w:r>
      <w:r w:rsidRPr="003E65B4">
        <w:t xml:space="preserve"> user training. Additionally, user modifications to tasks currently being analysed by the BGO will cause any proposed changes from the BGO to not commit. The BGO assumes that an end user has the </w:t>
      </w:r>
      <w:r w:rsidRPr="003E65B4">
        <w:lastRenderedPageBreak/>
        <w:t>additional information to make a more informed decision about a specific task, and such intervention would therefore override BGO calculations.</w:t>
      </w:r>
    </w:p>
    <w:p w14:paraId="0CAE731D" w14:textId="77777777" w:rsidR="002142FC" w:rsidRPr="003E65B4" w:rsidRDefault="002142FC" w:rsidP="002142FC">
      <w:pPr>
        <w:jc w:val="left"/>
      </w:pPr>
      <w:r w:rsidRPr="003E65B4">
        <w:t>Optimization can only further modify tasks that are not yet locked</w:t>
      </w:r>
      <w:r>
        <w:t xml:space="preserve"> and t</w:t>
      </w:r>
      <w:r w:rsidRPr="003E65B4">
        <w:t>here are also</w:t>
      </w:r>
      <w:r>
        <w:t xml:space="preserve"> some</w:t>
      </w:r>
      <w:r w:rsidRPr="003E65B4">
        <w:t xml:space="preserve"> tasks for which only certain things can be changed. The</w:t>
      </w:r>
      <w:r>
        <w:t>se</w:t>
      </w:r>
      <w:r w:rsidRPr="003E65B4">
        <w:t xml:space="preserve"> include:</w:t>
      </w:r>
    </w:p>
    <w:p w14:paraId="0CAE731E" w14:textId="77777777" w:rsidR="002142FC" w:rsidRPr="00BB600B" w:rsidRDefault="002142FC" w:rsidP="009A52C8">
      <w:pPr>
        <w:pStyle w:val="ListParagraph"/>
        <w:numPr>
          <w:ilvl w:val="0"/>
          <w:numId w:val="47"/>
        </w:numPr>
        <w:jc w:val="left"/>
      </w:pPr>
      <w:r w:rsidRPr="00BB600B">
        <w:t xml:space="preserve">Optimization cannot modify tasks which were already </w:t>
      </w:r>
      <w:r w:rsidR="00B768E8" w:rsidRPr="00BB600B">
        <w:t xml:space="preserve">assigned </w:t>
      </w:r>
      <w:r w:rsidRPr="00BB600B">
        <w:t>to FSEs (resources). This also includes tasks that are at a more advanced stage in their lifecycle (Acknowledged, En</w:t>
      </w:r>
      <w:r w:rsidR="00BB600B" w:rsidRPr="00BB600B">
        <w:t xml:space="preserve"> </w:t>
      </w:r>
      <w:r w:rsidRPr="00BB600B">
        <w:t xml:space="preserve">Route, On Site, </w:t>
      </w:r>
      <w:r w:rsidR="00BC320E" w:rsidRPr="00BB600B">
        <w:t>Suspend</w:t>
      </w:r>
      <w:r w:rsidR="00BB600B" w:rsidRPr="00BB600B">
        <w:t>ed</w:t>
      </w:r>
      <w:r w:rsidR="00BC320E" w:rsidRPr="00BB600B">
        <w:t xml:space="preserve">, </w:t>
      </w:r>
      <w:r w:rsidRPr="00BB600B">
        <w:t>Completed and Incomplete).</w:t>
      </w:r>
    </w:p>
    <w:p w14:paraId="0CAE731F" w14:textId="77777777" w:rsidR="002142FC" w:rsidRPr="00BB600B" w:rsidRDefault="002142FC" w:rsidP="009A52C8">
      <w:pPr>
        <w:pStyle w:val="ListParagraph"/>
        <w:numPr>
          <w:ilvl w:val="0"/>
          <w:numId w:val="47"/>
        </w:numPr>
        <w:jc w:val="left"/>
      </w:pPr>
      <w:r w:rsidRPr="00BB600B">
        <w:t>Optimization cannot modify cancelled tasks.</w:t>
      </w:r>
    </w:p>
    <w:p w14:paraId="0CAE7320" w14:textId="77777777" w:rsidR="002142FC" w:rsidRPr="00BB600B" w:rsidRDefault="002142FC" w:rsidP="009A52C8">
      <w:pPr>
        <w:pStyle w:val="ListParagraph"/>
        <w:numPr>
          <w:ilvl w:val="0"/>
          <w:numId w:val="47"/>
        </w:numPr>
        <w:jc w:val="left"/>
      </w:pPr>
      <w:r w:rsidRPr="00BB600B">
        <w:t>Optimization cannot modify tasks that were pinned</w:t>
      </w:r>
      <w:r w:rsidR="00F27E31" w:rsidRPr="00BB600B">
        <w:t>/including lunch</w:t>
      </w:r>
      <w:r w:rsidRPr="00BB600B">
        <w:t xml:space="preserve"> by the Dispatcher.</w:t>
      </w:r>
    </w:p>
    <w:p w14:paraId="0CAE7321" w14:textId="77777777" w:rsidR="002142FC" w:rsidRPr="00BB600B" w:rsidRDefault="002142FC" w:rsidP="009A52C8">
      <w:pPr>
        <w:pStyle w:val="ListParagraph"/>
        <w:numPr>
          <w:ilvl w:val="0"/>
          <w:numId w:val="47"/>
        </w:numPr>
        <w:jc w:val="left"/>
      </w:pPr>
      <w:r w:rsidRPr="00BB600B">
        <w:t>Optimization cannot modify tasks that were scheduled while violating the standard policy.</w:t>
      </w:r>
    </w:p>
    <w:p w14:paraId="0CAE7322" w14:textId="77777777" w:rsidR="002142FC" w:rsidRPr="003E65B4" w:rsidRDefault="002142FC" w:rsidP="002142FC">
      <w:pPr>
        <w:jc w:val="left"/>
      </w:pPr>
      <w:r w:rsidRPr="003E65B4">
        <w:t xml:space="preserve">The amount of time required for the </w:t>
      </w:r>
      <w:r>
        <w:t>optimiz</w:t>
      </w:r>
      <w:r w:rsidRPr="003E65B4">
        <w:t xml:space="preserve">ation process to examine the entire business </w:t>
      </w:r>
      <w:r>
        <w:t>scope</w:t>
      </w:r>
      <w:r w:rsidRPr="003E65B4">
        <w:t xml:space="preserve"> (i.e. all territories and/or lines of business) is dependent on the ability to break the problem down into multiple </w:t>
      </w:r>
      <w:r>
        <w:t>sub-sections</w:t>
      </w:r>
      <w:r w:rsidRPr="003E65B4">
        <w:t xml:space="preserve">, and on the amount of </w:t>
      </w:r>
      <w:r>
        <w:t xml:space="preserve">computer hardware </w:t>
      </w:r>
      <w:r w:rsidRPr="003E65B4">
        <w:t xml:space="preserve">processing power </w:t>
      </w:r>
      <w:r>
        <w:t>available</w:t>
      </w:r>
      <w:r w:rsidRPr="003E65B4">
        <w:t xml:space="preserve"> to the </w:t>
      </w:r>
      <w:r>
        <w:t>optimiz</w:t>
      </w:r>
      <w:r w:rsidRPr="003E65B4">
        <w:t>ation process.</w:t>
      </w:r>
      <w:r>
        <w:t xml:space="preserve"> </w:t>
      </w:r>
    </w:p>
    <w:p w14:paraId="0CAE7323" w14:textId="77777777" w:rsidR="002142FC" w:rsidRPr="003E65B4" w:rsidRDefault="002142FC" w:rsidP="002142FC">
      <w:pPr>
        <w:pStyle w:val="Heading3"/>
        <w:tabs>
          <w:tab w:val="clear" w:pos="1146"/>
          <w:tab w:val="num" w:pos="1004"/>
        </w:tabs>
        <w:ind w:left="1004" w:hanging="1004"/>
        <w:jc w:val="left"/>
      </w:pPr>
      <w:bookmarkStart w:id="4865" w:name="_Toc332982047"/>
      <w:bookmarkStart w:id="4866" w:name="_Toc425500387"/>
      <w:r w:rsidRPr="003E65B4">
        <w:t>Offline (Night) Optimization</w:t>
      </w:r>
      <w:bookmarkEnd w:id="4865"/>
      <w:bookmarkEnd w:id="4866"/>
    </w:p>
    <w:p w14:paraId="0CAE7324" w14:textId="77777777" w:rsidR="002142FC" w:rsidRPr="003E65B4" w:rsidRDefault="002142FC" w:rsidP="002142FC">
      <w:pPr>
        <w:jc w:val="left"/>
      </w:pPr>
      <w:r w:rsidRPr="003E65B4">
        <w:t xml:space="preserve">The main purpose of night </w:t>
      </w:r>
      <w:r>
        <w:t>optimiz</w:t>
      </w:r>
      <w:r w:rsidRPr="003E65B4">
        <w:t xml:space="preserve">ation is to </w:t>
      </w:r>
      <w:r>
        <w:t>optimiz</w:t>
      </w:r>
      <w:r w:rsidRPr="003E65B4">
        <w:t xml:space="preserve">e the schedule for the short term. </w:t>
      </w:r>
      <w:r>
        <w:t>As</w:t>
      </w:r>
      <w:r w:rsidRPr="003E65B4">
        <w:t xml:space="preserve"> there is typically little other activity in the system</w:t>
      </w:r>
      <w:r>
        <w:t xml:space="preserve"> at that time it </w:t>
      </w:r>
      <w:r w:rsidRPr="003E65B4">
        <w:t xml:space="preserve">allows the </w:t>
      </w:r>
      <w:r>
        <w:t>optimiz</w:t>
      </w:r>
      <w:r w:rsidRPr="003E65B4">
        <w:t xml:space="preserve">er to operate over a longer time frame with little or no interruptions, which results in </w:t>
      </w:r>
      <w:r>
        <w:t xml:space="preserve">highly </w:t>
      </w:r>
      <w:r w:rsidRPr="003E65B4">
        <w:t>optim</w:t>
      </w:r>
      <w:r>
        <w:t>i</w:t>
      </w:r>
      <w:r w:rsidR="002013EC">
        <w:t>z</w:t>
      </w:r>
      <w:r>
        <w:t xml:space="preserve">ed </w:t>
      </w:r>
      <w:r w:rsidRPr="003E65B4">
        <w:t>schedules.</w:t>
      </w:r>
    </w:p>
    <w:p w14:paraId="0CAE7325" w14:textId="77777777" w:rsidR="002142FC" w:rsidRPr="003E65B4" w:rsidRDefault="002142FC" w:rsidP="002142FC">
      <w:pPr>
        <w:pStyle w:val="Heading4"/>
        <w:tabs>
          <w:tab w:val="clear" w:pos="1674"/>
          <w:tab w:val="num" w:pos="990"/>
        </w:tabs>
        <w:ind w:left="994" w:hanging="994"/>
      </w:pPr>
      <w:bookmarkStart w:id="4867" w:name="_Toc332982048"/>
      <w:commentRangeStart w:id="4868"/>
      <w:r>
        <w:t>Scheduling Horizon</w:t>
      </w:r>
      <w:bookmarkEnd w:id="4867"/>
      <w:commentRangeEnd w:id="4868"/>
      <w:r w:rsidR="004D5DB2">
        <w:rPr>
          <w:rStyle w:val="CommentReference"/>
          <w:rFonts w:asciiTheme="minorHAnsi" w:hAnsiTheme="minorHAnsi"/>
          <w:b w:val="0"/>
          <w:color w:val="404040" w:themeColor="text1" w:themeTint="BF"/>
        </w:rPr>
        <w:commentReference w:id="4868"/>
      </w:r>
    </w:p>
    <w:p w14:paraId="0CAE7326" w14:textId="77777777" w:rsidR="002142FC" w:rsidRDefault="002142FC" w:rsidP="002142FC">
      <w:pPr>
        <w:jc w:val="left"/>
      </w:pPr>
      <w:r w:rsidRPr="00C263DA">
        <w:t xml:space="preserve">Night optimization will operate within a scheduling horizon of </w:t>
      </w:r>
      <w:r w:rsidR="00813620" w:rsidRPr="00B27EBD">
        <w:t xml:space="preserve">14 </w:t>
      </w:r>
      <w:r w:rsidRPr="00C263DA">
        <w:t xml:space="preserve">days. This horizon defines the period of time for which the optimizer will optimize the schedule. </w:t>
      </w:r>
    </w:p>
    <w:p w14:paraId="0CAE7327" w14:textId="77777777" w:rsidR="00690AE8" w:rsidRPr="005E6B7C" w:rsidRDefault="00690AE8" w:rsidP="00690AE8">
      <w:pPr>
        <w:jc w:val="left"/>
        <w:rPr>
          <w:b/>
        </w:rPr>
      </w:pPr>
      <w:bookmarkStart w:id="4869" w:name="_Toc332982049"/>
      <w:r w:rsidRPr="005E6B7C">
        <w:rPr>
          <w:b/>
        </w:rPr>
        <w:t xml:space="preserve">Relevant Tasks: </w:t>
      </w:r>
    </w:p>
    <w:p w14:paraId="0CAE7328" w14:textId="77777777" w:rsidR="00690AE8" w:rsidRPr="00C263DA" w:rsidRDefault="00690AE8" w:rsidP="00690AE8">
      <w:pPr>
        <w:jc w:val="left"/>
      </w:pPr>
      <w:r w:rsidRPr="00C263DA">
        <w:t xml:space="preserve">The offline BGO will try to </w:t>
      </w:r>
      <w:r>
        <w:t xml:space="preserve">optimize the </w:t>
      </w:r>
      <w:r w:rsidRPr="00C263DA">
        <w:t xml:space="preserve">schedule </w:t>
      </w:r>
      <w:r>
        <w:t xml:space="preserve">for </w:t>
      </w:r>
      <w:r w:rsidRPr="00C263DA">
        <w:t xml:space="preserve">tasks that are </w:t>
      </w:r>
      <w:r>
        <w:t>un</w:t>
      </w:r>
      <w:r w:rsidRPr="00C263DA">
        <w:t>scheduled or have a scheduled date within the next 14 days. As mentioned above, the optimizer will not be able to reschedule any tasks that are considered to be locked.</w:t>
      </w:r>
    </w:p>
    <w:p w14:paraId="0CAE7329" w14:textId="77777777" w:rsidR="002142FC" w:rsidRDefault="002142FC" w:rsidP="002142FC">
      <w:pPr>
        <w:pStyle w:val="Heading4"/>
        <w:tabs>
          <w:tab w:val="clear" w:pos="1674"/>
          <w:tab w:val="num" w:pos="990"/>
        </w:tabs>
        <w:ind w:left="994" w:hanging="994"/>
      </w:pPr>
      <w:r>
        <w:t>Frequency</w:t>
      </w:r>
      <w:bookmarkEnd w:id="4869"/>
    </w:p>
    <w:p w14:paraId="0CAE732A" w14:textId="77777777" w:rsidR="002142FC" w:rsidRPr="00BB600B" w:rsidRDefault="002142FC" w:rsidP="002142FC">
      <w:pPr>
        <w:pStyle w:val="BodyText3"/>
        <w:ind w:left="0"/>
      </w:pPr>
      <w:r w:rsidRPr="00C87F51">
        <w:t xml:space="preserve">Night Optimization would run sometime during non-working </w:t>
      </w:r>
      <w:r>
        <w:t>hours or period</w:t>
      </w:r>
      <w:r w:rsidRPr="00BB600B">
        <w:t xml:space="preserve">s of low activity volume hours (i.e. after </w:t>
      </w:r>
      <w:commentRangeStart w:id="4870"/>
      <w:r w:rsidRPr="00BB600B">
        <w:t>10:00 pm and before 5:00 am local time).</w:t>
      </w:r>
      <w:commentRangeEnd w:id="4870"/>
      <w:r w:rsidR="004D5DB2">
        <w:rPr>
          <w:rStyle w:val="CommentReference"/>
          <w:snapToGrid/>
          <w:kern w:val="0"/>
        </w:rPr>
        <w:commentReference w:id="4870"/>
      </w:r>
    </w:p>
    <w:p w14:paraId="0CAE732B" w14:textId="77777777" w:rsidR="002142FC" w:rsidRDefault="002142FC" w:rsidP="002142FC">
      <w:pPr>
        <w:pStyle w:val="Heading4"/>
        <w:tabs>
          <w:tab w:val="clear" w:pos="1674"/>
          <w:tab w:val="num" w:pos="990"/>
        </w:tabs>
        <w:ind w:left="994" w:hanging="994"/>
      </w:pPr>
      <w:bookmarkStart w:id="4871" w:name="_Toc332982050"/>
      <w:r>
        <w:t>Scheduling Policy</w:t>
      </w:r>
      <w:bookmarkEnd w:id="4871"/>
    </w:p>
    <w:p w14:paraId="0CAE732C" w14:textId="77777777" w:rsidR="002142FC" w:rsidRPr="00C263DA" w:rsidRDefault="002142FC" w:rsidP="002142FC">
      <w:pPr>
        <w:pStyle w:val="BodyText3"/>
        <w:ind w:left="0"/>
      </w:pPr>
      <w:r w:rsidRPr="00C263DA">
        <w:t xml:space="preserve">The night BGO will use the Standard Policy. It will optimize the work within each region and will not allow the scheduling of resources during overtime hours. </w:t>
      </w:r>
      <w:r w:rsidR="00BB600B">
        <w:t>Usage of overtime is a manual process.</w:t>
      </w:r>
    </w:p>
    <w:p w14:paraId="0CAE732D" w14:textId="77777777" w:rsidR="002142FC" w:rsidRPr="003E65B4" w:rsidRDefault="002142FC" w:rsidP="002142FC">
      <w:pPr>
        <w:pStyle w:val="Heading3"/>
        <w:tabs>
          <w:tab w:val="clear" w:pos="1146"/>
          <w:tab w:val="num" w:pos="1004"/>
        </w:tabs>
        <w:ind w:left="1004" w:hanging="1004"/>
        <w:jc w:val="left"/>
      </w:pPr>
      <w:bookmarkStart w:id="4872" w:name="_Toc332982051"/>
      <w:bookmarkStart w:id="4873" w:name="_Toc425500388"/>
      <w:r w:rsidRPr="003E65B4">
        <w:t>Online (In-Day) Optimization</w:t>
      </w:r>
      <w:bookmarkEnd w:id="4872"/>
      <w:bookmarkEnd w:id="4873"/>
    </w:p>
    <w:p w14:paraId="0CAE732E" w14:textId="77777777" w:rsidR="002142FC" w:rsidRPr="003E65B4" w:rsidRDefault="002142FC" w:rsidP="002142FC">
      <w:pPr>
        <w:jc w:val="left"/>
      </w:pPr>
      <w:r w:rsidRPr="003E65B4">
        <w:t xml:space="preserve">The main purpose of in-day </w:t>
      </w:r>
      <w:r>
        <w:t>optimiz</w:t>
      </w:r>
      <w:r w:rsidRPr="003E65B4">
        <w:t>ation is to continuously re-</w:t>
      </w:r>
      <w:r>
        <w:t>optimiz</w:t>
      </w:r>
      <w:r w:rsidRPr="003E65B4">
        <w:t xml:space="preserve">e today’s schedule in order to react to in-day events such as the arrival of new tasks, delays, cancellations, non-availability of engineers, etc., and thus keep the schedule </w:t>
      </w:r>
      <w:r>
        <w:t>optimiz</w:t>
      </w:r>
      <w:r w:rsidRPr="003E65B4">
        <w:t>ed at all times. In addition to the Day BGO, there is also a process which will insert urgent tasks immediately on an ad hoc basis, potentially removing less urgent tasks in the process</w:t>
      </w:r>
      <w:r>
        <w:t xml:space="preserve"> </w:t>
      </w:r>
      <w:r w:rsidRPr="003E65B4">
        <w:t xml:space="preserve">- see section </w:t>
      </w:r>
      <w:r>
        <w:t>8.4</w:t>
      </w:r>
      <w:r w:rsidRPr="003E65B4">
        <w:t>-</w:t>
      </w:r>
      <w:r>
        <w:fldChar w:fldCharType="begin"/>
      </w:r>
      <w:r>
        <w:instrText xml:space="preserve"> REF _Ref223074897 \h  \* MERGEFORMAT </w:instrText>
      </w:r>
      <w:r>
        <w:fldChar w:fldCharType="separate"/>
      </w:r>
      <w:r w:rsidR="00EA7CED" w:rsidRPr="003E65B4">
        <w:t>Scheduling Work Immediately (Task Insert)</w:t>
      </w:r>
      <w:r>
        <w:fldChar w:fldCharType="end"/>
      </w:r>
      <w:r w:rsidRPr="003E65B4">
        <w:t xml:space="preserve"> for</w:t>
      </w:r>
      <w:r>
        <w:t xml:space="preserve"> </w:t>
      </w:r>
      <w:r w:rsidRPr="003E65B4">
        <w:t>further details.</w:t>
      </w:r>
    </w:p>
    <w:p w14:paraId="0CAE732F" w14:textId="77777777" w:rsidR="002142FC" w:rsidRPr="003E65B4" w:rsidRDefault="002142FC" w:rsidP="002142FC">
      <w:pPr>
        <w:pStyle w:val="Heading4"/>
        <w:tabs>
          <w:tab w:val="clear" w:pos="1674"/>
          <w:tab w:val="num" w:pos="990"/>
        </w:tabs>
        <w:ind w:left="994" w:hanging="994"/>
      </w:pPr>
      <w:bookmarkStart w:id="4874" w:name="_Toc332982052"/>
      <w:r>
        <w:t>Scheduling Horizon</w:t>
      </w:r>
      <w:bookmarkEnd w:id="4874"/>
    </w:p>
    <w:p w14:paraId="0CAE7330" w14:textId="77777777" w:rsidR="002142FC" w:rsidRPr="00C263DA" w:rsidRDefault="002142FC" w:rsidP="002142FC">
      <w:pPr>
        <w:jc w:val="left"/>
      </w:pPr>
      <w:r w:rsidRPr="00C263DA">
        <w:t xml:space="preserve">In-day optimization will operate within a scheduling horizon of 1-3 days. This horizon defines the period of time for which the optimizer will optimize the schedule. </w:t>
      </w:r>
    </w:p>
    <w:p w14:paraId="0CAE7331" w14:textId="77777777" w:rsidR="002142FC" w:rsidRPr="00A224E5" w:rsidRDefault="002142FC" w:rsidP="002142FC">
      <w:pPr>
        <w:jc w:val="left"/>
        <w:rPr>
          <w:color w:val="auto"/>
        </w:rPr>
      </w:pPr>
      <w:r w:rsidRPr="00A224E5">
        <w:rPr>
          <w:b/>
          <w:color w:val="auto"/>
        </w:rPr>
        <w:t>Relevant Resources and Business Units</w:t>
      </w:r>
      <w:r w:rsidRPr="00A224E5">
        <w:rPr>
          <w:color w:val="auto"/>
        </w:rPr>
        <w:t>:</w:t>
      </w:r>
    </w:p>
    <w:p w14:paraId="0CAE7332" w14:textId="77777777" w:rsidR="002142FC" w:rsidRPr="00C263DA" w:rsidRDefault="002142FC" w:rsidP="009A52C8">
      <w:pPr>
        <w:pStyle w:val="ListParagraph"/>
        <w:numPr>
          <w:ilvl w:val="0"/>
          <w:numId w:val="48"/>
        </w:numPr>
        <w:jc w:val="left"/>
      </w:pPr>
      <w:r w:rsidRPr="00C263DA">
        <w:t>In-day optimization is relevant only for FSEs that have an in-day dispatching policy – i.e. only internal resources.</w:t>
      </w:r>
    </w:p>
    <w:p w14:paraId="0CAE7333" w14:textId="77777777" w:rsidR="002142FC" w:rsidRPr="00C263DA" w:rsidRDefault="002142FC" w:rsidP="009A52C8">
      <w:pPr>
        <w:pStyle w:val="ListParagraph"/>
        <w:numPr>
          <w:ilvl w:val="0"/>
          <w:numId w:val="48"/>
        </w:numPr>
        <w:jc w:val="left"/>
      </w:pPr>
      <w:r w:rsidRPr="00C263DA">
        <w:lastRenderedPageBreak/>
        <w:t xml:space="preserve">The day BGO will optimize one </w:t>
      </w:r>
      <w:r w:rsidR="00BB600B">
        <w:t xml:space="preserve">region </w:t>
      </w:r>
      <w:r w:rsidRPr="00C263DA">
        <w:t>at a time</w:t>
      </w:r>
      <w:r w:rsidR="00BB600B">
        <w:t xml:space="preserve"> (in the initial deployment)</w:t>
      </w:r>
      <w:r w:rsidRPr="00C263DA">
        <w:t>.</w:t>
      </w:r>
    </w:p>
    <w:p w14:paraId="0CAE7334" w14:textId="77777777" w:rsidR="002142FC" w:rsidRPr="003E65B4" w:rsidRDefault="002142FC" w:rsidP="002142FC">
      <w:pPr>
        <w:pStyle w:val="Heading4"/>
        <w:tabs>
          <w:tab w:val="clear" w:pos="1674"/>
          <w:tab w:val="num" w:pos="990"/>
        </w:tabs>
        <w:ind w:left="994" w:hanging="994"/>
      </w:pPr>
      <w:bookmarkStart w:id="4875" w:name="_Toc332982053"/>
      <w:r>
        <w:t>Frequency</w:t>
      </w:r>
      <w:bookmarkEnd w:id="4875"/>
    </w:p>
    <w:p w14:paraId="0CAE7335" w14:textId="77777777" w:rsidR="002142FC" w:rsidRPr="00C263DA" w:rsidRDefault="002142FC" w:rsidP="009A52C8">
      <w:pPr>
        <w:pStyle w:val="ListParagraph"/>
        <w:numPr>
          <w:ilvl w:val="0"/>
          <w:numId w:val="49"/>
        </w:numPr>
        <w:jc w:val="left"/>
      </w:pPr>
      <w:r w:rsidRPr="00C263DA">
        <w:t>The Day BGO runs every 30 minutes (configurable).</w:t>
      </w:r>
    </w:p>
    <w:p w14:paraId="0CAE7336" w14:textId="77777777" w:rsidR="002142FC" w:rsidRPr="00C263DA" w:rsidRDefault="002142FC" w:rsidP="009A52C8">
      <w:pPr>
        <w:pStyle w:val="ListParagraph"/>
        <w:numPr>
          <w:ilvl w:val="0"/>
          <w:numId w:val="49"/>
        </w:numPr>
        <w:jc w:val="left"/>
      </w:pPr>
      <w:r w:rsidRPr="00C263DA">
        <w:t>In-day optimization is configured to run throughout the day (Monday-Sunday from 6 AM to 5 PM</w:t>
      </w:r>
      <w:r>
        <w:t xml:space="preserve"> configurable</w:t>
      </w:r>
      <w:r w:rsidRPr="00C263DA">
        <w:t xml:space="preserve">) with visibility into the schedule for the current day plus the following day (days 1-2). This enables the filling of any in-day gaps in the schedule with work that is due within the upcoming 2 days. </w:t>
      </w:r>
    </w:p>
    <w:p w14:paraId="0CAE7337" w14:textId="77777777" w:rsidR="002142FC" w:rsidRPr="003E65B4" w:rsidRDefault="002142FC" w:rsidP="002142FC">
      <w:pPr>
        <w:pStyle w:val="Heading4"/>
        <w:tabs>
          <w:tab w:val="clear" w:pos="1674"/>
          <w:tab w:val="num" w:pos="990"/>
        </w:tabs>
        <w:ind w:left="994" w:hanging="994"/>
      </w:pPr>
      <w:bookmarkStart w:id="4876" w:name="_Toc332982054"/>
      <w:r>
        <w:t>Relevant Tasks</w:t>
      </w:r>
      <w:bookmarkEnd w:id="4876"/>
    </w:p>
    <w:p w14:paraId="0CAE7338" w14:textId="77777777" w:rsidR="002142FC" w:rsidRPr="003E65B4" w:rsidRDefault="002142FC" w:rsidP="002142FC">
      <w:pPr>
        <w:jc w:val="left"/>
      </w:pPr>
      <w:r>
        <w:t>The D</w:t>
      </w:r>
      <w:r w:rsidRPr="003E65B4">
        <w:t xml:space="preserve">ay BGO will try to schedule tasks that are scheduled or have a </w:t>
      </w:r>
      <w:r w:rsidRPr="00C263DA">
        <w:t xml:space="preserve">due date within the next 2 days. </w:t>
      </w:r>
      <w:r w:rsidRPr="003E65B4">
        <w:t xml:space="preserve">As mentioned above, the </w:t>
      </w:r>
      <w:r>
        <w:t>optimiz</w:t>
      </w:r>
      <w:r w:rsidRPr="003E65B4">
        <w:t>er will not be able to reschedule any tasks that are considered to be locked.</w:t>
      </w:r>
    </w:p>
    <w:p w14:paraId="0CAE7339" w14:textId="77777777" w:rsidR="002142FC" w:rsidRPr="003E65B4" w:rsidRDefault="002142FC" w:rsidP="002142FC">
      <w:pPr>
        <w:pStyle w:val="Heading4"/>
        <w:tabs>
          <w:tab w:val="clear" w:pos="1674"/>
          <w:tab w:val="num" w:pos="990"/>
        </w:tabs>
        <w:ind w:left="994" w:hanging="994"/>
      </w:pPr>
      <w:bookmarkStart w:id="4877" w:name="_Toc332982055"/>
      <w:r>
        <w:t>Scheduling Policy</w:t>
      </w:r>
      <w:bookmarkEnd w:id="4877"/>
    </w:p>
    <w:p w14:paraId="0CAE733A" w14:textId="77777777" w:rsidR="002142FC" w:rsidRPr="00E7437F" w:rsidRDefault="002142FC" w:rsidP="002142FC">
      <w:pPr>
        <w:jc w:val="left"/>
        <w:rPr>
          <w:color w:val="auto"/>
        </w:rPr>
      </w:pPr>
      <w:r>
        <w:t>T</w:t>
      </w:r>
      <w:r w:rsidRPr="003E65B4">
        <w:t xml:space="preserve">he day BGO will </w:t>
      </w:r>
      <w:r w:rsidRPr="00BB600B">
        <w:t>use the Standard Policy.</w:t>
      </w:r>
      <w:r w:rsidRPr="00BB600B">
        <w:br/>
      </w:r>
    </w:p>
    <w:p w14:paraId="0CAE733B" w14:textId="77777777" w:rsidR="002142FC" w:rsidRDefault="002142FC" w:rsidP="002142FC">
      <w:pPr>
        <w:pStyle w:val="Heading2"/>
        <w:tabs>
          <w:tab w:val="clear" w:pos="576"/>
          <w:tab w:val="num" w:pos="720"/>
        </w:tabs>
        <w:ind w:left="720" w:hanging="720"/>
        <w:jc w:val="left"/>
        <w:rPr>
          <w:ins w:id="4878" w:author="Mahesh Venumbaka" w:date="2015-07-23T18:47:00Z"/>
        </w:rPr>
      </w:pPr>
      <w:bookmarkStart w:id="4879" w:name="_Toc148766118"/>
      <w:bookmarkStart w:id="4880" w:name="_Ref192565208"/>
      <w:bookmarkStart w:id="4881" w:name="_Ref192565226"/>
      <w:bookmarkStart w:id="4882" w:name="_Ref192566273"/>
      <w:bookmarkStart w:id="4883" w:name="_Ref192566365"/>
      <w:bookmarkStart w:id="4884" w:name="_Ref192566490"/>
      <w:bookmarkStart w:id="4885" w:name="_Ref192566532"/>
      <w:bookmarkStart w:id="4886" w:name="_Ref192567245"/>
      <w:bookmarkStart w:id="4887" w:name="_Ref192567251"/>
      <w:bookmarkStart w:id="4888" w:name="_Ref196121197"/>
      <w:bookmarkStart w:id="4889" w:name="_Ref196121200"/>
      <w:bookmarkStart w:id="4890" w:name="_Ref203805469"/>
      <w:bookmarkStart w:id="4891" w:name="_Ref203810441"/>
      <w:bookmarkStart w:id="4892" w:name="_Ref217139761"/>
      <w:bookmarkStart w:id="4893" w:name="_Ref217139767"/>
      <w:bookmarkStart w:id="4894" w:name="_Ref217633346"/>
      <w:bookmarkStart w:id="4895" w:name="_Ref217633464"/>
      <w:bookmarkStart w:id="4896" w:name="_Ref217636194"/>
      <w:bookmarkStart w:id="4897" w:name="_Ref217636198"/>
      <w:bookmarkStart w:id="4898" w:name="_Ref223074897"/>
      <w:bookmarkStart w:id="4899" w:name="_Toc332982057"/>
      <w:bookmarkStart w:id="4900" w:name="_Toc425500389"/>
      <w:r w:rsidRPr="003E65B4">
        <w:t>Scheduling Work Immediately (Task Insert)</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p>
    <w:p w14:paraId="2CEBF67A" w14:textId="77777777" w:rsidR="00D47988" w:rsidRPr="0056538F" w:rsidRDefault="00D47988" w:rsidP="00D47988">
      <w:pPr>
        <w:rPr>
          <w:ins w:id="4901" w:author="Mahesh Venumbaka" w:date="2015-07-23T18:50:00Z"/>
          <w:highlight w:val="yellow"/>
        </w:rPr>
      </w:pPr>
      <w:ins w:id="4902" w:author="Mahesh Venumbaka" w:date="2015-07-23T18:47:00Z">
        <w:r w:rsidRPr="0056538F">
          <w:rPr>
            <w:highlight w:val="yellow"/>
          </w:rPr>
          <w:t xml:space="preserve">Click to Update: For APAC, This section </w:t>
        </w:r>
      </w:ins>
      <w:ins w:id="4903" w:author="Mahesh Venumbaka" w:date="2015-07-23T18:48:00Z">
        <w:r w:rsidRPr="0056538F">
          <w:rPr>
            <w:highlight w:val="yellow"/>
          </w:rPr>
          <w:t xml:space="preserve">should </w:t>
        </w:r>
      </w:ins>
      <w:ins w:id="4904" w:author="Mahesh Venumbaka" w:date="2015-07-23T18:47:00Z">
        <w:r w:rsidRPr="0056538F">
          <w:rPr>
            <w:highlight w:val="yellow"/>
          </w:rPr>
          <w:t xml:space="preserve">be updated </w:t>
        </w:r>
      </w:ins>
      <w:ins w:id="4905" w:author="Mahesh Venumbaka" w:date="2015-07-23T18:49:00Z">
        <w:r w:rsidRPr="0056538F">
          <w:rPr>
            <w:highlight w:val="yellow"/>
          </w:rPr>
          <w:t xml:space="preserve">for </w:t>
        </w:r>
      </w:ins>
      <w:ins w:id="4906" w:author="Mahesh Venumbaka" w:date="2015-07-23T18:47:00Z">
        <w:r w:rsidRPr="0056538F">
          <w:rPr>
            <w:highlight w:val="yellow"/>
          </w:rPr>
          <w:t>CR and Installation Jobs.</w:t>
        </w:r>
      </w:ins>
      <w:ins w:id="4907" w:author="Mahesh Venumbaka" w:date="2015-07-23T18:48:00Z">
        <w:r w:rsidRPr="0056538F">
          <w:rPr>
            <w:highlight w:val="yellow"/>
          </w:rPr>
          <w:t xml:space="preserve"> These jobs are emergency for GE APAC and once the task is created in Click Software</w:t>
        </w:r>
      </w:ins>
      <w:ins w:id="4908" w:author="Mahesh Venumbaka" w:date="2015-07-23T18:49:00Z">
        <w:r w:rsidRPr="0056538F">
          <w:rPr>
            <w:highlight w:val="yellow"/>
          </w:rPr>
          <w:t xml:space="preserve">, </w:t>
        </w:r>
      </w:ins>
      <w:ins w:id="4909" w:author="Mahesh Venumbaka" w:date="2015-07-23T18:48:00Z">
        <w:r w:rsidRPr="0056538F">
          <w:rPr>
            <w:highlight w:val="yellow"/>
          </w:rPr>
          <w:t xml:space="preserve">Engineer should be fixed </w:t>
        </w:r>
      </w:ins>
      <w:ins w:id="4910" w:author="Mahesh Venumbaka" w:date="2015-07-23T18:49:00Z">
        <w:r w:rsidRPr="0056538F">
          <w:rPr>
            <w:highlight w:val="yellow"/>
          </w:rPr>
          <w:t>f</w:t>
        </w:r>
      </w:ins>
      <w:ins w:id="4911" w:author="Mahesh Venumbaka" w:date="2015-07-23T18:48:00Z">
        <w:r w:rsidRPr="0056538F">
          <w:rPr>
            <w:highlight w:val="yellow"/>
          </w:rPr>
          <w:t xml:space="preserve">or this activity </w:t>
        </w:r>
      </w:ins>
      <w:ins w:id="4912" w:author="Mahesh Venumbaka" w:date="2015-07-23T18:50:00Z">
        <w:r w:rsidRPr="0056538F">
          <w:rPr>
            <w:highlight w:val="yellow"/>
          </w:rPr>
          <w:t>within “Creation</w:t>
        </w:r>
      </w:ins>
      <w:ins w:id="4913" w:author="Mahesh Venumbaka" w:date="2015-07-23T18:49:00Z">
        <w:r w:rsidRPr="0056538F">
          <w:rPr>
            <w:highlight w:val="yellow"/>
          </w:rPr>
          <w:t xml:space="preserve"> time + </w:t>
        </w:r>
      </w:ins>
      <w:ins w:id="4914" w:author="Mahesh Venumbaka" w:date="2015-07-23T18:48:00Z">
        <w:r w:rsidRPr="0056538F">
          <w:rPr>
            <w:highlight w:val="yellow"/>
          </w:rPr>
          <w:t>4 Hours</w:t>
        </w:r>
      </w:ins>
      <w:ins w:id="4915" w:author="Mahesh Venumbaka" w:date="2015-07-23T18:50:00Z">
        <w:r w:rsidRPr="0056538F">
          <w:rPr>
            <w:highlight w:val="yellow"/>
          </w:rPr>
          <w:t>”</w:t>
        </w:r>
      </w:ins>
      <w:ins w:id="4916" w:author="Mahesh Venumbaka" w:date="2015-07-23T18:48:00Z">
        <w:r w:rsidRPr="0056538F">
          <w:rPr>
            <w:highlight w:val="yellow"/>
          </w:rPr>
          <w:t>.</w:t>
        </w:r>
      </w:ins>
      <w:ins w:id="4917" w:author="Mahesh Venumbaka" w:date="2015-07-23T18:50:00Z">
        <w:r w:rsidRPr="0056538F">
          <w:rPr>
            <w:highlight w:val="yellow"/>
          </w:rPr>
          <w:t xml:space="preserve"> </w:t>
        </w:r>
      </w:ins>
    </w:p>
    <w:p w14:paraId="3A49466C" w14:textId="1B0DF12F" w:rsidR="00D47988" w:rsidRPr="00D47988" w:rsidRDefault="00D47988" w:rsidP="00D47988">
      <w:ins w:id="4918" w:author="Mahesh Venumbaka" w:date="2015-07-23T18:50:00Z">
        <w:r w:rsidRPr="0056538F">
          <w:t xml:space="preserve">For </w:t>
        </w:r>
      </w:ins>
      <w:ins w:id="4919" w:author="Mahesh Venumbaka" w:date="2015-07-23T18:51:00Z">
        <w:r w:rsidRPr="0056538F">
          <w:t>PM and</w:t>
        </w:r>
      </w:ins>
      <w:ins w:id="4920" w:author="Mahesh Venumbaka" w:date="2015-07-23T18:50:00Z">
        <w:r w:rsidRPr="0056538F">
          <w:t xml:space="preserve"> FMI Jobs, Task is already </w:t>
        </w:r>
      </w:ins>
      <w:ins w:id="4921" w:author="Mahesh Venumbaka" w:date="2015-07-23T18:51:00Z">
        <w:r w:rsidRPr="0056538F">
          <w:t xml:space="preserve">there </w:t>
        </w:r>
      </w:ins>
      <w:ins w:id="4922" w:author="Mahesh Venumbaka" w:date="2015-07-23T18:50:00Z">
        <w:r w:rsidRPr="0056538F">
          <w:t xml:space="preserve">in </w:t>
        </w:r>
      </w:ins>
      <w:ins w:id="4923" w:author="Mahesh Venumbaka" w:date="2015-07-23T18:51:00Z">
        <w:r w:rsidRPr="0056538F">
          <w:t>Click Software, the appointment would be booked later by CSC Agent using SDT Appointment Booking Tool later.</w:t>
        </w:r>
      </w:ins>
      <w:ins w:id="4924" w:author="Mahesh Venumbaka" w:date="2015-07-23T18:52:00Z">
        <w:r w:rsidRPr="0056538F">
          <w:t xml:space="preserve"> These tasks can be optimized once the Appointment details are present. Otherwise these tasks should not be scheduled to any Engineer it should remain in New Task Status</w:t>
        </w:r>
      </w:ins>
    </w:p>
    <w:p w14:paraId="0CAE733C" w14:textId="77777777" w:rsidR="002142FC" w:rsidRDefault="002142FC" w:rsidP="002142FC">
      <w:pPr>
        <w:jc w:val="left"/>
      </w:pPr>
      <w:r w:rsidRPr="003E65B4">
        <w:t>When looking to schedule a task when a schedule already exists, it is not enough to just try and fit the task into an existing empty slot in the schedule. This is because the newly arriving task may be of higher priority than the tasks already scheduled. In addition, any new task, if put together with the previously scheduled tasks, creates a slightly different “picture”</w:t>
      </w:r>
      <w:r>
        <w:t xml:space="preserve"> (e.g. the new task may be closer to an existing task than an</w:t>
      </w:r>
      <w:r w:rsidR="00690AE8">
        <w:t>other</w:t>
      </w:r>
      <w:r>
        <w:t xml:space="preserve"> already scheduled task) </w:t>
      </w:r>
      <w:r w:rsidRPr="003E65B4">
        <w:t xml:space="preserve">and may therefore </w:t>
      </w:r>
      <w:r>
        <w:t xml:space="preserve">result in </w:t>
      </w:r>
      <w:r w:rsidRPr="003E65B4">
        <w:t xml:space="preserve">a </w:t>
      </w:r>
      <w:r>
        <w:t>different schedule which is more optimal.</w:t>
      </w:r>
    </w:p>
    <w:p w14:paraId="0CAE733D" w14:textId="77777777" w:rsidR="002142FC" w:rsidRPr="003E65B4" w:rsidRDefault="002142FC" w:rsidP="002142FC">
      <w:pPr>
        <w:jc w:val="left"/>
      </w:pPr>
      <w:r w:rsidRPr="003E65B4">
        <w:t xml:space="preserve">For this purpose, the Schedule Workflow service </w:t>
      </w:r>
      <w:r>
        <w:t>may</w:t>
      </w:r>
      <w:r w:rsidRPr="003E65B4">
        <w:t xml:space="preserve"> push tasks into the schedule at the expense of delaying or pushing other tasks that are already scheduled. This ensures, for example, that high priority tasks are given precedence over lower </w:t>
      </w:r>
      <w:r>
        <w:t>priority ones and that travel distances between tasks are optimized.</w:t>
      </w:r>
    </w:p>
    <w:p w14:paraId="0CAE733E" w14:textId="77777777" w:rsidR="002142FC" w:rsidRPr="003E65B4" w:rsidRDefault="002142FC" w:rsidP="002142FC">
      <w:pPr>
        <w:jc w:val="left"/>
      </w:pPr>
      <w:r w:rsidRPr="003E65B4">
        <w:t xml:space="preserve">The Task Insert Schedule Workflow </w:t>
      </w:r>
      <w:r>
        <w:t>optimiz</w:t>
      </w:r>
      <w:r w:rsidRPr="003E65B4">
        <w:t xml:space="preserve">es based on </w:t>
      </w:r>
      <w:r>
        <w:t>the</w:t>
      </w:r>
      <w:r w:rsidRPr="003E65B4">
        <w:t xml:space="preserve"> </w:t>
      </w:r>
      <w:r>
        <w:fldChar w:fldCharType="begin"/>
      </w:r>
      <w:r>
        <w:instrText xml:space="preserve"> REF _Ref217639222 \h  \* MERGEFORMAT </w:instrText>
      </w:r>
      <w:r>
        <w:fldChar w:fldCharType="separate"/>
      </w:r>
      <w:r w:rsidR="00EA7CED" w:rsidRPr="003E65B4">
        <w:t xml:space="preserve">Standard </w:t>
      </w:r>
      <w:r w:rsidR="00EA7CED" w:rsidRPr="00CD0627">
        <w:t>Policy</w:t>
      </w:r>
      <w:r>
        <w:fldChar w:fldCharType="end"/>
      </w:r>
      <w:r w:rsidRPr="003E65B4">
        <w:t xml:space="preserve"> (as defined in section </w:t>
      </w:r>
      <w:r>
        <w:fldChar w:fldCharType="begin"/>
      </w:r>
      <w:r>
        <w:instrText xml:space="preserve"> REF _Ref217639219 \w \h  \* MERGEFORMAT </w:instrText>
      </w:r>
      <w:r>
        <w:fldChar w:fldCharType="separate"/>
      </w:r>
      <w:r w:rsidR="00EA7CED">
        <w:t>7.1</w:t>
      </w:r>
      <w:r>
        <w:fldChar w:fldCharType="end"/>
      </w:r>
      <w:r w:rsidRPr="003E65B4">
        <w:t>).</w:t>
      </w:r>
    </w:p>
    <w:p w14:paraId="0CAE733F" w14:textId="77777777" w:rsidR="002142FC" w:rsidRPr="00AA3FBD" w:rsidRDefault="002142FC" w:rsidP="002142FC">
      <w:pPr>
        <w:jc w:val="left"/>
      </w:pPr>
      <w:r w:rsidRPr="00AA3FBD">
        <w:t xml:space="preserve">If the insertion of a task into the schedule fails, it is left unassigned, in status New. Tasks in this status are considered as exceptions, for further handling by the Dispatcher. However, the Background Optimization process will attempt to fit them into the schedule during its next </w:t>
      </w:r>
      <w:r w:rsidR="00690AE8">
        <w:t>execution</w:t>
      </w:r>
      <w:r w:rsidRPr="00AA3FBD">
        <w:t>.</w:t>
      </w:r>
    </w:p>
    <w:p w14:paraId="0CAE7340" w14:textId="77777777" w:rsidR="002142FC" w:rsidRPr="00AA3FBD" w:rsidRDefault="002142FC" w:rsidP="002142FC">
      <w:pPr>
        <w:jc w:val="left"/>
      </w:pPr>
      <w:r w:rsidRPr="00AA3FBD">
        <w:t xml:space="preserve">The Task Insert functionality will only be used for tasks with short SLA’s that have to be completed today or tomorrow. </w:t>
      </w:r>
    </w:p>
    <w:p w14:paraId="0CAE7341" w14:textId="77777777" w:rsidR="002142FC" w:rsidRPr="003E65B4" w:rsidRDefault="002142FC" w:rsidP="002142FC">
      <w:pPr>
        <w:pStyle w:val="Heading2"/>
        <w:tabs>
          <w:tab w:val="clear" w:pos="576"/>
          <w:tab w:val="num" w:pos="720"/>
        </w:tabs>
        <w:ind w:left="720" w:hanging="720"/>
        <w:jc w:val="left"/>
      </w:pPr>
      <w:bookmarkStart w:id="4925" w:name="_Ref62276132"/>
      <w:bookmarkStart w:id="4926" w:name="_Toc64696267"/>
      <w:bookmarkStart w:id="4927" w:name="_Toc65911726"/>
      <w:bookmarkStart w:id="4928" w:name="_Toc76456568"/>
      <w:bookmarkStart w:id="4929" w:name="_Toc332982058"/>
      <w:bookmarkStart w:id="4930" w:name="_Toc425500390"/>
      <w:r w:rsidRPr="003E65B4">
        <w:t>Schedule Updates</w:t>
      </w:r>
      <w:bookmarkEnd w:id="4925"/>
      <w:bookmarkEnd w:id="4926"/>
      <w:bookmarkEnd w:id="4927"/>
      <w:bookmarkEnd w:id="4928"/>
      <w:bookmarkEnd w:id="4929"/>
      <w:bookmarkEnd w:id="4930"/>
    </w:p>
    <w:p w14:paraId="0CAE7342" w14:textId="77777777" w:rsidR="002142FC" w:rsidRPr="00AA3FBD" w:rsidRDefault="002142FC" w:rsidP="002142FC">
      <w:pPr>
        <w:jc w:val="left"/>
      </w:pPr>
      <w:r w:rsidRPr="00AA3FBD">
        <w:t xml:space="preserve">The in-day schedule is dynamic, incorporating constant updates to the schedule resulting from updates received from FSEs in the field. The Schedule Update service ensures that upon receiving an update to an FSE’s schedule the rest of his or her schedule will be updated accordingly, rescheduling any further </w:t>
      </w:r>
      <w:r w:rsidR="00690AE8">
        <w:t xml:space="preserve">(typically yet to be dispatched) </w:t>
      </w:r>
      <w:r w:rsidRPr="00AA3FBD">
        <w:t xml:space="preserve">tasks assigned to the resource for the day. </w:t>
      </w:r>
    </w:p>
    <w:p w14:paraId="0CAE7343" w14:textId="77777777" w:rsidR="002142FC" w:rsidRPr="00AA3FBD" w:rsidRDefault="002142FC" w:rsidP="002142FC">
      <w:pPr>
        <w:jc w:val="left"/>
      </w:pPr>
      <w:r w:rsidRPr="00AA3FBD">
        <w:t>The Schedule Update operation optimizes based on the “</w:t>
      </w:r>
      <w:r w:rsidR="002E7B47">
        <w:t>Standard Policy</w:t>
      </w:r>
      <w:r w:rsidRPr="00AA3FBD">
        <w:t xml:space="preserve">” </w:t>
      </w:r>
      <w:r w:rsidR="002E7B47">
        <w:t xml:space="preserve">scheduling </w:t>
      </w:r>
      <w:r w:rsidRPr="00AA3FBD">
        <w:t xml:space="preserve">policy and is only relevant for FSEs (resources) that send updates from the field throughout the day. Using pre-defined configuration options, ClickSchedule will update the rest of the schedule for the FSE (resource), applying the relevant scheduling policy. </w:t>
      </w:r>
    </w:p>
    <w:p w14:paraId="0CAE7344" w14:textId="77777777" w:rsidR="002142FC" w:rsidRPr="00AA3FBD" w:rsidRDefault="002142FC" w:rsidP="002142FC">
      <w:pPr>
        <w:jc w:val="left"/>
      </w:pPr>
      <w:r w:rsidRPr="00AA3FBD">
        <w:lastRenderedPageBreak/>
        <w:t>If Schedule Update fails to reschedule any of the FSE’s (resource’s) tasks</w:t>
      </w:r>
      <w:r w:rsidR="00B80C61">
        <w:t xml:space="preserve"> to a different time (or different FSE in the case that tasks are still ‘Tentative’)</w:t>
      </w:r>
      <w:r w:rsidRPr="00AA3FBD">
        <w:t>, it will flag it as a task in jeopardy (jeopardy status ‘Unable to update FSE's Schedule’) for the Dispatcher to handle by intervention. These updates are described in more detail below.</w:t>
      </w:r>
      <w:bookmarkStart w:id="4931" w:name="wp9003743"/>
      <w:bookmarkEnd w:id="4931"/>
      <w:r w:rsidRPr="00AA3FBD">
        <w:t xml:space="preserve"> Schedule Update will consider pinned</w:t>
      </w:r>
      <w:r w:rsidR="00F27E31" w:rsidRPr="00F27E31">
        <w:t xml:space="preserve"> </w:t>
      </w:r>
      <w:r w:rsidR="00F27E31" w:rsidRPr="00AA3FBD">
        <w:t>tasks</w:t>
      </w:r>
      <w:r w:rsidR="00F2116B">
        <w:t xml:space="preserve">, </w:t>
      </w:r>
      <w:r w:rsidR="00F27E31">
        <w:t xml:space="preserve">assignments </w:t>
      </w:r>
      <w:r w:rsidR="00F2116B">
        <w:t xml:space="preserve">that </w:t>
      </w:r>
      <w:r w:rsidR="00F27E31">
        <w:t>includ</w:t>
      </w:r>
      <w:r w:rsidR="00F2116B">
        <w:t>e</w:t>
      </w:r>
      <w:r w:rsidR="00F27E31">
        <w:t xml:space="preserve"> lunch</w:t>
      </w:r>
      <w:r w:rsidRPr="00AA3FBD">
        <w:t xml:space="preserve">, tasks with status </w:t>
      </w:r>
      <w:r w:rsidR="003C31DA">
        <w:t>Acknowledged/</w:t>
      </w:r>
      <w:r w:rsidRPr="00AA3FBD">
        <w:t>En</w:t>
      </w:r>
      <w:r w:rsidR="00690AE8">
        <w:t xml:space="preserve"> </w:t>
      </w:r>
      <w:r w:rsidRPr="00AA3FBD">
        <w:t>Route</w:t>
      </w:r>
      <w:r w:rsidR="00690AE8">
        <w:t>/</w:t>
      </w:r>
      <w:r w:rsidRPr="00AA3FBD">
        <w:t>On Site</w:t>
      </w:r>
      <w:r w:rsidR="00690AE8">
        <w:t>/</w:t>
      </w:r>
      <w:r w:rsidR="003C31DA">
        <w:t>Suspended/</w:t>
      </w:r>
      <w:r w:rsidRPr="00AA3FBD">
        <w:t>Complete</w:t>
      </w:r>
      <w:r w:rsidR="00690AE8">
        <w:t>/</w:t>
      </w:r>
      <w:r w:rsidRPr="00AA3FBD">
        <w:t>Incomplete and tasks that violate the scheduling policy as unmoveable and will not try to reschedule them; consequently these tasks will be flagged as In Jeopardy.</w:t>
      </w:r>
    </w:p>
    <w:p w14:paraId="0CAE7345" w14:textId="77777777" w:rsidR="002142FC" w:rsidRPr="00AA3FBD" w:rsidRDefault="002142FC" w:rsidP="002142FC">
      <w:pPr>
        <w:jc w:val="left"/>
      </w:pPr>
      <w:r w:rsidRPr="00AA3FBD">
        <w:rPr>
          <w:b/>
          <w:bCs/>
        </w:rPr>
        <w:t xml:space="preserve">Note: </w:t>
      </w:r>
      <w:r w:rsidRPr="00AA3FBD">
        <w:rPr>
          <w:rFonts w:ascii="Calibri" w:hAnsi="Calibri" w:cs="Calibri"/>
          <w:sz w:val="22"/>
          <w:szCs w:val="22"/>
        </w:rPr>
        <w:t>After an in</w:t>
      </w:r>
      <w:r w:rsidR="00690AE8">
        <w:rPr>
          <w:rFonts w:ascii="Calibri" w:hAnsi="Calibri" w:cs="Calibri"/>
          <w:sz w:val="22"/>
          <w:szCs w:val="22"/>
        </w:rPr>
        <w:t xml:space="preserve"> </w:t>
      </w:r>
      <w:r w:rsidRPr="00AA3FBD">
        <w:rPr>
          <w:rFonts w:ascii="Calibri" w:hAnsi="Calibri" w:cs="Calibri"/>
          <w:sz w:val="22"/>
          <w:szCs w:val="22"/>
        </w:rPr>
        <w:t>jeopardy task is dealt with, the dispatcher will need to manually remove the jeopardy state and flag.</w:t>
      </w:r>
    </w:p>
    <w:p w14:paraId="0CAE7346" w14:textId="77777777" w:rsidR="002142FC" w:rsidRPr="003E65B4" w:rsidRDefault="002142FC" w:rsidP="002142FC">
      <w:pPr>
        <w:pStyle w:val="Heading2"/>
        <w:tabs>
          <w:tab w:val="clear" w:pos="576"/>
          <w:tab w:val="num" w:pos="720"/>
        </w:tabs>
        <w:ind w:left="720" w:hanging="720"/>
        <w:jc w:val="left"/>
      </w:pPr>
      <w:bookmarkStart w:id="4932" w:name="_Ref196119724"/>
      <w:bookmarkStart w:id="4933" w:name="_Ref196123869"/>
      <w:bookmarkStart w:id="4934" w:name="_Ref196124433"/>
      <w:bookmarkStart w:id="4935" w:name="_Ref196126437"/>
      <w:bookmarkStart w:id="4936" w:name="_Ref196127190"/>
      <w:bookmarkStart w:id="4937" w:name="_Ref196135648"/>
      <w:bookmarkStart w:id="4938" w:name="_Toc332982062"/>
      <w:bookmarkStart w:id="4939" w:name="_Toc425500391"/>
      <w:r w:rsidRPr="003E65B4">
        <w:t>Tools for Manual and Semi-Automatic Scheduling</w:t>
      </w:r>
      <w:bookmarkEnd w:id="4932"/>
      <w:bookmarkEnd w:id="4933"/>
      <w:bookmarkEnd w:id="4934"/>
      <w:bookmarkEnd w:id="4935"/>
      <w:bookmarkEnd w:id="4936"/>
      <w:bookmarkEnd w:id="4937"/>
      <w:bookmarkEnd w:id="4938"/>
      <w:bookmarkEnd w:id="4939"/>
    </w:p>
    <w:p w14:paraId="0CAE7347" w14:textId="77777777" w:rsidR="002142FC" w:rsidRPr="003E65B4" w:rsidRDefault="002E7B47" w:rsidP="002142FC">
      <w:pPr>
        <w:pStyle w:val="Heading3"/>
        <w:tabs>
          <w:tab w:val="clear" w:pos="1146"/>
          <w:tab w:val="num" w:pos="1004"/>
        </w:tabs>
        <w:ind w:left="1004" w:hanging="1004"/>
        <w:jc w:val="left"/>
      </w:pPr>
      <w:bookmarkStart w:id="4940" w:name="_Toc148344008"/>
      <w:bookmarkStart w:id="4941" w:name="_Toc148766112"/>
      <w:bookmarkStart w:id="4942" w:name="_Toc332982063"/>
      <w:bookmarkStart w:id="4943" w:name="_Toc425500392"/>
      <w:r>
        <w:t>Semi-</w:t>
      </w:r>
      <w:r w:rsidR="002142FC" w:rsidRPr="003E65B4">
        <w:t>Automatic Scheduling</w:t>
      </w:r>
      <w:bookmarkEnd w:id="4940"/>
      <w:bookmarkEnd w:id="4941"/>
      <w:r w:rsidR="002142FC" w:rsidRPr="003E65B4">
        <w:t xml:space="preserve"> (a.k.a. ‘Right-Click Schedule’)</w:t>
      </w:r>
      <w:bookmarkEnd w:id="4942"/>
      <w:bookmarkEnd w:id="4943"/>
    </w:p>
    <w:p w14:paraId="0CAE7348" w14:textId="77777777" w:rsidR="002142FC" w:rsidRPr="00C826C1" w:rsidRDefault="002E7B47" w:rsidP="002142FC">
      <w:pPr>
        <w:jc w:val="left"/>
      </w:pPr>
      <w:r>
        <w:t>Semi-a</w:t>
      </w:r>
      <w:r w:rsidR="002142FC" w:rsidRPr="00C826C1">
        <w:t>utomatic Scheduling is the process of selecting and scheduling tasks in the ClickSchedule Client application. A Dispatcher can use it to schedule a single task or multiple tasks. This functionality is referred to as ‘right-click and schedule’, since this is how the process is invoked. The ‘right-click schedule’ will:</w:t>
      </w:r>
    </w:p>
    <w:p w14:paraId="0CAE7349" w14:textId="77777777" w:rsidR="002142FC" w:rsidRPr="00C826C1" w:rsidRDefault="002142FC" w:rsidP="009A52C8">
      <w:pPr>
        <w:pStyle w:val="ListParagraph"/>
        <w:numPr>
          <w:ilvl w:val="0"/>
          <w:numId w:val="50"/>
        </w:numPr>
        <w:jc w:val="left"/>
      </w:pPr>
      <w:r w:rsidRPr="00C826C1">
        <w:t xml:space="preserve">Attempt to schedule the task(s) only to the resources viewed on the client based on the Schedule Policy that is selected by the user </w:t>
      </w:r>
      <w:r w:rsidR="002E7B47">
        <w:t xml:space="preserve">(only the Standard Policy will initially be available in this solution) </w:t>
      </w:r>
      <w:r w:rsidRPr="00C826C1">
        <w:t>and the time period</w:t>
      </w:r>
      <w:r w:rsidR="002E7B47">
        <w:t xml:space="preserve"> currently selected in the ClickSchedule client</w:t>
      </w:r>
      <w:r w:rsidRPr="00C826C1">
        <w:t xml:space="preserve">. Tasks that cannot be scheduled in compliance with the constraints in Schedule Policy will remain unscheduled. </w:t>
      </w:r>
    </w:p>
    <w:p w14:paraId="0CAE734A" w14:textId="77777777" w:rsidR="002142FC" w:rsidRPr="00C826C1" w:rsidRDefault="002142FC" w:rsidP="009A52C8">
      <w:pPr>
        <w:pStyle w:val="ListParagraph"/>
        <w:numPr>
          <w:ilvl w:val="0"/>
          <w:numId w:val="50"/>
        </w:numPr>
        <w:jc w:val="left"/>
      </w:pPr>
      <w:r w:rsidRPr="00C826C1">
        <w:t xml:space="preserve">Not change (move or unschedule) any existing assignments on the Gantt while trying to schedule the selected tasks. </w:t>
      </w:r>
    </w:p>
    <w:p w14:paraId="0CAE734B" w14:textId="77777777" w:rsidR="002142FC" w:rsidRPr="003E65B4" w:rsidRDefault="002142FC" w:rsidP="002142FC">
      <w:pPr>
        <w:jc w:val="left"/>
      </w:pPr>
      <w:r w:rsidRPr="00C826C1">
        <w:t xml:space="preserve">At the end of the process, a confirmation window is displayed, listing information for each of the tasks </w:t>
      </w:r>
      <w:r w:rsidR="002E7B47">
        <w:t xml:space="preserve">that can be </w:t>
      </w:r>
      <w:r w:rsidRPr="00C826C1">
        <w:t>scheduled. The Dispatcher can either confirm the scheduling, or cancel the scheduling process. If none of the tasks can be scheduled, a message would appear indicating so.</w:t>
      </w:r>
    </w:p>
    <w:p w14:paraId="0CAE734C" w14:textId="77777777" w:rsidR="002142FC" w:rsidRPr="003E65B4" w:rsidRDefault="002142FC" w:rsidP="002142FC">
      <w:pPr>
        <w:pStyle w:val="Heading3"/>
        <w:tabs>
          <w:tab w:val="clear" w:pos="1146"/>
          <w:tab w:val="num" w:pos="1004"/>
        </w:tabs>
        <w:ind w:left="1004" w:hanging="1004"/>
        <w:jc w:val="left"/>
      </w:pPr>
      <w:bookmarkStart w:id="4944" w:name="_Toc148344010"/>
      <w:bookmarkStart w:id="4945" w:name="_Toc148766114"/>
      <w:bookmarkStart w:id="4946" w:name="_Toc332982064"/>
      <w:bookmarkStart w:id="4947" w:name="_Ref363127459"/>
      <w:bookmarkStart w:id="4948" w:name="_Toc425500393"/>
      <w:r w:rsidRPr="003E65B4">
        <w:t>Manual Scheduling</w:t>
      </w:r>
      <w:bookmarkEnd w:id="4944"/>
      <w:bookmarkEnd w:id="4945"/>
      <w:r w:rsidRPr="003E65B4">
        <w:t xml:space="preserve"> (a.k.a. Drag &amp; Drop)</w:t>
      </w:r>
      <w:bookmarkEnd w:id="4946"/>
      <w:bookmarkEnd w:id="4947"/>
      <w:bookmarkEnd w:id="4948"/>
    </w:p>
    <w:p w14:paraId="0CAE734D" w14:textId="77777777" w:rsidR="002142FC" w:rsidRPr="00C826C1" w:rsidRDefault="002142FC" w:rsidP="002142FC">
      <w:pPr>
        <w:jc w:val="left"/>
      </w:pPr>
      <w:r w:rsidRPr="00C826C1">
        <w:t xml:space="preserve">The user may schedule an unscheduled task by dragging it from the task list and dropping it on the Gantt or reschedule an assigned task by dragging and dropping it from one place on the Gantt to another. If a proposed assignment for a task violates any constraints the Dispatcher is warned via a dialogue box. The Dispatcher can then choose to override the rule violations by accepting the proposed assignment, or cancel the scheduling of the task to the selected resource. Manual scheduling with rule violation is not recommended when automatic scheduling is available, and it is important that the use of manual scheduling is minimized.  It should be used only on an exceptional basis. </w:t>
      </w:r>
    </w:p>
    <w:p w14:paraId="0CAE734E" w14:textId="77777777" w:rsidR="002142FC" w:rsidRDefault="002142FC" w:rsidP="002142FC">
      <w:pPr>
        <w:pStyle w:val="Heading3"/>
        <w:tabs>
          <w:tab w:val="clear" w:pos="1146"/>
          <w:tab w:val="num" w:pos="1004"/>
        </w:tabs>
        <w:ind w:left="1004" w:hanging="1004"/>
        <w:jc w:val="left"/>
      </w:pPr>
      <w:bookmarkStart w:id="4949" w:name="_Toc332982065"/>
      <w:bookmarkStart w:id="4950" w:name="_Toc425500394"/>
      <w:r>
        <w:t>Get Candidates</w:t>
      </w:r>
      <w:bookmarkEnd w:id="4949"/>
      <w:bookmarkEnd w:id="4950"/>
    </w:p>
    <w:p w14:paraId="0CAE734F" w14:textId="77777777" w:rsidR="002142FC" w:rsidRDefault="002142FC" w:rsidP="002142FC">
      <w:pPr>
        <w:jc w:val="left"/>
      </w:pPr>
      <w:r>
        <w:t>The Get Candidate option is available when displaying the context-menu of an unscheduled task. This option highlights in the Gantt the resources that have the required skills necessary to complete the task. It does not take into account whether they have availability that day. It is up to the dispatcher to manually drag and drop the task on the</w:t>
      </w:r>
      <w:r w:rsidR="002E7B47">
        <w:t>ir</w:t>
      </w:r>
      <w:r>
        <w:t xml:space="preserve"> preferred engineer</w:t>
      </w:r>
      <w:r w:rsidR="002E7B47">
        <w:t xml:space="preserve"> (typically one of the candidates who has availability)</w:t>
      </w:r>
      <w:r>
        <w:t>.</w:t>
      </w:r>
    </w:p>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p w14:paraId="0CAE7350" w14:textId="77777777" w:rsidR="00E3553B" w:rsidRDefault="00E3553B">
      <w:pPr>
        <w:spacing w:after="0" w:line="240" w:lineRule="auto"/>
        <w:jc w:val="left"/>
      </w:pPr>
      <w:r>
        <w:br w:type="page"/>
      </w:r>
    </w:p>
    <w:p w14:paraId="0CAE7351" w14:textId="77777777" w:rsidR="00E3553B" w:rsidRPr="003E65B4" w:rsidRDefault="00E3553B" w:rsidP="00E3553B">
      <w:pPr>
        <w:pStyle w:val="Heading1"/>
      </w:pPr>
      <w:bookmarkStart w:id="4951" w:name="_Toc64696230"/>
      <w:bookmarkStart w:id="4952" w:name="_Toc65911689"/>
      <w:bookmarkStart w:id="4953" w:name="_Toc76456547"/>
      <w:bookmarkStart w:id="4954" w:name="_Toc332982068"/>
      <w:bookmarkStart w:id="4955" w:name="_Toc355343825"/>
      <w:bookmarkStart w:id="4956" w:name="_Ref355641624"/>
      <w:bookmarkStart w:id="4957" w:name="_Toc359587118"/>
      <w:bookmarkStart w:id="4958" w:name="_Toc425500395"/>
      <w:bookmarkStart w:id="4959" w:name="_Toc477535544"/>
      <w:bookmarkStart w:id="4960" w:name="_Toc477671189"/>
      <w:bookmarkStart w:id="4961" w:name="_Toc477671431"/>
      <w:bookmarkStart w:id="4962" w:name="_Toc478867910"/>
      <w:bookmarkStart w:id="4963" w:name="_Toc478868423"/>
      <w:bookmarkStart w:id="4964" w:name="_Toc480172571"/>
      <w:bookmarkStart w:id="4965" w:name="_Toc480694234"/>
      <w:bookmarkStart w:id="4966" w:name="_Toc481922737"/>
      <w:bookmarkStart w:id="4967" w:name="_Toc492696056"/>
      <w:bookmarkStart w:id="4968" w:name="_Toc492796467"/>
      <w:bookmarkStart w:id="4969" w:name="_Toc492797943"/>
      <w:bookmarkStart w:id="4970" w:name="_Toc492960025"/>
      <w:bookmarkStart w:id="4971" w:name="_Toc492960134"/>
      <w:bookmarkStart w:id="4972" w:name="_Toc492986012"/>
      <w:bookmarkStart w:id="4973" w:name="_Toc497037250"/>
      <w:bookmarkStart w:id="4974" w:name="_Toc497118967"/>
      <w:bookmarkStart w:id="4975" w:name="_Toc497896531"/>
      <w:bookmarkStart w:id="4976" w:name="_Toc497896606"/>
      <w:bookmarkStart w:id="4977" w:name="_Toc497903941"/>
      <w:bookmarkStart w:id="4978" w:name="_Toc534093991"/>
      <w:bookmarkStart w:id="4979" w:name="_Toc536247843"/>
      <w:bookmarkStart w:id="4980" w:name="_Toc536248605"/>
      <w:bookmarkStart w:id="4981" w:name="_Toc536498891"/>
      <w:bookmarkStart w:id="4982" w:name="_Toc536499010"/>
      <w:bookmarkStart w:id="4983" w:name="_Toc534093982"/>
      <w:bookmarkStart w:id="4984" w:name="_Toc536247834"/>
      <w:bookmarkStart w:id="4985" w:name="_Toc536248596"/>
      <w:bookmarkStart w:id="4986" w:name="_Toc536498882"/>
      <w:bookmarkStart w:id="4987" w:name="_Toc536499001"/>
      <w:bookmarkStart w:id="4988" w:name="_Toc42323751"/>
      <w:bookmarkStart w:id="4989" w:name="_Toc50367568"/>
      <w:bookmarkStart w:id="4990" w:name="_Toc50690942"/>
      <w:bookmarkStart w:id="4991" w:name="_Toc50691094"/>
      <w:bookmarkStart w:id="4992" w:name="_Toc50693788"/>
      <w:bookmarkStart w:id="4993" w:name="_Toc50723261"/>
      <w:bookmarkStart w:id="4994" w:name="_Toc50770025"/>
      <w:bookmarkStart w:id="4995" w:name="_Toc50771792"/>
      <w:bookmarkStart w:id="4996" w:name="_Toc50774217"/>
      <w:bookmarkStart w:id="4997" w:name="_Toc51038023"/>
      <w:bookmarkStart w:id="4998" w:name="_Toc51059256"/>
      <w:bookmarkStart w:id="4999" w:name="_Toc64696279"/>
      <w:bookmarkStart w:id="5000" w:name="_Toc65911738"/>
      <w:r w:rsidRPr="003E65B4">
        <w:lastRenderedPageBreak/>
        <w:t>Schedule Monitoring and Management</w:t>
      </w:r>
      <w:bookmarkEnd w:id="4951"/>
      <w:bookmarkEnd w:id="4952"/>
      <w:bookmarkEnd w:id="4953"/>
      <w:bookmarkEnd w:id="4954"/>
      <w:bookmarkEnd w:id="4955"/>
      <w:bookmarkEnd w:id="4956"/>
      <w:bookmarkEnd w:id="4957"/>
      <w:bookmarkEnd w:id="4958"/>
    </w:p>
    <w:p w14:paraId="0CAE7352" w14:textId="77777777" w:rsidR="00E3553B" w:rsidRPr="003E65B4" w:rsidRDefault="00E3553B" w:rsidP="00E3553B">
      <w:pPr>
        <w:pStyle w:val="Heading2"/>
      </w:pPr>
      <w:bookmarkStart w:id="5001" w:name="_Toc64696266"/>
      <w:bookmarkStart w:id="5002" w:name="_Toc65911725"/>
      <w:bookmarkStart w:id="5003" w:name="_Toc76456564"/>
      <w:bookmarkStart w:id="5004" w:name="_Ref192566650"/>
      <w:bookmarkStart w:id="5005" w:name="_Ref192567631"/>
      <w:bookmarkStart w:id="5006" w:name="_Ref192567783"/>
      <w:bookmarkStart w:id="5007" w:name="_Ref193784164"/>
      <w:bookmarkStart w:id="5008" w:name="_Ref193784167"/>
      <w:bookmarkStart w:id="5009" w:name="_Toc332982069"/>
      <w:bookmarkStart w:id="5010" w:name="_Toc355343826"/>
      <w:bookmarkStart w:id="5011" w:name="_Ref355641528"/>
      <w:bookmarkStart w:id="5012" w:name="_Toc359587119"/>
      <w:bookmarkStart w:id="5013" w:name="_Ref370468039"/>
      <w:bookmarkStart w:id="5014" w:name="_Toc425500396"/>
      <w:r w:rsidRPr="003E65B4">
        <w:t xml:space="preserve">Dispatching </w:t>
      </w:r>
      <w:r w:rsidRPr="00470868">
        <w:t>of</w:t>
      </w:r>
      <w:r w:rsidRPr="003E65B4">
        <w:t xml:space="preserve"> Assignments</w:t>
      </w:r>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p>
    <w:p w14:paraId="0CAE7353" w14:textId="77777777" w:rsidR="00E3553B" w:rsidRDefault="00E3553B" w:rsidP="00E3553B">
      <w:r>
        <w:t xml:space="preserve">Scheduling tasks does not make them visible to the resource in the field: they need to be sent out explicitly. Sending a task to a resource in ClickSchedule is called “Dispatching”.  In GEHC this results in the status being changed to Assigned. The Dispatcher decides when to </w:t>
      </w:r>
      <w:r w:rsidR="002E7B47">
        <w:t xml:space="preserve">assign </w:t>
      </w:r>
      <w:r>
        <w:t>(dispatch) tasks to resources, balancing between two often-conflicting objectives:</w:t>
      </w:r>
    </w:p>
    <w:p w14:paraId="0CAE7354" w14:textId="77777777" w:rsidR="00E3553B" w:rsidRDefault="00E3553B" w:rsidP="009A52C8">
      <w:pPr>
        <w:pStyle w:val="ListParagraph"/>
        <w:numPr>
          <w:ilvl w:val="0"/>
          <w:numId w:val="55"/>
        </w:numPr>
      </w:pPr>
      <w:r>
        <w:t xml:space="preserve">Provide the resource visibility of their planned work </w:t>
      </w:r>
      <w:r w:rsidRPr="00C8566D">
        <w:rPr>
          <w:b/>
        </w:rPr>
        <w:t>as far ahead as possible</w:t>
      </w:r>
      <w:r>
        <w:t>;</w:t>
      </w:r>
    </w:p>
    <w:p w14:paraId="0CAE7355" w14:textId="77777777" w:rsidR="00E3553B" w:rsidRDefault="00E3553B" w:rsidP="009A52C8">
      <w:pPr>
        <w:pStyle w:val="ListParagraph"/>
        <w:numPr>
          <w:ilvl w:val="0"/>
          <w:numId w:val="55"/>
        </w:numPr>
      </w:pPr>
      <w:r>
        <w:t xml:space="preserve">Commit to specific assignments </w:t>
      </w:r>
      <w:r w:rsidRPr="00C8566D">
        <w:rPr>
          <w:b/>
        </w:rPr>
        <w:t>as late as possible</w:t>
      </w:r>
      <w:r>
        <w:t>, thereby enabling flexibility for rescheduling.</w:t>
      </w:r>
    </w:p>
    <w:p w14:paraId="0CAE7356" w14:textId="77777777" w:rsidR="00E3553B" w:rsidRDefault="00E3553B" w:rsidP="00E3553B">
      <w:r>
        <w:t xml:space="preserve">According to ClickSchedule best practices, once a task has been </w:t>
      </w:r>
      <w:r w:rsidR="002E7B47">
        <w:t xml:space="preserve">assigned </w:t>
      </w:r>
      <w:r>
        <w:t>(dispatched) it should not be moved to another resource.</w:t>
      </w:r>
      <w:r w:rsidR="00525FC0">
        <w:t xml:space="preserve"> The rejection of a task (by the dispatcher or FSE) allows the task to be re-scheduled to a different resource.</w:t>
      </w:r>
    </w:p>
    <w:p w14:paraId="0CAE7357" w14:textId="13D8AA42" w:rsidR="00E3553B" w:rsidRDefault="005B566D" w:rsidP="00E3553B">
      <w:pPr>
        <w:jc w:val="left"/>
      </w:pPr>
      <w:r>
        <w:t xml:space="preserve">The </w:t>
      </w:r>
      <w:r w:rsidR="00E3553B">
        <w:t>dispatch policy applied</w:t>
      </w:r>
      <w:r>
        <w:t xml:space="preserve"> to jobs released from Siebel may vary by region and/or by </w:t>
      </w:r>
      <w:r w:rsidR="00E3553B">
        <w:t>the job type.</w:t>
      </w:r>
    </w:p>
    <w:p w14:paraId="257B9DD5" w14:textId="1FA725D0" w:rsidR="005B566D" w:rsidRDefault="005B566D" w:rsidP="00E3553B">
      <w:pPr>
        <w:jc w:val="left"/>
      </w:pPr>
      <w:r>
        <w:t>For the initial UKI region roll-out , i</w:t>
      </w:r>
      <w:r w:rsidR="00E3553B">
        <w:t xml:space="preserve">n order to allow the resource to prepare for and plan their mornings, including collection of any necessary parts, the policy includes dispatch, at </w:t>
      </w:r>
      <w:r w:rsidR="00523E4C">
        <w:t>16:30</w:t>
      </w:r>
      <w:r w:rsidR="00E3553B">
        <w:t xml:space="preserve"> the previous working day, of </w:t>
      </w:r>
      <w:r w:rsidR="00D21083">
        <w:t xml:space="preserve">all assignments due to start during the </w:t>
      </w:r>
      <w:r w:rsidR="00E3553B">
        <w:t xml:space="preserve">next working </w:t>
      </w:r>
      <w:r w:rsidR="00D21083">
        <w:t>day (this being configurable by region)</w:t>
      </w:r>
      <w:r w:rsidR="00E3553B">
        <w:t xml:space="preserve">. The remaining task(s) for the day are dispatched two hours before their travel is expected to commence. </w:t>
      </w:r>
    </w:p>
    <w:p w14:paraId="0CAE7358" w14:textId="6A624F23" w:rsidR="00E3553B" w:rsidRDefault="00E3553B" w:rsidP="00E3553B">
      <w:pPr>
        <w:jc w:val="left"/>
      </w:pPr>
      <w:r>
        <w:t xml:space="preserve">The time of </w:t>
      </w:r>
      <w:r w:rsidR="00523E4C">
        <w:t>16:30</w:t>
      </w:r>
      <w:r>
        <w:t xml:space="preserve"> is not fixed</w:t>
      </w:r>
      <w:r w:rsidR="002E7B47">
        <w:t xml:space="preserve"> and </w:t>
      </w:r>
      <w:r w:rsidR="00D21083">
        <w:t xml:space="preserve">will </w:t>
      </w:r>
      <w:r w:rsidR="002E7B47">
        <w:t>be varied by region</w:t>
      </w:r>
      <w:r w:rsidR="00D21083">
        <w:t>, as is the cut-off horizon (“whole next working day” in this case)</w:t>
      </w:r>
      <w:r>
        <w:t xml:space="preserve">.  It is a GEHC working practice to notify FSE’s of their </w:t>
      </w:r>
      <w:r w:rsidR="00D21083">
        <w:t xml:space="preserve">full set of jobs for the next working </w:t>
      </w:r>
      <w:r>
        <w:t xml:space="preserve">day by approx. </w:t>
      </w:r>
      <w:r w:rsidR="00523E4C">
        <w:t>16:30</w:t>
      </w:r>
      <w:r>
        <w:t xml:space="preserve"> of the previous day.  It could just as easily be 16:00 or any other time which is required by GEHC.</w:t>
      </w:r>
    </w:p>
    <w:p w14:paraId="0CAE7359" w14:textId="5882E2DB" w:rsidR="00E3553B" w:rsidRDefault="005B566D" w:rsidP="00E3553B">
      <w:pPr>
        <w:jc w:val="left"/>
      </w:pPr>
      <w:r>
        <w:t>Different cut-off horizons and execution times may be applied by region and/or job type at GEHC’s discretion though it must be understood that dispatching assignments too early reduces the ability for the scheduler to optimize the schedule as already mentioned.</w:t>
      </w:r>
      <w:r w:rsidR="00E3553B">
        <w:t xml:space="preserve">In this context working days are </w:t>
      </w:r>
      <w:r w:rsidR="00D21083">
        <w:t>determined from the FSE’s associated calendars, looking ahead up to 5 days from now</w:t>
      </w:r>
      <w:r w:rsidR="00E3553B">
        <w:t>.</w:t>
      </w:r>
    </w:p>
    <w:p w14:paraId="7C1FDAED" w14:textId="77777777" w:rsidR="005B566D" w:rsidRDefault="005B566D" w:rsidP="005B566D">
      <w:pPr>
        <w:jc w:val="left"/>
      </w:pPr>
      <w:r>
        <w:t>Note that, in order to provide greater visibility of planned work whilst still committing assignments as late as possible, the system will permit tentative assignments to be sent to the mobile device for the next 7 days (configurable), with this option being enabled on a per-region basis. FSEs must understand that tentative assignments may be moved in, removed from or added to their schedule at any time prior to them becoming assigned.</w:t>
      </w:r>
    </w:p>
    <w:p w14:paraId="0CAE735C" w14:textId="77777777" w:rsidR="00E3553B" w:rsidRDefault="00E3553B" w:rsidP="00E3553B">
      <w:pPr>
        <w:pStyle w:val="Heading2"/>
      </w:pPr>
      <w:bookmarkStart w:id="5015" w:name="_Ref192567819"/>
      <w:bookmarkStart w:id="5016" w:name="_Ref196135562"/>
      <w:bookmarkStart w:id="5017" w:name="_Toc332982070"/>
      <w:bookmarkStart w:id="5018" w:name="_Toc355343827"/>
      <w:bookmarkStart w:id="5019" w:name="_Toc359587120"/>
      <w:bookmarkStart w:id="5020" w:name="_Toc425500397"/>
      <w:r w:rsidRPr="003E65B4">
        <w:t xml:space="preserve">Scheduling </w:t>
      </w:r>
      <w:r w:rsidRPr="00470868">
        <w:t>Monitor</w:t>
      </w:r>
      <w:bookmarkEnd w:id="5015"/>
      <w:bookmarkEnd w:id="5016"/>
      <w:bookmarkEnd w:id="5017"/>
      <w:bookmarkEnd w:id="5018"/>
      <w:bookmarkEnd w:id="5019"/>
      <w:bookmarkEnd w:id="5020"/>
    </w:p>
    <w:p w14:paraId="0CAE735D" w14:textId="77777777" w:rsidR="00E3553B" w:rsidRPr="003E65B4" w:rsidRDefault="00E3553B" w:rsidP="00E3553B">
      <w:pPr>
        <w:jc w:val="left"/>
      </w:pPr>
      <w:r w:rsidRPr="003E65B4">
        <w:t>The Scheduling Monitor provides a high level view of overall schedule quality</w:t>
      </w:r>
      <w:r>
        <w:t xml:space="preserve"> for the domain selected in the ClickSchedule client</w:t>
      </w:r>
      <w:r w:rsidRPr="003E65B4">
        <w:t xml:space="preserve">. It enables </w:t>
      </w:r>
      <w:r>
        <w:t xml:space="preserve">dispatchers and managers </w:t>
      </w:r>
      <w:r w:rsidRPr="003E65B4">
        <w:t>to focus on the most critical business factors reflected in the schedule, for example, business measures such as number of tasks in jeopardy.</w:t>
      </w:r>
    </w:p>
    <w:p w14:paraId="0CAE735E" w14:textId="77777777" w:rsidR="00E3553B" w:rsidRPr="003E65B4" w:rsidRDefault="00E3553B" w:rsidP="00E3553B">
      <w:pPr>
        <w:jc w:val="left"/>
      </w:pPr>
      <w:r w:rsidRPr="003E65B4">
        <w:t xml:space="preserve">For each defined metric, the Scheduling Monitor displays a </w:t>
      </w:r>
      <w:r>
        <w:t>colour</w:t>
      </w:r>
      <w:r w:rsidRPr="003E65B4">
        <w:t xml:space="preserve">-coded bar containing the current value for the loaded </w:t>
      </w:r>
      <w:r>
        <w:t>d</w:t>
      </w:r>
      <w:r w:rsidRPr="00704541">
        <w:t>istrict</w:t>
      </w:r>
      <w:r>
        <w:t>(</w:t>
      </w:r>
      <w:r w:rsidRPr="00704541">
        <w:t>s</w:t>
      </w:r>
      <w:r>
        <w:t>)</w:t>
      </w:r>
      <w:r w:rsidRPr="003E65B4">
        <w:t xml:space="preserve"> in the </w:t>
      </w:r>
      <w:r>
        <w:t>n</w:t>
      </w:r>
      <w:r w:rsidRPr="003E65B4">
        <w:t xml:space="preserve">avigation </w:t>
      </w:r>
      <w:r>
        <w:t>t</w:t>
      </w:r>
      <w:r w:rsidRPr="003E65B4">
        <w:t>ree</w:t>
      </w:r>
      <w:r>
        <w:t xml:space="preserve"> for the current and following days</w:t>
      </w:r>
      <w:r w:rsidRPr="003E65B4">
        <w:t xml:space="preserve">. A green bar indicates a value that falls </w:t>
      </w:r>
      <w:r w:rsidR="00370872">
        <w:t>below</w:t>
      </w:r>
      <w:r w:rsidR="00370872" w:rsidRPr="003E65B4">
        <w:t xml:space="preserve"> </w:t>
      </w:r>
      <w:r w:rsidRPr="003E65B4">
        <w:t>the predefined thresholds</w:t>
      </w:r>
      <w:r w:rsidR="00370872">
        <w:t>, while</w:t>
      </w:r>
      <w:r w:rsidRPr="003E65B4">
        <w:t xml:space="preserve"> a red bar indicates a value that falls </w:t>
      </w:r>
      <w:r w:rsidR="00370872">
        <w:t>above</w:t>
      </w:r>
      <w:r w:rsidR="00370872" w:rsidRPr="003E65B4">
        <w:t xml:space="preserve"> </w:t>
      </w:r>
      <w:r w:rsidRPr="003E65B4">
        <w:t xml:space="preserve">the </w:t>
      </w:r>
      <w:r w:rsidR="00370872">
        <w:t xml:space="preserve">predefined </w:t>
      </w:r>
      <w:r w:rsidRPr="003E65B4">
        <w:t>thresholds</w:t>
      </w:r>
      <w:r w:rsidR="00370872" w:rsidRPr="00370872">
        <w:t xml:space="preserve"> </w:t>
      </w:r>
      <w:r w:rsidR="00370872">
        <w:t xml:space="preserve">thereby </w:t>
      </w:r>
      <w:r w:rsidR="00370872" w:rsidRPr="003E65B4">
        <w:t>indicating a scheduling problem that requires further investigation</w:t>
      </w:r>
      <w:r w:rsidR="00370872">
        <w:t>. Yellow will show a value within nominal limits</w:t>
      </w:r>
      <w:r w:rsidRPr="003E65B4">
        <w:t>.</w:t>
      </w:r>
    </w:p>
    <w:p w14:paraId="0CAE735F" w14:textId="77777777" w:rsidR="00E3553B" w:rsidRDefault="00E3553B" w:rsidP="00E3553B">
      <w:pPr>
        <w:jc w:val="left"/>
      </w:pPr>
      <w:r w:rsidRPr="003E65B4">
        <w:t xml:space="preserve">The following metrics </w:t>
      </w:r>
      <w:r>
        <w:t>have been</w:t>
      </w:r>
      <w:r w:rsidRPr="003E65B4">
        <w:t xml:space="preserve"> identified as the key business factors that can provide an indication in regards to the status of the schedule, in </w:t>
      </w:r>
      <w:r>
        <w:t>GE</w:t>
      </w:r>
      <w:r w:rsidRPr="003E65B4">
        <w:t>’s business environment:</w:t>
      </w:r>
    </w:p>
    <w:p w14:paraId="0CAE7360" w14:textId="77777777" w:rsidR="00E3553B" w:rsidRDefault="00E3553B" w:rsidP="00E3553B">
      <w:pPr>
        <w:jc w:val="left"/>
      </w:pPr>
    </w:p>
    <w:tbl>
      <w:tblPr>
        <w:tblW w:w="9584" w:type="dxa"/>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446"/>
        <w:gridCol w:w="1744"/>
        <w:gridCol w:w="4046"/>
        <w:gridCol w:w="855"/>
        <w:gridCol w:w="855"/>
        <w:gridCol w:w="1638"/>
      </w:tblGrid>
      <w:tr w:rsidR="00E3553B" w:rsidRPr="005611D0" w14:paraId="0CAE7367" w14:textId="77777777" w:rsidTr="006B4773">
        <w:trPr>
          <w:tblHeader/>
        </w:trPr>
        <w:tc>
          <w:tcPr>
            <w:tcW w:w="446" w:type="dxa"/>
            <w:shd w:val="clear" w:color="auto" w:fill="1F497D" w:themeFill="text2"/>
          </w:tcPr>
          <w:p w14:paraId="0CAE7361" w14:textId="77777777" w:rsidR="00E3553B" w:rsidRPr="005611D0" w:rsidRDefault="00E3553B" w:rsidP="006B4773">
            <w:pPr>
              <w:pStyle w:val="TableHeading"/>
              <w:keepNext/>
              <w:jc w:val="left"/>
              <w:rPr>
                <w:rFonts w:cs="Arial"/>
                <w:szCs w:val="21"/>
              </w:rPr>
            </w:pPr>
            <w:r w:rsidRPr="005611D0">
              <w:rPr>
                <w:rFonts w:cs="Arial"/>
                <w:szCs w:val="21"/>
              </w:rPr>
              <w:lastRenderedPageBreak/>
              <w:t>#</w:t>
            </w:r>
          </w:p>
        </w:tc>
        <w:tc>
          <w:tcPr>
            <w:tcW w:w="1744" w:type="dxa"/>
            <w:shd w:val="clear" w:color="auto" w:fill="1F497D" w:themeFill="text2"/>
          </w:tcPr>
          <w:p w14:paraId="0CAE7362" w14:textId="77777777" w:rsidR="00E3553B" w:rsidRPr="005611D0" w:rsidRDefault="00E3553B" w:rsidP="006B4773">
            <w:pPr>
              <w:pStyle w:val="TableHeading"/>
              <w:keepNext/>
              <w:jc w:val="left"/>
              <w:rPr>
                <w:rFonts w:cs="Arial"/>
                <w:szCs w:val="21"/>
              </w:rPr>
            </w:pPr>
            <w:r w:rsidRPr="005611D0">
              <w:rPr>
                <w:rFonts w:cs="Arial"/>
                <w:szCs w:val="21"/>
              </w:rPr>
              <w:t>Measurement</w:t>
            </w:r>
          </w:p>
        </w:tc>
        <w:tc>
          <w:tcPr>
            <w:tcW w:w="4046" w:type="dxa"/>
            <w:shd w:val="clear" w:color="auto" w:fill="1F497D" w:themeFill="text2"/>
          </w:tcPr>
          <w:p w14:paraId="0CAE7363" w14:textId="77777777" w:rsidR="00E3553B" w:rsidRPr="005611D0" w:rsidRDefault="00E3553B" w:rsidP="006B4773">
            <w:pPr>
              <w:pStyle w:val="TableHeading"/>
              <w:keepNext/>
              <w:jc w:val="left"/>
              <w:rPr>
                <w:rFonts w:cs="Arial"/>
                <w:szCs w:val="21"/>
              </w:rPr>
            </w:pPr>
            <w:r w:rsidRPr="005611D0">
              <w:rPr>
                <w:rFonts w:cs="Arial"/>
                <w:szCs w:val="21"/>
              </w:rPr>
              <w:t>Description</w:t>
            </w:r>
          </w:p>
        </w:tc>
        <w:tc>
          <w:tcPr>
            <w:tcW w:w="855" w:type="dxa"/>
            <w:tcBorders>
              <w:top w:val="double" w:sz="6" w:space="0" w:color="000000"/>
              <w:bottom w:val="single" w:sz="6" w:space="0" w:color="000000"/>
            </w:tcBorders>
            <w:shd w:val="clear" w:color="auto" w:fill="9BBB59" w:themeFill="accent3"/>
          </w:tcPr>
          <w:p w14:paraId="0CAE7364" w14:textId="77777777" w:rsidR="00E3553B" w:rsidRPr="005611D0" w:rsidRDefault="00E3553B" w:rsidP="006B4773">
            <w:pPr>
              <w:pStyle w:val="TableHeading"/>
              <w:keepNext/>
              <w:jc w:val="left"/>
              <w:rPr>
                <w:rFonts w:cs="Arial"/>
                <w:color w:val="auto"/>
                <w:szCs w:val="21"/>
              </w:rPr>
            </w:pPr>
            <w:r w:rsidRPr="005611D0">
              <w:rPr>
                <w:rFonts w:cs="Arial"/>
                <w:color w:val="auto"/>
                <w:szCs w:val="21"/>
              </w:rPr>
              <w:t>Below Lower Limit</w:t>
            </w:r>
          </w:p>
        </w:tc>
        <w:tc>
          <w:tcPr>
            <w:tcW w:w="855" w:type="dxa"/>
            <w:tcBorders>
              <w:top w:val="double" w:sz="6" w:space="0" w:color="000000"/>
              <w:bottom w:val="single" w:sz="6" w:space="0" w:color="000000"/>
            </w:tcBorders>
            <w:shd w:val="clear" w:color="auto" w:fill="FFFF00"/>
          </w:tcPr>
          <w:p w14:paraId="0CAE7365" w14:textId="77777777" w:rsidR="00E3553B" w:rsidRPr="005611D0" w:rsidRDefault="00E3553B" w:rsidP="006B4773">
            <w:pPr>
              <w:pStyle w:val="TableHeading"/>
              <w:keepNext/>
              <w:jc w:val="left"/>
              <w:rPr>
                <w:rFonts w:cs="Arial"/>
                <w:color w:val="auto"/>
                <w:szCs w:val="21"/>
              </w:rPr>
            </w:pPr>
            <w:r w:rsidRPr="005611D0">
              <w:rPr>
                <w:rFonts w:cs="Arial"/>
                <w:color w:val="auto"/>
                <w:szCs w:val="21"/>
              </w:rPr>
              <w:t>Within limits</w:t>
            </w:r>
          </w:p>
        </w:tc>
        <w:tc>
          <w:tcPr>
            <w:tcW w:w="1638" w:type="dxa"/>
            <w:tcBorders>
              <w:top w:val="double" w:sz="6" w:space="0" w:color="000000"/>
              <w:bottom w:val="single" w:sz="6" w:space="0" w:color="000000"/>
            </w:tcBorders>
            <w:shd w:val="clear" w:color="auto" w:fill="D99594" w:themeFill="accent2" w:themeFillTint="99"/>
          </w:tcPr>
          <w:p w14:paraId="0CAE7366" w14:textId="77777777" w:rsidR="00E3553B" w:rsidRPr="005611D0" w:rsidRDefault="00E3553B" w:rsidP="006B4773">
            <w:pPr>
              <w:pStyle w:val="TableHeading"/>
              <w:keepNext/>
              <w:jc w:val="left"/>
              <w:rPr>
                <w:rFonts w:cs="Arial"/>
                <w:color w:val="auto"/>
                <w:szCs w:val="21"/>
              </w:rPr>
            </w:pPr>
            <w:r w:rsidRPr="005611D0">
              <w:rPr>
                <w:rFonts w:cs="Arial"/>
                <w:color w:val="auto"/>
                <w:szCs w:val="21"/>
              </w:rPr>
              <w:t>Above upper limit</w:t>
            </w:r>
          </w:p>
        </w:tc>
      </w:tr>
      <w:tr w:rsidR="00E3553B" w:rsidRPr="005611D0" w14:paraId="0CAE736E" w14:textId="77777777" w:rsidTr="006B4773">
        <w:tc>
          <w:tcPr>
            <w:tcW w:w="446" w:type="dxa"/>
          </w:tcPr>
          <w:p w14:paraId="0CAE7368" w14:textId="77777777" w:rsidR="00E3553B" w:rsidRPr="005611D0" w:rsidRDefault="00E3553B" w:rsidP="009A52C8">
            <w:pPr>
              <w:pStyle w:val="TableText"/>
              <w:numPr>
                <w:ilvl w:val="0"/>
                <w:numId w:val="52"/>
              </w:numPr>
              <w:jc w:val="left"/>
              <w:rPr>
                <w:szCs w:val="21"/>
              </w:rPr>
            </w:pPr>
          </w:p>
        </w:tc>
        <w:tc>
          <w:tcPr>
            <w:tcW w:w="1744" w:type="dxa"/>
          </w:tcPr>
          <w:p w14:paraId="0CAE7369" w14:textId="77777777" w:rsidR="00E3553B" w:rsidRPr="005611D0" w:rsidRDefault="00E3553B" w:rsidP="006B4773">
            <w:pPr>
              <w:pStyle w:val="TableText"/>
              <w:jc w:val="left"/>
              <w:rPr>
                <w:color w:val="000000"/>
                <w:szCs w:val="21"/>
              </w:rPr>
            </w:pPr>
            <w:r w:rsidRPr="00C548C8">
              <w:rPr>
                <w:szCs w:val="21"/>
              </w:rPr>
              <w:t>Tasks in jeopardy</w:t>
            </w:r>
          </w:p>
        </w:tc>
        <w:tc>
          <w:tcPr>
            <w:tcW w:w="4046" w:type="dxa"/>
          </w:tcPr>
          <w:p w14:paraId="0CAE736A" w14:textId="77777777" w:rsidR="00E3553B" w:rsidRPr="005611D0" w:rsidRDefault="00E3553B" w:rsidP="006B4773">
            <w:pPr>
              <w:pStyle w:val="TableText"/>
              <w:jc w:val="left"/>
              <w:rPr>
                <w:color w:val="000000"/>
                <w:szCs w:val="21"/>
              </w:rPr>
            </w:pPr>
            <w:r w:rsidRPr="00C548C8">
              <w:rPr>
                <w:szCs w:val="21"/>
              </w:rPr>
              <w:t xml:space="preserve">The number of tasks that were flagged as in jeopardy based on the </w:t>
            </w:r>
            <w:r>
              <w:rPr>
                <w:szCs w:val="21"/>
              </w:rPr>
              <w:t xml:space="preserve">“timeline </w:t>
            </w:r>
            <w:r w:rsidRPr="00C548C8">
              <w:rPr>
                <w:szCs w:val="21"/>
              </w:rPr>
              <w:t>jeopardy</w:t>
            </w:r>
            <w:r>
              <w:rPr>
                <w:szCs w:val="21"/>
              </w:rPr>
              <w:t>”</w:t>
            </w:r>
            <w:r w:rsidRPr="00C548C8">
              <w:rPr>
                <w:szCs w:val="21"/>
              </w:rPr>
              <w:t xml:space="preserve"> definitions in section</w:t>
            </w:r>
            <w:r>
              <w:rPr>
                <w:szCs w:val="21"/>
              </w:rPr>
              <w:t xml:space="preserve"> </w:t>
            </w:r>
            <w:r w:rsidR="002E7B47">
              <w:rPr>
                <w:szCs w:val="21"/>
              </w:rPr>
              <w:fldChar w:fldCharType="begin"/>
            </w:r>
            <w:r w:rsidR="002E7B47">
              <w:rPr>
                <w:szCs w:val="21"/>
              </w:rPr>
              <w:instrText xml:space="preserve"> REF _Ref361922827 \r \h </w:instrText>
            </w:r>
            <w:r w:rsidR="002E7B47">
              <w:rPr>
                <w:szCs w:val="21"/>
              </w:rPr>
            </w:r>
            <w:r w:rsidR="002E7B47">
              <w:rPr>
                <w:szCs w:val="21"/>
              </w:rPr>
              <w:fldChar w:fldCharType="separate"/>
            </w:r>
            <w:r w:rsidR="00EA7CED">
              <w:rPr>
                <w:szCs w:val="21"/>
              </w:rPr>
              <w:t>9.3.1</w:t>
            </w:r>
            <w:r w:rsidR="002E7B47">
              <w:rPr>
                <w:szCs w:val="21"/>
              </w:rPr>
              <w:fldChar w:fldCharType="end"/>
            </w:r>
            <w:r>
              <w:rPr>
                <w:szCs w:val="21"/>
              </w:rPr>
              <w:t>.</w:t>
            </w:r>
          </w:p>
        </w:tc>
        <w:tc>
          <w:tcPr>
            <w:tcW w:w="855" w:type="dxa"/>
            <w:tcBorders>
              <w:top w:val="single" w:sz="6" w:space="0" w:color="000000"/>
            </w:tcBorders>
          </w:tcPr>
          <w:p w14:paraId="0CAE736B" w14:textId="77777777" w:rsidR="00E3553B" w:rsidRPr="005611D0" w:rsidRDefault="00E3553B" w:rsidP="006B4773">
            <w:pPr>
              <w:pStyle w:val="TableText"/>
              <w:jc w:val="left"/>
              <w:rPr>
                <w:szCs w:val="21"/>
              </w:rPr>
            </w:pPr>
            <w:r w:rsidRPr="005611D0">
              <w:rPr>
                <w:szCs w:val="21"/>
              </w:rPr>
              <w:t>0</w:t>
            </w:r>
          </w:p>
        </w:tc>
        <w:tc>
          <w:tcPr>
            <w:tcW w:w="855" w:type="dxa"/>
            <w:tcBorders>
              <w:top w:val="single" w:sz="6" w:space="0" w:color="000000"/>
            </w:tcBorders>
          </w:tcPr>
          <w:p w14:paraId="0CAE736C" w14:textId="77777777" w:rsidR="00E3553B" w:rsidRPr="005611D0" w:rsidRDefault="00E3553B" w:rsidP="006B4773">
            <w:pPr>
              <w:pStyle w:val="TableText"/>
              <w:jc w:val="left"/>
              <w:rPr>
                <w:szCs w:val="21"/>
              </w:rPr>
            </w:pPr>
            <w:r>
              <w:rPr>
                <w:szCs w:val="21"/>
              </w:rPr>
              <w:t>1-19</w:t>
            </w:r>
          </w:p>
        </w:tc>
        <w:tc>
          <w:tcPr>
            <w:tcW w:w="1638" w:type="dxa"/>
            <w:tcBorders>
              <w:top w:val="single" w:sz="6" w:space="0" w:color="000000"/>
            </w:tcBorders>
          </w:tcPr>
          <w:p w14:paraId="0CAE736D" w14:textId="77777777" w:rsidR="00E3553B" w:rsidRPr="005611D0" w:rsidRDefault="00E3553B" w:rsidP="006B4773">
            <w:pPr>
              <w:pStyle w:val="TableText"/>
              <w:jc w:val="left"/>
              <w:rPr>
                <w:szCs w:val="21"/>
              </w:rPr>
            </w:pPr>
            <w:r w:rsidRPr="005611D0">
              <w:rPr>
                <w:szCs w:val="21"/>
              </w:rPr>
              <w:t>20</w:t>
            </w:r>
            <w:r>
              <w:rPr>
                <w:szCs w:val="21"/>
              </w:rPr>
              <w:t>+</w:t>
            </w:r>
          </w:p>
        </w:tc>
      </w:tr>
      <w:tr w:rsidR="00E3553B" w:rsidRPr="005611D0" w14:paraId="0CAE7375" w14:textId="77777777" w:rsidTr="006B4773">
        <w:tc>
          <w:tcPr>
            <w:tcW w:w="446" w:type="dxa"/>
          </w:tcPr>
          <w:p w14:paraId="0CAE736F" w14:textId="77777777" w:rsidR="00E3553B" w:rsidRPr="005611D0" w:rsidRDefault="00E3553B" w:rsidP="009A52C8">
            <w:pPr>
              <w:pStyle w:val="TableText"/>
              <w:keepNext/>
              <w:numPr>
                <w:ilvl w:val="0"/>
                <w:numId w:val="52"/>
              </w:numPr>
              <w:jc w:val="left"/>
              <w:rPr>
                <w:rFonts w:cs="Arial"/>
                <w:szCs w:val="21"/>
              </w:rPr>
            </w:pPr>
          </w:p>
        </w:tc>
        <w:tc>
          <w:tcPr>
            <w:tcW w:w="1744" w:type="dxa"/>
          </w:tcPr>
          <w:p w14:paraId="0CAE7370" w14:textId="77777777" w:rsidR="00E3553B" w:rsidRPr="00C548C8" w:rsidRDefault="00E3553B" w:rsidP="006B4773">
            <w:pPr>
              <w:pStyle w:val="TableText"/>
              <w:jc w:val="left"/>
              <w:rPr>
                <w:szCs w:val="21"/>
              </w:rPr>
            </w:pPr>
            <w:r w:rsidRPr="00C548C8">
              <w:rPr>
                <w:szCs w:val="21"/>
              </w:rPr>
              <w:t>Missed appointments</w:t>
            </w:r>
          </w:p>
        </w:tc>
        <w:tc>
          <w:tcPr>
            <w:tcW w:w="4046" w:type="dxa"/>
          </w:tcPr>
          <w:p w14:paraId="0CAE7371" w14:textId="77777777" w:rsidR="00E3553B" w:rsidRPr="00C548C8" w:rsidRDefault="00E3553B" w:rsidP="006B4773">
            <w:pPr>
              <w:pStyle w:val="TableText"/>
              <w:jc w:val="left"/>
              <w:rPr>
                <w:szCs w:val="21"/>
              </w:rPr>
            </w:pPr>
            <w:r w:rsidRPr="00C548C8">
              <w:rPr>
                <w:szCs w:val="21"/>
              </w:rPr>
              <w:t>The number of tasks that missed their Latest Arrival On Site time.</w:t>
            </w:r>
          </w:p>
        </w:tc>
        <w:tc>
          <w:tcPr>
            <w:tcW w:w="855" w:type="dxa"/>
          </w:tcPr>
          <w:p w14:paraId="0CAE7372" w14:textId="77777777" w:rsidR="00E3553B" w:rsidRPr="005611D0" w:rsidRDefault="00E3553B" w:rsidP="006B4773">
            <w:pPr>
              <w:pStyle w:val="TableText"/>
              <w:keepNext/>
              <w:jc w:val="left"/>
              <w:rPr>
                <w:szCs w:val="21"/>
              </w:rPr>
            </w:pPr>
            <w:r w:rsidRPr="005611D0">
              <w:rPr>
                <w:szCs w:val="21"/>
              </w:rPr>
              <w:t>0</w:t>
            </w:r>
            <w:r>
              <w:rPr>
                <w:szCs w:val="21"/>
              </w:rPr>
              <w:t>-2</w:t>
            </w:r>
          </w:p>
        </w:tc>
        <w:tc>
          <w:tcPr>
            <w:tcW w:w="855" w:type="dxa"/>
          </w:tcPr>
          <w:p w14:paraId="0CAE7373" w14:textId="77777777" w:rsidR="00E3553B" w:rsidRPr="005611D0" w:rsidRDefault="00E3553B" w:rsidP="006B4773">
            <w:pPr>
              <w:pStyle w:val="TableText"/>
              <w:keepNext/>
              <w:jc w:val="left"/>
              <w:rPr>
                <w:szCs w:val="21"/>
              </w:rPr>
            </w:pPr>
            <w:r>
              <w:rPr>
                <w:szCs w:val="21"/>
              </w:rPr>
              <w:t>3-19</w:t>
            </w:r>
          </w:p>
        </w:tc>
        <w:tc>
          <w:tcPr>
            <w:tcW w:w="1638" w:type="dxa"/>
          </w:tcPr>
          <w:p w14:paraId="0CAE7374" w14:textId="77777777" w:rsidR="00E3553B" w:rsidRPr="005611D0" w:rsidRDefault="00E3553B" w:rsidP="006B4773">
            <w:pPr>
              <w:pStyle w:val="TableText"/>
              <w:keepNext/>
              <w:jc w:val="left"/>
              <w:rPr>
                <w:szCs w:val="21"/>
              </w:rPr>
            </w:pPr>
            <w:r>
              <w:rPr>
                <w:szCs w:val="21"/>
              </w:rPr>
              <w:t>20+</w:t>
            </w:r>
          </w:p>
        </w:tc>
      </w:tr>
      <w:tr w:rsidR="00E3553B" w:rsidRPr="005611D0" w14:paraId="0CAE737C" w14:textId="77777777" w:rsidTr="006B4773">
        <w:tc>
          <w:tcPr>
            <w:tcW w:w="446" w:type="dxa"/>
          </w:tcPr>
          <w:p w14:paraId="0CAE7376" w14:textId="77777777" w:rsidR="00E3553B" w:rsidRPr="005611D0" w:rsidRDefault="00E3553B" w:rsidP="009A52C8">
            <w:pPr>
              <w:pStyle w:val="TableText"/>
              <w:keepNext/>
              <w:numPr>
                <w:ilvl w:val="0"/>
                <w:numId w:val="52"/>
              </w:numPr>
              <w:jc w:val="left"/>
              <w:rPr>
                <w:rFonts w:cs="Arial"/>
                <w:szCs w:val="21"/>
              </w:rPr>
            </w:pPr>
          </w:p>
        </w:tc>
        <w:tc>
          <w:tcPr>
            <w:tcW w:w="1744" w:type="dxa"/>
          </w:tcPr>
          <w:p w14:paraId="0CAE7377" w14:textId="77777777" w:rsidR="00E3553B" w:rsidRPr="00C548C8" w:rsidRDefault="00E3553B" w:rsidP="006B4773">
            <w:pPr>
              <w:pStyle w:val="TableText"/>
              <w:jc w:val="left"/>
              <w:rPr>
                <w:szCs w:val="21"/>
              </w:rPr>
            </w:pPr>
            <w:r w:rsidRPr="00C548C8">
              <w:rPr>
                <w:szCs w:val="21"/>
              </w:rPr>
              <w:t>Late arrivals</w:t>
            </w:r>
          </w:p>
        </w:tc>
        <w:tc>
          <w:tcPr>
            <w:tcW w:w="4046" w:type="dxa"/>
          </w:tcPr>
          <w:p w14:paraId="0CAE7378" w14:textId="77777777" w:rsidR="00E3553B" w:rsidRPr="00C548C8" w:rsidRDefault="00E3553B" w:rsidP="006B4773">
            <w:pPr>
              <w:pStyle w:val="TableText"/>
              <w:jc w:val="left"/>
              <w:rPr>
                <w:szCs w:val="21"/>
              </w:rPr>
            </w:pPr>
            <w:r w:rsidRPr="00C548C8">
              <w:rPr>
                <w:szCs w:val="21"/>
              </w:rPr>
              <w:t>The number of tasks that missed their Assignment Start by more than 30 minutes.</w:t>
            </w:r>
          </w:p>
        </w:tc>
        <w:tc>
          <w:tcPr>
            <w:tcW w:w="855" w:type="dxa"/>
          </w:tcPr>
          <w:p w14:paraId="0CAE7379" w14:textId="77777777" w:rsidR="00E3553B" w:rsidRPr="005611D0" w:rsidRDefault="00E3553B" w:rsidP="006B4773">
            <w:pPr>
              <w:pStyle w:val="TableText"/>
              <w:keepNext/>
              <w:jc w:val="left"/>
              <w:rPr>
                <w:szCs w:val="21"/>
              </w:rPr>
            </w:pPr>
            <w:r w:rsidRPr="005611D0">
              <w:rPr>
                <w:szCs w:val="21"/>
              </w:rPr>
              <w:t>0</w:t>
            </w:r>
            <w:r>
              <w:rPr>
                <w:szCs w:val="21"/>
              </w:rPr>
              <w:t>-2</w:t>
            </w:r>
          </w:p>
        </w:tc>
        <w:tc>
          <w:tcPr>
            <w:tcW w:w="855" w:type="dxa"/>
          </w:tcPr>
          <w:p w14:paraId="0CAE737A" w14:textId="77777777" w:rsidR="00E3553B" w:rsidRPr="005611D0" w:rsidRDefault="00E3553B" w:rsidP="006B4773">
            <w:pPr>
              <w:pStyle w:val="TableText"/>
              <w:keepNext/>
              <w:jc w:val="left"/>
              <w:rPr>
                <w:szCs w:val="21"/>
              </w:rPr>
            </w:pPr>
            <w:r>
              <w:rPr>
                <w:szCs w:val="21"/>
              </w:rPr>
              <w:t>3-19</w:t>
            </w:r>
          </w:p>
        </w:tc>
        <w:tc>
          <w:tcPr>
            <w:tcW w:w="1638" w:type="dxa"/>
          </w:tcPr>
          <w:p w14:paraId="0CAE737B" w14:textId="77777777" w:rsidR="00E3553B" w:rsidRPr="005611D0" w:rsidRDefault="00E3553B" w:rsidP="006B4773">
            <w:pPr>
              <w:pStyle w:val="TableText"/>
              <w:keepNext/>
              <w:jc w:val="left"/>
              <w:rPr>
                <w:szCs w:val="21"/>
              </w:rPr>
            </w:pPr>
            <w:r>
              <w:rPr>
                <w:szCs w:val="21"/>
              </w:rPr>
              <w:t>20+</w:t>
            </w:r>
          </w:p>
        </w:tc>
      </w:tr>
      <w:tr w:rsidR="00E3553B" w:rsidRPr="005611D0" w14:paraId="0CAE7383" w14:textId="77777777" w:rsidTr="006B4773">
        <w:tc>
          <w:tcPr>
            <w:tcW w:w="446" w:type="dxa"/>
          </w:tcPr>
          <w:p w14:paraId="0CAE737D" w14:textId="77777777" w:rsidR="00E3553B" w:rsidRPr="005611D0" w:rsidRDefault="00E3553B" w:rsidP="009A52C8">
            <w:pPr>
              <w:pStyle w:val="TableText"/>
              <w:keepNext/>
              <w:numPr>
                <w:ilvl w:val="0"/>
                <w:numId w:val="52"/>
              </w:numPr>
              <w:jc w:val="left"/>
              <w:rPr>
                <w:rFonts w:cs="Arial"/>
                <w:szCs w:val="21"/>
              </w:rPr>
            </w:pPr>
          </w:p>
        </w:tc>
        <w:tc>
          <w:tcPr>
            <w:tcW w:w="1744" w:type="dxa"/>
          </w:tcPr>
          <w:p w14:paraId="0CAE737E" w14:textId="77777777" w:rsidR="00E3553B" w:rsidRPr="00C548C8" w:rsidRDefault="00E3553B" w:rsidP="006B4773">
            <w:pPr>
              <w:pStyle w:val="TableText"/>
              <w:jc w:val="left"/>
              <w:rPr>
                <w:szCs w:val="21"/>
              </w:rPr>
            </w:pPr>
            <w:r w:rsidRPr="00C548C8">
              <w:rPr>
                <w:szCs w:val="21"/>
              </w:rPr>
              <w:t>Incompleted tasks</w:t>
            </w:r>
          </w:p>
        </w:tc>
        <w:tc>
          <w:tcPr>
            <w:tcW w:w="4046" w:type="dxa"/>
          </w:tcPr>
          <w:p w14:paraId="0CAE737F" w14:textId="77777777" w:rsidR="00E3553B" w:rsidRPr="00C548C8" w:rsidRDefault="00E3553B" w:rsidP="006B4773">
            <w:pPr>
              <w:pStyle w:val="TableText"/>
              <w:jc w:val="left"/>
              <w:rPr>
                <w:szCs w:val="21"/>
              </w:rPr>
            </w:pPr>
            <w:r w:rsidRPr="00C548C8">
              <w:rPr>
                <w:szCs w:val="21"/>
              </w:rPr>
              <w:t>The number of tasks that have been set incomplete.</w:t>
            </w:r>
          </w:p>
        </w:tc>
        <w:tc>
          <w:tcPr>
            <w:tcW w:w="855" w:type="dxa"/>
          </w:tcPr>
          <w:p w14:paraId="0CAE7380" w14:textId="77777777" w:rsidR="00E3553B" w:rsidRPr="005611D0" w:rsidRDefault="00E3553B" w:rsidP="006B4773">
            <w:pPr>
              <w:pStyle w:val="TableText"/>
              <w:keepNext/>
              <w:jc w:val="left"/>
              <w:rPr>
                <w:szCs w:val="21"/>
              </w:rPr>
            </w:pPr>
            <w:r>
              <w:rPr>
                <w:szCs w:val="21"/>
              </w:rPr>
              <w:t>0-9</w:t>
            </w:r>
          </w:p>
        </w:tc>
        <w:tc>
          <w:tcPr>
            <w:tcW w:w="855" w:type="dxa"/>
          </w:tcPr>
          <w:p w14:paraId="0CAE7381" w14:textId="77777777" w:rsidR="00E3553B" w:rsidRDefault="00E3553B" w:rsidP="006B4773">
            <w:pPr>
              <w:pStyle w:val="TableText"/>
              <w:keepNext/>
              <w:jc w:val="left"/>
              <w:rPr>
                <w:szCs w:val="21"/>
              </w:rPr>
            </w:pPr>
            <w:r>
              <w:rPr>
                <w:szCs w:val="21"/>
              </w:rPr>
              <w:t>10-19</w:t>
            </w:r>
          </w:p>
        </w:tc>
        <w:tc>
          <w:tcPr>
            <w:tcW w:w="1638" w:type="dxa"/>
          </w:tcPr>
          <w:p w14:paraId="0CAE7382" w14:textId="77777777" w:rsidR="00E3553B" w:rsidRDefault="00E3553B" w:rsidP="006B4773">
            <w:pPr>
              <w:pStyle w:val="TableText"/>
              <w:keepNext/>
              <w:jc w:val="left"/>
              <w:rPr>
                <w:szCs w:val="21"/>
              </w:rPr>
            </w:pPr>
            <w:r>
              <w:rPr>
                <w:szCs w:val="21"/>
              </w:rPr>
              <w:t>20+</w:t>
            </w:r>
          </w:p>
        </w:tc>
      </w:tr>
      <w:tr w:rsidR="00E3553B" w:rsidRPr="005611D0" w14:paraId="0CAE738A" w14:textId="77777777" w:rsidTr="006B4773">
        <w:tc>
          <w:tcPr>
            <w:tcW w:w="446" w:type="dxa"/>
          </w:tcPr>
          <w:p w14:paraId="0CAE7384" w14:textId="77777777" w:rsidR="00E3553B" w:rsidRPr="005611D0" w:rsidRDefault="00E3553B" w:rsidP="009A52C8">
            <w:pPr>
              <w:pStyle w:val="TableText"/>
              <w:keepNext/>
              <w:numPr>
                <w:ilvl w:val="0"/>
                <w:numId w:val="52"/>
              </w:numPr>
              <w:jc w:val="left"/>
              <w:rPr>
                <w:rFonts w:cs="Arial"/>
                <w:szCs w:val="21"/>
              </w:rPr>
            </w:pPr>
          </w:p>
        </w:tc>
        <w:tc>
          <w:tcPr>
            <w:tcW w:w="1744" w:type="dxa"/>
          </w:tcPr>
          <w:p w14:paraId="0CAE7385" w14:textId="77777777" w:rsidR="00E3553B" w:rsidRPr="00C548C8" w:rsidRDefault="00E3553B" w:rsidP="006B4773">
            <w:pPr>
              <w:pStyle w:val="TableText"/>
              <w:jc w:val="left"/>
              <w:rPr>
                <w:szCs w:val="21"/>
              </w:rPr>
            </w:pPr>
            <w:r w:rsidRPr="00C548C8">
              <w:rPr>
                <w:szCs w:val="21"/>
              </w:rPr>
              <w:t>Rejected tasks</w:t>
            </w:r>
          </w:p>
        </w:tc>
        <w:tc>
          <w:tcPr>
            <w:tcW w:w="4046" w:type="dxa"/>
          </w:tcPr>
          <w:p w14:paraId="0CAE7386" w14:textId="77777777" w:rsidR="00E3553B" w:rsidRPr="00C548C8" w:rsidRDefault="00E3553B" w:rsidP="006B4773">
            <w:pPr>
              <w:pStyle w:val="TableText"/>
              <w:jc w:val="left"/>
              <w:rPr>
                <w:szCs w:val="21"/>
              </w:rPr>
            </w:pPr>
            <w:r w:rsidRPr="00C548C8">
              <w:rPr>
                <w:szCs w:val="21"/>
              </w:rPr>
              <w:t xml:space="preserve">The number of tasks that have been rejected </w:t>
            </w:r>
            <w:r w:rsidR="007D1513">
              <w:rPr>
                <w:szCs w:val="21"/>
              </w:rPr>
              <w:t xml:space="preserve">directly by dispatchers </w:t>
            </w:r>
            <w:r w:rsidRPr="00C548C8">
              <w:rPr>
                <w:szCs w:val="21"/>
              </w:rPr>
              <w:t>and have yet to be re-assigned.</w:t>
            </w:r>
          </w:p>
        </w:tc>
        <w:tc>
          <w:tcPr>
            <w:tcW w:w="855" w:type="dxa"/>
          </w:tcPr>
          <w:p w14:paraId="0CAE7387" w14:textId="77777777" w:rsidR="00E3553B" w:rsidRDefault="00E3553B" w:rsidP="006B4773">
            <w:pPr>
              <w:pStyle w:val="TableText"/>
              <w:keepNext/>
              <w:jc w:val="left"/>
              <w:rPr>
                <w:szCs w:val="21"/>
              </w:rPr>
            </w:pPr>
            <w:r>
              <w:rPr>
                <w:szCs w:val="21"/>
              </w:rPr>
              <w:t>0-9</w:t>
            </w:r>
          </w:p>
        </w:tc>
        <w:tc>
          <w:tcPr>
            <w:tcW w:w="855" w:type="dxa"/>
          </w:tcPr>
          <w:p w14:paraId="0CAE7388" w14:textId="77777777" w:rsidR="00E3553B" w:rsidRDefault="00E3553B" w:rsidP="006B4773">
            <w:pPr>
              <w:pStyle w:val="TableText"/>
              <w:keepNext/>
              <w:jc w:val="left"/>
              <w:rPr>
                <w:szCs w:val="21"/>
              </w:rPr>
            </w:pPr>
            <w:r>
              <w:rPr>
                <w:szCs w:val="21"/>
              </w:rPr>
              <w:t>10-19</w:t>
            </w:r>
          </w:p>
        </w:tc>
        <w:tc>
          <w:tcPr>
            <w:tcW w:w="1638" w:type="dxa"/>
          </w:tcPr>
          <w:p w14:paraId="0CAE7389" w14:textId="77777777" w:rsidR="00E3553B" w:rsidRDefault="00E3553B" w:rsidP="006B4773">
            <w:pPr>
              <w:pStyle w:val="TableText"/>
              <w:keepNext/>
              <w:jc w:val="left"/>
              <w:rPr>
                <w:szCs w:val="21"/>
              </w:rPr>
            </w:pPr>
            <w:r>
              <w:rPr>
                <w:szCs w:val="21"/>
              </w:rPr>
              <w:t>20+</w:t>
            </w:r>
          </w:p>
        </w:tc>
      </w:tr>
      <w:tr w:rsidR="009B4699" w:rsidRPr="005611D0" w14:paraId="0CAE7391" w14:textId="77777777" w:rsidTr="006B4773">
        <w:tc>
          <w:tcPr>
            <w:tcW w:w="446" w:type="dxa"/>
          </w:tcPr>
          <w:p w14:paraId="0CAE738B" w14:textId="77777777" w:rsidR="009B4699" w:rsidRPr="005611D0" w:rsidRDefault="009B4699" w:rsidP="009A52C8">
            <w:pPr>
              <w:pStyle w:val="TableText"/>
              <w:keepNext/>
              <w:numPr>
                <w:ilvl w:val="0"/>
                <w:numId w:val="52"/>
              </w:numPr>
              <w:jc w:val="left"/>
              <w:rPr>
                <w:rFonts w:cs="Arial"/>
                <w:szCs w:val="21"/>
              </w:rPr>
            </w:pPr>
          </w:p>
        </w:tc>
        <w:tc>
          <w:tcPr>
            <w:tcW w:w="1744" w:type="dxa"/>
          </w:tcPr>
          <w:p w14:paraId="0CAE738C" w14:textId="77777777" w:rsidR="009B4699" w:rsidRPr="00C548C8" w:rsidRDefault="009B4699" w:rsidP="006B4773">
            <w:pPr>
              <w:pStyle w:val="TableText"/>
              <w:jc w:val="left"/>
              <w:rPr>
                <w:szCs w:val="21"/>
              </w:rPr>
            </w:pPr>
            <w:r>
              <w:rPr>
                <w:szCs w:val="21"/>
              </w:rPr>
              <w:t>Rejected by FSE tasks</w:t>
            </w:r>
          </w:p>
        </w:tc>
        <w:tc>
          <w:tcPr>
            <w:tcW w:w="4046" w:type="dxa"/>
          </w:tcPr>
          <w:p w14:paraId="0CAE738D" w14:textId="77777777" w:rsidR="009B4699" w:rsidRPr="00C548C8" w:rsidRDefault="009B4699" w:rsidP="006B4773">
            <w:pPr>
              <w:pStyle w:val="TableText"/>
              <w:jc w:val="left"/>
              <w:rPr>
                <w:szCs w:val="21"/>
              </w:rPr>
            </w:pPr>
            <w:r>
              <w:rPr>
                <w:szCs w:val="21"/>
              </w:rPr>
              <w:t>The number of tasks rejected by an FSE that have yet to be re-assigned.</w:t>
            </w:r>
          </w:p>
        </w:tc>
        <w:tc>
          <w:tcPr>
            <w:tcW w:w="855" w:type="dxa"/>
          </w:tcPr>
          <w:p w14:paraId="0CAE738E" w14:textId="77777777" w:rsidR="009B4699" w:rsidRDefault="009B4699" w:rsidP="006B4773">
            <w:pPr>
              <w:pStyle w:val="TableText"/>
              <w:keepNext/>
              <w:jc w:val="left"/>
              <w:rPr>
                <w:szCs w:val="21"/>
              </w:rPr>
            </w:pPr>
            <w:r>
              <w:rPr>
                <w:szCs w:val="21"/>
              </w:rPr>
              <w:t>0-9</w:t>
            </w:r>
          </w:p>
        </w:tc>
        <w:tc>
          <w:tcPr>
            <w:tcW w:w="855" w:type="dxa"/>
          </w:tcPr>
          <w:p w14:paraId="0CAE738F" w14:textId="77777777" w:rsidR="009B4699" w:rsidRDefault="009B4699" w:rsidP="006B4773">
            <w:pPr>
              <w:pStyle w:val="TableText"/>
              <w:keepNext/>
              <w:jc w:val="left"/>
              <w:rPr>
                <w:szCs w:val="21"/>
              </w:rPr>
            </w:pPr>
            <w:r>
              <w:rPr>
                <w:szCs w:val="21"/>
              </w:rPr>
              <w:t>10-19</w:t>
            </w:r>
          </w:p>
        </w:tc>
        <w:tc>
          <w:tcPr>
            <w:tcW w:w="1638" w:type="dxa"/>
          </w:tcPr>
          <w:p w14:paraId="0CAE7390" w14:textId="77777777" w:rsidR="009B4699" w:rsidRDefault="009B4699" w:rsidP="006B4773">
            <w:pPr>
              <w:pStyle w:val="TableText"/>
              <w:keepNext/>
              <w:jc w:val="left"/>
              <w:rPr>
                <w:szCs w:val="21"/>
              </w:rPr>
            </w:pPr>
            <w:r>
              <w:rPr>
                <w:szCs w:val="21"/>
              </w:rPr>
              <w:t>20+</w:t>
            </w:r>
          </w:p>
        </w:tc>
      </w:tr>
      <w:tr w:rsidR="00E3553B" w:rsidRPr="005611D0" w14:paraId="0CAE7398" w14:textId="77777777" w:rsidTr="006B4773">
        <w:tc>
          <w:tcPr>
            <w:tcW w:w="446" w:type="dxa"/>
          </w:tcPr>
          <w:p w14:paraId="0CAE7392" w14:textId="77777777" w:rsidR="00E3553B" w:rsidRPr="005611D0" w:rsidRDefault="00E3553B" w:rsidP="009A52C8">
            <w:pPr>
              <w:pStyle w:val="TableText"/>
              <w:keepNext/>
              <w:numPr>
                <w:ilvl w:val="0"/>
                <w:numId w:val="52"/>
              </w:numPr>
              <w:jc w:val="left"/>
              <w:rPr>
                <w:rFonts w:cs="Arial"/>
                <w:szCs w:val="21"/>
              </w:rPr>
            </w:pPr>
          </w:p>
        </w:tc>
        <w:tc>
          <w:tcPr>
            <w:tcW w:w="1744" w:type="dxa"/>
          </w:tcPr>
          <w:p w14:paraId="0CAE7393" w14:textId="77777777" w:rsidR="00E3553B" w:rsidRPr="00C548C8" w:rsidRDefault="00E3553B" w:rsidP="006B4773">
            <w:pPr>
              <w:pStyle w:val="TableText"/>
              <w:jc w:val="left"/>
              <w:rPr>
                <w:szCs w:val="21"/>
              </w:rPr>
            </w:pPr>
            <w:r w:rsidRPr="00C548C8">
              <w:rPr>
                <w:szCs w:val="21"/>
              </w:rPr>
              <w:t>Resource utilization</w:t>
            </w:r>
          </w:p>
        </w:tc>
        <w:tc>
          <w:tcPr>
            <w:tcW w:w="4046" w:type="dxa"/>
          </w:tcPr>
          <w:p w14:paraId="0CAE7394" w14:textId="77777777" w:rsidR="00E3553B" w:rsidRPr="00C548C8" w:rsidRDefault="00E3553B" w:rsidP="006B4773">
            <w:pPr>
              <w:pStyle w:val="TableText"/>
              <w:jc w:val="left"/>
              <w:rPr>
                <w:szCs w:val="21"/>
              </w:rPr>
            </w:pPr>
            <w:r w:rsidRPr="00C548C8">
              <w:rPr>
                <w:szCs w:val="21"/>
              </w:rPr>
              <w:t>The overall resource utilization as a percentage.</w:t>
            </w:r>
          </w:p>
        </w:tc>
        <w:tc>
          <w:tcPr>
            <w:tcW w:w="855" w:type="dxa"/>
          </w:tcPr>
          <w:p w14:paraId="0CAE7395" w14:textId="77777777" w:rsidR="00E3553B" w:rsidRDefault="00E3553B" w:rsidP="006B4773">
            <w:pPr>
              <w:pStyle w:val="TableText"/>
              <w:keepNext/>
              <w:jc w:val="left"/>
              <w:rPr>
                <w:szCs w:val="21"/>
              </w:rPr>
            </w:pPr>
            <w:r>
              <w:rPr>
                <w:szCs w:val="21"/>
              </w:rPr>
              <w:t>70%+</w:t>
            </w:r>
          </w:p>
        </w:tc>
        <w:tc>
          <w:tcPr>
            <w:tcW w:w="855" w:type="dxa"/>
          </w:tcPr>
          <w:p w14:paraId="0CAE7396" w14:textId="77777777" w:rsidR="00E3553B" w:rsidRDefault="00E3553B" w:rsidP="006B4773">
            <w:pPr>
              <w:pStyle w:val="TableText"/>
              <w:keepNext/>
              <w:jc w:val="left"/>
              <w:rPr>
                <w:szCs w:val="21"/>
              </w:rPr>
            </w:pPr>
            <w:r>
              <w:rPr>
                <w:szCs w:val="21"/>
              </w:rPr>
              <w:t>30-69%</w:t>
            </w:r>
          </w:p>
        </w:tc>
        <w:tc>
          <w:tcPr>
            <w:tcW w:w="1638" w:type="dxa"/>
          </w:tcPr>
          <w:p w14:paraId="0CAE7397" w14:textId="77777777" w:rsidR="00E3553B" w:rsidRDefault="00E3553B" w:rsidP="006B4773">
            <w:pPr>
              <w:pStyle w:val="TableText"/>
              <w:keepNext/>
              <w:jc w:val="left"/>
              <w:rPr>
                <w:szCs w:val="21"/>
              </w:rPr>
            </w:pPr>
            <w:r>
              <w:rPr>
                <w:szCs w:val="21"/>
              </w:rPr>
              <w:t>0-29%</w:t>
            </w:r>
          </w:p>
        </w:tc>
      </w:tr>
    </w:tbl>
    <w:p w14:paraId="0CAE7399" w14:textId="77777777" w:rsidR="00E3553B" w:rsidRDefault="00E3553B" w:rsidP="00E3553B">
      <w:pPr>
        <w:jc w:val="left"/>
      </w:pPr>
    </w:p>
    <w:p w14:paraId="0CAE739A" w14:textId="77777777" w:rsidR="00E3553B" w:rsidRPr="003E65B4" w:rsidRDefault="00E3553B" w:rsidP="00E3553B">
      <w:pPr>
        <w:jc w:val="left"/>
      </w:pPr>
      <w:bookmarkStart w:id="5021" w:name="_Toc64696268"/>
      <w:bookmarkStart w:id="5022" w:name="_Toc65911727"/>
      <w:bookmarkStart w:id="5023" w:name="_Toc76456571"/>
      <w:r w:rsidRPr="003E65B4">
        <w:rPr>
          <w:b/>
          <w:bCs/>
        </w:rPr>
        <w:t>Note</w:t>
      </w:r>
      <w:r w:rsidRPr="003E65B4">
        <w:t xml:space="preserve">: Each metric is calculated per day, per </w:t>
      </w:r>
      <w:r>
        <w:t>district.</w:t>
      </w:r>
    </w:p>
    <w:p w14:paraId="0CAE739B" w14:textId="77777777" w:rsidR="00E3553B" w:rsidRPr="003E65B4" w:rsidRDefault="00E3553B" w:rsidP="00E3553B">
      <w:pPr>
        <w:jc w:val="left"/>
      </w:pPr>
      <w:r w:rsidRPr="003E65B4">
        <w:t xml:space="preserve">The Metrics will be recalculated every </w:t>
      </w:r>
      <w:r w:rsidR="007659FC">
        <w:t>60</w:t>
      </w:r>
      <w:r w:rsidR="007659FC" w:rsidRPr="00A47C67">
        <w:t xml:space="preserve"> </w:t>
      </w:r>
      <w:r w:rsidRPr="00A47C67">
        <w:t>minutes</w:t>
      </w:r>
      <w:r w:rsidRPr="003E65B4">
        <w:t xml:space="preserve">; therefore there might be a delay </w:t>
      </w:r>
      <w:r w:rsidR="009B4699">
        <w:t>before</w:t>
      </w:r>
      <w:r w:rsidR="009B4699" w:rsidRPr="003E65B4">
        <w:t xml:space="preserve"> </w:t>
      </w:r>
      <w:r w:rsidRPr="003E65B4">
        <w:t xml:space="preserve">the metric </w:t>
      </w:r>
      <w:r w:rsidR="009B4699">
        <w:t xml:space="preserve">is </w:t>
      </w:r>
      <w:r w:rsidRPr="003E65B4">
        <w:t>updated to reflect the changes in the schedule.</w:t>
      </w:r>
    </w:p>
    <w:p w14:paraId="0CAE739C" w14:textId="77777777" w:rsidR="00E3553B" w:rsidRPr="003E65B4" w:rsidRDefault="00E3553B" w:rsidP="00E3553B">
      <w:pPr>
        <w:pStyle w:val="Heading2"/>
      </w:pPr>
      <w:bookmarkStart w:id="5024" w:name="_Ref192566137"/>
      <w:bookmarkStart w:id="5025" w:name="_Ref192566164"/>
      <w:bookmarkStart w:id="5026" w:name="_Ref192566617"/>
      <w:bookmarkStart w:id="5027" w:name="_Ref192567424"/>
      <w:bookmarkStart w:id="5028" w:name="_Ref192567428"/>
      <w:bookmarkStart w:id="5029" w:name="_Ref192567590"/>
      <w:bookmarkStart w:id="5030" w:name="_Ref192567594"/>
      <w:bookmarkStart w:id="5031" w:name="_Toc332982071"/>
      <w:bookmarkStart w:id="5032" w:name="_Toc355343828"/>
      <w:bookmarkStart w:id="5033" w:name="_Toc359587121"/>
      <w:bookmarkStart w:id="5034" w:name="_Ref361922511"/>
      <w:bookmarkStart w:id="5035" w:name="_Toc425500398"/>
      <w:r w:rsidRPr="00470868">
        <w:t>Jeopard</w:t>
      </w:r>
      <w:bookmarkEnd w:id="5021"/>
      <w:bookmarkEnd w:id="5022"/>
      <w:bookmarkEnd w:id="5023"/>
      <w:bookmarkEnd w:id="5024"/>
      <w:bookmarkEnd w:id="5025"/>
      <w:bookmarkEnd w:id="5026"/>
      <w:bookmarkEnd w:id="5027"/>
      <w:bookmarkEnd w:id="5028"/>
      <w:bookmarkEnd w:id="5029"/>
      <w:bookmarkEnd w:id="5030"/>
      <w:bookmarkEnd w:id="5031"/>
      <w:bookmarkEnd w:id="5032"/>
      <w:bookmarkEnd w:id="5033"/>
      <w:r>
        <w:t>ies</w:t>
      </w:r>
      <w:bookmarkEnd w:id="5034"/>
      <w:r w:rsidR="004738FE">
        <w:t xml:space="preserve"> and Task Highlighting</w:t>
      </w:r>
      <w:bookmarkEnd w:id="5035"/>
    </w:p>
    <w:p w14:paraId="0CAE739D" w14:textId="77777777" w:rsidR="00E3553B" w:rsidRPr="003E65B4" w:rsidRDefault="00E3553B" w:rsidP="00E3553B">
      <w:pPr>
        <w:jc w:val="left"/>
      </w:pPr>
      <w:r w:rsidRPr="003E65B4">
        <w:t xml:space="preserve">The Jeopardy mechanism </w:t>
      </w:r>
      <w:r>
        <w:t xml:space="preserve">highlights specific </w:t>
      </w:r>
      <w:r w:rsidRPr="003E65B4">
        <w:t>defined situation</w:t>
      </w:r>
      <w:r>
        <w:t>s</w:t>
      </w:r>
      <w:r w:rsidRPr="003E65B4">
        <w:t xml:space="preserve"> </w:t>
      </w:r>
      <w:r>
        <w:t>that exist</w:t>
      </w:r>
      <w:r w:rsidRPr="003E65B4">
        <w:t xml:space="preserve"> within the schedule</w:t>
      </w:r>
      <w:r>
        <w:t xml:space="preserve"> to the ClickSchedule client users, such as dispatchers and managers</w:t>
      </w:r>
      <w:r w:rsidRPr="003E65B4">
        <w:t>.</w:t>
      </w:r>
    </w:p>
    <w:p w14:paraId="0CAE739E" w14:textId="77777777" w:rsidR="00E3553B" w:rsidRPr="003E65B4" w:rsidRDefault="00E3553B" w:rsidP="00E3553B">
      <w:pPr>
        <w:jc w:val="left"/>
      </w:pPr>
      <w:r w:rsidRPr="003E65B4">
        <w:t xml:space="preserve">ClickSchedule </w:t>
      </w:r>
      <w:r>
        <w:t xml:space="preserve">automatically sets a task’s </w:t>
      </w:r>
      <w:r w:rsidRPr="003E65B4">
        <w:t>“Jeopardy” flag</w:t>
      </w:r>
      <w:r>
        <w:t xml:space="preserve"> along with an appropriate “JeopardyState”</w:t>
      </w:r>
      <w:r w:rsidRPr="003E65B4">
        <w:t xml:space="preserve"> when </w:t>
      </w:r>
      <w:r>
        <w:t>certain conditions are detected. These conditions</w:t>
      </w:r>
      <w:r w:rsidRPr="003E65B4">
        <w:t xml:space="preserve"> </w:t>
      </w:r>
      <w:r>
        <w:t xml:space="preserve">typically </w:t>
      </w:r>
      <w:r w:rsidRPr="003E65B4">
        <w:t>put the successful completion of the task wi</w:t>
      </w:r>
      <w:r>
        <w:t>thin the timelines in jeopardy. There are, however, some “informational jeopardies” simply used to draw the dispatchers’ attention.</w:t>
      </w:r>
    </w:p>
    <w:p w14:paraId="0CAE739F" w14:textId="77777777" w:rsidR="00E3553B" w:rsidRPr="003E65B4" w:rsidRDefault="00E3553B" w:rsidP="00E3553B">
      <w:pPr>
        <w:jc w:val="left"/>
      </w:pPr>
      <w:r w:rsidRPr="003E65B4">
        <w:t xml:space="preserve">The Jeopardy State will be re-evaluated every </w:t>
      </w:r>
      <w:r w:rsidRPr="00A47C67">
        <w:t>15 minutes</w:t>
      </w:r>
      <w:r>
        <w:t xml:space="preserve"> (configurable).  T</w:t>
      </w:r>
      <w:r w:rsidRPr="003E65B4">
        <w:t>herefore there might be a few minutes delay until ClickSchedule updates the jeopardy state to reflect the changes in the schedule.</w:t>
      </w:r>
    </w:p>
    <w:p w14:paraId="0CAE73A0" w14:textId="77777777" w:rsidR="00E3553B" w:rsidRPr="003E65B4" w:rsidRDefault="00E3553B" w:rsidP="00E3553B">
      <w:pPr>
        <w:jc w:val="left"/>
      </w:pPr>
      <w:r w:rsidRPr="003E65B4">
        <w:t xml:space="preserve">Note: </w:t>
      </w:r>
    </w:p>
    <w:p w14:paraId="0CAE73A1" w14:textId="77777777" w:rsidR="00E3553B" w:rsidRPr="00903B5A" w:rsidRDefault="00E3553B" w:rsidP="009A52C8">
      <w:pPr>
        <w:pStyle w:val="ListParagraph"/>
        <w:numPr>
          <w:ilvl w:val="0"/>
          <w:numId w:val="54"/>
        </w:numPr>
        <w:jc w:val="left"/>
      </w:pPr>
      <w:r w:rsidRPr="00903B5A">
        <w:t xml:space="preserve">A task can only have one jeopardy state associated with it </w:t>
      </w:r>
      <w:r>
        <w:t>at any one time.</w:t>
      </w:r>
    </w:p>
    <w:p w14:paraId="0CAE73A2" w14:textId="77777777" w:rsidR="00E3553B" w:rsidRPr="00903B5A" w:rsidRDefault="00E3553B" w:rsidP="009A52C8">
      <w:pPr>
        <w:pStyle w:val="ListParagraph"/>
        <w:numPr>
          <w:ilvl w:val="0"/>
          <w:numId w:val="54"/>
        </w:numPr>
        <w:jc w:val="left"/>
      </w:pPr>
      <w:r w:rsidRPr="00903B5A">
        <w:t xml:space="preserve">If an assignment is in jeopardy, the task </w:t>
      </w:r>
      <w:r>
        <w:t xml:space="preserve">is </w:t>
      </w:r>
      <w:r w:rsidRPr="00903B5A">
        <w:t xml:space="preserve">highlighted </w:t>
      </w:r>
      <w:r>
        <w:t xml:space="preserve">by a colour change </w:t>
      </w:r>
      <w:r w:rsidRPr="00903B5A">
        <w:t>on the Gantt.</w:t>
      </w:r>
      <w:r>
        <w:t xml:space="preserve"> The specific colour used depends on the jeopardy.</w:t>
      </w:r>
    </w:p>
    <w:p w14:paraId="0CAE73A3" w14:textId="5EF8F152" w:rsidR="00E3553B" w:rsidRPr="00FB3AD7" w:rsidRDefault="00E3553B" w:rsidP="009A52C8">
      <w:pPr>
        <w:pStyle w:val="ListParagraph"/>
        <w:numPr>
          <w:ilvl w:val="0"/>
          <w:numId w:val="54"/>
        </w:numPr>
        <w:jc w:val="left"/>
        <w:rPr>
          <w:color w:val="FF0000"/>
        </w:rPr>
      </w:pPr>
      <w:r w:rsidRPr="00131B5F">
        <w:t xml:space="preserve">After </w:t>
      </w:r>
      <w:r>
        <w:t xml:space="preserve">a </w:t>
      </w:r>
      <w:r w:rsidRPr="00131B5F">
        <w:t xml:space="preserve">jeopardy task is dealt with by </w:t>
      </w:r>
      <w:r>
        <w:t>a dispatcher</w:t>
      </w:r>
      <w:r w:rsidRPr="00131B5F">
        <w:t xml:space="preserve">, they </w:t>
      </w:r>
      <w:r w:rsidR="00D01A1B">
        <w:t>SIEBEL</w:t>
      </w:r>
      <w:r>
        <w:t xml:space="preserve"> </w:t>
      </w:r>
      <w:r w:rsidRPr="00131B5F">
        <w:t>manually remove the jeopardy flag</w:t>
      </w:r>
      <w:r>
        <w:t xml:space="preserve"> from the task</w:t>
      </w:r>
      <w:r w:rsidRPr="00131B5F">
        <w:t>.</w:t>
      </w:r>
    </w:p>
    <w:p w14:paraId="0CAE73A4" w14:textId="77777777" w:rsidR="00FB3AD7" w:rsidRPr="00FB3AD7" w:rsidRDefault="00FB3AD7" w:rsidP="00FB3AD7">
      <w:pPr>
        <w:jc w:val="left"/>
        <w:rPr>
          <w:color w:val="FF0000"/>
        </w:rPr>
      </w:pPr>
      <w:r>
        <w:t>Note: A status change will automatically remove the Jeopardy flag and state of a Task.</w:t>
      </w:r>
    </w:p>
    <w:p w14:paraId="0CAE73A5" w14:textId="77777777" w:rsidR="00E3553B" w:rsidRDefault="00E3553B" w:rsidP="00E3553B">
      <w:pPr>
        <w:jc w:val="left"/>
      </w:pPr>
      <w:r w:rsidRPr="003E65B4">
        <w:t>The following sections list the scenarios where a task will be</w:t>
      </w:r>
      <w:r>
        <w:t xml:space="preserve"> considered to be ‘in jeopardy’</w:t>
      </w:r>
      <w:r w:rsidR="004738FE">
        <w:t xml:space="preserve"> or otherwise require highlighting in some manner</w:t>
      </w:r>
      <w:r>
        <w:t>.</w:t>
      </w:r>
    </w:p>
    <w:p w14:paraId="0CAE73A6" w14:textId="77777777" w:rsidR="00E3553B" w:rsidRDefault="00E3553B" w:rsidP="00E3553B">
      <w:pPr>
        <w:pStyle w:val="Heading3"/>
        <w:rPr>
          <w:ins w:id="5036" w:author="Mahesh Venumbaka" w:date="2015-07-23T19:00:00Z"/>
        </w:rPr>
      </w:pPr>
      <w:bookmarkStart w:id="5037" w:name="_Ref361922827"/>
      <w:bookmarkStart w:id="5038" w:name="_Toc425500399"/>
      <w:bookmarkStart w:id="5039" w:name="_Toc95038488"/>
      <w:bookmarkStart w:id="5040" w:name="_Toc95270978"/>
      <w:bookmarkStart w:id="5041" w:name="_Toc95669226"/>
      <w:bookmarkStart w:id="5042" w:name="_Toc95670103"/>
      <w:bookmarkStart w:id="5043" w:name="_Toc96147896"/>
      <w:bookmarkStart w:id="5044" w:name="_Toc110772877"/>
      <w:bookmarkStart w:id="5045" w:name="_Toc332982072"/>
      <w:bookmarkStart w:id="5046" w:name="_Toc355343829"/>
      <w:bookmarkStart w:id="5047" w:name="_Toc359587122"/>
      <w:r>
        <w:lastRenderedPageBreak/>
        <w:t>Timeline Jeopardies</w:t>
      </w:r>
      <w:bookmarkEnd w:id="5037"/>
      <w:bookmarkEnd w:id="5038"/>
    </w:p>
    <w:p w14:paraId="5D006C87" w14:textId="4D0448AE" w:rsidR="00A006BB" w:rsidRPr="00A006BB" w:rsidRDefault="00A006BB" w:rsidP="00A006BB">
      <w:ins w:id="5048" w:author="Mahesh Venumbaka" w:date="2015-07-23T19:00:00Z">
        <w:r w:rsidRPr="0056538F">
          <w:rPr>
            <w:highlight w:val="yellow"/>
          </w:rPr>
          <w:t xml:space="preserve">Click to Update: </w:t>
        </w:r>
      </w:ins>
      <w:ins w:id="5049" w:author="Mahesh Venumbaka" w:date="2015-07-23T19:01:00Z">
        <w:r w:rsidRPr="0056538F">
          <w:rPr>
            <w:highlight w:val="yellow"/>
          </w:rPr>
          <w:t>Verify the below Jeopardy alerts from the Europe Production Environment except 9.3.1.7 (New)</w:t>
        </w:r>
      </w:ins>
    </w:p>
    <w:p w14:paraId="0CAE73A7" w14:textId="77777777" w:rsidR="00E3553B" w:rsidRDefault="00E3553B" w:rsidP="00E3553B">
      <w:pPr>
        <w:pStyle w:val="Heading4"/>
      </w:pPr>
      <w:r>
        <w:t xml:space="preserve">Unscheduled </w:t>
      </w:r>
      <w:r w:rsidRPr="003E65B4">
        <w:t>Task</w:t>
      </w:r>
      <w:bookmarkEnd w:id="5039"/>
      <w:bookmarkEnd w:id="5040"/>
      <w:bookmarkEnd w:id="5041"/>
      <w:bookmarkEnd w:id="5042"/>
      <w:bookmarkEnd w:id="5043"/>
      <w:bookmarkEnd w:id="5044"/>
      <w:bookmarkEnd w:id="5045"/>
      <w:bookmarkEnd w:id="5046"/>
      <w:bookmarkEnd w:id="5047"/>
    </w:p>
    <w:p w14:paraId="0CAE73A8" w14:textId="77777777" w:rsidR="00E3553B" w:rsidRDefault="00E3553B" w:rsidP="00E3553B">
      <w:r w:rsidRPr="003E65B4">
        <w:t xml:space="preserve">The </w:t>
      </w:r>
      <w:r>
        <w:t xml:space="preserve">task is considered In </w:t>
      </w:r>
      <w:r w:rsidRPr="003E65B4">
        <w:t>Jeopardy</w:t>
      </w:r>
      <w:r>
        <w:t xml:space="preserve"> if it is not scheduled at least 72 (configurable) hours before its late start</w:t>
      </w:r>
      <w:r w:rsidR="00631724">
        <w:t xml:space="preserve"> OR </w:t>
      </w:r>
      <w:r>
        <w:t>appointment start.</w:t>
      </w:r>
    </w:p>
    <w:p w14:paraId="0CAE73A9" w14:textId="77777777" w:rsidR="00E3553B" w:rsidRDefault="00E3553B" w:rsidP="00E3553B">
      <w:pPr>
        <w:pStyle w:val="Heading4"/>
      </w:pPr>
      <w:r>
        <w:t>Late to Travel</w:t>
      </w:r>
    </w:p>
    <w:p w14:paraId="0CAE73AA" w14:textId="77777777" w:rsidR="00E3553B" w:rsidRDefault="00E3553B" w:rsidP="00E3553B">
      <w:pPr>
        <w:jc w:val="left"/>
      </w:pPr>
      <w:r>
        <w:t>A task is considered In Jeopardy if it is still Acknowledged and the assignment’s start of travel time has been missed by at least 15 minutes.</w:t>
      </w:r>
    </w:p>
    <w:p w14:paraId="0CAE73AB" w14:textId="77777777" w:rsidR="00E3553B" w:rsidRDefault="00E3553B" w:rsidP="00E3553B">
      <w:pPr>
        <w:pStyle w:val="Heading4"/>
      </w:pPr>
      <w:r>
        <w:t>Late to Complete</w:t>
      </w:r>
    </w:p>
    <w:p w14:paraId="0CAE73AC" w14:textId="77777777" w:rsidR="00E3553B" w:rsidRDefault="00E3553B" w:rsidP="00E3553B">
      <w:r>
        <w:t>A task is considered In Jeopardy if it is still On Site and the assignment’s finish time has been missed by at least 15 minutes.</w:t>
      </w:r>
    </w:p>
    <w:p w14:paraId="0CAE73AD" w14:textId="77777777" w:rsidR="00E3553B" w:rsidRDefault="00E3553B" w:rsidP="00E3553B">
      <w:r>
        <w:t>It should be noted that, unless the task is the last task of the day, it is quite likely that the resource’s subsequent task will also be in jeopardy (Late to Travel).</w:t>
      </w:r>
    </w:p>
    <w:p w14:paraId="0CAE73AE" w14:textId="77777777" w:rsidR="0015258C" w:rsidRDefault="0015258C" w:rsidP="0015258C">
      <w:pPr>
        <w:pStyle w:val="Heading4"/>
      </w:pPr>
      <w:r>
        <w:t>Appointment Missed</w:t>
      </w:r>
    </w:p>
    <w:p w14:paraId="0CAE73AF" w14:textId="77777777" w:rsidR="0015258C" w:rsidRDefault="0015258C" w:rsidP="0015258C">
      <w:r w:rsidRPr="003E65B4">
        <w:t xml:space="preserve">The </w:t>
      </w:r>
      <w:r>
        <w:t xml:space="preserve">task is considered In </w:t>
      </w:r>
      <w:r w:rsidRPr="003E65B4">
        <w:t>Jeopardy</w:t>
      </w:r>
      <w:r>
        <w:t xml:space="preserve"> if On Site is not reported with an Assignment Start date prior to the Appointment Finish Date.</w:t>
      </w:r>
    </w:p>
    <w:p w14:paraId="0CAE73B0" w14:textId="77777777" w:rsidR="0015258C" w:rsidRDefault="0015258C" w:rsidP="009A52C8">
      <w:pPr>
        <w:pStyle w:val="Heading4"/>
        <w:numPr>
          <w:ilvl w:val="3"/>
          <w:numId w:val="16"/>
        </w:numPr>
      </w:pPr>
      <w:r>
        <w:t>Late to Arrive</w:t>
      </w:r>
    </w:p>
    <w:p w14:paraId="0CAE73B1" w14:textId="77777777" w:rsidR="0015258C" w:rsidRPr="00334D12" w:rsidRDefault="0015258C" w:rsidP="0015258C">
      <w:r w:rsidRPr="003E65B4">
        <w:t xml:space="preserve">The </w:t>
      </w:r>
      <w:r>
        <w:t xml:space="preserve">task is considered In </w:t>
      </w:r>
      <w:r w:rsidRPr="003E65B4">
        <w:t>Jeopardy</w:t>
      </w:r>
      <w:r>
        <w:t xml:space="preserve"> if it dispatched and the Appointment Start date was missed by more than 30 minutes.</w:t>
      </w:r>
    </w:p>
    <w:p w14:paraId="0CAE73B2" w14:textId="77777777" w:rsidR="00962FC6" w:rsidRDefault="00962FC6" w:rsidP="009A52C8">
      <w:pPr>
        <w:pStyle w:val="Heading4"/>
        <w:numPr>
          <w:ilvl w:val="3"/>
          <w:numId w:val="16"/>
        </w:numPr>
      </w:pPr>
      <w:bookmarkStart w:id="5050" w:name="_Toc369599065"/>
      <w:bookmarkStart w:id="5051" w:name="_Toc369682084"/>
      <w:bookmarkEnd w:id="5050"/>
      <w:bookmarkEnd w:id="5051"/>
      <w:r>
        <w:t>Unable to Update FSE’s Schedule</w:t>
      </w:r>
    </w:p>
    <w:p w14:paraId="0CAE73B3" w14:textId="77777777" w:rsidR="00962FC6" w:rsidRDefault="00962FC6" w:rsidP="00BA1274">
      <w:pPr>
        <w:rPr>
          <w:ins w:id="5052" w:author="Mahesh Venumbaka" w:date="2015-07-23T18:54:00Z"/>
        </w:rPr>
      </w:pPr>
      <w:r>
        <w:t xml:space="preserve">A task is considered In Jeopardy </w:t>
      </w:r>
      <w:r w:rsidR="00BA1274">
        <w:t xml:space="preserve">if it cannot be re-scheduled </w:t>
      </w:r>
      <w:r w:rsidR="00BA1274">
        <w:rPr>
          <w:rFonts w:ascii="Calibri" w:hAnsi="Calibri" w:cs="Calibri"/>
          <w:color w:val="404040"/>
          <w:szCs w:val="21"/>
          <w:bdr w:val="none" w:sz="0" w:space="0" w:color="auto" w:frame="1"/>
          <w:lang w:eastAsia="en-GB"/>
        </w:rPr>
        <w:t xml:space="preserve">when it </w:t>
      </w:r>
      <w:r w:rsidR="00BA1274" w:rsidRPr="00BA1274">
        <w:rPr>
          <w:rFonts w:ascii="Calibri" w:hAnsi="Calibri" w:cs="Calibri"/>
          <w:color w:val="404040"/>
          <w:szCs w:val="21"/>
          <w:bdr w:val="none" w:sz="0" w:space="0" w:color="auto" w:frame="1"/>
          <w:lang w:eastAsia="en-GB"/>
        </w:rPr>
        <w:t xml:space="preserve">or </w:t>
      </w:r>
      <w:r w:rsidR="00BA1274">
        <w:rPr>
          <w:rFonts w:ascii="Calibri" w:hAnsi="Calibri" w:cs="Calibri"/>
          <w:color w:val="404040"/>
          <w:szCs w:val="21"/>
          <w:bdr w:val="none" w:sz="0" w:space="0" w:color="auto" w:frame="1"/>
          <w:lang w:eastAsia="en-GB"/>
        </w:rPr>
        <w:t xml:space="preserve">something else in the </w:t>
      </w:r>
      <w:r w:rsidR="00BA1274" w:rsidRPr="00BA1274">
        <w:rPr>
          <w:rFonts w:ascii="Calibri" w:hAnsi="Calibri" w:cs="Calibri"/>
          <w:color w:val="404040"/>
          <w:szCs w:val="21"/>
          <w:bdr w:val="none" w:sz="0" w:space="0" w:color="auto" w:frame="1"/>
          <w:lang w:eastAsia="en-GB"/>
        </w:rPr>
        <w:t>FSE’s schedule has changed, requiring</w:t>
      </w:r>
      <w:r w:rsidR="00BA1274">
        <w:rPr>
          <w:rFonts w:ascii="Calibri" w:hAnsi="Calibri" w:cs="Calibri"/>
          <w:color w:val="404040"/>
          <w:szCs w:val="21"/>
          <w:bdr w:val="none" w:sz="0" w:space="0" w:color="auto" w:frame="1"/>
          <w:lang w:eastAsia="en-GB"/>
        </w:rPr>
        <w:t xml:space="preserve"> this</w:t>
      </w:r>
      <w:r w:rsidR="00BA1274" w:rsidRPr="00BA1274">
        <w:rPr>
          <w:rFonts w:ascii="Calibri" w:hAnsi="Calibri" w:cs="Calibri"/>
          <w:color w:val="404040"/>
          <w:szCs w:val="21"/>
          <w:bdr w:val="none" w:sz="0" w:space="0" w:color="auto" w:frame="1"/>
          <w:lang w:eastAsia="en-GB"/>
        </w:rPr>
        <w:t xml:space="preserve"> tentatively scheduled task </w:t>
      </w:r>
      <w:r w:rsidR="00BA1274">
        <w:rPr>
          <w:rFonts w:ascii="Calibri" w:hAnsi="Calibri" w:cs="Calibri"/>
          <w:color w:val="404040"/>
          <w:szCs w:val="21"/>
          <w:bdr w:val="none" w:sz="0" w:space="0" w:color="auto" w:frame="1"/>
          <w:lang w:eastAsia="en-GB"/>
        </w:rPr>
        <w:t xml:space="preserve">to </w:t>
      </w:r>
      <w:r w:rsidR="00BA1274" w:rsidRPr="00BA1274">
        <w:rPr>
          <w:rFonts w:ascii="Calibri" w:hAnsi="Calibri" w:cs="Calibri"/>
          <w:color w:val="404040"/>
          <w:szCs w:val="21"/>
          <w:bdr w:val="none" w:sz="0" w:space="0" w:color="auto" w:frame="1"/>
          <w:lang w:eastAsia="en-GB"/>
        </w:rPr>
        <w:t>be re-scheduled</w:t>
      </w:r>
      <w:r>
        <w:t>.</w:t>
      </w:r>
    </w:p>
    <w:p w14:paraId="7966B566" w14:textId="1BA63109" w:rsidR="00D47988" w:rsidRDefault="00D47988" w:rsidP="00D47988">
      <w:pPr>
        <w:pStyle w:val="Heading4"/>
        <w:numPr>
          <w:ilvl w:val="3"/>
          <w:numId w:val="16"/>
        </w:numPr>
        <w:rPr>
          <w:ins w:id="5053" w:author="Mahesh Venumbaka" w:date="2015-07-23T18:54:00Z"/>
        </w:rPr>
      </w:pPr>
      <w:ins w:id="5054" w:author="Mahesh Venumbaka" w:date="2015-07-23T18:54:00Z">
        <w:r>
          <w:t>Appointment not fixed</w:t>
        </w:r>
      </w:ins>
    </w:p>
    <w:p w14:paraId="56C5F637" w14:textId="5D13D5DD" w:rsidR="00D47988" w:rsidRPr="00D47988" w:rsidRDefault="00D47988" w:rsidP="00D47988">
      <w:pPr>
        <w:rPr>
          <w:ins w:id="5055" w:author="Mahesh Venumbaka" w:date="2015-07-23T18:54:00Z"/>
        </w:rPr>
      </w:pPr>
      <w:ins w:id="5056" w:author="Mahesh Venumbaka" w:date="2015-07-23T18:54:00Z">
        <w:r>
          <w:t xml:space="preserve">A Task is considered in Jeopardy if </w:t>
        </w:r>
      </w:ins>
      <w:ins w:id="5057" w:author="Mahesh Venumbaka" w:date="2015-07-23T18:55:00Z">
        <w:r>
          <w:t xml:space="preserve">the Appointment details are not fixed with </w:t>
        </w:r>
      </w:ins>
      <w:ins w:id="5058" w:author="Mahesh Venumbaka" w:date="2015-07-23T18:58:00Z">
        <w:r w:rsidR="00A006BB">
          <w:t xml:space="preserve">the </w:t>
        </w:r>
      </w:ins>
      <w:ins w:id="5059" w:author="Mahesh Venumbaka" w:date="2015-07-23T18:55:00Z">
        <w:r>
          <w:t xml:space="preserve">Customer even </w:t>
        </w:r>
      </w:ins>
      <w:ins w:id="5060" w:author="Mahesh Venumbaka" w:date="2015-07-23T18:58:00Z">
        <w:r w:rsidR="00A006BB">
          <w:t xml:space="preserve">before </w:t>
        </w:r>
      </w:ins>
      <w:ins w:id="5061" w:author="Mahesh Venumbaka" w:date="2015-07-23T18:55:00Z">
        <w:r>
          <w:t xml:space="preserve">4 hours of </w:t>
        </w:r>
      </w:ins>
      <w:ins w:id="5062" w:author="Mahesh Venumbaka" w:date="2015-07-23T18:58:00Z">
        <w:r w:rsidR="00A006BB">
          <w:t>Late Start</w:t>
        </w:r>
      </w:ins>
      <w:ins w:id="5063" w:author="Mahesh Venumbaka" w:date="2015-07-23T18:55:00Z">
        <w:r>
          <w:t xml:space="preserve"> of the task. i.e., Jeopardy flag to be set </w:t>
        </w:r>
      </w:ins>
      <w:ins w:id="5064" w:author="Mahesh Venumbaka" w:date="2015-07-23T18:58:00Z">
        <w:r w:rsidR="00A006BB">
          <w:t xml:space="preserve">for </w:t>
        </w:r>
      </w:ins>
      <w:ins w:id="5065" w:author="Mahesh Venumbaka" w:date="2015-07-23T18:56:00Z">
        <w:r>
          <w:t>“</w:t>
        </w:r>
      </w:ins>
      <w:ins w:id="5066" w:author="Mahesh Venumbaka" w:date="2015-07-23T18:58:00Z">
        <w:r w:rsidR="00A006BB">
          <w:t>Late Start</w:t>
        </w:r>
      </w:ins>
      <w:ins w:id="5067" w:author="Mahesh Venumbaka" w:date="2015-07-23T18:56:00Z">
        <w:r>
          <w:t xml:space="preserve"> </w:t>
        </w:r>
      </w:ins>
      <w:ins w:id="5068" w:author="Mahesh Venumbaka" w:date="2015-07-23T18:58:00Z">
        <w:r w:rsidR="00A006BB">
          <w:t>-</w:t>
        </w:r>
      </w:ins>
      <w:ins w:id="5069" w:author="Mahesh Venumbaka" w:date="2015-07-23T18:56:00Z">
        <w:r>
          <w:t xml:space="preserve"> 4 Hours”. This should be applicable only for PM </w:t>
        </w:r>
      </w:ins>
      <w:ins w:id="5070" w:author="Mahesh Venumbaka" w:date="2015-07-23T18:58:00Z">
        <w:r w:rsidR="00A006BB">
          <w:t>and</w:t>
        </w:r>
      </w:ins>
      <w:ins w:id="5071" w:author="Mahesh Venumbaka" w:date="2015-07-23T18:56:00Z">
        <w:r>
          <w:t xml:space="preserve"> FMI Jobs.</w:t>
        </w:r>
      </w:ins>
    </w:p>
    <w:p w14:paraId="306D4582" w14:textId="6CE779C2" w:rsidR="00D47988" w:rsidRPr="00BA1274" w:rsidDel="00D47988" w:rsidRDefault="00D47988" w:rsidP="00BA1274">
      <w:pPr>
        <w:rPr>
          <w:del w:id="5072" w:author="Mahesh Venumbaka" w:date="2015-07-23T18:54:00Z"/>
          <w:rFonts w:ascii="Times New Roman" w:hAnsi="Times New Roman"/>
          <w:color w:val="auto"/>
          <w:sz w:val="24"/>
          <w:szCs w:val="24"/>
          <w:lang w:eastAsia="en-GB"/>
        </w:rPr>
      </w:pPr>
    </w:p>
    <w:p w14:paraId="0CAE73B4" w14:textId="77777777" w:rsidR="00E3553B" w:rsidRDefault="00E3553B" w:rsidP="00E3553B">
      <w:pPr>
        <w:pStyle w:val="Heading3"/>
      </w:pPr>
      <w:bookmarkStart w:id="5073" w:name="_Toc425500400"/>
      <w:r>
        <w:t xml:space="preserve">Informational </w:t>
      </w:r>
      <w:r w:rsidR="004738FE">
        <w:t>Task Highlighting</w:t>
      </w:r>
      <w:bookmarkEnd w:id="5073"/>
    </w:p>
    <w:p w14:paraId="0CAE73B5" w14:textId="77777777" w:rsidR="00E3553B" w:rsidRDefault="00E3553B" w:rsidP="00E3553B">
      <w:pPr>
        <w:pStyle w:val="Heading4"/>
      </w:pPr>
      <w:bookmarkStart w:id="5074" w:name="_Ref367704339"/>
      <w:r>
        <w:t>Consider Combining</w:t>
      </w:r>
      <w:bookmarkEnd w:id="5074"/>
    </w:p>
    <w:p w14:paraId="0CAE73B6" w14:textId="77777777" w:rsidR="00E3553B" w:rsidRDefault="00E3553B" w:rsidP="00E3553B">
      <w:r>
        <w:t>When there is another task on the same site and scheduled for the same day or the following day</w:t>
      </w:r>
      <w:r w:rsidR="00FF44F7">
        <w:t>s (within a pre-defined time window)</w:t>
      </w:r>
      <w:r>
        <w:t xml:space="preserve"> as the current task, </w:t>
      </w:r>
      <w:r w:rsidR="004738FE">
        <w:t xml:space="preserve">both </w:t>
      </w:r>
      <w:r>
        <w:t>the current task</w:t>
      </w:r>
      <w:r w:rsidR="004738FE">
        <w:t xml:space="preserve"> and the same site matching task</w:t>
      </w:r>
      <w:r>
        <w:t xml:space="preserve"> </w:t>
      </w:r>
      <w:r w:rsidR="004738FE">
        <w:t>are</w:t>
      </w:r>
      <w:r>
        <w:t xml:space="preserve"> considered to </w:t>
      </w:r>
      <w:r w:rsidR="004738FE">
        <w:t>require highlighting</w:t>
      </w:r>
      <w:r>
        <w:t>. This is designed to allow the dispatcher to consider whether the tasks could be undertaken in parallel by a resource, thereby saving some over-all effort.</w:t>
      </w:r>
    </w:p>
    <w:p w14:paraId="0CAE73B7" w14:textId="34D407DE" w:rsidR="00E3553B" w:rsidRDefault="00E3553B" w:rsidP="00E3553B">
      <w:r>
        <w:t xml:space="preserve">This </w:t>
      </w:r>
      <w:r w:rsidR="004738FE">
        <w:t xml:space="preserve">highlighting </w:t>
      </w:r>
      <w:r>
        <w:t xml:space="preserve">is only applied when the </w:t>
      </w:r>
      <w:r w:rsidR="004738FE">
        <w:t xml:space="preserve">current </w:t>
      </w:r>
      <w:r>
        <w:t>task’s assignment is scheduled within the next 96 hours</w:t>
      </w:r>
      <w:r w:rsidR="00563010">
        <w:t xml:space="preserve">, </w:t>
      </w:r>
      <w:r>
        <w:t xml:space="preserve">has not yet been </w:t>
      </w:r>
      <w:r w:rsidR="00B768E8">
        <w:t>assigned</w:t>
      </w:r>
      <w:r w:rsidR="00890909">
        <w:t xml:space="preserve"> (i.e. sent to the FSE’s mobile device)</w:t>
      </w:r>
      <w:r w:rsidR="00563010">
        <w:t xml:space="preserve"> and the two tasks have different call ID values (i.e. they are not part of a pre-defined MST chain)</w:t>
      </w:r>
      <w:r>
        <w:t>.</w:t>
      </w:r>
    </w:p>
    <w:p w14:paraId="0CAE73B8" w14:textId="2E6002BC" w:rsidR="004738FE" w:rsidRDefault="004738FE" w:rsidP="00E3553B">
      <w:r>
        <w:t xml:space="preserve">The highlighting can be seen via the use of the “Consider Combining” filter (see section </w:t>
      </w:r>
      <w:r>
        <w:fldChar w:fldCharType="begin"/>
      </w:r>
      <w:r>
        <w:instrText xml:space="preserve"> REF _Ref367704381 \r \h </w:instrText>
      </w:r>
      <w:r>
        <w:fldChar w:fldCharType="separate"/>
      </w:r>
      <w:r>
        <w:t>9.6</w:t>
      </w:r>
      <w:r>
        <w:fldChar w:fldCharType="end"/>
      </w:r>
      <w:r>
        <w:t>).</w:t>
      </w:r>
      <w:r w:rsidR="008925B9">
        <w:t xml:space="preserve"> Note that the dispatcher is able to explicitly remove assignments from the “Consider Combining” filter by setting the assignment’s “Consider Combining Sub-status” to “Action Completed”.</w:t>
      </w:r>
    </w:p>
    <w:p w14:paraId="0CAE73BC" w14:textId="77777777" w:rsidR="00E3553B" w:rsidRDefault="00E3553B" w:rsidP="00E3553B">
      <w:pPr>
        <w:pStyle w:val="Heading2"/>
      </w:pPr>
      <w:bookmarkStart w:id="5075" w:name="_Toc421113141"/>
      <w:bookmarkStart w:id="5076" w:name="_Toc421113143"/>
      <w:bookmarkStart w:id="5077" w:name="_Toc425500401"/>
      <w:bookmarkStart w:id="5078" w:name="_Ref196113378"/>
      <w:bookmarkStart w:id="5079" w:name="_Toc332982078"/>
      <w:bookmarkStart w:id="5080" w:name="_Toc355343834"/>
      <w:bookmarkStart w:id="5081" w:name="_Toc359587127"/>
      <w:bookmarkEnd w:id="5075"/>
      <w:bookmarkEnd w:id="5076"/>
      <w:r>
        <w:t>Alerts</w:t>
      </w:r>
      <w:bookmarkEnd w:id="5077"/>
    </w:p>
    <w:p w14:paraId="0CAE73BD" w14:textId="77777777" w:rsidR="00E3553B" w:rsidRDefault="00E3553B" w:rsidP="00E3553B">
      <w:r>
        <w:t xml:space="preserve">ClickSchedule includes the ability to present alerts to the client user. </w:t>
      </w:r>
      <w:r w:rsidR="001253C6">
        <w:t xml:space="preserve">No </w:t>
      </w:r>
      <w:r>
        <w:t xml:space="preserve">alerts will </w:t>
      </w:r>
      <w:r w:rsidR="001253C6">
        <w:t xml:space="preserve">currently </w:t>
      </w:r>
      <w:r>
        <w:t>be provided.</w:t>
      </w:r>
    </w:p>
    <w:p w14:paraId="0CAE73BE" w14:textId="77777777" w:rsidR="00E3553B" w:rsidRPr="003E65B4" w:rsidRDefault="00E3553B" w:rsidP="00E3553B">
      <w:pPr>
        <w:pStyle w:val="Heading2"/>
      </w:pPr>
      <w:bookmarkStart w:id="5082" w:name="_Ref363213300"/>
      <w:bookmarkStart w:id="5083" w:name="_Ref363566125"/>
      <w:bookmarkStart w:id="5084" w:name="_Toc425500402"/>
      <w:commentRangeStart w:id="5085"/>
      <w:r w:rsidRPr="003E65B4">
        <w:lastRenderedPageBreak/>
        <w:t xml:space="preserve">Purging </w:t>
      </w:r>
      <w:r w:rsidRPr="0008373A">
        <w:t>Policy</w:t>
      </w:r>
      <w:bookmarkEnd w:id="5078"/>
      <w:bookmarkEnd w:id="5079"/>
      <w:bookmarkEnd w:id="5080"/>
      <w:bookmarkEnd w:id="5081"/>
      <w:bookmarkEnd w:id="5082"/>
      <w:bookmarkEnd w:id="5083"/>
      <w:commentRangeEnd w:id="5085"/>
      <w:r w:rsidR="003368E4">
        <w:rPr>
          <w:rStyle w:val="CommentReference"/>
          <w:rFonts w:asciiTheme="minorHAnsi" w:hAnsiTheme="minorHAnsi" w:cs="Times New Roman"/>
          <w:b w:val="0"/>
          <w:color w:val="404040" w:themeColor="text1" w:themeTint="BF"/>
        </w:rPr>
        <w:commentReference w:id="5085"/>
      </w:r>
      <w:bookmarkEnd w:id="5084"/>
    </w:p>
    <w:p w14:paraId="0CAE73BF" w14:textId="77777777" w:rsidR="00E3553B" w:rsidRDefault="00E3553B" w:rsidP="00E3553B">
      <w:pPr>
        <w:jc w:val="left"/>
      </w:pPr>
      <w:r w:rsidRPr="003E65B4">
        <w:t>The Purge Agent is a process that will be scheduled to run on a periodic basis to remove old data (including tasks, assignments, and integration messages) from the ClickSchedule database that is no longer relevant for scheduling. As ClickSchedule is not a record repository and all the data it uses is for scheduling purposes, irrelevant data is purged in order for ClickSchedule to operate at maximum performance and efficiency.</w:t>
      </w:r>
      <w:r>
        <w:t xml:space="preserve"> </w:t>
      </w:r>
      <w:r w:rsidRPr="003E65B4">
        <w:t xml:space="preserve">The purge process </w:t>
      </w:r>
      <w:r>
        <w:t>is to</w:t>
      </w:r>
      <w:r w:rsidRPr="003E65B4">
        <w:t xml:space="preserve"> be configured to run nightly and will purge:</w:t>
      </w:r>
    </w:p>
    <w:tbl>
      <w:tblPr>
        <w:tblpPr w:leftFromText="180" w:rightFromText="180" w:vertAnchor="text" w:tblpXSpec="center" w:tblpY="1"/>
        <w:tblOverlap w:val="never"/>
        <w:tblW w:w="84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567"/>
        <w:gridCol w:w="2977"/>
        <w:gridCol w:w="2537"/>
        <w:gridCol w:w="2417"/>
      </w:tblGrid>
      <w:tr w:rsidR="00E3553B" w:rsidRPr="003E65B4" w14:paraId="0CAE73C4" w14:textId="77777777" w:rsidTr="006B4773">
        <w:trPr>
          <w:tblHeader/>
        </w:trPr>
        <w:tc>
          <w:tcPr>
            <w:tcW w:w="567" w:type="dxa"/>
            <w:shd w:val="clear" w:color="auto" w:fill="1F497D" w:themeFill="text2"/>
          </w:tcPr>
          <w:p w14:paraId="0CAE73C0" w14:textId="77777777" w:rsidR="00E3553B" w:rsidRDefault="00E3553B" w:rsidP="006B4773">
            <w:pPr>
              <w:pStyle w:val="TableHeading"/>
              <w:jc w:val="left"/>
              <w:rPr>
                <w:rFonts w:cs="Arial"/>
              </w:rPr>
            </w:pPr>
            <w:r>
              <w:rPr>
                <w:rFonts w:cs="Arial"/>
              </w:rPr>
              <w:t>#</w:t>
            </w:r>
          </w:p>
        </w:tc>
        <w:tc>
          <w:tcPr>
            <w:tcW w:w="2977" w:type="dxa"/>
            <w:shd w:val="clear" w:color="auto" w:fill="1F497D" w:themeFill="text2"/>
          </w:tcPr>
          <w:p w14:paraId="0CAE73C1" w14:textId="77777777" w:rsidR="00E3553B" w:rsidRPr="003E65B4" w:rsidRDefault="00E3553B" w:rsidP="006B4773">
            <w:pPr>
              <w:pStyle w:val="TableHeading"/>
              <w:jc w:val="left"/>
              <w:rPr>
                <w:rFonts w:cs="Arial"/>
              </w:rPr>
            </w:pPr>
            <w:r>
              <w:rPr>
                <w:rFonts w:cs="Arial"/>
              </w:rPr>
              <w:t>Object</w:t>
            </w:r>
          </w:p>
        </w:tc>
        <w:tc>
          <w:tcPr>
            <w:tcW w:w="2537" w:type="dxa"/>
            <w:shd w:val="clear" w:color="auto" w:fill="1F497D" w:themeFill="text2"/>
          </w:tcPr>
          <w:p w14:paraId="0CAE73C2" w14:textId="77777777" w:rsidR="00E3553B" w:rsidRPr="003E65B4" w:rsidRDefault="00E3553B" w:rsidP="006B4773">
            <w:pPr>
              <w:pStyle w:val="TableHeading"/>
              <w:jc w:val="left"/>
              <w:rPr>
                <w:rFonts w:cs="Arial"/>
              </w:rPr>
            </w:pPr>
            <w:r>
              <w:rPr>
                <w:rFonts w:cs="Arial"/>
              </w:rPr>
              <w:t>Older than</w:t>
            </w:r>
          </w:p>
        </w:tc>
        <w:tc>
          <w:tcPr>
            <w:tcW w:w="2417" w:type="dxa"/>
            <w:shd w:val="clear" w:color="auto" w:fill="1F497D" w:themeFill="text2"/>
          </w:tcPr>
          <w:p w14:paraId="0CAE73C3" w14:textId="77777777" w:rsidR="00E3553B" w:rsidRPr="003E65B4" w:rsidRDefault="00E3553B" w:rsidP="006B4773">
            <w:pPr>
              <w:pStyle w:val="TableHeading"/>
              <w:jc w:val="left"/>
              <w:rPr>
                <w:rFonts w:cs="Arial"/>
              </w:rPr>
            </w:pPr>
            <w:r>
              <w:rPr>
                <w:rFonts w:cs="Arial"/>
              </w:rPr>
              <w:t>Other criteria</w:t>
            </w:r>
          </w:p>
        </w:tc>
      </w:tr>
      <w:tr w:rsidR="00E3553B" w:rsidRPr="003E65B4" w14:paraId="0CAE73C9" w14:textId="77777777" w:rsidTr="006B4773">
        <w:tc>
          <w:tcPr>
            <w:tcW w:w="567" w:type="dxa"/>
          </w:tcPr>
          <w:p w14:paraId="0CAE73C5" w14:textId="77777777" w:rsidR="00E3553B" w:rsidRDefault="00E3553B" w:rsidP="009A52C8">
            <w:pPr>
              <w:pStyle w:val="TableText"/>
              <w:numPr>
                <w:ilvl w:val="0"/>
                <w:numId w:val="53"/>
              </w:numPr>
              <w:ind w:left="34" w:firstLine="0"/>
              <w:jc w:val="left"/>
            </w:pPr>
          </w:p>
        </w:tc>
        <w:tc>
          <w:tcPr>
            <w:tcW w:w="2977" w:type="dxa"/>
          </w:tcPr>
          <w:p w14:paraId="0CAE73C6" w14:textId="77777777" w:rsidR="00E3553B" w:rsidRPr="003E65B4" w:rsidRDefault="00E3553B" w:rsidP="006B4773">
            <w:pPr>
              <w:pStyle w:val="TableText"/>
              <w:jc w:val="left"/>
            </w:pPr>
            <w:r>
              <w:t>Tasks &amp; assignment data</w:t>
            </w:r>
          </w:p>
        </w:tc>
        <w:tc>
          <w:tcPr>
            <w:tcW w:w="2537" w:type="dxa"/>
          </w:tcPr>
          <w:p w14:paraId="0CAE73C7" w14:textId="77777777" w:rsidR="00E3553B" w:rsidRPr="007464BA" w:rsidRDefault="00F27E31" w:rsidP="006B4773">
            <w:pPr>
              <w:pStyle w:val="TableText"/>
              <w:keepNext/>
              <w:jc w:val="left"/>
            </w:pPr>
            <w:r>
              <w:t>21</w:t>
            </w:r>
            <w:r w:rsidR="00E3553B" w:rsidRPr="007464BA">
              <w:t xml:space="preserve"> days</w:t>
            </w:r>
          </w:p>
        </w:tc>
        <w:tc>
          <w:tcPr>
            <w:tcW w:w="2417" w:type="dxa"/>
          </w:tcPr>
          <w:p w14:paraId="0CAE73C8" w14:textId="77777777" w:rsidR="00E3553B" w:rsidRPr="00F27C94" w:rsidRDefault="00E3553B" w:rsidP="006B4773">
            <w:pPr>
              <w:pStyle w:val="TableText"/>
              <w:jc w:val="left"/>
            </w:pPr>
            <w:r w:rsidRPr="00F27C94">
              <w:t xml:space="preserve">Status = </w:t>
            </w:r>
            <w:r>
              <w:t>Completed, Incomplete or Cancelled</w:t>
            </w:r>
          </w:p>
        </w:tc>
      </w:tr>
      <w:tr w:rsidR="00E3553B" w:rsidRPr="003E65B4" w14:paraId="0CAE73CE" w14:textId="77777777" w:rsidTr="006B4773">
        <w:tc>
          <w:tcPr>
            <w:tcW w:w="567" w:type="dxa"/>
          </w:tcPr>
          <w:p w14:paraId="0CAE73CA" w14:textId="77777777" w:rsidR="00E3553B" w:rsidRPr="003E65B4" w:rsidRDefault="00E3553B" w:rsidP="009A52C8">
            <w:pPr>
              <w:pStyle w:val="TableText"/>
              <w:numPr>
                <w:ilvl w:val="0"/>
                <w:numId w:val="53"/>
              </w:numPr>
              <w:ind w:left="34" w:firstLine="0"/>
              <w:jc w:val="left"/>
            </w:pPr>
          </w:p>
        </w:tc>
        <w:tc>
          <w:tcPr>
            <w:tcW w:w="2977" w:type="dxa"/>
          </w:tcPr>
          <w:p w14:paraId="0CAE73CB" w14:textId="77777777" w:rsidR="00E3553B" w:rsidRPr="003E65B4" w:rsidRDefault="00E3553B" w:rsidP="006B4773">
            <w:pPr>
              <w:pStyle w:val="TableText"/>
              <w:jc w:val="left"/>
              <w:rPr>
                <w:rFonts w:cs="Arial"/>
              </w:rPr>
            </w:pPr>
            <w:r>
              <w:t>Non-A</w:t>
            </w:r>
            <w:r w:rsidRPr="003E65B4">
              <w:t>vailability assignments</w:t>
            </w:r>
          </w:p>
        </w:tc>
        <w:tc>
          <w:tcPr>
            <w:tcW w:w="2537" w:type="dxa"/>
          </w:tcPr>
          <w:p w14:paraId="0CAE73CC" w14:textId="77777777" w:rsidR="00E3553B" w:rsidRPr="007464BA" w:rsidRDefault="00F27E31" w:rsidP="006B4773">
            <w:pPr>
              <w:pStyle w:val="TableText"/>
              <w:keepNext/>
              <w:jc w:val="left"/>
            </w:pPr>
            <w:r>
              <w:t>21</w:t>
            </w:r>
            <w:r w:rsidR="00E3553B" w:rsidRPr="007464BA">
              <w:t xml:space="preserve"> days</w:t>
            </w:r>
          </w:p>
        </w:tc>
        <w:tc>
          <w:tcPr>
            <w:tcW w:w="2417" w:type="dxa"/>
          </w:tcPr>
          <w:p w14:paraId="0CAE73CD" w14:textId="77777777" w:rsidR="00E3553B" w:rsidRPr="00F27C94" w:rsidRDefault="00E3553B" w:rsidP="006B4773">
            <w:pPr>
              <w:pStyle w:val="TableText"/>
              <w:jc w:val="left"/>
            </w:pPr>
          </w:p>
        </w:tc>
      </w:tr>
      <w:tr w:rsidR="00E3553B" w:rsidRPr="003E65B4" w14:paraId="0CAE73D3" w14:textId="77777777" w:rsidTr="006B4773">
        <w:tc>
          <w:tcPr>
            <w:tcW w:w="567" w:type="dxa"/>
          </w:tcPr>
          <w:p w14:paraId="0CAE73CF" w14:textId="77777777" w:rsidR="00E3553B" w:rsidRDefault="00E3553B" w:rsidP="009A52C8">
            <w:pPr>
              <w:pStyle w:val="TableText"/>
              <w:numPr>
                <w:ilvl w:val="0"/>
                <w:numId w:val="53"/>
              </w:numPr>
              <w:ind w:left="34" w:firstLine="0"/>
              <w:jc w:val="left"/>
            </w:pPr>
          </w:p>
        </w:tc>
        <w:tc>
          <w:tcPr>
            <w:tcW w:w="2977" w:type="dxa"/>
          </w:tcPr>
          <w:p w14:paraId="0CAE73D0" w14:textId="77777777" w:rsidR="00E3553B" w:rsidRPr="003E65B4" w:rsidRDefault="00E3553B" w:rsidP="006B4773">
            <w:pPr>
              <w:pStyle w:val="TableText"/>
              <w:jc w:val="left"/>
              <w:rPr>
                <w:rFonts w:cs="Arial"/>
              </w:rPr>
            </w:pPr>
            <w:r>
              <w:t>Y</w:t>
            </w:r>
            <w:r w:rsidRPr="003E65B4">
              <w:t>early calendar intervals</w:t>
            </w:r>
          </w:p>
        </w:tc>
        <w:tc>
          <w:tcPr>
            <w:tcW w:w="2537" w:type="dxa"/>
          </w:tcPr>
          <w:p w14:paraId="0CAE73D1" w14:textId="77777777" w:rsidR="00E3553B" w:rsidRPr="007464BA" w:rsidRDefault="00F27E31" w:rsidP="006B4773">
            <w:pPr>
              <w:pStyle w:val="TableText"/>
              <w:keepNext/>
              <w:jc w:val="left"/>
            </w:pPr>
            <w:r>
              <w:t>21 days</w:t>
            </w:r>
          </w:p>
        </w:tc>
        <w:tc>
          <w:tcPr>
            <w:tcW w:w="2417" w:type="dxa"/>
          </w:tcPr>
          <w:p w14:paraId="0CAE73D2" w14:textId="77777777" w:rsidR="00E3553B" w:rsidRPr="007464BA" w:rsidRDefault="00E3553B" w:rsidP="006B4773">
            <w:pPr>
              <w:pStyle w:val="TableText"/>
              <w:keepNext/>
              <w:jc w:val="left"/>
            </w:pPr>
            <w:r>
              <w:t>In resource</w:t>
            </w:r>
            <w:r w:rsidRPr="003E65B4">
              <w:t xml:space="preserve"> calendars that are more than </w:t>
            </w:r>
            <w:r>
              <w:t>14</w:t>
            </w:r>
            <w:r w:rsidRPr="003E65B4">
              <w:t xml:space="preserve"> days old</w:t>
            </w:r>
          </w:p>
        </w:tc>
      </w:tr>
      <w:tr w:rsidR="00E3553B" w:rsidRPr="003E65B4" w14:paraId="0CAE73D8" w14:textId="77777777" w:rsidTr="006B4773">
        <w:tc>
          <w:tcPr>
            <w:tcW w:w="567" w:type="dxa"/>
          </w:tcPr>
          <w:p w14:paraId="0CAE73D4" w14:textId="77777777" w:rsidR="00E3553B" w:rsidRPr="003E65B4" w:rsidRDefault="00E3553B" w:rsidP="009A52C8">
            <w:pPr>
              <w:pStyle w:val="TableText"/>
              <w:numPr>
                <w:ilvl w:val="0"/>
                <w:numId w:val="53"/>
              </w:numPr>
              <w:ind w:left="34" w:firstLine="0"/>
              <w:jc w:val="left"/>
            </w:pPr>
          </w:p>
        </w:tc>
        <w:tc>
          <w:tcPr>
            <w:tcW w:w="2977" w:type="dxa"/>
          </w:tcPr>
          <w:p w14:paraId="0CAE73D5" w14:textId="77777777" w:rsidR="00E3553B" w:rsidRDefault="00E3553B" w:rsidP="006B4773">
            <w:pPr>
              <w:pStyle w:val="TableText"/>
              <w:jc w:val="left"/>
            </w:pPr>
            <w:r w:rsidRPr="003E65B4">
              <w:t>ClickSchedule Client Messages</w:t>
            </w:r>
          </w:p>
        </w:tc>
        <w:tc>
          <w:tcPr>
            <w:tcW w:w="2537" w:type="dxa"/>
          </w:tcPr>
          <w:p w14:paraId="0CAE73D6" w14:textId="77777777" w:rsidR="00E3553B" w:rsidRPr="007464BA" w:rsidRDefault="00F27E31" w:rsidP="006B4773">
            <w:pPr>
              <w:pStyle w:val="TableText"/>
              <w:keepNext/>
              <w:jc w:val="left"/>
            </w:pPr>
            <w:r>
              <w:t>5</w:t>
            </w:r>
            <w:r w:rsidR="00E3553B" w:rsidRPr="007464BA">
              <w:t xml:space="preserve"> days</w:t>
            </w:r>
          </w:p>
        </w:tc>
        <w:tc>
          <w:tcPr>
            <w:tcW w:w="2417" w:type="dxa"/>
          </w:tcPr>
          <w:p w14:paraId="0CAE73D7" w14:textId="77777777" w:rsidR="00E3553B" w:rsidRPr="003E65B4" w:rsidRDefault="00E3553B" w:rsidP="006B4773">
            <w:pPr>
              <w:pStyle w:val="TableText"/>
              <w:keepNext/>
              <w:jc w:val="left"/>
              <w:rPr>
                <w:rFonts w:cs="Arial"/>
                <w:color w:val="FF0000"/>
              </w:rPr>
            </w:pPr>
          </w:p>
        </w:tc>
      </w:tr>
    </w:tbl>
    <w:p w14:paraId="0CAE73D9" w14:textId="77777777" w:rsidR="00E3553B" w:rsidRPr="003E65B4" w:rsidRDefault="00E3553B" w:rsidP="00E3553B">
      <w:pPr>
        <w:jc w:val="left"/>
      </w:pPr>
      <w:r>
        <w:br w:type="textWrapping" w:clear="all"/>
      </w:r>
    </w:p>
    <w:p w14:paraId="0CAE73DA" w14:textId="77777777" w:rsidR="00E3553B" w:rsidRDefault="00E3553B" w:rsidP="00E3553B">
      <w:pPr>
        <w:jc w:val="left"/>
      </w:pPr>
      <w:r w:rsidRPr="00334D12">
        <w:rPr>
          <w:b/>
        </w:rPr>
        <w:t>Note</w:t>
      </w:r>
      <w:r>
        <w:t>: T</w:t>
      </w:r>
      <w:r w:rsidRPr="003E65B4">
        <w:t xml:space="preserve">he </w:t>
      </w:r>
      <w:r w:rsidRPr="003373DD">
        <w:t>14</w:t>
      </w:r>
      <w:r w:rsidRPr="003E65B4">
        <w:t xml:space="preserve">-day duration is a configurable parameter. However, </w:t>
      </w:r>
      <w:r>
        <w:t xml:space="preserve">in order </w:t>
      </w:r>
      <w:r w:rsidRPr="003E65B4">
        <w:t xml:space="preserve">to keep the system at optimal performance, this should not exceed </w:t>
      </w:r>
      <w:r w:rsidRPr="003373DD">
        <w:t xml:space="preserve">21 </w:t>
      </w:r>
      <w:r w:rsidRPr="003E65B4">
        <w:t>days.</w:t>
      </w:r>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14:paraId="0CAE73DB" w14:textId="77777777" w:rsidR="00A83B43" w:rsidRDefault="00B362F4" w:rsidP="00A83B43">
      <w:pPr>
        <w:pStyle w:val="Heading2"/>
      </w:pPr>
      <w:bookmarkStart w:id="5086" w:name="_Ref367704381"/>
      <w:bookmarkStart w:id="5087" w:name="_Toc425500403"/>
      <w:r>
        <w:t xml:space="preserve">Task </w:t>
      </w:r>
      <w:r w:rsidR="0095389B">
        <w:t>Presentation</w:t>
      </w:r>
      <w:bookmarkEnd w:id="5086"/>
      <w:bookmarkEnd w:id="5087"/>
    </w:p>
    <w:p w14:paraId="0CAE73DC" w14:textId="77777777" w:rsidR="00A83B43" w:rsidRDefault="00A83B43" w:rsidP="00A83B43">
      <w:r>
        <w:t xml:space="preserve">The ClickSchedule web client includes presentation of colour-coded tasks in the Gantt and in the </w:t>
      </w:r>
      <w:r w:rsidR="008034F9">
        <w:t xml:space="preserve">“Status” column within the </w:t>
      </w:r>
      <w:r>
        <w:t>task list. Task colour coding will take</w:t>
      </w:r>
      <w:r w:rsidR="008034F9">
        <w:t xml:space="preserve"> into</w:t>
      </w:r>
      <w:r>
        <w:t xml:space="preserve"> account </w:t>
      </w:r>
      <w:r w:rsidR="008034F9">
        <w:t xml:space="preserve">the </w:t>
      </w:r>
      <w:r>
        <w:t>jeopardy states and task status</w:t>
      </w:r>
      <w:r w:rsidR="008034F9">
        <w:t>es</w:t>
      </w:r>
      <w:r>
        <w:t>.</w:t>
      </w:r>
      <w:r w:rsidR="008034F9">
        <w:t xml:space="preserve"> In the event a Task is reported as “Incomplete” the entire task row will be highlighted.</w:t>
      </w:r>
    </w:p>
    <w:p w14:paraId="0CAE73DD" w14:textId="77777777" w:rsidR="00A83B43" w:rsidRDefault="00A83B43" w:rsidP="00A83B43">
      <w:r>
        <w:t>As well as the standard task list it is possible</w:t>
      </w:r>
      <w:r w:rsidR="00B362F4">
        <w:t xml:space="preserve"> to define</w:t>
      </w:r>
      <w:r>
        <w:t xml:space="preserve"> filtered lists based on any of the (single valued) task properties available in the standard task </w:t>
      </w:r>
      <w:r w:rsidR="00B362F4">
        <w:t>list. The following pre-defined,</w:t>
      </w:r>
      <w:r>
        <w:t xml:space="preserve"> read-only filters</w:t>
      </w:r>
      <w:r w:rsidR="002F16EA">
        <w:t xml:space="preserve"> (in separated tabs)</w:t>
      </w:r>
      <w:r>
        <w:t xml:space="preserve"> will be provided</w:t>
      </w:r>
      <w:r w:rsidR="00B362F4">
        <w:t xml:space="preserve"> for all dispatchers and managers</w:t>
      </w:r>
      <w:r>
        <w:t>:</w:t>
      </w:r>
    </w:p>
    <w:p w14:paraId="0CAE73DE" w14:textId="77777777" w:rsidR="001253C6" w:rsidRDefault="001253C6" w:rsidP="009A52C8">
      <w:pPr>
        <w:pStyle w:val="ListParagraph"/>
        <w:numPr>
          <w:ilvl w:val="0"/>
          <w:numId w:val="71"/>
        </w:numPr>
      </w:pPr>
      <w:r>
        <w:t>In Jeopardy – shows tasks that are in jeopardy.</w:t>
      </w:r>
    </w:p>
    <w:p w14:paraId="0CAE73DF" w14:textId="494AE893" w:rsidR="000B68D4" w:rsidRDefault="00DD5054" w:rsidP="009A52C8">
      <w:pPr>
        <w:pStyle w:val="ListParagraph"/>
        <w:numPr>
          <w:ilvl w:val="0"/>
          <w:numId w:val="71"/>
        </w:numPr>
      </w:pPr>
      <w:r>
        <w:t>New</w:t>
      </w:r>
      <w:r w:rsidR="000B68D4">
        <w:t xml:space="preserve"> – shows tasks which have not been scheduled to an engineer.</w:t>
      </w:r>
    </w:p>
    <w:p w14:paraId="0CAE73E1" w14:textId="0F6C7F8C" w:rsidR="00A83B43" w:rsidRDefault="00A83B43" w:rsidP="009A52C8">
      <w:pPr>
        <w:pStyle w:val="ListParagraph"/>
        <w:numPr>
          <w:ilvl w:val="0"/>
          <w:numId w:val="71"/>
        </w:numPr>
      </w:pPr>
      <w:r>
        <w:t>Rejected</w:t>
      </w:r>
      <w:r w:rsidR="00DD5054">
        <w:t xml:space="preserve"> </w:t>
      </w:r>
      <w:r w:rsidR="009B4699">
        <w:t>– shows tasks in</w:t>
      </w:r>
      <w:r w:rsidR="000B68D4">
        <w:t xml:space="preserve"> both</w:t>
      </w:r>
      <w:r w:rsidR="009B4699">
        <w:t xml:space="preserve"> the </w:t>
      </w:r>
      <w:r w:rsidR="000B68D4">
        <w:t>“</w:t>
      </w:r>
      <w:r w:rsidR="009B4699">
        <w:t>Rejected</w:t>
      </w:r>
      <w:r w:rsidR="000B68D4">
        <w:t>”</w:t>
      </w:r>
      <w:r w:rsidR="009B4699">
        <w:t xml:space="preserve"> and </w:t>
      </w:r>
      <w:r w:rsidR="000B68D4">
        <w:t>“</w:t>
      </w:r>
      <w:r w:rsidR="009B4699">
        <w:t>Rejected by FSE</w:t>
      </w:r>
      <w:r w:rsidR="000B68D4">
        <w:t>”</w:t>
      </w:r>
      <w:r w:rsidR="009B4699">
        <w:t xml:space="preserve"> statuses</w:t>
      </w:r>
      <w:r w:rsidR="001253C6">
        <w:t>.</w:t>
      </w:r>
    </w:p>
    <w:p w14:paraId="0CAE73E3" w14:textId="77777777" w:rsidR="001253C6" w:rsidRDefault="001253C6" w:rsidP="009A52C8">
      <w:pPr>
        <w:pStyle w:val="ListParagraph"/>
        <w:numPr>
          <w:ilvl w:val="0"/>
          <w:numId w:val="71"/>
        </w:numPr>
      </w:pPr>
      <w:r>
        <w:t>Incomplete – shows tasks that have</w:t>
      </w:r>
      <w:r w:rsidR="00132B7E">
        <w:t xml:space="preserve"> a status of “</w:t>
      </w:r>
      <w:r>
        <w:t>Incomplete</w:t>
      </w:r>
      <w:r w:rsidR="00132B7E">
        <w:t>”</w:t>
      </w:r>
      <w:r>
        <w:t>.</w:t>
      </w:r>
    </w:p>
    <w:p w14:paraId="6BE618F2" w14:textId="724D5E52" w:rsidR="00B53D10" w:rsidRDefault="00B53D10" w:rsidP="009A52C8">
      <w:pPr>
        <w:pStyle w:val="ListParagraph"/>
        <w:numPr>
          <w:ilvl w:val="0"/>
          <w:numId w:val="71"/>
        </w:numPr>
      </w:pPr>
      <w:r>
        <w:t xml:space="preserve">Incomplete </w:t>
      </w:r>
      <w:r w:rsidR="00DD5054">
        <w:t>-</w:t>
      </w:r>
      <w:r>
        <w:t xml:space="preserve"> Action Required</w:t>
      </w:r>
      <w:r w:rsidR="00DD5054">
        <w:t xml:space="preserve"> – shows tasks that have a status of “Incomplete” and an incompletion sub-status of “Action Required”.</w:t>
      </w:r>
    </w:p>
    <w:p w14:paraId="3A132E95" w14:textId="3D57F48B" w:rsidR="00DD5054" w:rsidRDefault="00DD5054" w:rsidP="009A52C8">
      <w:pPr>
        <w:pStyle w:val="ListParagraph"/>
        <w:numPr>
          <w:ilvl w:val="0"/>
          <w:numId w:val="71"/>
        </w:numPr>
      </w:pPr>
      <w:r>
        <w:t>Incomplete - WIP – shows tasks that have a status of “Incomplete” and an incompletion sub-status that is one of the “Work In Progress” values (such as “WIP - Part Required”).</w:t>
      </w:r>
    </w:p>
    <w:p w14:paraId="5C34A20B" w14:textId="6F341D61" w:rsidR="00DD5054" w:rsidRDefault="00DD5054" w:rsidP="009A52C8">
      <w:pPr>
        <w:pStyle w:val="ListParagraph"/>
        <w:numPr>
          <w:ilvl w:val="0"/>
          <w:numId w:val="71"/>
        </w:numPr>
      </w:pPr>
      <w:r>
        <w:t>Suspended – shows MDT tasks that have status of “Suspended”.</w:t>
      </w:r>
    </w:p>
    <w:p w14:paraId="0CAE73E4" w14:textId="69561279" w:rsidR="004738FE" w:rsidRDefault="004738FE" w:rsidP="009A52C8">
      <w:pPr>
        <w:pStyle w:val="ListParagraph"/>
        <w:numPr>
          <w:ilvl w:val="0"/>
          <w:numId w:val="71"/>
        </w:numPr>
      </w:pPr>
      <w:r>
        <w:t xml:space="preserve">Consider Combining – shows tasks that </w:t>
      </w:r>
      <w:r w:rsidR="00DD5054">
        <w:t xml:space="preserve">are flagged as </w:t>
      </w:r>
      <w:r w:rsidR="00132B7E">
        <w:t>“Consider Combining”, which are</w:t>
      </w:r>
      <w:r>
        <w:t xml:space="preserve"> potentially combinable</w:t>
      </w:r>
      <w:r w:rsidR="00132B7E">
        <w:t xml:space="preserve"> tasks</w:t>
      </w:r>
      <w:r>
        <w:t xml:space="preserve">. See section </w:t>
      </w:r>
      <w:r>
        <w:fldChar w:fldCharType="begin"/>
      </w:r>
      <w:r>
        <w:instrText xml:space="preserve"> REF _Ref367704339 \r \h </w:instrText>
      </w:r>
      <w:r>
        <w:fldChar w:fldCharType="separate"/>
      </w:r>
      <w:r>
        <w:t>9.3.2.1</w:t>
      </w:r>
      <w:r>
        <w:fldChar w:fldCharType="end"/>
      </w:r>
      <w:r>
        <w:t xml:space="preserve"> for further details.</w:t>
      </w:r>
    </w:p>
    <w:p w14:paraId="0CAE73E5" w14:textId="77777777" w:rsidR="002F16EA" w:rsidRPr="00A83B43" w:rsidRDefault="009B4699" w:rsidP="009B4699">
      <w:r>
        <w:t>Each of these filters applies to the tasks that are shown in the task list which in turn is based on the time domain and navigation hierarchy selection(s) set in the client.</w:t>
      </w:r>
    </w:p>
    <w:p w14:paraId="0CAE73E6" w14:textId="77777777" w:rsidR="00F23F2E" w:rsidRDefault="00F23F2E" w:rsidP="00F23F2E">
      <w:pPr>
        <w:pStyle w:val="Heading1"/>
      </w:pPr>
      <w:bookmarkStart w:id="5088" w:name="_Toc425500404"/>
      <w:r>
        <w:lastRenderedPageBreak/>
        <w:t>Access Control and Security</w:t>
      </w:r>
      <w:bookmarkEnd w:id="5088"/>
    </w:p>
    <w:p w14:paraId="0CAE73E7" w14:textId="77777777" w:rsidR="00D3468E" w:rsidRPr="003E65B4" w:rsidRDefault="00D3468E" w:rsidP="00D3468E">
      <w:pPr>
        <w:pStyle w:val="Heading2"/>
        <w:tabs>
          <w:tab w:val="clear" w:pos="576"/>
          <w:tab w:val="num" w:pos="720"/>
        </w:tabs>
        <w:ind w:left="720" w:hanging="720"/>
        <w:jc w:val="left"/>
      </w:pPr>
      <w:bookmarkStart w:id="5089" w:name="_Toc197414941"/>
      <w:bookmarkStart w:id="5090" w:name="_Toc332982080"/>
      <w:bookmarkStart w:id="5091" w:name="_Toc425500405"/>
      <w:r w:rsidRPr="003E65B4">
        <w:t>Overview</w:t>
      </w:r>
      <w:bookmarkEnd w:id="5089"/>
      <w:bookmarkEnd w:id="5090"/>
      <w:bookmarkEnd w:id="5091"/>
    </w:p>
    <w:p w14:paraId="0CAE73E8" w14:textId="77777777" w:rsidR="00D3468E" w:rsidRPr="003E65B4" w:rsidRDefault="00D3468E" w:rsidP="00D3468E">
      <w:pPr>
        <w:jc w:val="left"/>
      </w:pPr>
      <w:r w:rsidRPr="003E65B4">
        <w:t xml:space="preserve">Access to ClickSoftware’s products is controlled via a user name and password login, based on </w:t>
      </w:r>
      <w:r w:rsidR="00525FC0">
        <w:t>GEHC SSO credentials</w:t>
      </w:r>
      <w:r w:rsidR="00F27E31">
        <w:t xml:space="preserve"> and ClickSoftware Cloud security offering</w:t>
      </w:r>
      <w:r w:rsidRPr="003E65B4">
        <w:t xml:space="preserve">. In addition, each user who needs to </w:t>
      </w:r>
      <w:r>
        <w:t>access the ClickSchedule client</w:t>
      </w:r>
      <w:r w:rsidRPr="003E65B4">
        <w:t xml:space="preserve"> is associated with a profile (group or individual user) within Service Optimization</w:t>
      </w:r>
      <w:r>
        <w:t xml:space="preserve"> which </w:t>
      </w:r>
      <w:r w:rsidRPr="003E65B4">
        <w:t>defin</w:t>
      </w:r>
      <w:r>
        <w:t>es</w:t>
      </w:r>
      <w:r w:rsidRPr="003E65B4">
        <w:t xml:space="preserve"> the user’s ability to access data and functionality within the client. </w:t>
      </w:r>
    </w:p>
    <w:p w14:paraId="0CAE73E9" w14:textId="77777777" w:rsidR="00D3468E" w:rsidRPr="003E65B4" w:rsidRDefault="00D3468E" w:rsidP="00D3468E">
      <w:pPr>
        <w:jc w:val="left"/>
      </w:pPr>
      <w:r w:rsidRPr="003E65B4">
        <w:t xml:space="preserve">Data </w:t>
      </w:r>
      <w:r>
        <w:t>control access is based on the Navigation T</w:t>
      </w:r>
      <w:r w:rsidRPr="003E65B4">
        <w:t>ree defined for the user profile.</w:t>
      </w:r>
    </w:p>
    <w:p w14:paraId="0CAE73EA" w14:textId="77777777" w:rsidR="00D3468E" w:rsidRPr="00D3468E" w:rsidRDefault="00D3468E" w:rsidP="00D3468E">
      <w:pPr>
        <w:jc w:val="left"/>
      </w:pPr>
      <w:r w:rsidRPr="00D3468E">
        <w:t xml:space="preserve">Each Dispatcher is responsible for a </w:t>
      </w:r>
      <w:r>
        <w:t>defined set of</w:t>
      </w:r>
      <w:r w:rsidRPr="00D3468E">
        <w:t xml:space="preserve"> districts (e.g. Scotland, Central)</w:t>
      </w:r>
      <w:r>
        <w:t xml:space="preserve"> therefore only </w:t>
      </w:r>
      <w:r w:rsidRPr="00D3468E">
        <w:t>s</w:t>
      </w:r>
      <w:r>
        <w:t>/</w:t>
      </w:r>
      <w:r w:rsidRPr="00D3468E">
        <w:t xml:space="preserve">he will be given permission to view resources and tasks within these groups. </w:t>
      </w:r>
    </w:p>
    <w:p w14:paraId="0CAE73EB" w14:textId="77777777" w:rsidR="00D3468E" w:rsidRPr="00D3468E" w:rsidRDefault="00D3468E" w:rsidP="00D3468E">
      <w:pPr>
        <w:jc w:val="left"/>
      </w:pPr>
      <w:r w:rsidRPr="00D3468E">
        <w:t>Functionality access is also define</w:t>
      </w:r>
      <w:r>
        <w:t>d as part of the user’s profile</w:t>
      </w:r>
      <w:r w:rsidRPr="00D3468E">
        <w:t xml:space="preserve"> and is administered through the provided </w:t>
      </w:r>
      <w:r>
        <w:t xml:space="preserve">user </w:t>
      </w:r>
      <w:r w:rsidRPr="00D3468E">
        <w:t>interfaces. For example, it is possible to configure that only certain users can add and modify calendar information.</w:t>
      </w:r>
    </w:p>
    <w:p w14:paraId="0CAE73EC" w14:textId="77777777" w:rsidR="00D3468E" w:rsidRPr="00D3468E" w:rsidRDefault="00D3468E" w:rsidP="00D3468E">
      <w:pPr>
        <w:jc w:val="left"/>
      </w:pPr>
      <w:r w:rsidRPr="00D3468E">
        <w:t>ClickSoftware personnel will assist in defining an initial set of user profiles</w:t>
      </w:r>
      <w:r>
        <w:t xml:space="preserve"> based on </w:t>
      </w:r>
      <w:r w:rsidRPr="00D3468E">
        <w:t>GEHC</w:t>
      </w:r>
      <w:r>
        <w:t>’s initial requirements.</w:t>
      </w:r>
      <w:r w:rsidR="005B6650">
        <w:t xml:space="preserve">  Functionality is provided for the GEHC system administrator to </w:t>
      </w:r>
      <w:r w:rsidRPr="00D3468E">
        <w:t>maintain access</w:t>
      </w:r>
      <w:r w:rsidR="005B6650">
        <w:t xml:space="preserve"> controls</w:t>
      </w:r>
      <w:r w:rsidRPr="00D3468E">
        <w:t xml:space="preserve"> t</w:t>
      </w:r>
      <w:r w:rsidR="005B6650">
        <w:t>o data and functionality</w:t>
      </w:r>
      <w:r w:rsidRPr="00D3468E">
        <w:t xml:space="preserve">. The intent is to allow GEHC to maintain access control going forward, adjusting permissions and access for existing users as well as adding users </w:t>
      </w:r>
      <w:r w:rsidR="005B6650">
        <w:t>as</w:t>
      </w:r>
      <w:r w:rsidRPr="00D3468E">
        <w:t xml:space="preserve"> needed. </w:t>
      </w:r>
    </w:p>
    <w:p w14:paraId="0CAE73ED" w14:textId="77777777" w:rsidR="00D3468E" w:rsidRPr="003E65B4" w:rsidRDefault="00D3468E" w:rsidP="00D3468E">
      <w:pPr>
        <w:pStyle w:val="Heading2"/>
        <w:tabs>
          <w:tab w:val="clear" w:pos="576"/>
          <w:tab w:val="num" w:pos="720"/>
        </w:tabs>
        <w:ind w:left="720" w:hanging="720"/>
        <w:jc w:val="left"/>
      </w:pPr>
      <w:bookmarkStart w:id="5092" w:name="_Access_to_System_Functions"/>
      <w:bookmarkStart w:id="5093" w:name="_Toc64696281"/>
      <w:bookmarkStart w:id="5094" w:name="_Toc65911740"/>
      <w:bookmarkStart w:id="5095" w:name="_Ref75833287"/>
      <w:bookmarkStart w:id="5096" w:name="_Toc76456587"/>
      <w:bookmarkStart w:id="5097" w:name="_Ref194290362"/>
      <w:bookmarkStart w:id="5098" w:name="_Ref194290366"/>
      <w:bookmarkStart w:id="5099" w:name="_Toc197414942"/>
      <w:bookmarkStart w:id="5100" w:name="_Toc332982081"/>
      <w:bookmarkStart w:id="5101" w:name="_Ref363116746"/>
      <w:bookmarkStart w:id="5102" w:name="_Ref363464362"/>
      <w:bookmarkStart w:id="5103" w:name="_Toc425500406"/>
      <w:bookmarkEnd w:id="5092"/>
      <w:r w:rsidRPr="003E65B4">
        <w:t>Access to System Functions</w:t>
      </w:r>
      <w:bookmarkEnd w:id="5093"/>
      <w:bookmarkEnd w:id="5094"/>
      <w:bookmarkEnd w:id="5095"/>
      <w:bookmarkEnd w:id="5096"/>
      <w:bookmarkEnd w:id="5097"/>
      <w:bookmarkEnd w:id="5098"/>
      <w:bookmarkEnd w:id="5099"/>
      <w:bookmarkEnd w:id="5100"/>
      <w:bookmarkEnd w:id="5101"/>
      <w:bookmarkEnd w:id="5102"/>
      <w:bookmarkEnd w:id="5103"/>
    </w:p>
    <w:p w14:paraId="0CAE73EE" w14:textId="77777777" w:rsidR="00D3468E" w:rsidRPr="003E65B4" w:rsidRDefault="00D3468E" w:rsidP="00D3468E">
      <w:pPr>
        <w:jc w:val="left"/>
      </w:pPr>
      <w:r w:rsidRPr="003E65B4">
        <w:t xml:space="preserve">The following table lists the key roles </w:t>
      </w:r>
      <w:r w:rsidR="005B6650">
        <w:t>within the service organization</w:t>
      </w:r>
      <w:r w:rsidRPr="003E65B4">
        <w:t xml:space="preserve"> and the level of access that each will have to ClickSchedule data and functionality.</w:t>
      </w:r>
    </w:p>
    <w:p w14:paraId="0CAE73EF" w14:textId="77777777" w:rsidR="00D3468E" w:rsidRPr="003E65B4" w:rsidRDefault="00D3468E" w:rsidP="00D3468E">
      <w:pPr>
        <w:jc w:val="left"/>
      </w:pPr>
      <w:r w:rsidRPr="003E65B4">
        <w:t xml:space="preserve">Note: the definition of each role is listed in section </w:t>
      </w:r>
      <w:r>
        <w:t>3.5</w:t>
      </w:r>
      <w:r w:rsidRPr="003E65B4">
        <w:t xml:space="preserve"> - </w:t>
      </w:r>
      <w:r>
        <w:fldChar w:fldCharType="begin"/>
      </w:r>
      <w:r>
        <w:instrText xml:space="preserve"> REF _Ref220065604 \h  \* MERGEFORMAT </w:instrText>
      </w:r>
      <w:r>
        <w:fldChar w:fldCharType="separate"/>
      </w:r>
      <w:r w:rsidR="00EA7CED" w:rsidRPr="003E65B4">
        <w:t>Key Roles in the Service Operation</w:t>
      </w:r>
      <w:r>
        <w:fldChar w:fldCharType="end"/>
      </w:r>
    </w:p>
    <w:tbl>
      <w:tblPr>
        <w:tblW w:w="4601" w:type="pct"/>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698"/>
        <w:gridCol w:w="1232"/>
        <w:gridCol w:w="2556"/>
        <w:gridCol w:w="1132"/>
        <w:gridCol w:w="1132"/>
        <w:gridCol w:w="1498"/>
      </w:tblGrid>
      <w:tr w:rsidR="00D3468E" w:rsidRPr="00E75E4D" w14:paraId="0CAE73F7" w14:textId="77777777" w:rsidTr="006B4773">
        <w:trPr>
          <w:tblHeader/>
        </w:trPr>
        <w:tc>
          <w:tcPr>
            <w:tcW w:w="918" w:type="pct"/>
            <w:shd w:val="clear" w:color="auto" w:fill="1F497D" w:themeFill="text2"/>
          </w:tcPr>
          <w:p w14:paraId="0CAE73F0"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Role</w:t>
            </w:r>
          </w:p>
          <w:p w14:paraId="0CAE73F1" w14:textId="77777777" w:rsidR="00D3468E" w:rsidRPr="00E75E4D" w:rsidRDefault="00D3468E" w:rsidP="006B4773">
            <w:pPr>
              <w:pStyle w:val="TableHeading"/>
              <w:keepNext/>
              <w:jc w:val="left"/>
              <w:rPr>
                <w:bCs/>
                <w:color w:val="FFFFFF" w:themeColor="background1"/>
                <w:sz w:val="18"/>
                <w:szCs w:val="18"/>
              </w:rPr>
            </w:pPr>
          </w:p>
        </w:tc>
        <w:tc>
          <w:tcPr>
            <w:tcW w:w="666" w:type="pct"/>
            <w:shd w:val="clear" w:color="auto" w:fill="1F497D" w:themeFill="text2"/>
          </w:tcPr>
          <w:p w14:paraId="0CAE73F2"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Change Schedule</w:t>
            </w:r>
          </w:p>
        </w:tc>
        <w:tc>
          <w:tcPr>
            <w:tcW w:w="1382" w:type="pct"/>
            <w:shd w:val="clear" w:color="auto" w:fill="1F497D" w:themeFill="text2"/>
          </w:tcPr>
          <w:p w14:paraId="0CAE73F3"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Change Data</w:t>
            </w:r>
          </w:p>
        </w:tc>
        <w:tc>
          <w:tcPr>
            <w:tcW w:w="612" w:type="pct"/>
            <w:shd w:val="clear" w:color="auto" w:fill="1F497D" w:themeFill="text2"/>
          </w:tcPr>
          <w:p w14:paraId="0CAE73F4"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Time Horizon (**)</w:t>
            </w:r>
          </w:p>
        </w:tc>
        <w:tc>
          <w:tcPr>
            <w:tcW w:w="612" w:type="pct"/>
            <w:shd w:val="clear" w:color="auto" w:fill="1F497D" w:themeFill="text2"/>
          </w:tcPr>
          <w:p w14:paraId="0CAE73F5"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Change System</w:t>
            </w:r>
          </w:p>
        </w:tc>
        <w:tc>
          <w:tcPr>
            <w:tcW w:w="810" w:type="pct"/>
            <w:shd w:val="clear" w:color="auto" w:fill="1F497D" w:themeFill="text2"/>
          </w:tcPr>
          <w:p w14:paraId="0CAE73F6" w14:textId="77777777" w:rsidR="00D3468E" w:rsidRPr="00E75E4D" w:rsidRDefault="00D3468E" w:rsidP="006B4773">
            <w:pPr>
              <w:pStyle w:val="TableHeading"/>
              <w:keepNext/>
              <w:jc w:val="left"/>
              <w:rPr>
                <w:bCs/>
                <w:color w:val="FFFFFF" w:themeColor="background1"/>
                <w:sz w:val="18"/>
                <w:szCs w:val="18"/>
              </w:rPr>
            </w:pPr>
            <w:r w:rsidRPr="00E75E4D">
              <w:rPr>
                <w:bCs/>
                <w:color w:val="FFFFFF" w:themeColor="background1"/>
                <w:sz w:val="18"/>
                <w:szCs w:val="18"/>
              </w:rPr>
              <w:t>Organization hierarchy Restriction Level</w:t>
            </w:r>
          </w:p>
        </w:tc>
      </w:tr>
      <w:tr w:rsidR="00D3468E" w:rsidRPr="001A6EF1" w14:paraId="0CAE73FE" w14:textId="77777777" w:rsidTr="006B4773">
        <w:tc>
          <w:tcPr>
            <w:tcW w:w="918" w:type="pct"/>
          </w:tcPr>
          <w:p w14:paraId="0CAE73F8" w14:textId="77777777" w:rsidR="00D3468E" w:rsidRPr="001A6EF1" w:rsidRDefault="00D3468E" w:rsidP="006B4773">
            <w:pPr>
              <w:jc w:val="left"/>
              <w:rPr>
                <w:color w:val="auto"/>
              </w:rPr>
            </w:pPr>
            <w:bookmarkStart w:id="5104" w:name="_Hlk196811516"/>
            <w:r w:rsidRPr="001A6EF1">
              <w:rPr>
                <w:color w:val="auto"/>
              </w:rPr>
              <w:t>Dispatcher</w:t>
            </w:r>
            <w:r w:rsidR="009937F1">
              <w:rPr>
                <w:color w:val="auto"/>
              </w:rPr>
              <w:t xml:space="preserve"> (CSC Agent)</w:t>
            </w:r>
          </w:p>
        </w:tc>
        <w:tc>
          <w:tcPr>
            <w:tcW w:w="666" w:type="pct"/>
          </w:tcPr>
          <w:p w14:paraId="0CAE73F9" w14:textId="77777777" w:rsidR="00D3468E" w:rsidRPr="001A6EF1" w:rsidRDefault="00D3468E" w:rsidP="006B4773">
            <w:pPr>
              <w:jc w:val="left"/>
              <w:rPr>
                <w:color w:val="auto"/>
              </w:rPr>
            </w:pPr>
            <w:r w:rsidRPr="001A6EF1">
              <w:rPr>
                <w:color w:val="auto"/>
              </w:rPr>
              <w:t>Yes</w:t>
            </w:r>
          </w:p>
        </w:tc>
        <w:tc>
          <w:tcPr>
            <w:tcW w:w="1382" w:type="pct"/>
          </w:tcPr>
          <w:p w14:paraId="0CAE73FA" w14:textId="77777777" w:rsidR="00D3468E" w:rsidRPr="001A6EF1" w:rsidRDefault="00D3468E" w:rsidP="006B4773">
            <w:pPr>
              <w:jc w:val="left"/>
              <w:rPr>
                <w:color w:val="auto"/>
              </w:rPr>
            </w:pPr>
            <w:r w:rsidRPr="001A6EF1">
              <w:rPr>
                <w:color w:val="auto"/>
              </w:rPr>
              <w:t>May Change Task-editable fields</w:t>
            </w:r>
          </w:p>
        </w:tc>
        <w:tc>
          <w:tcPr>
            <w:tcW w:w="612" w:type="pct"/>
          </w:tcPr>
          <w:p w14:paraId="0CAE73FB" w14:textId="77777777" w:rsidR="00D3468E" w:rsidRPr="001A6EF1" w:rsidRDefault="00525FC0" w:rsidP="006B4773">
            <w:pPr>
              <w:jc w:val="left"/>
              <w:rPr>
                <w:color w:val="auto"/>
              </w:rPr>
            </w:pPr>
            <w:r>
              <w:rPr>
                <w:color w:val="auto"/>
              </w:rPr>
              <w:t>14</w:t>
            </w:r>
            <w:r w:rsidR="00D3468E" w:rsidRPr="001A6EF1">
              <w:rPr>
                <w:color w:val="auto"/>
              </w:rPr>
              <w:t xml:space="preserve"> days</w:t>
            </w:r>
          </w:p>
        </w:tc>
        <w:tc>
          <w:tcPr>
            <w:tcW w:w="612" w:type="pct"/>
          </w:tcPr>
          <w:p w14:paraId="0CAE73FC" w14:textId="77777777" w:rsidR="00D3468E" w:rsidRPr="001A6EF1" w:rsidRDefault="00D3468E" w:rsidP="006B4773">
            <w:pPr>
              <w:jc w:val="left"/>
              <w:rPr>
                <w:color w:val="auto"/>
              </w:rPr>
            </w:pPr>
            <w:r w:rsidRPr="001A6EF1">
              <w:rPr>
                <w:color w:val="auto"/>
              </w:rPr>
              <w:t>No</w:t>
            </w:r>
          </w:p>
        </w:tc>
        <w:tc>
          <w:tcPr>
            <w:tcW w:w="810" w:type="pct"/>
          </w:tcPr>
          <w:p w14:paraId="0CAE73FD" w14:textId="77777777" w:rsidR="00D3468E" w:rsidRPr="001A6EF1" w:rsidRDefault="00D3468E" w:rsidP="006B4773">
            <w:pPr>
              <w:jc w:val="left"/>
              <w:rPr>
                <w:color w:val="auto"/>
              </w:rPr>
            </w:pPr>
            <w:r w:rsidRPr="001A6EF1">
              <w:rPr>
                <w:color w:val="auto"/>
              </w:rPr>
              <w:t>Region</w:t>
            </w:r>
          </w:p>
        </w:tc>
      </w:tr>
      <w:bookmarkEnd w:id="5104"/>
      <w:tr w:rsidR="00D3468E" w:rsidRPr="001A6EF1" w14:paraId="0CAE7405" w14:textId="77777777" w:rsidTr="006B4773">
        <w:tc>
          <w:tcPr>
            <w:tcW w:w="918" w:type="pct"/>
          </w:tcPr>
          <w:p w14:paraId="0CAE73FF" w14:textId="77777777" w:rsidR="00D3468E" w:rsidRPr="001A6EF1" w:rsidRDefault="00D3468E" w:rsidP="009937F1">
            <w:pPr>
              <w:jc w:val="left"/>
              <w:rPr>
                <w:color w:val="auto"/>
              </w:rPr>
            </w:pPr>
            <w:r w:rsidRPr="001A6EF1">
              <w:rPr>
                <w:color w:val="auto"/>
              </w:rPr>
              <w:t>CSC Managers (ASM, DS, ML, TS, RSE)</w:t>
            </w:r>
          </w:p>
        </w:tc>
        <w:tc>
          <w:tcPr>
            <w:tcW w:w="666" w:type="pct"/>
          </w:tcPr>
          <w:p w14:paraId="0CAE7400" w14:textId="77777777" w:rsidR="00D3468E" w:rsidRPr="001A6EF1" w:rsidRDefault="00D3468E" w:rsidP="006B4773">
            <w:pPr>
              <w:jc w:val="left"/>
              <w:rPr>
                <w:color w:val="auto"/>
              </w:rPr>
            </w:pPr>
            <w:r w:rsidRPr="001A6EF1">
              <w:rPr>
                <w:color w:val="auto"/>
              </w:rPr>
              <w:t>No</w:t>
            </w:r>
          </w:p>
        </w:tc>
        <w:tc>
          <w:tcPr>
            <w:tcW w:w="1382" w:type="pct"/>
          </w:tcPr>
          <w:p w14:paraId="0CAE7401" w14:textId="77777777" w:rsidR="00D3468E" w:rsidRPr="001A6EF1" w:rsidRDefault="00D3468E" w:rsidP="006B4773">
            <w:pPr>
              <w:jc w:val="left"/>
              <w:rPr>
                <w:color w:val="auto"/>
              </w:rPr>
            </w:pPr>
            <w:r w:rsidRPr="001A6EF1">
              <w:rPr>
                <w:color w:val="auto"/>
              </w:rPr>
              <w:t>No</w:t>
            </w:r>
          </w:p>
        </w:tc>
        <w:tc>
          <w:tcPr>
            <w:tcW w:w="612" w:type="pct"/>
          </w:tcPr>
          <w:p w14:paraId="0CAE7402" w14:textId="77777777" w:rsidR="00D3468E" w:rsidRPr="001A6EF1" w:rsidRDefault="00525FC0" w:rsidP="006B4773">
            <w:pPr>
              <w:jc w:val="left"/>
              <w:rPr>
                <w:color w:val="auto"/>
              </w:rPr>
            </w:pPr>
            <w:r>
              <w:rPr>
                <w:color w:val="auto"/>
              </w:rPr>
              <w:t>14</w:t>
            </w:r>
            <w:r w:rsidR="00D3468E" w:rsidRPr="001A6EF1">
              <w:rPr>
                <w:color w:val="auto"/>
              </w:rPr>
              <w:t xml:space="preserve"> days</w:t>
            </w:r>
          </w:p>
        </w:tc>
        <w:tc>
          <w:tcPr>
            <w:tcW w:w="612" w:type="pct"/>
          </w:tcPr>
          <w:p w14:paraId="0CAE7403" w14:textId="77777777" w:rsidR="00D3468E" w:rsidRPr="001A6EF1" w:rsidRDefault="00D3468E" w:rsidP="006B4773">
            <w:pPr>
              <w:jc w:val="left"/>
              <w:rPr>
                <w:color w:val="auto"/>
              </w:rPr>
            </w:pPr>
            <w:r w:rsidRPr="001A6EF1">
              <w:rPr>
                <w:color w:val="auto"/>
              </w:rPr>
              <w:t>No</w:t>
            </w:r>
          </w:p>
        </w:tc>
        <w:tc>
          <w:tcPr>
            <w:tcW w:w="810" w:type="pct"/>
          </w:tcPr>
          <w:p w14:paraId="0CAE7404" w14:textId="77777777" w:rsidR="00D3468E" w:rsidRPr="001A6EF1" w:rsidRDefault="00D3468E" w:rsidP="006B4773">
            <w:pPr>
              <w:jc w:val="left"/>
              <w:rPr>
                <w:color w:val="auto"/>
              </w:rPr>
            </w:pPr>
            <w:r w:rsidRPr="001A6EF1">
              <w:rPr>
                <w:color w:val="auto"/>
              </w:rPr>
              <w:t>Region</w:t>
            </w:r>
          </w:p>
        </w:tc>
      </w:tr>
      <w:tr w:rsidR="00D3468E" w:rsidRPr="001A6EF1" w14:paraId="0CAE740C" w14:textId="77777777" w:rsidTr="006B4773">
        <w:trPr>
          <w:trHeight w:val="653"/>
        </w:trPr>
        <w:tc>
          <w:tcPr>
            <w:tcW w:w="918" w:type="pct"/>
          </w:tcPr>
          <w:p w14:paraId="0CAE7406" w14:textId="77777777" w:rsidR="00D3468E" w:rsidRPr="001A6EF1" w:rsidRDefault="00D3468E" w:rsidP="006B4773">
            <w:pPr>
              <w:jc w:val="left"/>
              <w:rPr>
                <w:color w:val="auto"/>
              </w:rPr>
            </w:pPr>
            <w:r w:rsidRPr="001A6EF1">
              <w:rPr>
                <w:color w:val="auto"/>
              </w:rPr>
              <w:t>FSE</w:t>
            </w:r>
          </w:p>
        </w:tc>
        <w:tc>
          <w:tcPr>
            <w:tcW w:w="666" w:type="pct"/>
          </w:tcPr>
          <w:p w14:paraId="0CAE7407" w14:textId="77777777" w:rsidR="00D3468E" w:rsidRPr="001A6EF1" w:rsidRDefault="00D3468E" w:rsidP="006B4773">
            <w:pPr>
              <w:jc w:val="left"/>
              <w:rPr>
                <w:color w:val="auto"/>
              </w:rPr>
            </w:pPr>
            <w:r w:rsidRPr="001A6EF1">
              <w:rPr>
                <w:color w:val="auto"/>
              </w:rPr>
              <w:t>No</w:t>
            </w:r>
          </w:p>
        </w:tc>
        <w:tc>
          <w:tcPr>
            <w:tcW w:w="1382" w:type="pct"/>
          </w:tcPr>
          <w:p w14:paraId="0CAE7408" w14:textId="77777777" w:rsidR="00D3468E" w:rsidRPr="001A6EF1" w:rsidRDefault="00D3468E" w:rsidP="006B4773">
            <w:pPr>
              <w:jc w:val="left"/>
              <w:rPr>
                <w:color w:val="auto"/>
              </w:rPr>
            </w:pPr>
            <w:r w:rsidRPr="001A6EF1">
              <w:rPr>
                <w:color w:val="auto"/>
              </w:rPr>
              <w:t>No</w:t>
            </w:r>
          </w:p>
        </w:tc>
        <w:tc>
          <w:tcPr>
            <w:tcW w:w="612" w:type="pct"/>
          </w:tcPr>
          <w:p w14:paraId="0CAE7409" w14:textId="77777777" w:rsidR="00D3468E" w:rsidRPr="001A6EF1" w:rsidRDefault="00D3468E" w:rsidP="006B4773">
            <w:pPr>
              <w:jc w:val="left"/>
              <w:rPr>
                <w:color w:val="auto"/>
              </w:rPr>
            </w:pPr>
            <w:r w:rsidRPr="001A6EF1">
              <w:rPr>
                <w:color w:val="auto"/>
              </w:rPr>
              <w:t>None</w:t>
            </w:r>
          </w:p>
        </w:tc>
        <w:tc>
          <w:tcPr>
            <w:tcW w:w="612" w:type="pct"/>
          </w:tcPr>
          <w:p w14:paraId="0CAE740A" w14:textId="77777777" w:rsidR="00D3468E" w:rsidRPr="001A6EF1" w:rsidRDefault="00D3468E" w:rsidP="006B4773">
            <w:pPr>
              <w:jc w:val="left"/>
              <w:rPr>
                <w:color w:val="auto"/>
              </w:rPr>
            </w:pPr>
            <w:r w:rsidRPr="001A6EF1">
              <w:rPr>
                <w:color w:val="auto"/>
              </w:rPr>
              <w:t>No</w:t>
            </w:r>
          </w:p>
        </w:tc>
        <w:tc>
          <w:tcPr>
            <w:tcW w:w="810" w:type="pct"/>
          </w:tcPr>
          <w:p w14:paraId="0CAE740B" w14:textId="77777777" w:rsidR="00D3468E" w:rsidRPr="001A6EF1" w:rsidRDefault="00D3468E" w:rsidP="006B4773">
            <w:pPr>
              <w:jc w:val="left"/>
              <w:rPr>
                <w:color w:val="auto"/>
              </w:rPr>
            </w:pPr>
            <w:r w:rsidRPr="001A6EF1">
              <w:rPr>
                <w:color w:val="auto"/>
              </w:rPr>
              <w:t>Not Applicable</w:t>
            </w:r>
          </w:p>
        </w:tc>
      </w:tr>
      <w:tr w:rsidR="00D3468E" w:rsidRPr="001A6EF1" w14:paraId="0CAE7413" w14:textId="77777777" w:rsidTr="006B4773">
        <w:tc>
          <w:tcPr>
            <w:tcW w:w="918" w:type="pct"/>
          </w:tcPr>
          <w:p w14:paraId="0CAE740D" w14:textId="77777777" w:rsidR="00D3468E" w:rsidRPr="001A6EF1" w:rsidRDefault="00D3468E" w:rsidP="006B4773">
            <w:pPr>
              <w:jc w:val="left"/>
              <w:rPr>
                <w:color w:val="auto"/>
              </w:rPr>
            </w:pPr>
            <w:commentRangeStart w:id="5105"/>
            <w:r w:rsidRPr="001A6EF1">
              <w:rPr>
                <w:color w:val="auto"/>
              </w:rPr>
              <w:t>System Administrator</w:t>
            </w:r>
          </w:p>
        </w:tc>
        <w:tc>
          <w:tcPr>
            <w:tcW w:w="666" w:type="pct"/>
          </w:tcPr>
          <w:p w14:paraId="0CAE740E" w14:textId="77777777" w:rsidR="00D3468E" w:rsidRPr="001A6EF1" w:rsidRDefault="00D3468E" w:rsidP="006B4773">
            <w:pPr>
              <w:jc w:val="left"/>
              <w:rPr>
                <w:color w:val="auto"/>
              </w:rPr>
            </w:pPr>
            <w:r w:rsidRPr="001A6EF1">
              <w:rPr>
                <w:color w:val="auto"/>
              </w:rPr>
              <w:t>No</w:t>
            </w:r>
          </w:p>
        </w:tc>
        <w:tc>
          <w:tcPr>
            <w:tcW w:w="1382" w:type="pct"/>
          </w:tcPr>
          <w:p w14:paraId="0CAE740F" w14:textId="77777777" w:rsidR="00D3468E" w:rsidRPr="001A6EF1" w:rsidRDefault="00D3468E" w:rsidP="006B4773">
            <w:pPr>
              <w:jc w:val="left"/>
              <w:rPr>
                <w:color w:val="auto"/>
              </w:rPr>
            </w:pPr>
            <w:r w:rsidRPr="001A6EF1">
              <w:rPr>
                <w:color w:val="auto"/>
              </w:rPr>
              <w:t xml:space="preserve">Yes </w:t>
            </w:r>
            <w:r w:rsidR="005B6650">
              <w:rPr>
                <w:color w:val="auto"/>
              </w:rPr>
              <w:t>(system configuration data, only, not business data)</w:t>
            </w:r>
          </w:p>
        </w:tc>
        <w:tc>
          <w:tcPr>
            <w:tcW w:w="612" w:type="pct"/>
          </w:tcPr>
          <w:p w14:paraId="0CAE7410" w14:textId="77777777" w:rsidR="00D3468E" w:rsidRPr="001A6EF1" w:rsidRDefault="00D3468E" w:rsidP="006B4773">
            <w:pPr>
              <w:jc w:val="left"/>
              <w:rPr>
                <w:color w:val="auto"/>
              </w:rPr>
            </w:pPr>
            <w:r w:rsidRPr="001A6EF1">
              <w:rPr>
                <w:color w:val="auto"/>
              </w:rPr>
              <w:t>1</w:t>
            </w:r>
            <w:r w:rsidR="00525FC0">
              <w:rPr>
                <w:color w:val="auto"/>
              </w:rPr>
              <w:t>4</w:t>
            </w:r>
            <w:r w:rsidRPr="001A6EF1">
              <w:rPr>
                <w:color w:val="auto"/>
              </w:rPr>
              <w:t xml:space="preserve"> days</w:t>
            </w:r>
          </w:p>
        </w:tc>
        <w:tc>
          <w:tcPr>
            <w:tcW w:w="612" w:type="pct"/>
          </w:tcPr>
          <w:p w14:paraId="0CAE7411" w14:textId="77777777" w:rsidR="00D3468E" w:rsidRPr="001A6EF1" w:rsidRDefault="00D3468E" w:rsidP="006B4773">
            <w:pPr>
              <w:jc w:val="left"/>
              <w:rPr>
                <w:color w:val="auto"/>
              </w:rPr>
            </w:pPr>
            <w:r w:rsidRPr="001A6EF1">
              <w:rPr>
                <w:color w:val="auto"/>
              </w:rPr>
              <w:t>Yes</w:t>
            </w:r>
          </w:p>
        </w:tc>
        <w:tc>
          <w:tcPr>
            <w:tcW w:w="810" w:type="pct"/>
          </w:tcPr>
          <w:p w14:paraId="0CAE7412" w14:textId="77777777" w:rsidR="00D3468E" w:rsidRPr="001A6EF1" w:rsidRDefault="00D3468E" w:rsidP="006B4773">
            <w:pPr>
              <w:jc w:val="left"/>
              <w:rPr>
                <w:color w:val="auto"/>
              </w:rPr>
            </w:pPr>
            <w:r w:rsidRPr="001A6EF1">
              <w:rPr>
                <w:color w:val="auto"/>
              </w:rPr>
              <w:t>Corporate</w:t>
            </w:r>
            <w:commentRangeEnd w:id="5105"/>
            <w:r w:rsidR="003368E4">
              <w:rPr>
                <w:rStyle w:val="CommentReference"/>
              </w:rPr>
              <w:commentReference w:id="5105"/>
            </w:r>
          </w:p>
        </w:tc>
      </w:tr>
    </w:tbl>
    <w:p w14:paraId="0CAE7414" w14:textId="77777777" w:rsidR="00D3468E" w:rsidRPr="00116821" w:rsidRDefault="00D3468E" w:rsidP="00D3468E">
      <w:pPr>
        <w:pStyle w:val="CommentText"/>
        <w:rPr>
          <w:color w:val="auto"/>
        </w:rPr>
      </w:pPr>
      <w:r w:rsidRPr="00116821">
        <w:rPr>
          <w:color w:val="auto"/>
        </w:rPr>
        <w:t xml:space="preserve"> </w:t>
      </w:r>
    </w:p>
    <w:p w14:paraId="0CAE7415" w14:textId="77777777" w:rsidR="00D3468E" w:rsidRPr="003E65B4" w:rsidRDefault="00525FC0" w:rsidP="00D3468E">
      <w:pPr>
        <w:jc w:val="left"/>
      </w:pPr>
      <w:r>
        <w:t xml:space="preserve">** </w:t>
      </w:r>
      <w:r w:rsidR="00D3468E">
        <w:t xml:space="preserve">Configurable </w:t>
      </w:r>
      <w:r w:rsidR="00D3468E" w:rsidRPr="003E65B4">
        <w:t>Time Horizon:</w:t>
      </w:r>
    </w:p>
    <w:p w14:paraId="0CAE7416" w14:textId="77777777" w:rsidR="00D3468E" w:rsidRPr="008477CA" w:rsidRDefault="00D3468E" w:rsidP="00D3468E">
      <w:pPr>
        <w:jc w:val="left"/>
      </w:pPr>
      <w:r w:rsidRPr="008477CA">
        <w:t>The user time horizon defines the period of time for which a user generally needs to view the schedule to complete daily activities. The time horizon ensures that while users are provided with immediate access to the portion of the schedule with which they work the most, their wait time during refreshes from the ClickSchedule Server is minimized.</w:t>
      </w:r>
    </w:p>
    <w:p w14:paraId="0CAE7417" w14:textId="77777777" w:rsidR="00D3468E" w:rsidRPr="008477CA" w:rsidRDefault="003D791A" w:rsidP="00C30D9A">
      <w:pPr>
        <w:jc w:val="left"/>
      </w:pPr>
      <w:r>
        <w:t xml:space="preserve">From the above table it can be seen that </w:t>
      </w:r>
      <w:r w:rsidR="00D3468E" w:rsidRPr="008477CA">
        <w:t xml:space="preserve">Dispatchers will have the ability to view up to </w:t>
      </w:r>
      <w:r w:rsidR="00525FC0">
        <w:t>14</w:t>
      </w:r>
      <w:r w:rsidR="00D3468E" w:rsidRPr="008477CA">
        <w:t xml:space="preserve"> consecutive days at a time. They will be able to view all the tasks scheduled to the period, as well as tasks that are not scheduled but are due to be completed in this period (i.e. with a due date in this period). The Dispatcher would be able to set the </w:t>
      </w:r>
      <w:r w:rsidR="00D3468E" w:rsidRPr="008477CA">
        <w:lastRenderedPageBreak/>
        <w:t>time period by selecting the interval start and end dates. The time period can start at any time, in the future or in the past; however data older than that set by the purging policy would not be available. For more information</w:t>
      </w:r>
      <w:r w:rsidR="00C30D9A">
        <w:t xml:space="preserve"> </w:t>
      </w:r>
      <w:r w:rsidR="00D3468E" w:rsidRPr="008477CA">
        <w:t xml:space="preserve">about the </w:t>
      </w:r>
      <w:r w:rsidR="00D3468E" w:rsidRPr="008477CA">
        <w:fldChar w:fldCharType="begin"/>
      </w:r>
      <w:r w:rsidR="00D3468E" w:rsidRPr="008477CA">
        <w:instrText xml:space="preserve"> REF _Ref196113378 \h  \* MERGEFORMAT </w:instrText>
      </w:r>
      <w:r w:rsidR="00D3468E" w:rsidRPr="008477CA">
        <w:fldChar w:fldCharType="separate"/>
      </w:r>
      <w:r w:rsidR="00D3468E" w:rsidRPr="008477CA">
        <w:t>Purging Policy</w:t>
      </w:r>
      <w:r w:rsidR="00D3468E" w:rsidRPr="008477CA">
        <w:fldChar w:fldCharType="end"/>
      </w:r>
      <w:r w:rsidR="00C30D9A">
        <w:t xml:space="preserve"> see section </w:t>
      </w:r>
      <w:r w:rsidR="00C30D9A">
        <w:fldChar w:fldCharType="begin"/>
      </w:r>
      <w:r w:rsidR="00C30D9A">
        <w:instrText xml:space="preserve"> REF _Ref363566125 \r \h </w:instrText>
      </w:r>
      <w:r w:rsidR="00C30D9A">
        <w:fldChar w:fldCharType="separate"/>
      </w:r>
      <w:r w:rsidR="00C30D9A">
        <w:t>9.5</w:t>
      </w:r>
      <w:r w:rsidR="00C30D9A">
        <w:fldChar w:fldCharType="end"/>
      </w:r>
      <w:r w:rsidR="00C30D9A">
        <w:t>.</w:t>
      </w:r>
    </w:p>
    <w:p w14:paraId="0CAE7418" w14:textId="77777777" w:rsidR="00D3468E" w:rsidRDefault="00D3468E" w:rsidP="00D3468E"/>
    <w:p w14:paraId="0CAE7419" w14:textId="77777777" w:rsidR="00F23F2E" w:rsidRDefault="00F23F2E" w:rsidP="00F23F2E"/>
    <w:p w14:paraId="0CAE741A" w14:textId="77777777" w:rsidR="00F23F2E" w:rsidRDefault="00F23F2E" w:rsidP="00F23F2E"/>
    <w:p w14:paraId="0CAE741B" w14:textId="77777777" w:rsidR="00F23F2E" w:rsidRDefault="00F23F2E">
      <w:pPr>
        <w:spacing w:after="0" w:line="240" w:lineRule="auto"/>
        <w:jc w:val="left"/>
      </w:pPr>
      <w:r>
        <w:br w:type="page"/>
      </w:r>
    </w:p>
    <w:p w14:paraId="0CAE741C" w14:textId="77777777" w:rsidR="000624FF" w:rsidRPr="003E65B4" w:rsidRDefault="000624FF" w:rsidP="000624FF">
      <w:pPr>
        <w:pStyle w:val="Heading1"/>
      </w:pPr>
      <w:bookmarkStart w:id="5106" w:name="_Ref363113839"/>
      <w:bookmarkStart w:id="5107" w:name="_Toc425500407"/>
      <w:commentRangeStart w:id="5108"/>
      <w:r>
        <w:lastRenderedPageBreak/>
        <w:t>Integration Overview</w:t>
      </w:r>
      <w:bookmarkEnd w:id="5106"/>
      <w:commentRangeEnd w:id="5108"/>
      <w:r w:rsidR="004E545C">
        <w:rPr>
          <w:rStyle w:val="CommentReference"/>
          <w:rFonts w:asciiTheme="minorHAnsi" w:hAnsiTheme="minorHAnsi" w:cs="Times New Roman"/>
          <w:b w:val="0"/>
          <w:color w:val="404040" w:themeColor="text1" w:themeTint="BF"/>
          <w:kern w:val="0"/>
        </w:rPr>
        <w:commentReference w:id="5108"/>
      </w:r>
      <w:bookmarkEnd w:id="5107"/>
    </w:p>
    <w:p w14:paraId="0CAE741D" w14:textId="77777777" w:rsidR="000624FF" w:rsidRDefault="000624FF" w:rsidP="000624FF">
      <w:pPr>
        <w:jc w:val="left"/>
      </w:pPr>
      <w:r w:rsidRPr="00F073C9">
        <w:t xml:space="preserve">The following diagram illustrates the known systems in the landscape and the anticipated </w:t>
      </w:r>
      <w:r>
        <w:t>relationships</w:t>
      </w:r>
      <w:r w:rsidR="002300D3">
        <w:t xml:space="preserve"> </w:t>
      </w:r>
      <w:r>
        <w:t>/</w:t>
      </w:r>
      <w:r w:rsidR="002300D3">
        <w:t xml:space="preserve"> </w:t>
      </w:r>
      <w:r>
        <w:t>interactions between them.</w:t>
      </w:r>
    </w:p>
    <w:p w14:paraId="0CAE741E" w14:textId="77777777" w:rsidR="002300D3" w:rsidRPr="00F073C9" w:rsidRDefault="00D533FD" w:rsidP="000624FF">
      <w:pPr>
        <w:jc w:val="left"/>
      </w:pPr>
      <w:r>
        <w:rPr>
          <w:noProof/>
          <w:lang w:val="en-US"/>
        </w:rPr>
        <mc:AlternateContent>
          <mc:Choice Requires="wpg">
            <w:drawing>
              <wp:anchor distT="0" distB="0" distL="114300" distR="114300" simplePos="0" relativeHeight="251657728" behindDoc="0" locked="0" layoutInCell="1" allowOverlap="1" wp14:anchorId="0CAE76C8" wp14:editId="0CAE76C9">
                <wp:simplePos x="0" y="0"/>
                <wp:positionH relativeFrom="column">
                  <wp:posOffset>-66040</wp:posOffset>
                </wp:positionH>
                <wp:positionV relativeFrom="paragraph">
                  <wp:posOffset>307340</wp:posOffset>
                </wp:positionV>
                <wp:extent cx="6642100" cy="3891280"/>
                <wp:effectExtent l="0" t="0" r="6350" b="0"/>
                <wp:wrapSquare wrapText="bothSides"/>
                <wp:docPr id="83" name="Group 83"/>
                <wp:cNvGraphicFramePr/>
                <a:graphic xmlns:a="http://schemas.openxmlformats.org/drawingml/2006/main">
                  <a:graphicData uri="http://schemas.microsoft.com/office/word/2010/wordprocessingGroup">
                    <wpg:wgp>
                      <wpg:cNvGrpSpPr/>
                      <wpg:grpSpPr>
                        <a:xfrm>
                          <a:off x="0" y="0"/>
                          <a:ext cx="6642100" cy="3891280"/>
                          <a:chOff x="0" y="0"/>
                          <a:chExt cx="6921191" cy="3962420"/>
                        </a:xfrm>
                      </wpg:grpSpPr>
                      <wpg:grpSp>
                        <wpg:cNvPr id="130" name="Group 130"/>
                        <wpg:cNvGrpSpPr/>
                        <wpg:grpSpPr>
                          <a:xfrm>
                            <a:off x="213360" y="1270000"/>
                            <a:ext cx="880678" cy="987393"/>
                            <a:chOff x="214855" y="156628"/>
                            <a:chExt cx="880765" cy="989031"/>
                          </a:xfrm>
                        </wpg:grpSpPr>
                        <pic:pic xmlns:pic="http://schemas.openxmlformats.org/drawingml/2006/picture">
                          <pic:nvPicPr>
                            <pic:cNvPr id="131" name="Picture 1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19804" y="156628"/>
                              <a:ext cx="499871" cy="989031"/>
                            </a:xfrm>
                            <a:prstGeom prst="rect">
                              <a:avLst/>
                            </a:prstGeom>
                          </pic:spPr>
                        </pic:pic>
                        <wps:wsp>
                          <wps:cNvPr id="132" name="TextBox 8"/>
                          <wps:cNvSpPr txBox="1"/>
                          <wps:spPr>
                            <a:xfrm>
                              <a:off x="214855" y="898614"/>
                              <a:ext cx="880765" cy="246465"/>
                            </a:xfrm>
                            <a:prstGeom prst="rect">
                              <a:avLst/>
                            </a:prstGeom>
                            <a:noFill/>
                          </wps:spPr>
                          <wps:txbx>
                            <w:txbxContent>
                              <w:p w14:paraId="0CAE772B" w14:textId="77777777" w:rsidR="00EB1E52" w:rsidRPr="00F073C9" w:rsidRDefault="00EB1E52" w:rsidP="002300D3">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Trace (Skills)</w:t>
                                </w:r>
                              </w:p>
                            </w:txbxContent>
                          </wps:txbx>
                          <wps:bodyPr wrap="square" rtlCol="0">
                            <a:noAutofit/>
                          </wps:bodyPr>
                        </wps:wsp>
                      </wpg:grpSp>
                      <wpg:grpSp>
                        <wpg:cNvPr id="133" name="Group 133"/>
                        <wpg:cNvGrpSpPr/>
                        <wpg:grpSpPr>
                          <a:xfrm>
                            <a:off x="1757680" y="2783840"/>
                            <a:ext cx="1561981" cy="1134074"/>
                            <a:chOff x="1764072" y="1487066"/>
                            <a:chExt cx="1562135" cy="1136008"/>
                          </a:xfrm>
                        </wpg:grpSpPr>
                        <pic:pic xmlns:pic="http://schemas.openxmlformats.org/drawingml/2006/picture">
                          <pic:nvPicPr>
                            <pic:cNvPr id="134" name="Picture 13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2239120" y="1487066"/>
                              <a:ext cx="499871" cy="989031"/>
                            </a:xfrm>
                            <a:prstGeom prst="rect">
                              <a:avLst/>
                            </a:prstGeom>
                          </pic:spPr>
                        </pic:pic>
                        <wps:wsp>
                          <wps:cNvPr id="135" name="TextBox 10"/>
                          <wps:cNvSpPr txBox="1"/>
                          <wps:spPr>
                            <a:xfrm>
                              <a:off x="1764072" y="2221693"/>
                              <a:ext cx="1562135" cy="401381"/>
                            </a:xfrm>
                            <a:prstGeom prst="rect">
                              <a:avLst/>
                            </a:prstGeom>
                            <a:noFill/>
                          </wps:spPr>
                          <wps:txbx>
                            <w:txbxContent>
                              <w:p w14:paraId="0CAE772C" w14:textId="0A4D3E93" w:rsidR="00EB1E52" w:rsidRPr="00BE2558"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SIEBEL</w:t>
                                </w:r>
                                <w:r w:rsidRPr="00BE2558">
                                  <w:rPr>
                                    <w:rFonts w:hAnsi="Calibri" w:cstheme="minorBidi"/>
                                    <w:color w:val="000000" w:themeColor="text1"/>
                                    <w:kern w:val="24"/>
                                    <w:sz w:val="20"/>
                                    <w:szCs w:val="20"/>
                                  </w:rPr>
                                  <w:t xml:space="preserve"> (Work Order Management)</w:t>
                                </w:r>
                              </w:p>
                            </w:txbxContent>
                          </wps:txbx>
                          <wps:bodyPr wrap="square" rtlCol="0">
                            <a:noAutofit/>
                          </wps:bodyPr>
                        </wps:wsp>
                      </wpg:grpSp>
                      <wpg:grpSp>
                        <wpg:cNvPr id="136" name="Group 136"/>
                        <wpg:cNvGrpSpPr/>
                        <wpg:grpSpPr>
                          <a:xfrm>
                            <a:off x="4399280" y="1991360"/>
                            <a:ext cx="1152437" cy="1311868"/>
                            <a:chOff x="4400650" y="879933"/>
                            <a:chExt cx="1152551" cy="1313634"/>
                          </a:xfrm>
                        </wpg:grpSpPr>
                        <pic:pic xmlns:pic="http://schemas.openxmlformats.org/drawingml/2006/picture">
                          <pic:nvPicPr>
                            <pic:cNvPr id="137" name="Picture 13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714823" y="879933"/>
                              <a:ext cx="499871" cy="989031"/>
                            </a:xfrm>
                            <a:prstGeom prst="rect">
                              <a:avLst/>
                            </a:prstGeom>
                          </pic:spPr>
                        </pic:pic>
                        <wps:wsp>
                          <wps:cNvPr id="138" name="TextBox 12"/>
                          <wps:cNvSpPr txBox="1"/>
                          <wps:spPr>
                            <a:xfrm>
                              <a:off x="4400650" y="1637116"/>
                              <a:ext cx="1152551" cy="556451"/>
                            </a:xfrm>
                            <a:prstGeom prst="rect">
                              <a:avLst/>
                            </a:prstGeom>
                            <a:noFill/>
                          </wps:spPr>
                          <wps:txbx>
                            <w:txbxContent>
                              <w:p w14:paraId="0CAE772D" w14:textId="77777777" w:rsidR="00EB1E52" w:rsidRPr="00F073C9" w:rsidRDefault="00EB1E52" w:rsidP="002300D3">
                                <w:pPr>
                                  <w:pStyle w:val="NormalWeb"/>
                                  <w:spacing w:before="0" w:beforeAutospacing="0" w:after="0" w:afterAutospacing="0"/>
                                  <w:jc w:val="center"/>
                                  <w:rPr>
                                    <w:rFonts w:hAnsi="Calibri" w:cstheme="minorBidi"/>
                                    <w:color w:val="000000" w:themeColor="text1"/>
                                    <w:kern w:val="24"/>
                                    <w:sz w:val="20"/>
                                    <w:szCs w:val="20"/>
                                  </w:rPr>
                                </w:pPr>
                                <w:r w:rsidRPr="00F073C9">
                                  <w:rPr>
                                    <w:rFonts w:hAnsi="Calibri" w:cstheme="minorBidi"/>
                                    <w:color w:val="000000" w:themeColor="text1"/>
                                    <w:kern w:val="24"/>
                                    <w:sz w:val="20"/>
                                    <w:szCs w:val="20"/>
                                  </w:rPr>
                                  <w:t>Service Optimization</w:t>
                                </w:r>
                              </w:p>
                              <w:p w14:paraId="0CAE772E" w14:textId="77777777" w:rsidR="00EB1E52" w:rsidRPr="00F073C9" w:rsidRDefault="00EB1E52" w:rsidP="002300D3">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Server</w:t>
                                </w:r>
                              </w:p>
                            </w:txbxContent>
                          </wps:txbx>
                          <wps:bodyPr wrap="square" rtlCol="0">
                            <a:noAutofit/>
                          </wps:bodyPr>
                        </wps:wsp>
                      </wpg:grpSp>
                      <wps:wsp>
                        <wps:cNvPr id="139" name="Straight Connector 19"/>
                        <wps:cNvCnPr/>
                        <wps:spPr>
                          <a:xfrm>
                            <a:off x="2743200" y="1483360"/>
                            <a:ext cx="1956921" cy="69022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9"/>
                        <wps:cNvCnPr/>
                        <wps:spPr>
                          <a:xfrm flipV="1">
                            <a:off x="5242560" y="1757680"/>
                            <a:ext cx="1118785" cy="419721"/>
                          </a:xfrm>
                          <a:prstGeom prst="bentConnector3">
                            <a:avLst>
                              <a:gd name="adj1" fmla="val 100026"/>
                            </a:avLst>
                          </a:prstGeom>
                        </wps:spPr>
                        <wps:style>
                          <a:lnRef idx="1">
                            <a:schemeClr val="accent1"/>
                          </a:lnRef>
                          <a:fillRef idx="0">
                            <a:schemeClr val="accent1"/>
                          </a:fillRef>
                          <a:effectRef idx="0">
                            <a:schemeClr val="accent1"/>
                          </a:effectRef>
                          <a:fontRef idx="minor">
                            <a:schemeClr val="tx1"/>
                          </a:fontRef>
                        </wps:style>
                        <wps:bodyPr/>
                      </wps:wsp>
                      <wps:wsp>
                        <wps:cNvPr id="141" name="Straight Connector 19"/>
                        <wps:cNvCnPr/>
                        <wps:spPr>
                          <a:xfrm rot="10800000">
                            <a:off x="5242560" y="2489200"/>
                            <a:ext cx="1118785" cy="394322"/>
                          </a:xfrm>
                          <a:prstGeom prst="bentConnector3">
                            <a:avLst>
                              <a:gd name="adj1" fmla="val 469"/>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2" name="Picture 142"/>
                          <pic:cNvPicPr>
                            <a:picLocks noChangeAspect="1"/>
                          </pic:cNvPicPr>
                        </pic:nvPicPr>
                        <pic:blipFill>
                          <a:blip r:embed="rId48"/>
                          <a:stretch>
                            <a:fillRect/>
                          </a:stretch>
                        </pic:blipFill>
                        <pic:spPr>
                          <a:xfrm>
                            <a:off x="0" y="3098800"/>
                            <a:ext cx="975360" cy="690880"/>
                          </a:xfrm>
                          <a:prstGeom prst="rect">
                            <a:avLst/>
                          </a:prstGeom>
                        </pic:spPr>
                      </pic:pic>
                      <wps:wsp>
                        <wps:cNvPr id="143" name="Straight Connector 19"/>
                        <wps:cNvCnPr/>
                        <wps:spPr>
                          <a:xfrm flipV="1">
                            <a:off x="975360" y="3190240"/>
                            <a:ext cx="1219107" cy="24827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g:grpSp>
                        <wpg:cNvPr id="144" name="Group 144"/>
                        <wpg:cNvGrpSpPr/>
                        <wpg:grpSpPr>
                          <a:xfrm>
                            <a:off x="955040" y="1432560"/>
                            <a:ext cx="1236788" cy="215258"/>
                            <a:chOff x="0" y="0"/>
                            <a:chExt cx="1236882" cy="215265"/>
                          </a:xfrm>
                        </wpg:grpSpPr>
                        <wps:wsp>
                          <wps:cNvPr id="145" name="Straight Connector 19"/>
                          <wps:cNvCnPr/>
                          <wps:spPr>
                            <a:xfrm>
                              <a:off x="38637" y="45076"/>
                              <a:ext cx="11982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TextBox 38"/>
                          <wps:cNvSpPr txBox="1"/>
                          <wps:spPr>
                            <a:xfrm>
                              <a:off x="0" y="0"/>
                              <a:ext cx="735965" cy="215265"/>
                            </a:xfrm>
                            <a:prstGeom prst="rect">
                              <a:avLst/>
                            </a:prstGeom>
                            <a:noFill/>
                          </wps:spPr>
                          <wps:txbx>
                            <w:txbxContent>
                              <w:p w14:paraId="0CAE772F" w14:textId="77777777" w:rsidR="00EB1E52" w:rsidRPr="006E423C" w:rsidRDefault="00EB1E52" w:rsidP="002300D3">
                                <w:pPr>
                                  <w:pStyle w:val="NormalWeb"/>
                                  <w:spacing w:before="0" w:beforeAutospacing="0" w:after="0" w:afterAutospacing="0"/>
                                  <w:rPr>
                                    <w:sz w:val="16"/>
                                    <w:szCs w:val="16"/>
                                  </w:rPr>
                                </w:pPr>
                                <w:r>
                                  <w:rPr>
                                    <w:rFonts w:hAnsi="Calibri" w:cstheme="minorBidi"/>
                                    <w:color w:val="000000" w:themeColor="text1"/>
                                    <w:kern w:val="24"/>
                                    <w:sz w:val="16"/>
                                    <w:szCs w:val="16"/>
                                  </w:rPr>
                                  <w:t>Skills Lookup</w:t>
                                </w:r>
                              </w:p>
                            </w:txbxContent>
                          </wps:txbx>
                          <wps:bodyPr wrap="square" rtlCol="0">
                            <a:noAutofit/>
                          </wps:bodyPr>
                        </wps:wsp>
                      </wpg:grpSp>
                      <wpg:grpSp>
                        <wpg:cNvPr id="147" name="Group 147"/>
                        <wpg:cNvGrpSpPr/>
                        <wpg:grpSpPr>
                          <a:xfrm>
                            <a:off x="2712720" y="2499360"/>
                            <a:ext cx="1992202" cy="1034449"/>
                            <a:chOff x="0" y="0"/>
                            <a:chExt cx="1992353" cy="1034482"/>
                          </a:xfrm>
                        </wpg:grpSpPr>
                        <wps:wsp>
                          <wps:cNvPr id="148" name="Straight Connector 19"/>
                          <wps:cNvCnPr/>
                          <wps:spPr>
                            <a:xfrm flipV="1">
                              <a:off x="25758" y="0"/>
                              <a:ext cx="1966595" cy="70294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Box 39"/>
                          <wps:cNvSpPr txBox="1"/>
                          <wps:spPr>
                            <a:xfrm>
                              <a:off x="0" y="695358"/>
                              <a:ext cx="1304925" cy="339124"/>
                            </a:xfrm>
                            <a:prstGeom prst="rect">
                              <a:avLst/>
                            </a:prstGeom>
                            <a:noFill/>
                          </wps:spPr>
                          <wps:txbx>
                            <w:txbxContent>
                              <w:p w14:paraId="0CAE7730" w14:textId="77777777" w:rsidR="00EB1E52" w:rsidRDefault="00EB1E52" w:rsidP="002300D3">
                                <w:pPr>
                                  <w:pStyle w:val="NormalWeb"/>
                                  <w:spacing w:before="0" w:beforeAutospacing="0" w:after="0" w:afterAutospacing="0"/>
                                  <w:rPr>
                                    <w:rFonts w:hAnsi="Calibri" w:cstheme="minorBidi"/>
                                    <w:color w:val="auto"/>
                                    <w:kern w:val="24"/>
                                    <w:sz w:val="16"/>
                                    <w:szCs w:val="16"/>
                                  </w:rPr>
                                </w:pPr>
                                <w:r w:rsidRPr="00A822F3">
                                  <w:rPr>
                                    <w:rFonts w:hAnsi="Calibri" w:cstheme="minorBidi"/>
                                    <w:color w:val="auto"/>
                                    <w:kern w:val="24"/>
                                    <w:sz w:val="16"/>
                                    <w:szCs w:val="16"/>
                                  </w:rPr>
                                  <w:t>Get Appointments</w:t>
                                </w:r>
                              </w:p>
                              <w:p w14:paraId="0CAE7731" w14:textId="77777777" w:rsidR="00EB1E52" w:rsidRPr="00A822F3" w:rsidRDefault="00EB1E52" w:rsidP="002300D3">
                                <w:pPr>
                                  <w:pStyle w:val="NormalWeb"/>
                                  <w:spacing w:before="0" w:beforeAutospacing="0" w:after="0" w:afterAutospacing="0"/>
                                  <w:rPr>
                                    <w:color w:val="auto"/>
                                    <w:sz w:val="16"/>
                                    <w:szCs w:val="16"/>
                                  </w:rPr>
                                </w:pPr>
                                <w:r>
                                  <w:rPr>
                                    <w:rFonts w:hAnsi="Calibri" w:cstheme="minorBidi"/>
                                    <w:color w:val="auto"/>
                                    <w:kern w:val="24"/>
                                    <w:sz w:val="16"/>
                                    <w:szCs w:val="16"/>
                                  </w:rPr>
                                  <w:t>Check address</w:t>
                                </w:r>
                              </w:p>
                            </w:txbxContent>
                          </wps:txbx>
                          <wps:bodyPr wrap="square" rtlCol="0">
                            <a:noAutofit/>
                          </wps:bodyPr>
                        </wps:wsp>
                        <wps:wsp>
                          <wps:cNvPr id="150" name="TextBox 40"/>
                          <wps:cNvSpPr txBox="1"/>
                          <wps:spPr>
                            <a:xfrm>
                              <a:off x="154519" y="204936"/>
                              <a:ext cx="861271" cy="493217"/>
                            </a:xfrm>
                            <a:prstGeom prst="rect">
                              <a:avLst/>
                            </a:prstGeom>
                            <a:noFill/>
                          </wps:spPr>
                          <wps:txbx>
                            <w:txbxContent>
                              <w:p w14:paraId="0CAE7732" w14:textId="77777777" w:rsidR="00EB1E52" w:rsidRDefault="00EB1E52" w:rsidP="002300D3">
                                <w:pPr>
                                  <w:pStyle w:val="NormalWeb"/>
                                  <w:spacing w:before="0" w:beforeAutospacing="0" w:after="0" w:afterAutospacing="0"/>
                                  <w:rPr>
                                    <w:rFonts w:hAnsi="Calibri" w:cstheme="minorBidi"/>
                                    <w:color w:val="000000" w:themeColor="text1"/>
                                    <w:kern w:val="24"/>
                                    <w:sz w:val="16"/>
                                    <w:szCs w:val="16"/>
                                  </w:rPr>
                                </w:pPr>
                                <w:r>
                                  <w:rPr>
                                    <w:rFonts w:hAnsi="Calibri" w:cstheme="minorBidi"/>
                                    <w:color w:val="000000" w:themeColor="text1"/>
                                    <w:kern w:val="24"/>
                                    <w:sz w:val="16"/>
                                    <w:szCs w:val="16"/>
                                  </w:rPr>
                                  <w:t>Create/Update</w:t>
                                </w:r>
                                <w:r w:rsidRPr="008F64EF">
                                  <w:rPr>
                                    <w:rFonts w:hAnsi="Calibri" w:cstheme="minorBidi"/>
                                    <w:color w:val="000000" w:themeColor="text1"/>
                                    <w:kern w:val="24"/>
                                    <w:sz w:val="16"/>
                                    <w:szCs w:val="16"/>
                                  </w:rPr>
                                  <w:t xml:space="preserve"> Tasks</w:t>
                                </w:r>
                              </w:p>
                              <w:p w14:paraId="0CAE7733" w14:textId="77777777" w:rsidR="00EB1E52" w:rsidRPr="008F64EF" w:rsidRDefault="00EB1E52" w:rsidP="002300D3">
                                <w:pPr>
                                  <w:pStyle w:val="NormalWeb"/>
                                  <w:spacing w:before="0" w:beforeAutospacing="0" w:after="0" w:afterAutospacing="0"/>
                                  <w:rPr>
                                    <w:sz w:val="16"/>
                                    <w:szCs w:val="16"/>
                                  </w:rPr>
                                </w:pPr>
                                <w:r>
                                  <w:rPr>
                                    <w:rFonts w:hAnsi="Calibri" w:cstheme="minorBidi"/>
                                    <w:color w:val="000000" w:themeColor="text1"/>
                                    <w:kern w:val="24"/>
                                    <w:sz w:val="16"/>
                                    <w:szCs w:val="16"/>
                                  </w:rPr>
                                  <w:t>Get Tasks</w:t>
                                </w:r>
                              </w:p>
                            </w:txbxContent>
                          </wps:txbx>
                          <wps:bodyPr wrap="square" rtlCol="0">
                            <a:noAutofit/>
                          </wps:bodyPr>
                        </wps:wsp>
                      </wpg:grpSp>
                      <wpg:grpSp>
                        <wpg:cNvPr id="151" name="Group 151"/>
                        <wpg:cNvGrpSpPr/>
                        <wpg:grpSpPr>
                          <a:xfrm>
                            <a:off x="5852160" y="2885440"/>
                            <a:ext cx="1003859" cy="1076980"/>
                            <a:chOff x="0" y="0"/>
                            <a:chExt cx="1003935" cy="1077015"/>
                          </a:xfrm>
                        </wpg:grpSpPr>
                        <pic:pic xmlns:pic="http://schemas.openxmlformats.org/drawingml/2006/picture">
                          <pic:nvPicPr>
                            <pic:cNvPr id="152" name="Picture 1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2167" y="0"/>
                              <a:ext cx="931026" cy="931025"/>
                            </a:xfrm>
                            <a:prstGeom prst="rect">
                              <a:avLst/>
                            </a:prstGeom>
                          </pic:spPr>
                        </pic:pic>
                        <wps:wsp>
                          <wps:cNvPr id="153" name="Text Box 153"/>
                          <wps:cNvSpPr txBox="1"/>
                          <wps:spPr>
                            <a:xfrm>
                              <a:off x="0" y="648390"/>
                              <a:ext cx="100393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E7734" w14:textId="77777777" w:rsidR="00EB1E52" w:rsidRPr="00A822F3" w:rsidRDefault="00EB1E52" w:rsidP="002300D3">
                                <w:pPr>
                                  <w:jc w:val="center"/>
                                  <w:rPr>
                                    <w:color w:val="auto"/>
                                    <w:sz w:val="20"/>
                                  </w:rPr>
                                </w:pPr>
                                <w:r w:rsidRPr="00A822F3">
                                  <w:rPr>
                                    <w:color w:val="auto"/>
                                    <w:sz w:val="20"/>
                                  </w:rPr>
                                  <w:t>ClickMobile (Resource)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 name="Group 154"/>
                        <wpg:cNvGrpSpPr/>
                        <wpg:grpSpPr>
                          <a:xfrm>
                            <a:off x="5811520" y="690880"/>
                            <a:ext cx="1109671" cy="1063995"/>
                            <a:chOff x="0" y="0"/>
                            <a:chExt cx="1109755" cy="1064029"/>
                          </a:xfrm>
                        </wpg:grpSpPr>
                        <pic:pic xmlns:pic="http://schemas.openxmlformats.org/drawingml/2006/picture">
                          <pic:nvPicPr>
                            <pic:cNvPr id="155" name="Picture 155"/>
                            <pic:cNvPicPr>
                              <a:picLocks noChangeAspect="1"/>
                            </pic:cNvPicPr>
                          </pic:nvPicPr>
                          <pic:blipFill>
                            <a:blip r:embed="rId48"/>
                            <a:stretch>
                              <a:fillRect/>
                            </a:stretch>
                          </pic:blipFill>
                          <pic:spPr>
                            <a:xfrm>
                              <a:off x="0" y="371302"/>
                              <a:ext cx="980902" cy="692727"/>
                            </a:xfrm>
                            <a:prstGeom prst="rect">
                              <a:avLst/>
                            </a:prstGeom>
                          </pic:spPr>
                        </pic:pic>
                        <wps:wsp>
                          <wps:cNvPr id="156" name="Text Box 156"/>
                          <wps:cNvSpPr txBox="1"/>
                          <wps:spPr>
                            <a:xfrm>
                              <a:off x="105295" y="0"/>
                              <a:ext cx="1004460"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E7735" w14:textId="77777777" w:rsidR="00EB1E52" w:rsidRPr="00A822F3" w:rsidRDefault="00EB1E52" w:rsidP="002300D3">
                                <w:pPr>
                                  <w:jc w:val="center"/>
                                  <w:rPr>
                                    <w:color w:val="auto"/>
                                    <w:sz w:val="20"/>
                                  </w:rPr>
                                </w:pPr>
                                <w:r w:rsidRPr="00A822F3">
                                  <w:rPr>
                                    <w:color w:val="auto"/>
                                    <w:sz w:val="20"/>
                                  </w:rPr>
                                  <w:t>CS Web Client</w:t>
                                </w:r>
                                <w:r w:rsidRPr="00A822F3">
                                  <w:rPr>
                                    <w:color w:val="auto"/>
                                    <w:sz w:val="20"/>
                                  </w:rPr>
                                  <w:br/>
                                  <w:t>(Dispatcher)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57" name="Picture 157"/>
                          <pic:cNvPicPr>
                            <a:picLocks noChangeAspect="1"/>
                          </pic:cNvPicPr>
                        </pic:nvPicPr>
                        <pic:blipFill>
                          <a:blip r:embed="rId48"/>
                          <a:stretch>
                            <a:fillRect/>
                          </a:stretch>
                        </pic:blipFill>
                        <pic:spPr>
                          <a:xfrm>
                            <a:off x="0" y="71120"/>
                            <a:ext cx="975360" cy="690880"/>
                          </a:xfrm>
                          <a:prstGeom prst="rect">
                            <a:avLst/>
                          </a:prstGeom>
                        </pic:spPr>
                      </pic:pic>
                      <wpg:grpSp>
                        <wpg:cNvPr id="158" name="Group 158"/>
                        <wpg:cNvGrpSpPr/>
                        <wpg:grpSpPr>
                          <a:xfrm>
                            <a:off x="914400" y="1605280"/>
                            <a:ext cx="1275422" cy="552011"/>
                            <a:chOff x="0" y="0"/>
                            <a:chExt cx="1275519" cy="552029"/>
                          </a:xfrm>
                        </wpg:grpSpPr>
                        <wps:wsp>
                          <wps:cNvPr id="159" name="Elbow Connector 159"/>
                          <wps:cNvCnPr/>
                          <wps:spPr>
                            <a:xfrm flipV="1">
                              <a:off x="77274" y="0"/>
                              <a:ext cx="1198245" cy="2729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8"/>
                          <wps:cNvSpPr txBox="1"/>
                          <wps:spPr>
                            <a:xfrm>
                              <a:off x="0" y="212304"/>
                              <a:ext cx="736600" cy="339725"/>
                            </a:xfrm>
                            <a:prstGeom prst="rect">
                              <a:avLst/>
                            </a:prstGeom>
                            <a:noFill/>
                          </wps:spPr>
                          <wps:txbx>
                            <w:txbxContent>
                              <w:p w14:paraId="0CAE7736"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Resource Skills</w:t>
                                </w:r>
                              </w:p>
                            </w:txbxContent>
                          </wps:txbx>
                          <wps:bodyPr wrap="square" rtlCol="0">
                            <a:noAutofit/>
                          </wps:bodyPr>
                        </wps:wsp>
                      </wpg:grpSp>
                      <wpg:grpSp>
                        <wpg:cNvPr id="161" name="Group 161"/>
                        <wpg:cNvGrpSpPr/>
                        <wpg:grpSpPr>
                          <a:xfrm>
                            <a:off x="2194560" y="1158240"/>
                            <a:ext cx="634532" cy="634201"/>
                            <a:chOff x="136477" y="177421"/>
                            <a:chExt cx="634620" cy="634621"/>
                          </a:xfrm>
                        </wpg:grpSpPr>
                        <pic:pic xmlns:pic="http://schemas.openxmlformats.org/drawingml/2006/picture">
                          <pic:nvPicPr>
                            <pic:cNvPr id="162" name="Picture 162" descr="C:\Users\philip.weighill-smit\AppData\Local\Microsoft\Windows\Temporary Internet Files\Content.IE5\ZZRJJCO7\MC900432636[1].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36477" y="177421"/>
                              <a:ext cx="634620" cy="634621"/>
                            </a:xfrm>
                            <a:prstGeom prst="rect">
                              <a:avLst/>
                            </a:prstGeom>
                            <a:noFill/>
                            <a:ln>
                              <a:noFill/>
                            </a:ln>
                          </pic:spPr>
                        </pic:pic>
                        <wps:wsp>
                          <wps:cNvPr id="163" name="TextBox 8"/>
                          <wps:cNvSpPr txBox="1"/>
                          <wps:spPr>
                            <a:xfrm>
                              <a:off x="197127" y="379607"/>
                              <a:ext cx="430369" cy="245745"/>
                            </a:xfrm>
                            <a:prstGeom prst="rect">
                              <a:avLst/>
                            </a:prstGeom>
                            <a:noFill/>
                          </wps:spPr>
                          <wps:txbx>
                            <w:txbxContent>
                              <w:p w14:paraId="0CAE7737"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wps:txbx>
                          <wps:bodyPr wrap="square" rtlCol="0">
                            <a:noAutofit/>
                          </wps:bodyPr>
                        </wps:wsp>
                      </wpg:grpSp>
                      <wpg:grpSp>
                        <wpg:cNvPr id="164" name="Group 164"/>
                        <wpg:cNvGrpSpPr/>
                        <wpg:grpSpPr>
                          <a:xfrm>
                            <a:off x="955040" y="40640"/>
                            <a:ext cx="1236153" cy="1311966"/>
                            <a:chOff x="0" y="0"/>
                            <a:chExt cx="1236247" cy="1312008"/>
                          </a:xfrm>
                        </wpg:grpSpPr>
                        <wps:wsp>
                          <wps:cNvPr id="165" name="Elbow Connector 165"/>
                          <wps:cNvCnPr/>
                          <wps:spPr>
                            <a:xfrm>
                              <a:off x="38637" y="418563"/>
                              <a:ext cx="1197610" cy="8934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TextBox 38"/>
                          <wps:cNvSpPr txBox="1"/>
                          <wps:spPr>
                            <a:xfrm>
                              <a:off x="0" y="0"/>
                              <a:ext cx="735965" cy="463550"/>
                            </a:xfrm>
                            <a:prstGeom prst="rect">
                              <a:avLst/>
                            </a:prstGeom>
                            <a:noFill/>
                          </wps:spPr>
                          <wps:txbx>
                            <w:txbxContent>
                              <w:p w14:paraId="0CAE7738"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Site, System and Contract Definitions</w:t>
                                </w:r>
                              </w:p>
                            </w:txbxContent>
                          </wps:txbx>
                          <wps:bodyPr wrap="square" rtlCol="0">
                            <a:noAutofit/>
                          </wps:bodyPr>
                        </wps:wsp>
                      </wpg:grpSp>
                      <wpg:grpSp>
                        <wpg:cNvPr id="167" name="Group 167"/>
                        <wpg:cNvGrpSpPr/>
                        <wpg:grpSpPr>
                          <a:xfrm>
                            <a:off x="2743200" y="2153920"/>
                            <a:ext cx="1972804" cy="215258"/>
                            <a:chOff x="0" y="0"/>
                            <a:chExt cx="1972954" cy="215265"/>
                          </a:xfrm>
                        </wpg:grpSpPr>
                        <wps:wsp>
                          <wps:cNvPr id="168" name="Straight Arrow Connector 168"/>
                          <wps:cNvCnPr/>
                          <wps:spPr>
                            <a:xfrm flipH="1">
                              <a:off x="0" y="167425"/>
                              <a:ext cx="1972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38"/>
                          <wps:cNvSpPr txBox="1"/>
                          <wps:spPr>
                            <a:xfrm>
                              <a:off x="160985" y="0"/>
                              <a:ext cx="736600" cy="215265"/>
                            </a:xfrm>
                            <a:prstGeom prst="rect">
                              <a:avLst/>
                            </a:prstGeom>
                            <a:noFill/>
                          </wps:spPr>
                          <wps:txbx>
                            <w:txbxContent>
                              <w:p w14:paraId="0CAE7739"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Task Updates</w:t>
                                </w:r>
                              </w:p>
                            </w:txbxContent>
                          </wps:txbx>
                          <wps:bodyPr wrap="square" rtlCol="0">
                            <a:noAutofit/>
                          </wps:bodyPr>
                        </wps:wsp>
                      </wpg:grpSp>
                      <wpg:grpSp>
                        <wpg:cNvPr id="170" name="Group 170"/>
                        <wpg:cNvGrpSpPr/>
                        <wpg:grpSpPr>
                          <a:xfrm>
                            <a:off x="2194560" y="1950720"/>
                            <a:ext cx="634532" cy="634201"/>
                            <a:chOff x="136478" y="177421"/>
                            <a:chExt cx="634620" cy="634621"/>
                          </a:xfrm>
                        </wpg:grpSpPr>
                        <pic:pic xmlns:pic="http://schemas.openxmlformats.org/drawingml/2006/picture">
                          <pic:nvPicPr>
                            <pic:cNvPr id="171" name="Picture 171" descr="C:\Users\philip.weighill-smit\AppData\Local\Microsoft\Windows\Temporary Internet Files\Content.IE5\ZZRJJCO7\MC900432636[1].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36478" y="177421"/>
                              <a:ext cx="634620" cy="634621"/>
                            </a:xfrm>
                            <a:prstGeom prst="rect">
                              <a:avLst/>
                            </a:prstGeom>
                            <a:noFill/>
                            <a:ln>
                              <a:noFill/>
                            </a:ln>
                          </pic:spPr>
                        </pic:pic>
                        <wps:wsp>
                          <wps:cNvPr id="172" name="TextBox 8"/>
                          <wps:cNvSpPr txBox="1"/>
                          <wps:spPr>
                            <a:xfrm>
                              <a:off x="197127" y="379607"/>
                              <a:ext cx="430369" cy="245745"/>
                            </a:xfrm>
                            <a:prstGeom prst="rect">
                              <a:avLst/>
                            </a:prstGeom>
                            <a:noFill/>
                          </wps:spPr>
                          <wps:txbx>
                            <w:txbxContent>
                              <w:p w14:paraId="0CAE773A"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wps:txbx>
                          <wps:bodyPr wrap="square" rtlCol="0">
                            <a:noAutofit/>
                          </wps:bodyPr>
                        </wps:wsp>
                      </wpg:grpSp>
                      <wps:wsp>
                        <wps:cNvPr id="173" name="Straight Arrow Connector 173"/>
                        <wps:cNvCnPr/>
                        <wps:spPr>
                          <a:xfrm>
                            <a:off x="2458720" y="2519680"/>
                            <a:ext cx="0" cy="229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74" name="Group 174"/>
                        <wpg:cNvGrpSpPr/>
                        <wpg:grpSpPr>
                          <a:xfrm>
                            <a:off x="2976880" y="0"/>
                            <a:ext cx="880110" cy="986790"/>
                            <a:chOff x="214855" y="156628"/>
                            <a:chExt cx="880765" cy="989031"/>
                          </a:xfrm>
                        </wpg:grpSpPr>
                        <pic:pic xmlns:pic="http://schemas.openxmlformats.org/drawingml/2006/picture">
                          <pic:nvPicPr>
                            <pic:cNvPr id="175" name="Picture 17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419804" y="156628"/>
                              <a:ext cx="499871" cy="989031"/>
                            </a:xfrm>
                            <a:prstGeom prst="rect">
                              <a:avLst/>
                            </a:prstGeom>
                          </pic:spPr>
                        </pic:pic>
                        <wps:wsp>
                          <wps:cNvPr id="176" name="TextBox 8"/>
                          <wps:cNvSpPr txBox="1"/>
                          <wps:spPr>
                            <a:xfrm>
                              <a:off x="214855" y="898614"/>
                              <a:ext cx="880765" cy="246465"/>
                            </a:xfrm>
                            <a:prstGeom prst="rect">
                              <a:avLst/>
                            </a:prstGeom>
                            <a:noFill/>
                          </wps:spPr>
                          <wps:txbx>
                            <w:txbxContent>
                              <w:p w14:paraId="0CAE773B"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Mail</w:t>
                                </w:r>
                                <w:r w:rsidRPr="00F073C9">
                                  <w:rPr>
                                    <w:rFonts w:hAnsi="Calibri" w:cstheme="minorBidi"/>
                                    <w:color w:val="000000" w:themeColor="text1"/>
                                    <w:kern w:val="24"/>
                                    <w:sz w:val="20"/>
                                    <w:szCs w:val="20"/>
                                  </w:rPr>
                                  <w:t xml:space="preserve"> (</w:t>
                                </w:r>
                                <w:r>
                                  <w:rPr>
                                    <w:rFonts w:hAnsi="Calibri" w:cstheme="minorBidi"/>
                                    <w:color w:val="000000" w:themeColor="text1"/>
                                    <w:kern w:val="24"/>
                                    <w:sz w:val="20"/>
                                    <w:szCs w:val="20"/>
                                  </w:rPr>
                                  <w:t>SMTP</w:t>
                                </w:r>
                                <w:r w:rsidRPr="00F073C9">
                                  <w:rPr>
                                    <w:rFonts w:hAnsi="Calibri" w:cstheme="minorBidi"/>
                                    <w:color w:val="000000" w:themeColor="text1"/>
                                    <w:kern w:val="24"/>
                                    <w:sz w:val="20"/>
                                    <w:szCs w:val="20"/>
                                  </w:rPr>
                                  <w:t>)</w:t>
                                </w:r>
                              </w:p>
                            </w:txbxContent>
                          </wps:txbx>
                          <wps:bodyPr wrap="square" rtlCol="0">
                            <a:noAutofit/>
                          </wps:bodyPr>
                        </wps:wsp>
                      </wpg:grpSp>
                      <wps:wsp>
                        <wps:cNvPr id="177" name="Elbow Connector 177"/>
                        <wps:cNvCnPr/>
                        <wps:spPr>
                          <a:xfrm flipH="1" flipV="1">
                            <a:off x="3677920" y="467360"/>
                            <a:ext cx="970755" cy="155176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Oval 178"/>
                        <wps:cNvSpPr/>
                        <wps:spPr>
                          <a:xfrm>
                            <a:off x="4206240" y="1869440"/>
                            <a:ext cx="313690" cy="7454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CAE76C8" id="Group 83" o:spid="_x0000_s1133" style="position:absolute;margin-left:-5.2pt;margin-top:24.2pt;width:523pt;height:306.4pt;z-index:251657728;mso-position-horizontal-relative:text;mso-position-vertical-relative:text;mso-width-relative:margin;mso-height-relative:margin" coordsize="69211,39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">
                <v:group id="Group 130" o:spid="_x0000_s1134" style="position:absolute;left:2133;top:12700;width:8807;height:9873" coordorigin="2148,1566" coordsize="8807,9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Picture 131" o:spid="_x0000_s1135" type="#_x0000_t75" style="position:absolute;left:4198;top:1566;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4gVrBAAAA3AAAAA8AAABkcnMvZG93bnJldi54bWxET0uLwjAQvgv7H8IseNPUFUSqaVkqwsJ6&#10;8XHwODRjU9pMuk1W6783guBtPr7nrPPBtuJKva8dK5hNExDEpdM1VwpOx+1kCcIHZI2tY1JwJw95&#10;9jFaY6rdjfd0PYRKxBD2KSowIXSplL40ZNFPXUccuYvrLYYI+0rqHm8x3LbyK0kW0mLNscFgR4Wh&#10;sjn8WwXnI96XZ03Dr9sU+z+7awpzaZQafw7fKxCBhvAWv9w/Os6fz+D5TLxAZ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04gVrBAAAA3AAAAA8AAAAAAAAAAAAAAAAAnwIA&#10;AGRycy9kb3ducmV2LnhtbFBLBQYAAAAABAAEAPcAAACNAwAAAAA=&#10;">
                    <v:imagedata r:id="rId52" o:title=""/>
                    <v:path arrowok="t"/>
                  </v:shape>
                  <v:shape id="TextBox 8" o:spid="_x0000_s1136" type="#_x0000_t202" style="position:absolute;left:2148;top:8986;width:880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14:paraId="0CAE772B" w14:textId="77777777" w:rsidR="00EB1E52" w:rsidRPr="00F073C9" w:rsidRDefault="00EB1E52" w:rsidP="002300D3">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Trace (Skills)</w:t>
                          </w:r>
                        </w:p>
                      </w:txbxContent>
                    </v:textbox>
                  </v:shape>
                </v:group>
                <v:group id="Group 133" o:spid="_x0000_s1137" style="position:absolute;left:17576;top:27838;width:15620;height:11341" coordorigin="17640,14870" coordsize="15621,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Picture 134" o:spid="_x0000_s1138" type="#_x0000_t75" style="position:absolute;left:22391;top:14870;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PIsLCAAAA3AAAAA8AAABkcnMvZG93bnJldi54bWxET01rwkAQvRf8D8sIvdWNbSmSuopEBMFe&#10;EnvwOGTHbEh2Nma3Jvn3bqHQ2zze56y3o23FnXpfO1awXCQgiEuna64UfJ8PLysQPiBrbB2Tgok8&#10;bDezpzWm2g2c070IlYgh7FNUYELoUil9aciiX7iOOHJX11sMEfaV1D0OMdy28jVJPqTFmmODwY4y&#10;Q2VT/FgFlzNOq4um8eT2WX6zX01mro1Sz/Nx9wki0Bj+xX/uo47z397h95l4gd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TyLCwgAAANwAAAAPAAAAAAAAAAAAAAAAAJ8C&#10;AABkcnMvZG93bnJldi54bWxQSwUGAAAAAAQABAD3AAAAjgMAAAAA&#10;">
                    <v:imagedata r:id="rId52" o:title=""/>
                    <v:path arrowok="t"/>
                  </v:shape>
                  <v:shape id="TextBox 10" o:spid="_x0000_s1139" type="#_x0000_t202" style="position:absolute;left:17640;top:22216;width:15622;height: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14:paraId="0CAE772C" w14:textId="0A4D3E93" w:rsidR="00EB1E52" w:rsidRPr="00BE2558"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SIEBEL</w:t>
                          </w:r>
                          <w:r w:rsidRPr="00BE2558">
                            <w:rPr>
                              <w:rFonts w:hAnsi="Calibri" w:cstheme="minorBidi"/>
                              <w:color w:val="000000" w:themeColor="text1"/>
                              <w:kern w:val="24"/>
                              <w:sz w:val="20"/>
                              <w:szCs w:val="20"/>
                            </w:rPr>
                            <w:t xml:space="preserve"> (Work Order Management)</w:t>
                          </w:r>
                        </w:p>
                      </w:txbxContent>
                    </v:textbox>
                  </v:shape>
                </v:group>
                <v:group id="Group 136" o:spid="_x0000_s1140" style="position:absolute;left:43992;top:19913;width:11525;height:13119" coordorigin="44006,8799" coordsize="11525,1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Picture 137" o:spid="_x0000_s1141" type="#_x0000_t75" style="position:absolute;left:47148;top:8799;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dvLXCAAAA3AAAAA8AAABkcnMvZG93bnJldi54bWxET01rwkAQvRf8D8sIvdWNLbSSuopEBMFe&#10;EnvwOGTHbEh2Nma3Jvn3bqHQ2zze56y3o23FnXpfO1awXCQgiEuna64UfJ8PLysQPiBrbB2Tgok8&#10;bDezpzWm2g2c070IlYgh7FNUYELoUil9aciiX7iOOHJX11sMEfaV1D0OMdy28jVJ3qXFmmODwY4y&#10;Q2VT/FgFlzNOq4um8eT2WX6zX01mro1Sz/Nx9wki0Bj+xX/uo47z3z7g95l4gd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nby1wgAAANwAAAAPAAAAAAAAAAAAAAAAAJ8C&#10;AABkcnMvZG93bnJldi54bWxQSwUGAAAAAAQABAD3AAAAjgMAAAAA&#10;">
                    <v:imagedata r:id="rId52" o:title=""/>
                    <v:path arrowok="t"/>
                  </v:shape>
                  <v:shape id="TextBox 12" o:spid="_x0000_s1142" type="#_x0000_t202" style="position:absolute;left:44006;top:16371;width:11526;height:5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14:paraId="0CAE772D" w14:textId="77777777" w:rsidR="00EB1E52" w:rsidRPr="00F073C9" w:rsidRDefault="00EB1E52" w:rsidP="002300D3">
                          <w:pPr>
                            <w:pStyle w:val="NormalWeb"/>
                            <w:spacing w:before="0" w:beforeAutospacing="0" w:after="0" w:afterAutospacing="0"/>
                            <w:jc w:val="center"/>
                            <w:rPr>
                              <w:rFonts w:hAnsi="Calibri" w:cstheme="minorBidi"/>
                              <w:color w:val="000000" w:themeColor="text1"/>
                              <w:kern w:val="24"/>
                              <w:sz w:val="20"/>
                              <w:szCs w:val="20"/>
                            </w:rPr>
                          </w:pPr>
                          <w:r w:rsidRPr="00F073C9">
                            <w:rPr>
                              <w:rFonts w:hAnsi="Calibri" w:cstheme="minorBidi"/>
                              <w:color w:val="000000" w:themeColor="text1"/>
                              <w:kern w:val="24"/>
                              <w:sz w:val="20"/>
                              <w:szCs w:val="20"/>
                            </w:rPr>
                            <w:t>Service Optimization</w:t>
                          </w:r>
                        </w:p>
                        <w:p w14:paraId="0CAE772E" w14:textId="77777777" w:rsidR="00EB1E52" w:rsidRPr="00F073C9" w:rsidRDefault="00EB1E52" w:rsidP="002300D3">
                          <w:pPr>
                            <w:pStyle w:val="NormalWeb"/>
                            <w:spacing w:before="0" w:beforeAutospacing="0" w:after="0" w:afterAutospacing="0"/>
                            <w:jc w:val="center"/>
                            <w:rPr>
                              <w:sz w:val="20"/>
                              <w:szCs w:val="20"/>
                            </w:rPr>
                          </w:pPr>
                          <w:r w:rsidRPr="00F073C9">
                            <w:rPr>
                              <w:rFonts w:hAnsi="Calibri" w:cstheme="minorBidi"/>
                              <w:color w:val="000000" w:themeColor="text1"/>
                              <w:kern w:val="24"/>
                              <w:sz w:val="20"/>
                              <w:szCs w:val="20"/>
                            </w:rPr>
                            <w:t>Server</w:t>
                          </w:r>
                        </w:p>
                      </w:txbxContent>
                    </v:textbox>
                  </v:shape>
                </v:group>
                <v:shape id="Straight Connector 19" o:spid="_x0000_s1143" type="#_x0000_t34" style="position:absolute;left:27432;top:14833;width:19569;height:69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xWccYAAADcAAAADwAAAGRycy9kb3ducmV2LnhtbESPQWuDQBCF74X+h2UKuZS6JoFgrZsg&#10;gQYhp5rk0NvgTlXqzlp3o+bfZwuF3mZ473vzJtvNphMjDa61rGAZxSCIK6tbrhWcT+8vCQjnkTV2&#10;lknBjRzsto8PGabaTvxBY+lrEULYpaig8b5PpXRVQwZdZHvioH3ZwaAP61BLPeAUwk0nV3G8kQZb&#10;Dhca7GnfUPVdXk2owZe8jDdj+XPIl0nx2e35+NwqtXia8zcQnmb/b/6jCx249Sv8PhMmk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8VnHGAAAA3AAAAA8AAAAAAAAA&#10;AAAAAAAAoQIAAGRycy9kb3ducmV2LnhtbFBLBQYAAAAABAAEAPkAAACUAwAAAAA=&#10;" strokecolor="#4579b8 [3044]">
                  <v:stroke endarrow="block"/>
                </v:shape>
                <v:shape id="Straight Connector 19" o:spid="_x0000_s1144" type="#_x0000_t34" style="position:absolute;left:52425;top:17576;width:11188;height:419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LCosYAAADcAAAADwAAAGRycy9kb3ducmV2LnhtbESPQWvDMAyF74P+B6PCLqN1VkYZad1S&#10;Clt7CSzdYFc11uKwWA6222b/fjoMdpN4T+99Wm9H36srxdQFNvA4L0ARN8F23Br4eH+ZPYNKGdli&#10;H5gM/FCC7WZyt8bShhvXdD3lVkkIpxINuJyHUuvUOPKY5mEgFu0rRI9Z1thqG/Em4b7Xi6JYao8d&#10;S4PDgfaOmu/TxRuoqlgcHs7nt6peHi7u+Plaa78w5n467lagMo353/x3fbSC/yT48oxMo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wqLGAAAA3AAAAA8AAAAAAAAA&#10;AAAAAAAAoQIAAGRycy9kb3ducmV2LnhtbFBLBQYAAAAABAAEAPkAAACUAwAAAAA=&#10;" adj="21606" strokecolor="#4579b8 [3044]"/>
                <v:shape id="Straight Connector 19" o:spid="_x0000_s1145" type="#_x0000_t34" style="position:absolute;left:52425;top:24892;width:11188;height:394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5k/sMAAADcAAAADwAAAGRycy9kb3ducmV2LnhtbERPTWvCQBC9F/wPywi9SLNJbauNrlIE&#10;wVvRiuBtyE6TkOxs2F2T9N+7hUJv83ifs96OphU9OV9bVpAlKQjiwuqaSwXnr/3TEoQPyBpby6Tg&#10;hzxsN5OHNebaDnyk/hRKEUPY56igCqHLpfRFRQZ9YjviyH1bZzBE6EqpHQ4x3LTyOU3fpMGaY0OF&#10;He0qKprTzSiYZ5/prpWL4fVy6alZuNn79TxT6nE6fqxABBrDv/jPfdBx/ksGv8/EC+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eZP7DAAAA3AAAAA8AAAAAAAAAAAAA&#10;AAAAoQIAAGRycy9kb3ducmV2LnhtbFBLBQYAAAAABAAEAPkAAACRAwAAAAA=&#10;" adj="101" strokecolor="#4579b8 [3044]"/>
                <v:shape id="Picture 142" o:spid="_x0000_s1146" type="#_x0000_t75" style="position:absolute;top:30988;width:9753;height:6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Rk1fBAAAA3AAAAA8AAABkcnMvZG93bnJldi54bWxET0trAjEQvgv9D2EK3mq2vpDVKCIUCvXi&#10;o/U6bqabpZvJdpPG9d8boeBtPr7nLFadrUWk1leOFbwOMhDEhdMVlwqOh7eXGQgfkDXWjknBlTys&#10;lk+9BebaXXhHcR9KkULY56jAhNDkUvrCkEU/cA1x4r5dazEk2JZSt3hJ4baWwyybSosVpwaDDW0M&#10;FT/7P6tgS/Q7+XDnU0WmHG3iV1xfP6NS/eduPQcRqAsP8b/7Xaf54yHcn0kXyO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zRk1fBAAAA3AAAAA8AAAAAAAAAAAAAAAAAnwIA&#10;AGRycy9kb3ducmV2LnhtbFBLBQYAAAAABAAEAPcAAACNAwAAAAA=&#10;">
                  <v:imagedata r:id="rId53" o:title=""/>
                  <v:path arrowok="t"/>
                </v:shape>
                <v:shape id="Straight Connector 19" o:spid="_x0000_s1147" type="#_x0000_t34" style="position:absolute;left:9753;top:31902;width:12191;height:24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ruasMAAADcAAAADwAAAGRycy9kb3ducmV2LnhtbERP22rCQBB9L/Qflin4Vjc13khdgwQk&#10;FaSg7QeM2cmlzc6G7Damf98VhL7N4Vxnk46mFQP1rrGs4GUagSAurG64UvD5sX9eg3AeWWNrmRT8&#10;koN0+/iwwUTbK59oOPtKhBB2CSqove8SKV1Rk0E3tR1x4ErbG/QB9pXUPV5DuGnlLIqW0mDDoaHG&#10;jrKaiu/zj1GQuXb5fpjLS3lYHRenVZzzV5crNXkad68gPI3+X3x3v+kwfx7D7Zlwgd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q7mrDAAAA3AAAAA8AAAAAAAAAAAAA&#10;AAAAoQIAAGRycy9kb3ducmV2LnhtbFBLBQYAAAAABAAEAPkAAACRAwAAAAA=&#10;" strokecolor="#4579b8 [3044]"/>
                <v:group id="Group 144" o:spid="_x0000_s1148" style="position:absolute;left:9550;top:14325;width:12368;height:2153" coordsize="12368,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Straight Connector 19" o:spid="_x0000_s1149" type="#_x0000_t32" style="position:absolute;left:386;top:450;width:11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3UUsQAAADcAAAADwAAAGRycy9kb3ducmV2LnhtbERPTWvCQBC9F/wPyxS8lLqpVSvRVUpA&#10;jGkvtRU8DtlpEszOhuwa03/vCkJv83ifs1z3phYdta6yrOBlFIEgzq2uuFDw8715noNwHlljbZkU&#10;/JGD9WrwsMRY2wt/Ubf3hQgh7GJUUHrfxFK6vCSDbmQb4sD92tagD7AtpG7xEsJNLcdRNJMGKw4N&#10;JTaUlJSf9mejIHl9yw5Pu8l2hp/sP3ic7qbZUanhY/++AOGp9//iuzvVYf5kCrdnwgV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dRSxAAAANwAAAAPAAAAAAAAAAAA&#10;AAAAAKECAABkcnMvZG93bnJldi54bWxQSwUGAAAAAAQABAD5AAAAkgMAAAAA&#10;" strokecolor="#4579b8 [3044]">
                    <v:stroke endarrow="block"/>
                  </v:shape>
                  <v:shape id="TextBox 38" o:spid="_x0000_s1150" type="#_x0000_t202" style="position:absolute;width:7359;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14:paraId="0CAE772F" w14:textId="77777777" w:rsidR="00EB1E52" w:rsidRPr="006E423C" w:rsidRDefault="00EB1E52" w:rsidP="002300D3">
                          <w:pPr>
                            <w:pStyle w:val="NormalWeb"/>
                            <w:spacing w:before="0" w:beforeAutospacing="0" w:after="0" w:afterAutospacing="0"/>
                            <w:rPr>
                              <w:sz w:val="16"/>
                              <w:szCs w:val="16"/>
                            </w:rPr>
                          </w:pPr>
                          <w:r>
                            <w:rPr>
                              <w:rFonts w:hAnsi="Calibri" w:cstheme="minorBidi"/>
                              <w:color w:val="000000" w:themeColor="text1"/>
                              <w:kern w:val="24"/>
                              <w:sz w:val="16"/>
                              <w:szCs w:val="16"/>
                            </w:rPr>
                            <w:t>Skills Lookup</w:t>
                          </w:r>
                        </w:p>
                      </w:txbxContent>
                    </v:textbox>
                  </v:shape>
                </v:group>
                <v:group id="Group 147" o:spid="_x0000_s1151" style="position:absolute;left:27127;top:24993;width:19922;height:10345" coordsize="19923,103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Straight Connector 19" o:spid="_x0000_s1152" type="#_x0000_t34" style="position:absolute;left:257;width:19666;height:70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ZN8UAAADcAAAADwAAAGRycy9kb3ducmV2LnhtbESPT2vCQBDF74LfYRmhF6kbi4ikWUUD&#10;lp5K1eJ5yE7+1OxsyG5N2k/fORR6m+G9ee832W50rbpTHxrPBpaLBBRx4W3DlYGPy/FxAypEZIut&#10;ZzLwTQF22+kkw9T6gU90P8dKSQiHFA3UMXap1qGoyWFY+I5YtNL3DqOsfaVtj4OEu1Y/JclaO2xY&#10;GmrsKK+puJ2/nIF3j+XP9eWaM2/yw/D5dhxW89aYh9m4fwYVaYz/5r/rVyv4K6GVZ2QCv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G1ZN8UAAADcAAAADwAAAAAAAAAA&#10;AAAAAAChAgAAZHJzL2Rvd25yZXYueG1sUEsFBgAAAAAEAAQA+QAAAJMDAAAAAA==&#10;" strokecolor="#4579b8 [3044]">
                    <v:stroke endarrow="block"/>
                  </v:shape>
                  <v:shape id="TextBox 39" o:spid="_x0000_s1153" type="#_x0000_t202" style="position:absolute;top:6953;width:13049;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14:paraId="0CAE7730" w14:textId="77777777" w:rsidR="00EB1E52" w:rsidRDefault="00EB1E52" w:rsidP="002300D3">
                          <w:pPr>
                            <w:pStyle w:val="NormalWeb"/>
                            <w:spacing w:before="0" w:beforeAutospacing="0" w:after="0" w:afterAutospacing="0"/>
                            <w:rPr>
                              <w:rFonts w:hAnsi="Calibri" w:cstheme="minorBidi"/>
                              <w:color w:val="auto"/>
                              <w:kern w:val="24"/>
                              <w:sz w:val="16"/>
                              <w:szCs w:val="16"/>
                            </w:rPr>
                          </w:pPr>
                          <w:r w:rsidRPr="00A822F3">
                            <w:rPr>
                              <w:rFonts w:hAnsi="Calibri" w:cstheme="minorBidi"/>
                              <w:color w:val="auto"/>
                              <w:kern w:val="24"/>
                              <w:sz w:val="16"/>
                              <w:szCs w:val="16"/>
                            </w:rPr>
                            <w:t>Get Appointments</w:t>
                          </w:r>
                        </w:p>
                        <w:p w14:paraId="0CAE7731" w14:textId="77777777" w:rsidR="00EB1E52" w:rsidRPr="00A822F3" w:rsidRDefault="00EB1E52" w:rsidP="002300D3">
                          <w:pPr>
                            <w:pStyle w:val="NormalWeb"/>
                            <w:spacing w:before="0" w:beforeAutospacing="0" w:after="0" w:afterAutospacing="0"/>
                            <w:rPr>
                              <w:color w:val="auto"/>
                              <w:sz w:val="16"/>
                              <w:szCs w:val="16"/>
                            </w:rPr>
                          </w:pPr>
                          <w:r>
                            <w:rPr>
                              <w:rFonts w:hAnsi="Calibri" w:cstheme="minorBidi"/>
                              <w:color w:val="auto"/>
                              <w:kern w:val="24"/>
                              <w:sz w:val="16"/>
                              <w:szCs w:val="16"/>
                            </w:rPr>
                            <w:t>Check address</w:t>
                          </w:r>
                        </w:p>
                      </w:txbxContent>
                    </v:textbox>
                  </v:shape>
                  <v:shape id="TextBox 40" o:spid="_x0000_s1154" type="#_x0000_t202" style="position:absolute;left:1545;top:2049;width:8612;height:4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14:paraId="0CAE7732" w14:textId="77777777" w:rsidR="00EB1E52" w:rsidRDefault="00EB1E52" w:rsidP="002300D3">
                          <w:pPr>
                            <w:pStyle w:val="NormalWeb"/>
                            <w:spacing w:before="0" w:beforeAutospacing="0" w:after="0" w:afterAutospacing="0"/>
                            <w:rPr>
                              <w:rFonts w:hAnsi="Calibri" w:cstheme="minorBidi"/>
                              <w:color w:val="000000" w:themeColor="text1"/>
                              <w:kern w:val="24"/>
                              <w:sz w:val="16"/>
                              <w:szCs w:val="16"/>
                            </w:rPr>
                          </w:pPr>
                          <w:r>
                            <w:rPr>
                              <w:rFonts w:hAnsi="Calibri" w:cstheme="minorBidi"/>
                              <w:color w:val="000000" w:themeColor="text1"/>
                              <w:kern w:val="24"/>
                              <w:sz w:val="16"/>
                              <w:szCs w:val="16"/>
                            </w:rPr>
                            <w:t>Create/Update</w:t>
                          </w:r>
                          <w:r w:rsidRPr="008F64EF">
                            <w:rPr>
                              <w:rFonts w:hAnsi="Calibri" w:cstheme="minorBidi"/>
                              <w:color w:val="000000" w:themeColor="text1"/>
                              <w:kern w:val="24"/>
                              <w:sz w:val="16"/>
                              <w:szCs w:val="16"/>
                            </w:rPr>
                            <w:t xml:space="preserve"> Tasks</w:t>
                          </w:r>
                        </w:p>
                        <w:p w14:paraId="0CAE7733" w14:textId="77777777" w:rsidR="00EB1E52" w:rsidRPr="008F64EF" w:rsidRDefault="00EB1E52" w:rsidP="002300D3">
                          <w:pPr>
                            <w:pStyle w:val="NormalWeb"/>
                            <w:spacing w:before="0" w:beforeAutospacing="0" w:after="0" w:afterAutospacing="0"/>
                            <w:rPr>
                              <w:sz w:val="16"/>
                              <w:szCs w:val="16"/>
                            </w:rPr>
                          </w:pPr>
                          <w:r>
                            <w:rPr>
                              <w:rFonts w:hAnsi="Calibri" w:cstheme="minorBidi"/>
                              <w:color w:val="000000" w:themeColor="text1"/>
                              <w:kern w:val="24"/>
                              <w:sz w:val="16"/>
                              <w:szCs w:val="16"/>
                            </w:rPr>
                            <w:t>Get Tasks</w:t>
                          </w:r>
                        </w:p>
                      </w:txbxContent>
                    </v:textbox>
                  </v:shape>
                </v:group>
                <v:group id="Group 151" o:spid="_x0000_s1155" style="position:absolute;left:58521;top:28854;width:10039;height:10770" coordsize="10039,10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Picture 152" o:spid="_x0000_s1156" type="#_x0000_t75" style="position:absolute;left:221;width:9310;height:9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mhlnBAAAA3AAAAA8AAABkcnMvZG93bnJldi54bWxET02LwjAQvS/4H8IIXhZNLaxKNUoRBC8e&#10;1hXxODRjU9pMShO1/fdmYWFv83ifs9n1thFP6nzlWMF8loAgLpyuuFRw+TlMVyB8QNbYOCYFA3nY&#10;bUcfG8y0e/E3Pc+hFDGEfYYKTAhtJqUvDFn0M9cSR+7uOoshwq6UusNXDLeNTJNkIS1WHBsMtrQ3&#10;VNTnh1VwN0vO60V6+xyu16HOy9ScblapybjP1yAC9eFf/Oc+6jj/K4XfZ+IFcvs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2mhlnBAAAA3AAAAA8AAAAAAAAAAAAAAAAAnwIA&#10;AGRycy9kb3ducmV2LnhtbFBLBQYAAAAABAAEAPcAAACNAwAAAAA=&#10;">
                    <v:imagedata r:id="rId54" o:title=""/>
                    <v:path arrowok="t"/>
                  </v:shape>
                  <v:shape id="Text Box 153" o:spid="_x0000_s1157" type="#_x0000_t202" style="position:absolute;top:6483;width:10039;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OlMQA&#10;AADcAAAADwAAAGRycy9kb3ducmV2LnhtbERPTWvCQBC9C/0PyxS8FN3UYCvRVYpoW7xptMXbkJ0m&#10;odnZkF2T+O/dQsHbPN7nLFa9qURLjSstK3geRyCIM6tLzhUc0+1oBsJ5ZI2VZVJwJQer5cNggYm2&#10;He+pPfhchBB2CSoovK8TKV1WkEE3tjVx4H5sY9AH2ORSN9iFcFPJSRS9SIMlh4YCa1oXlP0eLkbB&#10;+Sn/3rn+/dTF07jefLTp65dOlRo+9m9zEJ56fxf/uz91mD+N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jpTEAAAA3AAAAA8AAAAAAAAAAAAAAAAAmAIAAGRycy9k&#10;b3ducmV2LnhtbFBLBQYAAAAABAAEAPUAAACJAwAAAAA=&#10;" fillcolor="white [3201]" stroked="f" strokeweight=".5pt">
                    <v:textbox>
                      <w:txbxContent>
                        <w:p w14:paraId="0CAE7734" w14:textId="77777777" w:rsidR="00EB1E52" w:rsidRPr="00A822F3" w:rsidRDefault="00EB1E52" w:rsidP="002300D3">
                          <w:pPr>
                            <w:jc w:val="center"/>
                            <w:rPr>
                              <w:color w:val="auto"/>
                              <w:sz w:val="20"/>
                            </w:rPr>
                          </w:pPr>
                          <w:r w:rsidRPr="00A822F3">
                            <w:rPr>
                              <w:color w:val="auto"/>
                              <w:sz w:val="20"/>
                            </w:rPr>
                            <w:t>ClickMobile (Resource)</w:t>
                          </w:r>
                        </w:p>
                      </w:txbxContent>
                    </v:textbox>
                  </v:shape>
                </v:group>
                <v:group id="Group 154" o:spid="_x0000_s1158" style="position:absolute;left:58115;top:6908;width:11096;height:10640" coordsize="11097,1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Picture 155" o:spid="_x0000_s1159" type="#_x0000_t75" style="position:absolute;top:3713;width:9809;height:6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hnf7CAAAA3AAAAA8AAABkcnMvZG93bnJldi54bWxET0trAjEQvgv9D2EKvbnZWlbKahQRCkK9&#10;aB9ex824WbqZbDdpXP+9EQre5uN7znw52FZE6n3jWMFzloMgrpxuuFbw+fE2fgXhA7LG1jEpuJCH&#10;5eJhNMdSuzPvKO5DLVII+xIVmBC6UkpfGbLoM9cRJ+7keoshwb6WusdzCretnOT5VFpsODUY7Ght&#10;qPrZ/1kFW6Lf4t0dDw2Z+mUdv+Pq8hWVenocVjMQgYZwF/+7NzrNLwq4PZMukI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4Z3+wgAAANwAAAAPAAAAAAAAAAAAAAAAAJ8C&#10;AABkcnMvZG93bnJldi54bWxQSwUGAAAAAAQABAD3AAAAjgMAAAAA&#10;">
                    <v:imagedata r:id="rId53" o:title=""/>
                    <v:path arrowok="t"/>
                  </v:shape>
                  <v:shape id="Text Box 156" o:spid="_x0000_s1160" type="#_x0000_t202" style="position:absolute;left:1052;width:10045;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tDMQA&#10;AADcAAAADwAAAGRycy9kb3ducmV2LnhtbERPS2vCQBC+C/0PyxR6Ed204oPoKqW0Vbw18YG3ITsm&#10;odnZkN0m8d93C0Jv8/E9Z7XpTSVaalxpWcHzOAJBnFldcq7gkH6MFiCcR9ZYWSYFN3KwWT8MVhhr&#10;2/EXtYnPRQhhF6OCwvs6ltJlBRl0Y1sTB+5qG4M+wCaXusEuhJtKvkTRTBosOTQUWNNbQdl38mMU&#10;XIb5ee/6z2M3mU7q922bzk86VerpsX9dgvDU+3/x3b3TYf50B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LQzEAAAA3AAAAA8AAAAAAAAAAAAAAAAAmAIAAGRycy9k&#10;b3ducmV2LnhtbFBLBQYAAAAABAAEAPUAAACJAwAAAAA=&#10;" fillcolor="white [3201]" stroked="f" strokeweight=".5pt">
                    <v:textbox>
                      <w:txbxContent>
                        <w:p w14:paraId="0CAE7735" w14:textId="77777777" w:rsidR="00EB1E52" w:rsidRPr="00A822F3" w:rsidRDefault="00EB1E52" w:rsidP="002300D3">
                          <w:pPr>
                            <w:jc w:val="center"/>
                            <w:rPr>
                              <w:color w:val="auto"/>
                              <w:sz w:val="20"/>
                            </w:rPr>
                          </w:pPr>
                          <w:r w:rsidRPr="00A822F3">
                            <w:rPr>
                              <w:color w:val="auto"/>
                              <w:sz w:val="20"/>
                            </w:rPr>
                            <w:t>CS Web Client</w:t>
                          </w:r>
                          <w:r w:rsidRPr="00A822F3">
                            <w:rPr>
                              <w:color w:val="auto"/>
                              <w:sz w:val="20"/>
                            </w:rPr>
                            <w:br/>
                            <w:t>(Dispatcher)</w:t>
                          </w:r>
                        </w:p>
                      </w:txbxContent>
                    </v:textbox>
                  </v:shape>
                </v:group>
                <v:shape id="Picture 157" o:spid="_x0000_s1161" type="#_x0000_t75" style="position:absolute;top:711;width:9753;height:6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phLBAAAA3AAAAA8AAABkcnMvZG93bnJldi54bWxET01rAjEQvQv9D2EK3mq2FW1ZjSJCQdCL&#10;Wu113Ew3SzeT7SbG9d8boeBtHu9zpvPO1iJS6yvHCl4HGQjiwumKSwVf+8+XDxA+IGusHZOCK3mY&#10;z556U8y1u/CW4i6UIoWwz1GBCaHJpfSFIYt+4BrixP241mJIsC2lbvGSwm0t37JsLC1WnBoMNrQ0&#10;VPzuzlbBhuhvtHan74pMOVzGY1xcD1Gp/nO3mIAI1IWH+N+90mn+6B3uz6QL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phLBAAAA3AAAAA8AAAAAAAAAAAAAAAAAnwIA&#10;AGRycy9kb3ducmV2LnhtbFBLBQYAAAAABAAEAPcAAACNAwAAAAA=&#10;">
                  <v:imagedata r:id="rId53" o:title=""/>
                  <v:path arrowok="t"/>
                </v:shape>
                <v:group id="Group 158" o:spid="_x0000_s1162" style="position:absolute;left:9144;top:16052;width:12754;height:5520" coordsize="1275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Elbow Connector 159" o:spid="_x0000_s1163" type="#_x0000_t34" style="position:absolute;left:772;width:11983;height:27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hqccMAAADcAAAADwAAAGRycy9kb3ducmV2LnhtbERPS2vCQBC+C/6HZQq9SN201GJTV7EB&#10;xZPYtOQ8ZCePNjsbsqtJ/fWuIHibj+85i9VgGnGiztWWFTxPIxDEudU1lwp+vjdPcxDOI2tsLJOC&#10;f3KwWo5HC4y17fmLTqkvRQhhF6OCyvs2ltLlFRl0U9sSB66wnUEfYFdK3WEfwk0jX6LoTRqsOTRU&#10;2FJSUf6XHo2Cg8XinG2zhHmefPa/+03/OmmUenwY1h8gPA3+Lr65dzrMn73D9ZlwgV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4anHDAAAA3AAAAA8AAAAAAAAAAAAA&#10;AAAAoQIAAGRycy9kb3ducmV2LnhtbFBLBQYAAAAABAAEAPkAAACRAwAAAAA=&#10;" strokecolor="#4579b8 [3044]">
                    <v:stroke endarrow="block"/>
                  </v:shape>
                  <v:shape id="TextBox 38" o:spid="_x0000_s1164" type="#_x0000_t202" style="position:absolute;top:2123;width:7366;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14:paraId="0CAE7736"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Resource Skills</w:t>
                          </w:r>
                        </w:p>
                      </w:txbxContent>
                    </v:textbox>
                  </v:shape>
                </v:group>
                <v:group id="Group 161" o:spid="_x0000_s1165" style="position:absolute;left:21945;top:11582;width:6345;height:6342" coordorigin="1364,1774" coordsize="6346,6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Picture 162" o:spid="_x0000_s1166" type="#_x0000_t75" style="position:absolute;left:1364;top:1774;width:6346;height:6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P7prCAAAA3AAAAA8AAABkcnMvZG93bnJldi54bWxET01rwkAQvRf8D8sIvenGiCLRVapoa71p&#10;K3gcsmM2NDsbstsY/71bEHqbx/ucxaqzlWip8aVjBaNhAoI4d7rkQsH3124wA+EDssbKMSm4k4fV&#10;sveywEy7Gx+pPYVCxBD2GSowIdSZlD43ZNEPXU0cuatrLIYIm0LqBm8x3FYyTZKptFhybDBY08ZQ&#10;/nP6tQrOk+3n+MyH67h9bz+O25FJ15e1Uq/97m0OIlAX/sVP917H+dMU/p6JF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j+6awgAAANwAAAAPAAAAAAAAAAAAAAAAAJ8C&#10;AABkcnMvZG93bnJldi54bWxQSwUGAAAAAAQABAD3AAAAjgMAAAAA&#10;">
                    <v:imagedata r:id="rId55" o:title="MC900432636[1]"/>
                    <v:path arrowok="t"/>
                  </v:shape>
                  <v:shape id="TextBox 8" o:spid="_x0000_s1167" type="#_x0000_t202" style="position:absolute;left:1971;top:3796;width:4303;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0CAE7737"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v:textbox>
                  </v:shape>
                </v:group>
                <v:group id="Group 164" o:spid="_x0000_s1168" style="position:absolute;left:9550;top:406;width:12361;height:13120" coordsize="12362,1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Elbow Connector 165" o:spid="_x0000_s1169" type="#_x0000_t34" style="position:absolute;left:386;top:4185;width:11976;height:89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JzacQAAADcAAAADwAAAGRycy9kb3ducmV2LnhtbESPQYvCMBCF74L/IYywF9FUYUupRimC&#10;Iuxpu3rwNjRjW2wmtYm1++83grC3Gd773rxZbwfTiJ46V1tWsJhHIIgLq2suFZx+9rMEhPPIGhvL&#10;pOCXHGw349EaU22f/E197ksRQtilqKDyvk2ldEVFBt3ctsRBu9rOoA9rV0rd4TOEm0YuoyiWBmsO&#10;FypsaVdRccsfJtTgc5ZHcZ/fD9kiOV6aHX9Na6U+JkO2AuFp8P/mN33UgYs/4fVMmE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nNpxAAAANwAAAAPAAAAAAAAAAAA&#10;AAAAAKECAABkcnMvZG93bnJldi54bWxQSwUGAAAAAAQABAD5AAAAkgMAAAAA&#10;" strokecolor="#4579b8 [3044]">
                    <v:stroke endarrow="block"/>
                  </v:shape>
                  <v:shape id="TextBox 38" o:spid="_x0000_s1170" type="#_x0000_t202" style="position:absolute;width:7359;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0CAE7738"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Site, System and Contract Definitions</w:t>
                          </w:r>
                        </w:p>
                      </w:txbxContent>
                    </v:textbox>
                  </v:shape>
                </v:group>
                <v:group id="Group 167" o:spid="_x0000_s1171" style="position:absolute;left:27432;top:21539;width:19728;height:2152" coordsize="19729,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Straight Arrow Connector 168" o:spid="_x0000_s1172" type="#_x0000_t32" style="position:absolute;top:1674;width:197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OIf8QAAADcAAAADwAAAGRycy9kb3ducmV2LnhtbESPQU/DMAyF70j7D5EncWPpQARUlk0T&#10;Egjtxoo4m8Y0FY1Tkmzr+PX4gMTN1nt+7/NqM4VBHSnlPrKF5aICRdxG13Nn4a15uroHlQuywyEy&#10;WThThs16drHC2sUTv9JxXzolIZxrtOBLGWutc+spYF7EkVi0z5gCFllTp13Ck4SHQV9XldEBe5YG&#10;jyM9emq/9odg4aP5drfeNG6XbqIx55/3u93h2drL+bR9AFVoKv/mv+sXJ/hGa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4h/xAAAANwAAAAPAAAAAAAAAAAA&#10;AAAAAKECAABkcnMvZG93bnJldi54bWxQSwUGAAAAAAQABAD5AAAAkgMAAAAA&#10;" strokecolor="#4579b8 [3044]">
                    <v:stroke endarrow="block"/>
                  </v:shape>
                  <v:shape id="TextBox 38" o:spid="_x0000_s1173" type="#_x0000_t202" style="position:absolute;left:1609;width:7366;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0CAE7739" w14:textId="77777777" w:rsidR="00EB1E52" w:rsidRPr="006E423C" w:rsidRDefault="00EB1E52" w:rsidP="002300D3">
                          <w:pPr>
                            <w:pStyle w:val="NormalWeb"/>
                            <w:spacing w:before="0" w:beforeAutospacing="0" w:after="0" w:afterAutospacing="0"/>
                            <w:jc w:val="center"/>
                            <w:rPr>
                              <w:sz w:val="16"/>
                              <w:szCs w:val="16"/>
                            </w:rPr>
                          </w:pPr>
                          <w:r>
                            <w:rPr>
                              <w:rFonts w:hAnsi="Calibri" w:cstheme="minorBidi"/>
                              <w:color w:val="000000" w:themeColor="text1"/>
                              <w:kern w:val="24"/>
                              <w:sz w:val="16"/>
                              <w:szCs w:val="16"/>
                            </w:rPr>
                            <w:t>Task Updates</w:t>
                          </w:r>
                        </w:p>
                      </w:txbxContent>
                    </v:textbox>
                  </v:shape>
                </v:group>
                <v:group id="Group 170" o:spid="_x0000_s1174" style="position:absolute;left:21945;top:19507;width:6345;height:6342" coordorigin="1364,1774" coordsize="6346,6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Picture 171" o:spid="_x0000_s1175" type="#_x0000_t75" style="position:absolute;left:1364;top:1774;width:6346;height:6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E5jDDAAAA3AAAAA8AAABkcnMvZG93bnJldi54bWxET01rwkAQvRf6H5YpeNNNlFaJrqJia/Wm&#10;reBxyI7ZYHY2ZLcx/vtuQehtHu9zZovOVqKlxpeOFaSDBARx7nTJhYLvr/f+BIQPyBorx6TgTh4W&#10;8+enGWba3fhA7TEUIoawz1CBCaHOpPS5IYt+4GriyF1cYzFE2BRSN3iL4baSwyR5kxZLjg0Ga1ob&#10;yq/HH6vg9LrZjU68v4zaj3Z72KRmuDqvlOq9dMspiEBd+Bc/3J86zh+n8PdMvEDO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TmMMMAAADcAAAADwAAAAAAAAAAAAAAAACf&#10;AgAAZHJzL2Rvd25yZXYueG1sUEsFBgAAAAAEAAQA9wAAAI8DAAAAAA==&#10;">
                    <v:imagedata r:id="rId55" o:title="MC900432636[1]"/>
                    <v:path arrowok="t"/>
                  </v:shape>
                  <v:shape id="TextBox 8" o:spid="_x0000_s1176" type="#_x0000_t202" style="position:absolute;left:1971;top:3796;width:4303;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14:paraId="0CAE773A"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FTP</w:t>
                          </w:r>
                        </w:p>
                      </w:txbxContent>
                    </v:textbox>
                  </v:shape>
                </v:group>
                <v:shape id="Straight Arrow Connector 173" o:spid="_x0000_s1177" type="#_x0000_t32" style="position:absolute;left:24587;top:25196;width:0;height:2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jAMIAAADcAAAADwAAAGRycy9kb3ducmV2LnhtbERPS4vCMBC+C/6HMIKXZU19SzWKCLK+&#10;Lrq74HFoxrbYTEoTtfvvjbDgbT6+58wWtSnEnSqXW1bQ7UQgiBOrc04V/HyvPycgnEfWWFgmBX/k&#10;YDFvNmYYa/vgI91PPhUhhF2MCjLvy1hKl2Rk0HVsSRy4i60M+gCrVOoKHyHcFLIXRSNpMOfQkGFJ&#10;q4yS6+lmFKz6493vx3bwNcID+z33Ntvh7qxUu1UvpyA81f4t/ndvdJg/7sPrmXCB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QjAMIAAADcAAAADwAAAAAAAAAAAAAA&#10;AAChAgAAZHJzL2Rvd25yZXYueG1sUEsFBgAAAAAEAAQA+QAAAJADAAAAAA==&#10;" strokecolor="#4579b8 [3044]">
                  <v:stroke endarrow="block"/>
                </v:shape>
                <v:group id="Group 174" o:spid="_x0000_s1178" style="position:absolute;left:29768;width:8801;height:9867" coordorigin="2148,1566" coordsize="8807,9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Picture 175" o:spid="_x0000_s1179" type="#_x0000_t75" style="position:absolute;left:4198;top:1566;width:4998;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ZoHDAAAA3AAAAA8AAABkcnMvZG93bnJldi54bWxET9tqwkAQfS/4D8sIfSm6qWAj0VWkoPRF&#10;xcsHjNkxCWZn4+5q0n59t1DwbQ7nOrNFZ2rxIOcrywrehwkI4tzqigsFp+NqMAHhA7LG2jIp+CYP&#10;i3nvZYaZti3v6XEIhYgh7DNUUIbQZFL6vCSDfmgb4shdrDMYInSF1A7bGG5qOUqSD2mw4thQYkOf&#10;JeXXw90o2O62eXvbpBv6OY/v6c6N8O26Vuq13y2nIAJ14Sn+d3/pOD8dw98z8QI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xmgcMAAADcAAAADwAAAAAAAAAAAAAAAACf&#10;AgAAZHJzL2Rvd25yZXYueG1sUEsFBgAAAAAEAAQA9wAAAI8DAAAAAA==&#10;">
                    <v:imagedata r:id="rId56" o:title=""/>
                    <v:path arrowok="t"/>
                  </v:shape>
                  <v:shape id="TextBox 8" o:spid="_x0000_s1180" type="#_x0000_t202" style="position:absolute;left:2148;top:8986;width:8808;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14:paraId="0CAE773B" w14:textId="77777777" w:rsidR="00EB1E52" w:rsidRPr="00F073C9" w:rsidRDefault="00EB1E52" w:rsidP="002300D3">
                          <w:pPr>
                            <w:pStyle w:val="NormalWeb"/>
                            <w:spacing w:before="0" w:beforeAutospacing="0" w:after="0" w:afterAutospacing="0"/>
                            <w:jc w:val="center"/>
                            <w:rPr>
                              <w:sz w:val="20"/>
                              <w:szCs w:val="20"/>
                            </w:rPr>
                          </w:pPr>
                          <w:r>
                            <w:rPr>
                              <w:rFonts w:hAnsi="Calibri" w:cstheme="minorBidi"/>
                              <w:color w:val="000000" w:themeColor="text1"/>
                              <w:kern w:val="24"/>
                              <w:sz w:val="20"/>
                              <w:szCs w:val="20"/>
                            </w:rPr>
                            <w:t>Mail</w:t>
                          </w:r>
                          <w:r w:rsidRPr="00F073C9">
                            <w:rPr>
                              <w:rFonts w:hAnsi="Calibri" w:cstheme="minorBidi"/>
                              <w:color w:val="000000" w:themeColor="text1"/>
                              <w:kern w:val="24"/>
                              <w:sz w:val="20"/>
                              <w:szCs w:val="20"/>
                            </w:rPr>
                            <w:t xml:space="preserve"> (</w:t>
                          </w:r>
                          <w:r>
                            <w:rPr>
                              <w:rFonts w:hAnsi="Calibri" w:cstheme="minorBidi"/>
                              <w:color w:val="000000" w:themeColor="text1"/>
                              <w:kern w:val="24"/>
                              <w:sz w:val="20"/>
                              <w:szCs w:val="20"/>
                            </w:rPr>
                            <w:t>SMTP</w:t>
                          </w:r>
                          <w:r w:rsidRPr="00F073C9">
                            <w:rPr>
                              <w:rFonts w:hAnsi="Calibri" w:cstheme="minorBidi"/>
                              <w:color w:val="000000" w:themeColor="text1"/>
                              <w:kern w:val="24"/>
                              <w:sz w:val="20"/>
                              <w:szCs w:val="20"/>
                            </w:rPr>
                            <w:t>)</w:t>
                          </w:r>
                        </w:p>
                      </w:txbxContent>
                    </v:textbox>
                  </v:shape>
                </v:group>
                <v:shape id="Elbow Connector 177" o:spid="_x0000_s1181" type="#_x0000_t34" style="position:absolute;left:36779;top:4673;width:9707;height:155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pfsEAAADcAAAADwAAAGRycy9kb3ducmV2LnhtbERPS2sCMRC+C/0PYQRvmrVCbVejtEKh&#10;x/qA9jhupsnWzWTZpGv8940geJuP7znLdXKN6KkLtWcF00kBgrjyumaj4LB/Hz+DCBFZY+OZFFwo&#10;wHr1MFhiqf2Zt9TvohE5hEOJCmyMbSllqCw5DBPfEmfux3cOY4adkbrDcw53jXwsiifpsObcYLGl&#10;jaXqtPtzCuLmN/Xfb6ev48sMk0VtLtJ8KjUaptcFiEgp3sU394fO8+dzuD6TL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KWl+wQAAANwAAAAPAAAAAAAAAAAAAAAA&#10;AKECAABkcnMvZG93bnJldi54bWxQSwUGAAAAAAQABAD5AAAAjwMAAAAA&#10;" strokecolor="#4579b8 [3044]">
                  <v:stroke endarrow="block"/>
                </v:shape>
                <v:oval id="Oval 178" o:spid="_x0000_s1182" style="position:absolute;left:42062;top:18694;width:3137;height:7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028MA&#10;AADcAAAADwAAAGRycy9kb3ducmV2LnhtbESPTWvCQBCG7wX/wzKCt7oxaJXoKioUanvyA89DdkyC&#10;2dmQ3Wrqr+8cBG8zzPvxzGLVuVrdqA2VZwOjYQKKOPe24sLA6fj5PgMVIrLF2jMZ+KMAq2XvbYGZ&#10;9Xfe0+0QCyUhHDI0UMbYZFqHvCSHYegbYrldfOswytoW2rZ4l3BX6zRJPrTDiqWhxIa2JeXXw6+T&#10;3p/NOE3P6WZyrR/bb7xMGut3xgz63XoOKlIXX+Kn+8sK/lRo5Rm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U028MAAADcAAAADwAAAAAAAAAAAAAAAACYAgAAZHJzL2Rv&#10;d25yZXYueG1sUEsFBgAAAAAEAAQA9QAAAIgDAAAAAA==&#10;" filled="f" strokecolor="red" strokeweight="2pt"/>
                <w10:wrap type="square"/>
              </v:group>
            </w:pict>
          </mc:Fallback>
        </mc:AlternateContent>
      </w:r>
    </w:p>
    <w:p w14:paraId="0CAE741F" w14:textId="77777777" w:rsidR="000624FF" w:rsidRPr="006B439F" w:rsidRDefault="000624FF" w:rsidP="000624FF">
      <w:pPr>
        <w:pStyle w:val="Caption"/>
      </w:pPr>
      <w:bookmarkStart w:id="5109" w:name="_Ref361931743"/>
      <w:r w:rsidRPr="006B439F">
        <w:t xml:space="preserve">Figure </w:t>
      </w:r>
      <w:r w:rsidR="001E0D06">
        <w:fldChar w:fldCharType="begin"/>
      </w:r>
      <w:r w:rsidR="001E0D06">
        <w:instrText xml:space="preserve"> SEQ Figure \* ARABIC </w:instrText>
      </w:r>
      <w:r w:rsidR="001E0D06">
        <w:fldChar w:fldCharType="separate"/>
      </w:r>
      <w:r w:rsidR="00B263B3">
        <w:rPr>
          <w:noProof/>
        </w:rPr>
        <w:t>7</w:t>
      </w:r>
      <w:r w:rsidR="001E0D06">
        <w:rPr>
          <w:noProof/>
        </w:rPr>
        <w:fldChar w:fldCharType="end"/>
      </w:r>
      <w:bookmarkEnd w:id="5109"/>
      <w:r w:rsidRPr="006B439F">
        <w:t xml:space="preserve"> – Integration Landscape</w:t>
      </w:r>
    </w:p>
    <w:p w14:paraId="0CAE7420" w14:textId="77777777" w:rsidR="000624FF" w:rsidRDefault="000624FF" w:rsidP="000624FF">
      <w:pPr>
        <w:pStyle w:val="BodyText"/>
        <w:rPr>
          <w:b/>
          <w:bCs/>
          <w:color w:val="auto"/>
        </w:rPr>
      </w:pPr>
    </w:p>
    <w:p w14:paraId="0CAE7421" w14:textId="77777777" w:rsidR="000624FF" w:rsidRDefault="000624FF" w:rsidP="000624FF">
      <w:pPr>
        <w:jc w:val="left"/>
      </w:pPr>
      <w:r w:rsidRPr="00F073C9">
        <w:t>ClickSchedule leverages a Service Oriented Architecture, exposing Web Services that allow for platform-independent communication utilizing the SOAP data format.</w:t>
      </w:r>
      <w:r>
        <w:t xml:space="preserve"> However, with customization alternative interfacing is possible.</w:t>
      </w:r>
    </w:p>
    <w:p w14:paraId="0CAE7422" w14:textId="77777777" w:rsidR="000624FF" w:rsidRPr="00F073C9" w:rsidRDefault="000624FF" w:rsidP="000624FF">
      <w:pPr>
        <w:jc w:val="left"/>
      </w:pPr>
      <w:r w:rsidRPr="00F073C9">
        <w:t xml:space="preserve">On the </w:t>
      </w:r>
      <w:r>
        <w:t>GEHC</w:t>
      </w:r>
      <w:r w:rsidRPr="00F073C9">
        <w:t xml:space="preserve"> side there are </w:t>
      </w:r>
      <w:r w:rsidR="002300D3">
        <w:t>three</w:t>
      </w:r>
      <w:r w:rsidRPr="00F073C9">
        <w:t xml:space="preserve"> systems </w:t>
      </w:r>
      <w:r>
        <w:t xml:space="preserve">that </w:t>
      </w:r>
      <w:r w:rsidRPr="00F073C9">
        <w:t>are relevant for the integration:</w:t>
      </w:r>
    </w:p>
    <w:p w14:paraId="0CAE7423" w14:textId="3045D00A" w:rsidR="000624FF" w:rsidRPr="00F073C9" w:rsidRDefault="00D01A1B" w:rsidP="009A52C8">
      <w:pPr>
        <w:pStyle w:val="ListParagraph"/>
        <w:numPr>
          <w:ilvl w:val="0"/>
          <w:numId w:val="56"/>
        </w:numPr>
        <w:jc w:val="left"/>
      </w:pPr>
      <w:r>
        <w:t>SIEBEL</w:t>
      </w:r>
      <w:r w:rsidR="000624FF">
        <w:t xml:space="preserve"> – This is the GEHC work order management system</w:t>
      </w:r>
      <w:r w:rsidR="000624FF" w:rsidRPr="00F073C9">
        <w:t>. It is the single hub of all demand towards ClickSoftware with regards to Tasks</w:t>
      </w:r>
      <w:r w:rsidR="000624FF">
        <w:t>.</w:t>
      </w:r>
    </w:p>
    <w:p w14:paraId="0CAE7424" w14:textId="77777777" w:rsidR="000624FF" w:rsidRDefault="000624FF" w:rsidP="009A52C8">
      <w:pPr>
        <w:pStyle w:val="ListParagraph"/>
        <w:numPr>
          <w:ilvl w:val="0"/>
          <w:numId w:val="56"/>
        </w:numPr>
        <w:jc w:val="left"/>
      </w:pPr>
      <w:r>
        <w:t>Trace</w:t>
      </w:r>
      <w:r w:rsidRPr="00F073C9">
        <w:t xml:space="preserve"> – </w:t>
      </w:r>
      <w:r>
        <w:t>Provides the skills information for the resources.</w:t>
      </w:r>
    </w:p>
    <w:p w14:paraId="0CAE7425" w14:textId="77777777" w:rsidR="002300D3" w:rsidRPr="00F073C9" w:rsidRDefault="002300D3" w:rsidP="009A52C8">
      <w:pPr>
        <w:pStyle w:val="ListParagraph"/>
        <w:numPr>
          <w:ilvl w:val="0"/>
          <w:numId w:val="56"/>
        </w:numPr>
        <w:jc w:val="left"/>
      </w:pPr>
      <w:r>
        <w:t>Mail – An SMTP server via which outgoing e-mails from ClickSchedule can be sent.</w:t>
      </w:r>
      <w:r w:rsidR="009B4A92">
        <w:t xml:space="preserve"> Note that this server is responsible for converting the ClickSchedule message parameters into the required (localized) message using some form of templating mechanism.</w:t>
      </w:r>
    </w:p>
    <w:p w14:paraId="0CAE7426" w14:textId="176CD8D4" w:rsidR="000624FF" w:rsidRDefault="000624FF" w:rsidP="000624FF">
      <w:pPr>
        <w:jc w:val="left"/>
      </w:pPr>
      <w:bookmarkStart w:id="5110" w:name="OLE_LINK41"/>
      <w:bookmarkStart w:id="5111" w:name="OLE_LINK42"/>
      <w:r>
        <w:t xml:space="preserve">In a best practice implementation it would be normal for all interfaces to leverage web services. However, it unlikely that GEHC can cost effectively do this for interactions out of Trace (and for the manual maintenance of Site, System and Contract details) and into </w:t>
      </w:r>
      <w:r w:rsidR="00D01A1B">
        <w:t>SIEBEL</w:t>
      </w:r>
      <w:r>
        <w:t>.</w:t>
      </w:r>
      <w:bookmarkEnd w:id="5110"/>
      <w:bookmarkEnd w:id="5111"/>
      <w:r>
        <w:t xml:space="preserve"> Whilst specific “Macros” will be implemented by GEHC on top of </w:t>
      </w:r>
      <w:r w:rsidR="00D01A1B">
        <w:t>SIEBEL</w:t>
      </w:r>
      <w:r>
        <w:t xml:space="preserve"> for appointment discovery and task creation that </w:t>
      </w:r>
      <w:r w:rsidRPr="00F073C9">
        <w:t>will invoke Web Service operations in the Service Optimization integration servers</w:t>
      </w:r>
      <w:r w:rsidR="0095389B">
        <w:t>. O</w:t>
      </w:r>
      <w:r>
        <w:t xml:space="preserve">ther interfaces </w:t>
      </w:r>
      <w:r w:rsidR="0095389B">
        <w:t xml:space="preserve">lacking web service integration capability </w:t>
      </w:r>
      <w:r>
        <w:t xml:space="preserve">will use bespoke files and use custom </w:t>
      </w:r>
      <w:r w:rsidR="005604DB">
        <w:t xml:space="preserve">secure </w:t>
      </w:r>
      <w:r>
        <w:t>FTP-based data transfer</w:t>
      </w:r>
      <w:r w:rsidRPr="00F073C9">
        <w:t>.</w:t>
      </w:r>
    </w:p>
    <w:p w14:paraId="0CAE7427" w14:textId="77777777" w:rsidR="000624FF" w:rsidRPr="00F6303A" w:rsidRDefault="000624FF" w:rsidP="000624FF">
      <w:pPr>
        <w:pStyle w:val="Heading2"/>
      </w:pPr>
      <w:bookmarkStart w:id="5112" w:name="_Toc359859759"/>
      <w:bookmarkStart w:id="5113" w:name="_Toc425500408"/>
      <w:r w:rsidRPr="00F6303A">
        <w:lastRenderedPageBreak/>
        <w:t>Tasks</w:t>
      </w:r>
      <w:bookmarkEnd w:id="5112"/>
      <w:bookmarkEnd w:id="5113"/>
    </w:p>
    <w:p w14:paraId="0CAE7428" w14:textId="7B5B4B12" w:rsidR="000624FF" w:rsidRDefault="000624FF" w:rsidP="000624FF">
      <w:pPr>
        <w:jc w:val="left"/>
      </w:pPr>
      <w:bookmarkStart w:id="5114" w:name="OLE_LINK16"/>
      <w:bookmarkStart w:id="5115" w:name="OLE_LINK17"/>
      <w:r>
        <w:t>A</w:t>
      </w:r>
      <w:r w:rsidRPr="00F073C9">
        <w:t xml:space="preserve">ll tasks will be created by </w:t>
      </w:r>
      <w:r w:rsidR="00D01A1B">
        <w:t>SIEBEL</w:t>
      </w:r>
      <w:r>
        <w:t xml:space="preserve">, from </w:t>
      </w:r>
      <w:r w:rsidR="00D01A1B">
        <w:t>SIEBEL</w:t>
      </w:r>
      <w:r>
        <w:t xml:space="preserve"> Activities, and sent to ClickSchedule. </w:t>
      </w:r>
      <w:r w:rsidRPr="00F073C9">
        <w:t>ClickSchedule</w:t>
      </w:r>
      <w:bookmarkEnd w:id="5114"/>
      <w:bookmarkEnd w:id="5115"/>
      <w:r w:rsidRPr="00F073C9">
        <w:t xml:space="preserve"> will </w:t>
      </w:r>
      <w:r>
        <w:t xml:space="preserve">then </w:t>
      </w:r>
      <w:r w:rsidRPr="00F073C9">
        <w:t xml:space="preserve">be </w:t>
      </w:r>
      <w:r>
        <w:t>responsible</w:t>
      </w:r>
      <w:r w:rsidRPr="00F073C9">
        <w:t xml:space="preserve"> for the </w:t>
      </w:r>
      <w:r>
        <w:t>control and scheduling of these tasks.</w:t>
      </w:r>
    </w:p>
    <w:p w14:paraId="0CAE7429" w14:textId="77777777" w:rsidR="000624FF" w:rsidRDefault="000624FF" w:rsidP="000624FF">
      <w:pPr>
        <w:jc w:val="left"/>
      </w:pPr>
      <w:r w:rsidRPr="00F073C9">
        <w:t xml:space="preserve">Once a task resides in the ClickSchedule repository it may be scheduled, re-scheduled or unscheduled </w:t>
      </w:r>
      <w:r>
        <w:t xml:space="preserve">either </w:t>
      </w:r>
      <w:r w:rsidRPr="00F073C9">
        <w:t xml:space="preserve">automatically by ClickSchedule or </w:t>
      </w:r>
      <w:r>
        <w:t xml:space="preserve">manually </w:t>
      </w:r>
      <w:r w:rsidRPr="00F073C9">
        <w:t xml:space="preserve">by the </w:t>
      </w:r>
      <w:r>
        <w:t>dispatcher.</w:t>
      </w:r>
    </w:p>
    <w:p w14:paraId="0CAE742A" w14:textId="77777777" w:rsidR="000624FF" w:rsidRDefault="000624FF" w:rsidP="000624FF">
      <w:pPr>
        <w:jc w:val="left"/>
      </w:pPr>
      <w:r>
        <w:t>Additionally in-day progress reported by the FSE, using ClickMobile, will propagated back to ClickSchedule to update the task records.</w:t>
      </w:r>
    </w:p>
    <w:p w14:paraId="0CAE742B" w14:textId="785BFE40" w:rsidR="000624FF" w:rsidRDefault="000624FF" w:rsidP="000624FF">
      <w:pPr>
        <w:jc w:val="left"/>
      </w:pPr>
      <w:r w:rsidRPr="00F073C9">
        <w:t>Some of these actions cause message</w:t>
      </w:r>
      <w:r>
        <w:t>s</w:t>
      </w:r>
      <w:r w:rsidRPr="00F073C9">
        <w:t xml:space="preserve"> to be generated and transmitted back to </w:t>
      </w:r>
      <w:r w:rsidR="00D01A1B">
        <w:t>SIEBEL</w:t>
      </w:r>
      <w:r>
        <w:t>. These messages contain</w:t>
      </w:r>
      <w:r w:rsidRPr="00F073C9">
        <w:t xml:space="preserve"> information abo</w:t>
      </w:r>
      <w:r>
        <w:t>ut the task execution progress.</w:t>
      </w:r>
    </w:p>
    <w:p w14:paraId="0CAE742C" w14:textId="77777777" w:rsidR="000624FF" w:rsidRPr="00F073C9" w:rsidRDefault="000624FF" w:rsidP="000624FF">
      <w:pPr>
        <w:jc w:val="left"/>
      </w:pPr>
      <w:r>
        <w:t>A subset of Task data is derived (rather than being explicitly stated in the Task data) and addresses are geo-coded as required during import into ClickSchedule.</w:t>
      </w:r>
    </w:p>
    <w:p w14:paraId="0CAE742D" w14:textId="77777777" w:rsidR="000624FF" w:rsidRPr="00D94C84" w:rsidRDefault="000624FF" w:rsidP="000624FF">
      <w:pPr>
        <w:pStyle w:val="Heading2"/>
      </w:pPr>
      <w:bookmarkStart w:id="5116" w:name="_Toc359857970"/>
      <w:bookmarkStart w:id="5117" w:name="_Toc359858060"/>
      <w:bookmarkStart w:id="5118" w:name="_Toc359858156"/>
      <w:bookmarkStart w:id="5119" w:name="_Toc359858373"/>
      <w:bookmarkStart w:id="5120" w:name="_Toc359859760"/>
      <w:bookmarkStart w:id="5121" w:name="_Toc425500409"/>
      <w:bookmarkEnd w:id="5116"/>
      <w:bookmarkEnd w:id="5117"/>
      <w:bookmarkEnd w:id="5118"/>
      <w:bookmarkEnd w:id="5119"/>
      <w:r w:rsidRPr="00D94C84">
        <w:t>Resources</w:t>
      </w:r>
      <w:bookmarkEnd w:id="5120"/>
      <w:bookmarkEnd w:id="5121"/>
    </w:p>
    <w:p w14:paraId="0CAE742E" w14:textId="77777777" w:rsidR="000624FF" w:rsidRDefault="000624FF" w:rsidP="000624FF">
      <w:pPr>
        <w:jc w:val="left"/>
      </w:pPr>
      <w:r w:rsidRPr="00F073C9">
        <w:t xml:space="preserve">Resources will be created and updated in </w:t>
      </w:r>
      <w:r>
        <w:t xml:space="preserve">some manner by GEHC staff external to ClickSchedule and these updates </w:t>
      </w:r>
      <w:r w:rsidRPr="00F073C9">
        <w:t>communicated to ClickSchedule</w:t>
      </w:r>
      <w:r>
        <w:t xml:space="preserve"> via flat files of an agreed format</w:t>
      </w:r>
      <w:r w:rsidRPr="00F073C9">
        <w:t>.</w:t>
      </w:r>
    </w:p>
    <w:p w14:paraId="0CAE742F" w14:textId="77777777" w:rsidR="000624FF" w:rsidRDefault="000624FF" w:rsidP="000624FF">
      <w:pPr>
        <w:jc w:val="left"/>
      </w:pPr>
      <w:r>
        <w:t>Resource deletion is not supported through this interface since the GEHC staff will not know whether a given resource can safely be removed from the ClickSchedule repository – there may well still be references to the resource from other objects in the repository. As such, deletion should be modelled by simply updating the target resource to set it as inactive.</w:t>
      </w:r>
    </w:p>
    <w:p w14:paraId="0CAE7430" w14:textId="77777777" w:rsidR="000624FF" w:rsidRDefault="000624FF" w:rsidP="000624FF">
      <w:pPr>
        <w:jc w:val="left"/>
      </w:pPr>
      <w:r>
        <w:t>Resource skill details are maintained in Trace and are exported from there into specially formatted files for upload into ClickSchedule. As long as the correct resource identifier is supplied, i.e. the resources and their skills both use the same resource identifiers, these values can easily be combined with the other resource information within ClickSchedule in order to provide a complete picture of the resource.</w:t>
      </w:r>
    </w:p>
    <w:p w14:paraId="0CAE7431" w14:textId="77777777" w:rsidR="000624FF" w:rsidRPr="00F073C9" w:rsidRDefault="000624FF" w:rsidP="000624FF">
      <w:pPr>
        <w:jc w:val="left"/>
      </w:pPr>
      <w:r>
        <w:t>Resource home bases are geo-coded during import into ClickSchedule.</w:t>
      </w:r>
    </w:p>
    <w:p w14:paraId="0CAE7432" w14:textId="77777777" w:rsidR="000624FF" w:rsidRPr="00D94C84" w:rsidRDefault="000624FF" w:rsidP="000624FF">
      <w:pPr>
        <w:pStyle w:val="Heading2"/>
      </w:pPr>
      <w:bookmarkStart w:id="5122" w:name="_Toc425500410"/>
      <w:r w:rsidRPr="00D94C84">
        <w:t>Sites, Systems and Contracts</w:t>
      </w:r>
      <w:bookmarkEnd w:id="5122"/>
    </w:p>
    <w:p w14:paraId="0CAE7433" w14:textId="77777777" w:rsidR="000624FF" w:rsidRDefault="000624FF" w:rsidP="000624FF">
      <w:pPr>
        <w:jc w:val="left"/>
      </w:pPr>
      <w:r>
        <w:t>All Sites, System and Contracts</w:t>
      </w:r>
      <w:r w:rsidRPr="00F073C9">
        <w:t xml:space="preserve"> will be created and updated in </w:t>
      </w:r>
      <w:r>
        <w:t xml:space="preserve">some manner by GEHC staff external to ClickSchedule, with these updates </w:t>
      </w:r>
      <w:r w:rsidRPr="00F073C9">
        <w:t>communicated to ClickSchedule</w:t>
      </w:r>
      <w:r>
        <w:t xml:space="preserve"> via data files in an agreed format</w:t>
      </w:r>
      <w:r w:rsidRPr="00F073C9">
        <w:t>.</w:t>
      </w:r>
    </w:p>
    <w:p w14:paraId="0CAE7434" w14:textId="77777777" w:rsidR="000624FF" w:rsidRDefault="000624FF" w:rsidP="000624FF">
      <w:pPr>
        <w:jc w:val="left"/>
      </w:pPr>
      <w:r>
        <w:t>Site locations are geo-coded during import into ClickSchedule.</w:t>
      </w:r>
    </w:p>
    <w:p w14:paraId="0CAE7435" w14:textId="77777777" w:rsidR="000624FF" w:rsidRPr="00D94C84" w:rsidRDefault="000624FF" w:rsidP="000624FF">
      <w:pPr>
        <w:pStyle w:val="Heading2"/>
      </w:pPr>
      <w:bookmarkStart w:id="5123" w:name="_Toc425500411"/>
      <w:r w:rsidRPr="00D94C84">
        <w:t>Skills Lookup</w:t>
      </w:r>
      <w:bookmarkEnd w:id="5123"/>
    </w:p>
    <w:p w14:paraId="0CAE7436" w14:textId="3A35749C" w:rsidR="000624FF" w:rsidRDefault="000624FF" w:rsidP="000624FF">
      <w:pPr>
        <w:jc w:val="left"/>
      </w:pPr>
      <w:r>
        <w:t xml:space="preserve">The skills lookup data is used to populate the Skills dictionary within ClickSchedule. If a skill </w:t>
      </w:r>
      <w:r w:rsidR="00D01A1B">
        <w:t>SIEBEL</w:t>
      </w:r>
      <w:r>
        <w:t xml:space="preserve"> be deleted, renamed or, for example, split into multiple new skills a specific business process </w:t>
      </w:r>
      <w:r w:rsidR="00D01A1B">
        <w:t>SIEBEL</w:t>
      </w:r>
      <w:r>
        <w:t xml:space="preserve"> be followed. This is outside the scope of this implementation.</w:t>
      </w:r>
    </w:p>
    <w:p w14:paraId="0CAE7437" w14:textId="2FC769E7" w:rsidR="00CE04F0" w:rsidRDefault="00CE04F0" w:rsidP="000624FF">
      <w:pPr>
        <w:jc w:val="left"/>
      </w:pPr>
      <w:r>
        <w:t xml:space="preserve">Note that this lookup data, a list of all available skills, </w:t>
      </w:r>
      <w:r w:rsidR="00D01A1B">
        <w:t>SIEBEL</w:t>
      </w:r>
      <w:r>
        <w:t xml:space="preserve"> be populated before resource skills (and therefore resources themselves) are passed to ClickSchedule since it is the Skills dictionary that the resource skills reference.</w:t>
      </w:r>
    </w:p>
    <w:p w14:paraId="0CAE7438" w14:textId="77777777" w:rsidR="000624FF" w:rsidRDefault="000624FF" w:rsidP="000624FF">
      <w:pPr>
        <w:pStyle w:val="Heading2"/>
      </w:pPr>
      <w:bookmarkStart w:id="5124" w:name="_Toc425500412"/>
      <w:r>
        <w:t>Appointment Booking and Task Creation</w:t>
      </w:r>
      <w:bookmarkEnd w:id="5124"/>
    </w:p>
    <w:p w14:paraId="0CAE7439" w14:textId="16B0581D" w:rsidR="000624FF" w:rsidRDefault="000624FF" w:rsidP="000624FF">
      <w:r>
        <w:t xml:space="preserve">The “Macro” dialog to be created by GEHC for </w:t>
      </w:r>
      <w:r w:rsidR="00D01A1B">
        <w:t>SIEBEL</w:t>
      </w:r>
      <w:r>
        <w:t xml:space="preserve"> and used when creating ClickSchedule tasks, with specified appointment slots, from the </w:t>
      </w:r>
      <w:r w:rsidR="00D01A1B">
        <w:t>SIEBEL</w:t>
      </w:r>
      <w:r>
        <w:t xml:space="preserve"> Activities is expected to perform the following activities:</w:t>
      </w:r>
    </w:p>
    <w:p w14:paraId="0CAE743A" w14:textId="06310AFC" w:rsidR="000624FF" w:rsidRDefault="000624FF" w:rsidP="009A52C8">
      <w:pPr>
        <w:pStyle w:val="ListParagraph"/>
        <w:numPr>
          <w:ilvl w:val="0"/>
          <w:numId w:val="57"/>
        </w:numPr>
      </w:pPr>
      <w:bookmarkStart w:id="5125" w:name="_Ref361940084"/>
      <w:r>
        <w:t xml:space="preserve">Obtain the details of the </w:t>
      </w:r>
      <w:r w:rsidR="00D01A1B">
        <w:t>SIEBEL</w:t>
      </w:r>
      <w:r>
        <w:t xml:space="preserve"> Activity in order to populate a ClickSchedule task definition.</w:t>
      </w:r>
    </w:p>
    <w:p w14:paraId="0CAE743B" w14:textId="77777777" w:rsidR="009B4A92" w:rsidRDefault="009B4A92" w:rsidP="009A52C8">
      <w:pPr>
        <w:pStyle w:val="ListParagraph"/>
        <w:numPr>
          <w:ilvl w:val="0"/>
          <w:numId w:val="57"/>
        </w:numPr>
      </w:pPr>
      <w:r>
        <w:t>Invoke ClickSchedule’s address geocoding web service operation to validate the task’s location (where an override/explicit location is specified).</w:t>
      </w:r>
    </w:p>
    <w:p w14:paraId="0CAE743C" w14:textId="77777777" w:rsidR="000624FF" w:rsidRDefault="000624FF" w:rsidP="009A52C8">
      <w:pPr>
        <w:pStyle w:val="ListParagraph"/>
        <w:numPr>
          <w:ilvl w:val="0"/>
          <w:numId w:val="57"/>
        </w:numPr>
      </w:pPr>
      <w:r>
        <w:lastRenderedPageBreak/>
        <w:t>Invoke ClickSchedule’s appointment discovery web service operation with an appropriate appointment horizon definition and appointment booking profile selection.</w:t>
      </w:r>
      <w:bookmarkEnd w:id="5125"/>
    </w:p>
    <w:p w14:paraId="0CAE743D" w14:textId="77777777" w:rsidR="000624FF" w:rsidRDefault="000624FF" w:rsidP="009A52C8">
      <w:pPr>
        <w:pStyle w:val="ListParagraph"/>
        <w:numPr>
          <w:ilvl w:val="0"/>
          <w:numId w:val="57"/>
        </w:numPr>
      </w:pPr>
      <w:r>
        <w:t xml:space="preserve">If there were no slots returned, return to step </w:t>
      </w:r>
      <w:r>
        <w:fldChar w:fldCharType="begin"/>
      </w:r>
      <w:r>
        <w:instrText xml:space="preserve"> REF _Ref361940084 \r \h </w:instrText>
      </w:r>
      <w:r>
        <w:fldChar w:fldCharType="separate"/>
      </w:r>
      <w:r w:rsidR="00EA7CED">
        <w:t>1</w:t>
      </w:r>
      <w:r>
        <w:fldChar w:fldCharType="end"/>
      </w:r>
      <w:r>
        <w:t xml:space="preserve"> with a different (generally further out) appointment horizon definition.</w:t>
      </w:r>
    </w:p>
    <w:p w14:paraId="0CAE743E" w14:textId="227F0CBD" w:rsidR="000624FF" w:rsidRDefault="000624FF" w:rsidP="009A52C8">
      <w:pPr>
        <w:pStyle w:val="ListParagraph"/>
        <w:numPr>
          <w:ilvl w:val="0"/>
          <w:numId w:val="57"/>
        </w:numPr>
      </w:pPr>
      <w:r>
        <w:t xml:space="preserve">Present the returned appointment slots to the </w:t>
      </w:r>
      <w:r w:rsidR="00D01A1B">
        <w:t>SIEBEL</w:t>
      </w:r>
      <w:r>
        <w:t xml:space="preserve"> user.</w:t>
      </w:r>
    </w:p>
    <w:p w14:paraId="0CAE743F" w14:textId="77777777" w:rsidR="000624FF" w:rsidRDefault="000624FF" w:rsidP="009A52C8">
      <w:pPr>
        <w:pStyle w:val="ListParagraph"/>
        <w:numPr>
          <w:ilvl w:val="0"/>
          <w:numId w:val="57"/>
        </w:numPr>
      </w:pPr>
      <w:r>
        <w:t>Use the selected appointment slot details to complete the ClickSchedule task definition.</w:t>
      </w:r>
    </w:p>
    <w:p w14:paraId="0CAE7440" w14:textId="77777777" w:rsidR="004F2D81" w:rsidRDefault="000624FF" w:rsidP="009A52C8">
      <w:pPr>
        <w:pStyle w:val="ListParagraph"/>
        <w:numPr>
          <w:ilvl w:val="0"/>
          <w:numId w:val="57"/>
        </w:numPr>
      </w:pPr>
      <w:r>
        <w:t>Invoke ClickSchedule’s task creation</w:t>
      </w:r>
      <w:r w:rsidR="009B4A92">
        <w:t>/update</w:t>
      </w:r>
      <w:r>
        <w:t xml:space="preserve"> web service operation with the task definition in order to create the task in ClickSchedule.</w:t>
      </w:r>
    </w:p>
    <w:p w14:paraId="0CAE7441" w14:textId="77777777" w:rsidR="00CE04F0" w:rsidRDefault="00CE04F0" w:rsidP="00CE04F0">
      <w:pPr>
        <w:pStyle w:val="Heading2"/>
      </w:pPr>
      <w:bookmarkStart w:id="5126" w:name="_Toc425500413"/>
      <w:r>
        <w:t>Task Update</w:t>
      </w:r>
      <w:bookmarkEnd w:id="5126"/>
    </w:p>
    <w:p w14:paraId="0CAE7442" w14:textId="7F18620F" w:rsidR="00CE04F0" w:rsidRDefault="00CE04F0" w:rsidP="00CE04F0">
      <w:r>
        <w:t xml:space="preserve">Task updates made in </w:t>
      </w:r>
      <w:r w:rsidR="00D01A1B">
        <w:t>SIEBEL</w:t>
      </w:r>
      <w:r>
        <w:t xml:space="preserve"> are propagated to ClickSchedule using the same task creation/update web service operation as used in task creation, supplying all of the task properties or just those task properties that have changed as required.</w:t>
      </w:r>
    </w:p>
    <w:p w14:paraId="0CAE7443" w14:textId="77777777" w:rsidR="00762014" w:rsidRDefault="00762014" w:rsidP="00CE04F0">
      <w:r>
        <w:t>The following properties will trigger a rescheduling for the task:</w:t>
      </w:r>
    </w:p>
    <w:p w14:paraId="0CAE7444" w14:textId="77777777" w:rsidR="003C31DA" w:rsidRDefault="003C31DA" w:rsidP="009A52C8">
      <w:pPr>
        <w:pStyle w:val="ListParagraph"/>
        <w:numPr>
          <w:ilvl w:val="0"/>
          <w:numId w:val="72"/>
        </w:numPr>
      </w:pPr>
      <w:r>
        <w:t>Appointment Start</w:t>
      </w:r>
    </w:p>
    <w:p w14:paraId="0CAE7445" w14:textId="77777777" w:rsidR="003C31DA" w:rsidRDefault="003C31DA" w:rsidP="009A52C8">
      <w:pPr>
        <w:pStyle w:val="ListParagraph"/>
        <w:numPr>
          <w:ilvl w:val="0"/>
          <w:numId w:val="72"/>
        </w:numPr>
      </w:pPr>
      <w:r>
        <w:t>Appointment Finish</w:t>
      </w:r>
    </w:p>
    <w:p w14:paraId="0CAE7446" w14:textId="77777777" w:rsidR="003C31DA" w:rsidRDefault="003C31DA" w:rsidP="009A52C8">
      <w:pPr>
        <w:pStyle w:val="ListParagraph"/>
        <w:numPr>
          <w:ilvl w:val="0"/>
          <w:numId w:val="72"/>
        </w:numPr>
      </w:pPr>
      <w:r>
        <w:t xml:space="preserve">DueDate </w:t>
      </w:r>
    </w:p>
    <w:p w14:paraId="0CAE7447" w14:textId="77777777" w:rsidR="003C31DA" w:rsidRDefault="003C31DA" w:rsidP="009A52C8">
      <w:pPr>
        <w:pStyle w:val="ListParagraph"/>
        <w:numPr>
          <w:ilvl w:val="0"/>
          <w:numId w:val="72"/>
        </w:numPr>
      </w:pPr>
      <w:r>
        <w:t xml:space="preserve">Duration </w:t>
      </w:r>
    </w:p>
    <w:p w14:paraId="0CAE7448" w14:textId="77777777" w:rsidR="003C31DA" w:rsidRDefault="003C31DA" w:rsidP="009A52C8">
      <w:pPr>
        <w:pStyle w:val="ListParagraph"/>
        <w:numPr>
          <w:ilvl w:val="0"/>
          <w:numId w:val="72"/>
        </w:numPr>
      </w:pPr>
      <w:r>
        <w:t>EngineerDependencies</w:t>
      </w:r>
      <w:r w:rsidR="00FF44F7">
        <w:t xml:space="preserve"> (for multi-stage task resource-based dependencies)</w:t>
      </w:r>
    </w:p>
    <w:p w14:paraId="0CAE7449" w14:textId="77777777" w:rsidR="003C31DA" w:rsidRDefault="003C31DA" w:rsidP="009A52C8">
      <w:pPr>
        <w:pStyle w:val="ListParagraph"/>
        <w:numPr>
          <w:ilvl w:val="0"/>
          <w:numId w:val="72"/>
        </w:numPr>
      </w:pPr>
      <w:r>
        <w:t>EngineerRequirements</w:t>
      </w:r>
    </w:p>
    <w:p w14:paraId="0CAE744A" w14:textId="77777777" w:rsidR="003C31DA" w:rsidRDefault="003C31DA" w:rsidP="009A52C8">
      <w:pPr>
        <w:pStyle w:val="ListParagraph"/>
        <w:numPr>
          <w:ilvl w:val="0"/>
          <w:numId w:val="72"/>
        </w:numPr>
      </w:pPr>
      <w:r>
        <w:t>EngineerType</w:t>
      </w:r>
    </w:p>
    <w:p w14:paraId="0CAE744B" w14:textId="77777777" w:rsidR="003C31DA" w:rsidRDefault="003C31DA" w:rsidP="009A52C8">
      <w:pPr>
        <w:pStyle w:val="ListParagraph"/>
        <w:numPr>
          <w:ilvl w:val="0"/>
          <w:numId w:val="72"/>
        </w:numPr>
      </w:pPr>
      <w:r>
        <w:t>ExcludedEngineers</w:t>
      </w:r>
    </w:p>
    <w:p w14:paraId="0CAE744C" w14:textId="77777777" w:rsidR="003C31DA" w:rsidRDefault="003C31DA" w:rsidP="009A52C8">
      <w:pPr>
        <w:pStyle w:val="ListParagraph"/>
        <w:numPr>
          <w:ilvl w:val="0"/>
          <w:numId w:val="72"/>
        </w:numPr>
      </w:pPr>
      <w:r>
        <w:t>ExcludedFSEs</w:t>
      </w:r>
    </w:p>
    <w:p w14:paraId="0CAE744D" w14:textId="77777777" w:rsidR="003C31DA" w:rsidRDefault="003C31DA" w:rsidP="009A52C8">
      <w:pPr>
        <w:pStyle w:val="ListParagraph"/>
        <w:numPr>
          <w:ilvl w:val="0"/>
          <w:numId w:val="72"/>
        </w:numPr>
      </w:pPr>
      <w:r>
        <w:t>Languages</w:t>
      </w:r>
    </w:p>
    <w:p w14:paraId="0CAE744E" w14:textId="77777777" w:rsidR="003C31DA" w:rsidRDefault="003C31DA" w:rsidP="009A52C8">
      <w:pPr>
        <w:pStyle w:val="ListParagraph"/>
        <w:numPr>
          <w:ilvl w:val="0"/>
          <w:numId w:val="72"/>
        </w:numPr>
      </w:pPr>
      <w:r>
        <w:t>LateStart</w:t>
      </w:r>
    </w:p>
    <w:p w14:paraId="0CAE744F" w14:textId="77777777" w:rsidR="003C31DA" w:rsidRDefault="003C31DA" w:rsidP="009A52C8">
      <w:pPr>
        <w:pStyle w:val="ListParagraph"/>
        <w:numPr>
          <w:ilvl w:val="0"/>
          <w:numId w:val="72"/>
        </w:numPr>
      </w:pPr>
      <w:r>
        <w:t>Latitude</w:t>
      </w:r>
    </w:p>
    <w:p w14:paraId="0CAE7450" w14:textId="77777777" w:rsidR="003C31DA" w:rsidRDefault="003C31DA" w:rsidP="009A52C8">
      <w:pPr>
        <w:pStyle w:val="ListParagraph"/>
        <w:numPr>
          <w:ilvl w:val="0"/>
          <w:numId w:val="72"/>
        </w:numPr>
      </w:pPr>
      <w:r>
        <w:t>Longitude</w:t>
      </w:r>
    </w:p>
    <w:p w14:paraId="0CAE7451" w14:textId="77777777" w:rsidR="003C31DA" w:rsidRDefault="003C31DA" w:rsidP="009A52C8">
      <w:pPr>
        <w:pStyle w:val="ListParagraph"/>
        <w:numPr>
          <w:ilvl w:val="0"/>
          <w:numId w:val="72"/>
        </w:numPr>
      </w:pPr>
      <w:r>
        <w:t xml:space="preserve">Region </w:t>
      </w:r>
    </w:p>
    <w:p w14:paraId="0CAE7452" w14:textId="77777777" w:rsidR="003C31DA" w:rsidRDefault="003C31DA" w:rsidP="009A52C8">
      <w:pPr>
        <w:pStyle w:val="ListParagraph"/>
        <w:numPr>
          <w:ilvl w:val="0"/>
          <w:numId w:val="72"/>
        </w:numPr>
      </w:pPr>
      <w:r>
        <w:t>RequiredEngineers</w:t>
      </w:r>
    </w:p>
    <w:p w14:paraId="0CAE7453" w14:textId="77777777" w:rsidR="003C31DA" w:rsidRDefault="003C31DA" w:rsidP="009A52C8">
      <w:pPr>
        <w:pStyle w:val="ListParagraph"/>
        <w:numPr>
          <w:ilvl w:val="0"/>
          <w:numId w:val="72"/>
        </w:numPr>
      </w:pPr>
      <w:r>
        <w:t>RequiredFSEs</w:t>
      </w:r>
    </w:p>
    <w:p w14:paraId="0CAE7454" w14:textId="77777777" w:rsidR="003C31DA" w:rsidRDefault="003C31DA" w:rsidP="009A52C8">
      <w:pPr>
        <w:pStyle w:val="ListParagraph"/>
        <w:numPr>
          <w:ilvl w:val="0"/>
          <w:numId w:val="72"/>
        </w:numPr>
      </w:pPr>
      <w:commentRangeStart w:id="5127"/>
      <w:r>
        <w:t>RequiredSkills1</w:t>
      </w:r>
      <w:commentRangeEnd w:id="5127"/>
      <w:r w:rsidR="00FA1B30">
        <w:rPr>
          <w:rStyle w:val="CommentReference"/>
        </w:rPr>
        <w:commentReference w:id="5127"/>
      </w:r>
    </w:p>
    <w:p w14:paraId="0CAE7455" w14:textId="77777777" w:rsidR="003C31DA" w:rsidRDefault="003C31DA" w:rsidP="009A52C8">
      <w:pPr>
        <w:pStyle w:val="ListParagraph"/>
        <w:numPr>
          <w:ilvl w:val="0"/>
          <w:numId w:val="72"/>
        </w:numPr>
      </w:pPr>
      <w:r>
        <w:t>SkillLevel</w:t>
      </w:r>
    </w:p>
    <w:p w14:paraId="0CAE7456" w14:textId="77777777" w:rsidR="003C31DA" w:rsidRDefault="003C31DA" w:rsidP="009A52C8">
      <w:pPr>
        <w:pStyle w:val="ListParagraph"/>
        <w:numPr>
          <w:ilvl w:val="0"/>
          <w:numId w:val="72"/>
        </w:numPr>
      </w:pPr>
      <w:r>
        <w:t>TaskLanguages</w:t>
      </w:r>
    </w:p>
    <w:p w14:paraId="0CAE7457" w14:textId="77777777" w:rsidR="003C31DA" w:rsidRDefault="003C31DA" w:rsidP="009A52C8">
      <w:pPr>
        <w:pStyle w:val="ListParagraph"/>
        <w:numPr>
          <w:ilvl w:val="0"/>
          <w:numId w:val="72"/>
        </w:numPr>
      </w:pPr>
      <w:r>
        <w:t>TaskType</w:t>
      </w:r>
    </w:p>
    <w:p w14:paraId="0CAE7458" w14:textId="77777777" w:rsidR="00962FC6" w:rsidRPr="00CE04F0" w:rsidRDefault="003C31DA" w:rsidP="009A52C8">
      <w:pPr>
        <w:pStyle w:val="ListParagraph"/>
        <w:numPr>
          <w:ilvl w:val="0"/>
          <w:numId w:val="72"/>
        </w:numPr>
      </w:pPr>
      <w:r>
        <w:t>TimeDependencies</w:t>
      </w:r>
      <w:r w:rsidR="00FF44F7">
        <w:t xml:space="preserve"> (for multi-stage task time-based dependencies)</w:t>
      </w:r>
    </w:p>
    <w:p w14:paraId="0CAE7459" w14:textId="77777777" w:rsidR="004F2D81" w:rsidRDefault="004F2D81" w:rsidP="004F2D81">
      <w:pPr>
        <w:pStyle w:val="Heading1"/>
      </w:pPr>
      <w:bookmarkStart w:id="5128" w:name="_Toc332982083"/>
      <w:bookmarkStart w:id="5129" w:name="_Toc355343835"/>
      <w:bookmarkStart w:id="5130" w:name="_Toc359587131"/>
      <w:bookmarkStart w:id="5131" w:name="_Toc425500414"/>
      <w:r w:rsidRPr="00AE4A38">
        <w:lastRenderedPageBreak/>
        <w:t>Audit</w:t>
      </w:r>
      <w:r w:rsidRPr="00725A00">
        <w:t xml:space="preserve"> Trail</w:t>
      </w:r>
      <w:bookmarkEnd w:id="5128"/>
      <w:bookmarkEnd w:id="5129"/>
      <w:bookmarkEnd w:id="5130"/>
      <w:bookmarkEnd w:id="5131"/>
    </w:p>
    <w:p w14:paraId="0CAE745A" w14:textId="77777777" w:rsidR="004F2D81" w:rsidRDefault="004F2D81" w:rsidP="004F2D81">
      <w:pPr>
        <w:pStyle w:val="Heading2"/>
      </w:pPr>
      <w:bookmarkStart w:id="5132" w:name="_Toc121639785"/>
      <w:bookmarkStart w:id="5133" w:name="_Toc122288699"/>
      <w:bookmarkStart w:id="5134" w:name="_Toc122491329"/>
      <w:bookmarkStart w:id="5135" w:name="_Toc297906022"/>
      <w:bookmarkStart w:id="5136" w:name="_Toc332982084"/>
      <w:bookmarkStart w:id="5137" w:name="_Toc355343836"/>
      <w:bookmarkStart w:id="5138" w:name="_Toc359587132"/>
      <w:bookmarkStart w:id="5139" w:name="_Toc425500415"/>
      <w:r w:rsidRPr="00AE4A38">
        <w:t>Overview</w:t>
      </w:r>
      <w:bookmarkEnd w:id="5132"/>
      <w:bookmarkEnd w:id="5133"/>
      <w:bookmarkEnd w:id="5134"/>
      <w:bookmarkEnd w:id="5135"/>
      <w:bookmarkEnd w:id="5136"/>
      <w:bookmarkEnd w:id="5137"/>
      <w:bookmarkEnd w:id="5138"/>
      <w:bookmarkEnd w:id="5139"/>
    </w:p>
    <w:p w14:paraId="0CAE745B" w14:textId="77777777" w:rsidR="004F2D81" w:rsidRDefault="004F2D81" w:rsidP="004F2D81">
      <w:pPr>
        <w:jc w:val="left"/>
      </w:pPr>
      <w:r>
        <w:t>The audit trail (also called the “Change log”) module is responsible for keeping track of changes in the Task data: who made the change, what was changed and at what time.</w:t>
      </w:r>
    </w:p>
    <w:p w14:paraId="0CAE745C" w14:textId="77777777" w:rsidR="004F2D81" w:rsidRDefault="004F2D81" w:rsidP="004F2D81">
      <w:pPr>
        <w:jc w:val="left"/>
      </w:pPr>
      <w:r>
        <w:t xml:space="preserve">The Audit trail can be used as a data exploration tool for the </w:t>
      </w:r>
      <w:r w:rsidR="008853DD">
        <w:t>dispatcher</w:t>
      </w:r>
      <w:r w:rsidRPr="000710DB">
        <w:t xml:space="preserve"> </w:t>
      </w:r>
      <w:r>
        <w:t xml:space="preserve">or higher level manager, to find out how the </w:t>
      </w:r>
      <w:r w:rsidRPr="007A6D5E">
        <w:t>Task</w:t>
      </w:r>
      <w:r>
        <w:t xml:space="preserve"> was handled during its lifecycle by the </w:t>
      </w:r>
      <w:r w:rsidR="008853DD">
        <w:t>dispatcher</w:t>
      </w:r>
      <w:r w:rsidRPr="000710DB">
        <w:t xml:space="preserve"> </w:t>
      </w:r>
      <w:r>
        <w:t>and field resource.</w:t>
      </w:r>
    </w:p>
    <w:p w14:paraId="0CAE745D" w14:textId="77777777" w:rsidR="00790CF0" w:rsidRDefault="00790CF0" w:rsidP="004F2D81">
      <w:pPr>
        <w:jc w:val="left"/>
      </w:pPr>
      <w:r>
        <w:t>Note that further details will be found in the IDS.</w:t>
      </w:r>
    </w:p>
    <w:p w14:paraId="0CAE745E" w14:textId="77777777" w:rsidR="004F2D81" w:rsidRPr="00725A00" w:rsidRDefault="004F2D81" w:rsidP="004F2D81">
      <w:pPr>
        <w:pStyle w:val="Heading2"/>
      </w:pPr>
      <w:bookmarkStart w:id="5140" w:name="_Toc121639786"/>
      <w:bookmarkStart w:id="5141" w:name="_Toc122288700"/>
      <w:bookmarkStart w:id="5142" w:name="_Toc122491330"/>
      <w:bookmarkStart w:id="5143" w:name="_Toc297906023"/>
      <w:bookmarkStart w:id="5144" w:name="_Toc332982085"/>
      <w:bookmarkStart w:id="5145" w:name="_Toc355343837"/>
      <w:bookmarkStart w:id="5146" w:name="_Toc359587133"/>
      <w:bookmarkStart w:id="5147" w:name="_Toc425500416"/>
      <w:r>
        <w:t>A</w:t>
      </w:r>
      <w:r w:rsidRPr="00725A00">
        <w:t xml:space="preserve">udited </w:t>
      </w:r>
      <w:r w:rsidRPr="00AE4A38">
        <w:t>Properties</w:t>
      </w:r>
      <w:bookmarkEnd w:id="5140"/>
      <w:bookmarkEnd w:id="5141"/>
      <w:bookmarkEnd w:id="5142"/>
      <w:bookmarkEnd w:id="5143"/>
      <w:bookmarkEnd w:id="5144"/>
      <w:bookmarkEnd w:id="5145"/>
      <w:bookmarkEnd w:id="5146"/>
      <w:bookmarkEnd w:id="5147"/>
    </w:p>
    <w:p w14:paraId="0CAE745F" w14:textId="77777777" w:rsidR="004F2D81" w:rsidRDefault="004F2D81" w:rsidP="004F2D81">
      <w:pPr>
        <w:jc w:val="left"/>
      </w:pPr>
      <w:r w:rsidRPr="003E530A">
        <w:t>The Audit Trail component will be configured to log changes in the following Task</w:t>
      </w:r>
      <w:r w:rsidR="009A0E94">
        <w:t>/</w:t>
      </w:r>
      <w:r w:rsidRPr="003E530A">
        <w:t>Assignment properties:</w:t>
      </w:r>
    </w:p>
    <w:tbl>
      <w:tblPr>
        <w:tblStyle w:val="TableGrid"/>
        <w:tblW w:w="0" w:type="auto"/>
        <w:tblInd w:w="360" w:type="dxa"/>
        <w:tblLook w:val="04A0" w:firstRow="1" w:lastRow="0" w:firstColumn="1" w:lastColumn="0" w:noHBand="0" w:noVBand="1"/>
      </w:tblPr>
      <w:tblGrid>
        <w:gridCol w:w="1296"/>
        <w:gridCol w:w="5244"/>
        <w:gridCol w:w="2476"/>
      </w:tblGrid>
      <w:tr w:rsidR="00617DB5" w:rsidRPr="00C521A9" w14:paraId="0CAE7463" w14:textId="77777777" w:rsidTr="001229DF">
        <w:tc>
          <w:tcPr>
            <w:tcW w:w="1296" w:type="dxa"/>
            <w:shd w:val="clear" w:color="auto" w:fill="1F497D" w:themeFill="text2"/>
          </w:tcPr>
          <w:p w14:paraId="0CAE7460" w14:textId="77777777" w:rsidR="00617DB5" w:rsidRPr="00B24128" w:rsidRDefault="00617DB5" w:rsidP="00B24128">
            <w:pPr>
              <w:jc w:val="center"/>
              <w:rPr>
                <w:b/>
                <w:color w:val="FFFFFF" w:themeColor="background1"/>
              </w:rPr>
            </w:pPr>
            <w:r w:rsidRPr="00B24128">
              <w:rPr>
                <w:b/>
                <w:color w:val="FFFFFF" w:themeColor="background1"/>
              </w:rPr>
              <w:t>No.</w:t>
            </w:r>
          </w:p>
        </w:tc>
        <w:tc>
          <w:tcPr>
            <w:tcW w:w="5244" w:type="dxa"/>
            <w:shd w:val="clear" w:color="auto" w:fill="1F497D" w:themeFill="text2"/>
          </w:tcPr>
          <w:p w14:paraId="0CAE7461" w14:textId="77777777" w:rsidR="00617DB5" w:rsidRPr="00B24128" w:rsidRDefault="00617DB5" w:rsidP="00B24128">
            <w:pPr>
              <w:jc w:val="center"/>
              <w:rPr>
                <w:b/>
                <w:color w:val="FFFFFF" w:themeColor="background1"/>
              </w:rPr>
            </w:pPr>
            <w:r>
              <w:rPr>
                <w:b/>
                <w:color w:val="FFFFFF" w:themeColor="background1"/>
              </w:rPr>
              <w:t>Property Name</w:t>
            </w:r>
          </w:p>
        </w:tc>
        <w:tc>
          <w:tcPr>
            <w:tcW w:w="2476" w:type="dxa"/>
            <w:shd w:val="clear" w:color="auto" w:fill="1F497D" w:themeFill="text2"/>
          </w:tcPr>
          <w:p w14:paraId="0CAE7462" w14:textId="77777777" w:rsidR="00617DB5" w:rsidRPr="00B24128" w:rsidDel="00617DB5" w:rsidRDefault="00617DB5" w:rsidP="00B24128">
            <w:pPr>
              <w:jc w:val="center"/>
              <w:rPr>
                <w:b/>
                <w:color w:val="FFFFFF" w:themeColor="background1"/>
              </w:rPr>
            </w:pPr>
            <w:r>
              <w:rPr>
                <w:b/>
                <w:color w:val="FFFFFF" w:themeColor="background1"/>
              </w:rPr>
              <w:t>Object Type</w:t>
            </w:r>
          </w:p>
        </w:tc>
      </w:tr>
      <w:tr w:rsidR="00617DB5" w:rsidRPr="00C521A9" w14:paraId="0CAE7467" w14:textId="77777777" w:rsidTr="001229DF">
        <w:tc>
          <w:tcPr>
            <w:tcW w:w="1296" w:type="dxa"/>
          </w:tcPr>
          <w:p w14:paraId="0CAE7464" w14:textId="77777777" w:rsidR="00617DB5" w:rsidRPr="00C521A9" w:rsidRDefault="00617DB5" w:rsidP="009A52C8">
            <w:pPr>
              <w:pStyle w:val="ListParagraph"/>
              <w:numPr>
                <w:ilvl w:val="0"/>
                <w:numId w:val="70"/>
              </w:numPr>
              <w:jc w:val="center"/>
            </w:pPr>
          </w:p>
        </w:tc>
        <w:tc>
          <w:tcPr>
            <w:tcW w:w="5244" w:type="dxa"/>
            <w:vAlign w:val="center"/>
          </w:tcPr>
          <w:p w14:paraId="0CAE7465" w14:textId="77777777" w:rsidR="00617DB5" w:rsidRPr="00C521A9" w:rsidRDefault="00617DB5" w:rsidP="00D74FDE">
            <w:pPr>
              <w:jc w:val="left"/>
            </w:pPr>
            <w:r w:rsidRPr="00307F32">
              <w:rPr>
                <w:rFonts w:ascii="Times New Roman" w:hAnsi="Times New Roman"/>
                <w:lang w:eastAsia="en-GB"/>
              </w:rPr>
              <w:t>System ID</w:t>
            </w:r>
          </w:p>
        </w:tc>
        <w:tc>
          <w:tcPr>
            <w:tcW w:w="2476" w:type="dxa"/>
            <w:vAlign w:val="center"/>
          </w:tcPr>
          <w:p w14:paraId="0CAE7466" w14:textId="77777777" w:rsidR="00617DB5" w:rsidRPr="00307F32" w:rsidRDefault="00617DB5">
            <w:pPr>
              <w:spacing w:after="0" w:line="240" w:lineRule="auto"/>
              <w:jc w:val="left"/>
              <w:rPr>
                <w:rFonts w:ascii="Times New Roman" w:hAnsi="Times New Roman"/>
                <w:b/>
                <w:bCs/>
                <w:color w:val="FFFFFF"/>
                <w:lang w:eastAsia="en-GB"/>
              </w:rPr>
            </w:pPr>
            <w:r w:rsidRPr="00307F32">
              <w:rPr>
                <w:rFonts w:ascii="Times New Roman" w:hAnsi="Times New Roman"/>
                <w:lang w:eastAsia="en-GB"/>
              </w:rPr>
              <w:t>Task</w:t>
            </w:r>
          </w:p>
        </w:tc>
      </w:tr>
      <w:tr w:rsidR="00D50B02" w:rsidRPr="00C521A9" w14:paraId="0CAE746B" w14:textId="77777777" w:rsidTr="001229DF">
        <w:tc>
          <w:tcPr>
            <w:tcW w:w="1296" w:type="dxa"/>
          </w:tcPr>
          <w:p w14:paraId="0CAE7468" w14:textId="77777777" w:rsidR="00D50B02" w:rsidRPr="00C521A9" w:rsidRDefault="00D50B02" w:rsidP="009A52C8">
            <w:pPr>
              <w:pStyle w:val="ListParagraph"/>
              <w:numPr>
                <w:ilvl w:val="0"/>
                <w:numId w:val="70"/>
              </w:numPr>
              <w:jc w:val="center"/>
            </w:pPr>
          </w:p>
        </w:tc>
        <w:tc>
          <w:tcPr>
            <w:tcW w:w="5244" w:type="dxa"/>
            <w:vAlign w:val="center"/>
          </w:tcPr>
          <w:p w14:paraId="0CAE7469" w14:textId="77777777" w:rsidR="00D50B02" w:rsidRPr="00307F32" w:rsidRDefault="00D50B02" w:rsidP="00D74FDE">
            <w:pPr>
              <w:jc w:val="left"/>
              <w:rPr>
                <w:rFonts w:ascii="Times New Roman" w:hAnsi="Times New Roman"/>
                <w:lang w:eastAsia="en-GB"/>
              </w:rPr>
            </w:pPr>
            <w:r>
              <w:rPr>
                <w:rFonts w:ascii="Times New Roman" w:hAnsi="Times New Roman"/>
                <w:lang w:eastAsia="en-GB"/>
              </w:rPr>
              <w:t>System Display ID</w:t>
            </w:r>
          </w:p>
        </w:tc>
        <w:tc>
          <w:tcPr>
            <w:tcW w:w="2476" w:type="dxa"/>
            <w:vAlign w:val="center"/>
          </w:tcPr>
          <w:p w14:paraId="0CAE746A" w14:textId="77777777" w:rsidR="00D50B02" w:rsidRPr="00307F32" w:rsidRDefault="00D50B02">
            <w:pPr>
              <w:spacing w:after="0" w:line="240" w:lineRule="auto"/>
              <w:jc w:val="left"/>
              <w:rPr>
                <w:rFonts w:ascii="Times New Roman" w:hAnsi="Times New Roman"/>
                <w:lang w:eastAsia="en-GB"/>
              </w:rPr>
            </w:pPr>
            <w:r>
              <w:rPr>
                <w:rFonts w:ascii="Times New Roman" w:hAnsi="Times New Roman"/>
                <w:lang w:eastAsia="en-GB"/>
              </w:rPr>
              <w:t>Task</w:t>
            </w:r>
          </w:p>
        </w:tc>
      </w:tr>
      <w:tr w:rsidR="00617DB5" w:rsidRPr="00C521A9" w14:paraId="0CAE746F" w14:textId="77777777" w:rsidTr="001229DF">
        <w:tc>
          <w:tcPr>
            <w:tcW w:w="1296" w:type="dxa"/>
          </w:tcPr>
          <w:p w14:paraId="0CAE746C" w14:textId="77777777" w:rsidR="00617DB5" w:rsidRPr="00C521A9" w:rsidRDefault="00617DB5" w:rsidP="009A52C8">
            <w:pPr>
              <w:pStyle w:val="ListParagraph"/>
              <w:numPr>
                <w:ilvl w:val="0"/>
                <w:numId w:val="70"/>
              </w:numPr>
              <w:jc w:val="center"/>
            </w:pPr>
          </w:p>
        </w:tc>
        <w:tc>
          <w:tcPr>
            <w:tcW w:w="5244" w:type="dxa"/>
            <w:vAlign w:val="center"/>
          </w:tcPr>
          <w:p w14:paraId="0CAE746D" w14:textId="77777777" w:rsidR="00617DB5" w:rsidRPr="00C521A9" w:rsidRDefault="00617DB5" w:rsidP="00D74FDE">
            <w:pPr>
              <w:jc w:val="left"/>
            </w:pPr>
            <w:r w:rsidRPr="00307F32">
              <w:rPr>
                <w:rFonts w:ascii="Times New Roman" w:hAnsi="Times New Roman"/>
                <w:lang w:eastAsia="en-GB"/>
              </w:rPr>
              <w:t>Job #</w:t>
            </w:r>
          </w:p>
        </w:tc>
        <w:tc>
          <w:tcPr>
            <w:tcW w:w="2476" w:type="dxa"/>
            <w:vAlign w:val="center"/>
          </w:tcPr>
          <w:p w14:paraId="0CAE746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73" w14:textId="77777777" w:rsidTr="001229DF">
        <w:tc>
          <w:tcPr>
            <w:tcW w:w="1296" w:type="dxa"/>
          </w:tcPr>
          <w:p w14:paraId="0CAE7470" w14:textId="77777777" w:rsidR="00617DB5" w:rsidRPr="00C521A9" w:rsidRDefault="00617DB5" w:rsidP="009A52C8">
            <w:pPr>
              <w:pStyle w:val="ListParagraph"/>
              <w:numPr>
                <w:ilvl w:val="0"/>
                <w:numId w:val="70"/>
              </w:numPr>
              <w:jc w:val="center"/>
            </w:pPr>
          </w:p>
        </w:tc>
        <w:tc>
          <w:tcPr>
            <w:tcW w:w="5244" w:type="dxa"/>
            <w:vAlign w:val="center"/>
          </w:tcPr>
          <w:p w14:paraId="0CAE7471" w14:textId="77777777" w:rsidR="00617DB5" w:rsidRPr="00C521A9" w:rsidRDefault="00617DB5" w:rsidP="00D74FDE">
            <w:pPr>
              <w:jc w:val="left"/>
            </w:pPr>
            <w:r w:rsidRPr="00307F32">
              <w:rPr>
                <w:rFonts w:ascii="Times New Roman" w:hAnsi="Times New Roman"/>
                <w:lang w:eastAsia="en-GB"/>
              </w:rPr>
              <w:t>Task ID (created by the macro)</w:t>
            </w:r>
          </w:p>
        </w:tc>
        <w:tc>
          <w:tcPr>
            <w:tcW w:w="2476" w:type="dxa"/>
            <w:vAlign w:val="center"/>
          </w:tcPr>
          <w:p w14:paraId="0CAE747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77" w14:textId="77777777" w:rsidTr="001229DF">
        <w:tc>
          <w:tcPr>
            <w:tcW w:w="1296" w:type="dxa"/>
          </w:tcPr>
          <w:p w14:paraId="0CAE7474" w14:textId="77777777" w:rsidR="00617DB5" w:rsidRPr="00C521A9" w:rsidRDefault="00617DB5" w:rsidP="009A52C8">
            <w:pPr>
              <w:pStyle w:val="ListParagraph"/>
              <w:numPr>
                <w:ilvl w:val="0"/>
                <w:numId w:val="70"/>
              </w:numPr>
              <w:jc w:val="center"/>
            </w:pPr>
          </w:p>
        </w:tc>
        <w:tc>
          <w:tcPr>
            <w:tcW w:w="5244" w:type="dxa"/>
            <w:vAlign w:val="center"/>
          </w:tcPr>
          <w:p w14:paraId="0CAE7475" w14:textId="77777777" w:rsidR="00617DB5" w:rsidRPr="00C521A9" w:rsidRDefault="00617DB5" w:rsidP="00D74FDE">
            <w:pPr>
              <w:jc w:val="left"/>
            </w:pPr>
            <w:r w:rsidRPr="00307F32">
              <w:rPr>
                <w:rFonts w:ascii="Times New Roman" w:hAnsi="Times New Roman"/>
                <w:lang w:eastAsia="en-GB"/>
              </w:rPr>
              <w:t>System Mobile flag</w:t>
            </w:r>
          </w:p>
        </w:tc>
        <w:tc>
          <w:tcPr>
            <w:tcW w:w="2476" w:type="dxa"/>
            <w:vAlign w:val="center"/>
          </w:tcPr>
          <w:p w14:paraId="0CAE747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7B" w14:textId="77777777" w:rsidTr="001229DF">
        <w:tc>
          <w:tcPr>
            <w:tcW w:w="1296" w:type="dxa"/>
          </w:tcPr>
          <w:p w14:paraId="0CAE7478" w14:textId="77777777" w:rsidR="00617DB5" w:rsidRPr="00C521A9" w:rsidRDefault="00617DB5" w:rsidP="009A52C8">
            <w:pPr>
              <w:pStyle w:val="ListParagraph"/>
              <w:numPr>
                <w:ilvl w:val="0"/>
                <w:numId w:val="70"/>
              </w:numPr>
              <w:jc w:val="center"/>
            </w:pPr>
          </w:p>
        </w:tc>
        <w:tc>
          <w:tcPr>
            <w:tcW w:w="5244" w:type="dxa"/>
            <w:vAlign w:val="center"/>
          </w:tcPr>
          <w:p w14:paraId="0CAE7479" w14:textId="77777777" w:rsidR="00617DB5" w:rsidRPr="00C521A9" w:rsidRDefault="00617DB5" w:rsidP="00D74FDE">
            <w:pPr>
              <w:jc w:val="left"/>
            </w:pPr>
            <w:r w:rsidRPr="00307F32">
              <w:rPr>
                <w:rFonts w:ascii="Times New Roman" w:hAnsi="Times New Roman"/>
                <w:lang w:eastAsia="en-GB"/>
              </w:rPr>
              <w:t>Is MDT</w:t>
            </w:r>
          </w:p>
        </w:tc>
        <w:tc>
          <w:tcPr>
            <w:tcW w:w="2476" w:type="dxa"/>
            <w:vAlign w:val="center"/>
          </w:tcPr>
          <w:p w14:paraId="0CAE747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7F" w14:textId="77777777" w:rsidTr="001229DF">
        <w:tc>
          <w:tcPr>
            <w:tcW w:w="1296" w:type="dxa"/>
          </w:tcPr>
          <w:p w14:paraId="0CAE747C" w14:textId="77777777" w:rsidR="00617DB5" w:rsidRPr="00C521A9" w:rsidRDefault="00617DB5" w:rsidP="009A52C8">
            <w:pPr>
              <w:pStyle w:val="ListParagraph"/>
              <w:numPr>
                <w:ilvl w:val="0"/>
                <w:numId w:val="70"/>
              </w:numPr>
              <w:jc w:val="center"/>
            </w:pPr>
          </w:p>
        </w:tc>
        <w:tc>
          <w:tcPr>
            <w:tcW w:w="5244" w:type="dxa"/>
            <w:vAlign w:val="center"/>
          </w:tcPr>
          <w:p w14:paraId="0CAE747D" w14:textId="77777777" w:rsidR="00617DB5" w:rsidRPr="00C521A9" w:rsidRDefault="00617DB5" w:rsidP="00D74FDE">
            <w:pPr>
              <w:jc w:val="left"/>
            </w:pPr>
            <w:r w:rsidRPr="00307F32">
              <w:rPr>
                <w:rFonts w:ascii="Times New Roman" w:hAnsi="Times New Roman"/>
                <w:lang w:eastAsia="en-GB"/>
              </w:rPr>
              <w:t>Job Type</w:t>
            </w:r>
          </w:p>
        </w:tc>
        <w:tc>
          <w:tcPr>
            <w:tcW w:w="2476" w:type="dxa"/>
            <w:vAlign w:val="center"/>
          </w:tcPr>
          <w:p w14:paraId="0CAE747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83" w14:textId="77777777" w:rsidTr="001229DF">
        <w:tc>
          <w:tcPr>
            <w:tcW w:w="1296" w:type="dxa"/>
          </w:tcPr>
          <w:p w14:paraId="0CAE7480" w14:textId="77777777" w:rsidR="00617DB5" w:rsidRPr="00C521A9" w:rsidRDefault="00617DB5" w:rsidP="009A52C8">
            <w:pPr>
              <w:pStyle w:val="ListParagraph"/>
              <w:numPr>
                <w:ilvl w:val="0"/>
                <w:numId w:val="70"/>
              </w:numPr>
              <w:jc w:val="center"/>
            </w:pPr>
          </w:p>
        </w:tc>
        <w:tc>
          <w:tcPr>
            <w:tcW w:w="5244" w:type="dxa"/>
            <w:vAlign w:val="center"/>
          </w:tcPr>
          <w:p w14:paraId="0CAE7481" w14:textId="77777777" w:rsidR="00617DB5" w:rsidRPr="00C521A9" w:rsidRDefault="00617DB5" w:rsidP="00D74FDE">
            <w:pPr>
              <w:jc w:val="left"/>
            </w:pPr>
            <w:r w:rsidRPr="00307F32">
              <w:rPr>
                <w:rFonts w:ascii="Times New Roman" w:hAnsi="Times New Roman"/>
                <w:lang w:eastAsia="en-GB"/>
              </w:rPr>
              <w:t>Job Comment</w:t>
            </w:r>
          </w:p>
        </w:tc>
        <w:tc>
          <w:tcPr>
            <w:tcW w:w="2476" w:type="dxa"/>
            <w:vAlign w:val="center"/>
          </w:tcPr>
          <w:p w14:paraId="0CAE748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87" w14:textId="77777777" w:rsidTr="001229DF">
        <w:tc>
          <w:tcPr>
            <w:tcW w:w="1296" w:type="dxa"/>
          </w:tcPr>
          <w:p w14:paraId="0CAE7484" w14:textId="77777777" w:rsidR="00617DB5" w:rsidRPr="00C521A9" w:rsidRDefault="00617DB5" w:rsidP="009A52C8">
            <w:pPr>
              <w:pStyle w:val="ListParagraph"/>
              <w:numPr>
                <w:ilvl w:val="0"/>
                <w:numId w:val="70"/>
              </w:numPr>
              <w:jc w:val="center"/>
            </w:pPr>
          </w:p>
        </w:tc>
        <w:tc>
          <w:tcPr>
            <w:tcW w:w="5244" w:type="dxa"/>
            <w:vAlign w:val="center"/>
          </w:tcPr>
          <w:p w14:paraId="0CAE7485" w14:textId="77777777" w:rsidR="00617DB5" w:rsidRPr="00C521A9" w:rsidRDefault="00617DB5" w:rsidP="00D74FDE">
            <w:pPr>
              <w:jc w:val="left"/>
            </w:pPr>
            <w:r w:rsidRPr="00307F32">
              <w:rPr>
                <w:rFonts w:ascii="Times New Roman" w:hAnsi="Times New Roman"/>
                <w:lang w:eastAsia="en-GB"/>
              </w:rPr>
              <w:t>Job CTC Debrief</w:t>
            </w:r>
          </w:p>
        </w:tc>
        <w:tc>
          <w:tcPr>
            <w:tcW w:w="2476" w:type="dxa"/>
            <w:vAlign w:val="center"/>
          </w:tcPr>
          <w:p w14:paraId="0CAE748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8B" w14:textId="77777777" w:rsidTr="001229DF">
        <w:tc>
          <w:tcPr>
            <w:tcW w:w="1296" w:type="dxa"/>
          </w:tcPr>
          <w:p w14:paraId="0CAE7488" w14:textId="77777777" w:rsidR="00617DB5" w:rsidRPr="00C521A9" w:rsidRDefault="00617DB5" w:rsidP="009A52C8">
            <w:pPr>
              <w:pStyle w:val="ListParagraph"/>
              <w:numPr>
                <w:ilvl w:val="0"/>
                <w:numId w:val="70"/>
              </w:numPr>
              <w:jc w:val="center"/>
            </w:pPr>
          </w:p>
        </w:tc>
        <w:tc>
          <w:tcPr>
            <w:tcW w:w="5244" w:type="dxa"/>
            <w:vAlign w:val="center"/>
          </w:tcPr>
          <w:p w14:paraId="0CAE7489" w14:textId="77777777" w:rsidR="00617DB5" w:rsidRPr="00C521A9" w:rsidRDefault="00617DB5" w:rsidP="00D74FDE">
            <w:pPr>
              <w:jc w:val="left"/>
            </w:pPr>
            <w:r w:rsidRPr="00307F32">
              <w:rPr>
                <w:rFonts w:ascii="Times New Roman" w:hAnsi="Times New Roman"/>
                <w:lang w:eastAsia="en-GB"/>
              </w:rPr>
              <w:t>Job Safety flag</w:t>
            </w:r>
          </w:p>
        </w:tc>
        <w:tc>
          <w:tcPr>
            <w:tcW w:w="2476" w:type="dxa"/>
            <w:vAlign w:val="center"/>
          </w:tcPr>
          <w:p w14:paraId="0CAE748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8F" w14:textId="77777777" w:rsidTr="001229DF">
        <w:tc>
          <w:tcPr>
            <w:tcW w:w="1296" w:type="dxa"/>
          </w:tcPr>
          <w:p w14:paraId="0CAE748C" w14:textId="77777777" w:rsidR="00617DB5" w:rsidRPr="00C521A9" w:rsidRDefault="00617DB5" w:rsidP="009A52C8">
            <w:pPr>
              <w:pStyle w:val="ListParagraph"/>
              <w:numPr>
                <w:ilvl w:val="0"/>
                <w:numId w:val="70"/>
              </w:numPr>
              <w:jc w:val="center"/>
            </w:pPr>
          </w:p>
        </w:tc>
        <w:tc>
          <w:tcPr>
            <w:tcW w:w="5244" w:type="dxa"/>
            <w:vAlign w:val="center"/>
          </w:tcPr>
          <w:p w14:paraId="0CAE748D" w14:textId="77777777" w:rsidR="00617DB5" w:rsidRPr="00C521A9" w:rsidRDefault="00617DB5" w:rsidP="00D74FDE">
            <w:pPr>
              <w:jc w:val="left"/>
            </w:pPr>
            <w:r w:rsidRPr="00307F32">
              <w:rPr>
                <w:rFonts w:ascii="Times New Roman" w:hAnsi="Times New Roman"/>
                <w:lang w:eastAsia="en-GB"/>
              </w:rPr>
              <w:t>Job Customer Contact Name</w:t>
            </w:r>
          </w:p>
        </w:tc>
        <w:tc>
          <w:tcPr>
            <w:tcW w:w="2476" w:type="dxa"/>
            <w:vAlign w:val="center"/>
          </w:tcPr>
          <w:p w14:paraId="0CAE748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93" w14:textId="77777777" w:rsidTr="001229DF">
        <w:tc>
          <w:tcPr>
            <w:tcW w:w="1296" w:type="dxa"/>
          </w:tcPr>
          <w:p w14:paraId="0CAE7490" w14:textId="77777777" w:rsidR="00617DB5" w:rsidRPr="00C521A9" w:rsidRDefault="00617DB5" w:rsidP="009A52C8">
            <w:pPr>
              <w:pStyle w:val="ListParagraph"/>
              <w:numPr>
                <w:ilvl w:val="0"/>
                <w:numId w:val="70"/>
              </w:numPr>
              <w:jc w:val="center"/>
            </w:pPr>
          </w:p>
        </w:tc>
        <w:tc>
          <w:tcPr>
            <w:tcW w:w="5244" w:type="dxa"/>
            <w:vAlign w:val="center"/>
          </w:tcPr>
          <w:p w14:paraId="0CAE7491" w14:textId="77777777" w:rsidR="00617DB5" w:rsidRPr="00C521A9" w:rsidRDefault="00617DB5" w:rsidP="00D74FDE">
            <w:pPr>
              <w:jc w:val="left"/>
            </w:pPr>
            <w:r w:rsidRPr="00307F32">
              <w:rPr>
                <w:rFonts w:ascii="Times New Roman" w:hAnsi="Times New Roman"/>
                <w:lang w:eastAsia="en-GB"/>
              </w:rPr>
              <w:t>Job Customer Contact Phone #</w:t>
            </w:r>
          </w:p>
        </w:tc>
        <w:tc>
          <w:tcPr>
            <w:tcW w:w="2476" w:type="dxa"/>
            <w:vAlign w:val="center"/>
          </w:tcPr>
          <w:p w14:paraId="0CAE749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97" w14:textId="77777777" w:rsidTr="001229DF">
        <w:tc>
          <w:tcPr>
            <w:tcW w:w="1296" w:type="dxa"/>
          </w:tcPr>
          <w:p w14:paraId="0CAE7494" w14:textId="77777777" w:rsidR="00617DB5" w:rsidRPr="00C521A9" w:rsidRDefault="00617DB5" w:rsidP="009A52C8">
            <w:pPr>
              <w:pStyle w:val="ListParagraph"/>
              <w:numPr>
                <w:ilvl w:val="0"/>
                <w:numId w:val="70"/>
              </w:numPr>
              <w:jc w:val="center"/>
            </w:pPr>
          </w:p>
        </w:tc>
        <w:tc>
          <w:tcPr>
            <w:tcW w:w="5244" w:type="dxa"/>
            <w:vAlign w:val="center"/>
          </w:tcPr>
          <w:p w14:paraId="0CAE7495" w14:textId="77777777" w:rsidR="00617DB5" w:rsidRPr="00C521A9" w:rsidRDefault="00617DB5" w:rsidP="00D74FDE">
            <w:pPr>
              <w:jc w:val="left"/>
            </w:pPr>
            <w:r w:rsidRPr="00307F32">
              <w:rPr>
                <w:rFonts w:ascii="Times New Roman" w:hAnsi="Times New Roman"/>
                <w:lang w:eastAsia="en-GB"/>
              </w:rPr>
              <w:t>Job Customer Contact Email</w:t>
            </w:r>
          </w:p>
        </w:tc>
        <w:tc>
          <w:tcPr>
            <w:tcW w:w="2476" w:type="dxa"/>
            <w:vAlign w:val="center"/>
          </w:tcPr>
          <w:p w14:paraId="0CAE749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9B" w14:textId="77777777" w:rsidTr="001229DF">
        <w:tc>
          <w:tcPr>
            <w:tcW w:w="1296" w:type="dxa"/>
          </w:tcPr>
          <w:p w14:paraId="0CAE7498" w14:textId="77777777" w:rsidR="00617DB5" w:rsidRPr="00C521A9" w:rsidRDefault="00617DB5" w:rsidP="009A52C8">
            <w:pPr>
              <w:pStyle w:val="ListParagraph"/>
              <w:numPr>
                <w:ilvl w:val="0"/>
                <w:numId w:val="70"/>
              </w:numPr>
              <w:jc w:val="center"/>
            </w:pPr>
          </w:p>
        </w:tc>
        <w:tc>
          <w:tcPr>
            <w:tcW w:w="5244" w:type="dxa"/>
            <w:vAlign w:val="center"/>
          </w:tcPr>
          <w:p w14:paraId="0CAE7499" w14:textId="77777777" w:rsidR="00617DB5" w:rsidRPr="00C521A9" w:rsidRDefault="00617DB5" w:rsidP="00D74FDE">
            <w:pPr>
              <w:jc w:val="left"/>
            </w:pPr>
            <w:r w:rsidRPr="00307F32">
              <w:rPr>
                <w:rFonts w:ascii="Times New Roman" w:hAnsi="Times New Roman"/>
                <w:lang w:eastAsia="en-GB"/>
              </w:rPr>
              <w:t>Job Customer Expectation</w:t>
            </w:r>
          </w:p>
        </w:tc>
        <w:tc>
          <w:tcPr>
            <w:tcW w:w="2476" w:type="dxa"/>
            <w:vAlign w:val="center"/>
          </w:tcPr>
          <w:p w14:paraId="0CAE749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9F" w14:textId="77777777" w:rsidTr="001229DF">
        <w:tc>
          <w:tcPr>
            <w:tcW w:w="1296" w:type="dxa"/>
          </w:tcPr>
          <w:p w14:paraId="0CAE749C" w14:textId="77777777" w:rsidR="00617DB5" w:rsidRPr="00C521A9" w:rsidRDefault="00617DB5" w:rsidP="009A52C8">
            <w:pPr>
              <w:pStyle w:val="ListParagraph"/>
              <w:numPr>
                <w:ilvl w:val="0"/>
                <w:numId w:val="70"/>
              </w:numPr>
              <w:jc w:val="center"/>
            </w:pPr>
          </w:p>
        </w:tc>
        <w:tc>
          <w:tcPr>
            <w:tcW w:w="5244" w:type="dxa"/>
            <w:vAlign w:val="center"/>
          </w:tcPr>
          <w:p w14:paraId="0CAE749D" w14:textId="77777777" w:rsidR="00617DB5" w:rsidRPr="00C521A9" w:rsidRDefault="00617DB5" w:rsidP="00D74FDE">
            <w:pPr>
              <w:jc w:val="left"/>
            </w:pPr>
            <w:r w:rsidRPr="00307F32">
              <w:rPr>
                <w:rFonts w:ascii="Times New Roman" w:hAnsi="Times New Roman"/>
                <w:lang w:eastAsia="en-GB"/>
              </w:rPr>
              <w:t>Job FMI Due date</w:t>
            </w:r>
          </w:p>
        </w:tc>
        <w:tc>
          <w:tcPr>
            <w:tcW w:w="2476" w:type="dxa"/>
            <w:vAlign w:val="center"/>
          </w:tcPr>
          <w:p w14:paraId="0CAE749E" w14:textId="77777777" w:rsidR="00617DB5" w:rsidRPr="00C521A9" w:rsidRDefault="00617DB5">
            <w:pPr>
              <w:spacing w:after="0" w:line="240" w:lineRule="auto"/>
              <w:jc w:val="left"/>
            </w:pPr>
            <w:r w:rsidRPr="00307F32">
              <w:rPr>
                <w:rFonts w:ascii="Times New Roman" w:hAnsi="Times New Roman"/>
                <w:lang w:eastAsia="en-GB"/>
              </w:rPr>
              <w:t>Task</w:t>
            </w:r>
          </w:p>
        </w:tc>
      </w:tr>
      <w:tr w:rsidR="00617DB5" w:rsidRPr="00C521A9" w14:paraId="0CAE74A3" w14:textId="77777777" w:rsidTr="001229DF">
        <w:tc>
          <w:tcPr>
            <w:tcW w:w="1296" w:type="dxa"/>
          </w:tcPr>
          <w:p w14:paraId="0CAE74A0" w14:textId="77777777" w:rsidR="00617DB5" w:rsidRPr="00C521A9" w:rsidRDefault="00617DB5" w:rsidP="009A52C8">
            <w:pPr>
              <w:pStyle w:val="ListParagraph"/>
              <w:numPr>
                <w:ilvl w:val="0"/>
                <w:numId w:val="70"/>
              </w:numPr>
              <w:jc w:val="center"/>
            </w:pPr>
          </w:p>
        </w:tc>
        <w:tc>
          <w:tcPr>
            <w:tcW w:w="5244" w:type="dxa"/>
            <w:vAlign w:val="center"/>
          </w:tcPr>
          <w:p w14:paraId="0CAE74A1" w14:textId="77777777" w:rsidR="00617DB5" w:rsidRPr="00C521A9" w:rsidRDefault="00617DB5" w:rsidP="00D74FDE">
            <w:pPr>
              <w:jc w:val="left"/>
            </w:pPr>
            <w:r w:rsidRPr="00307F32">
              <w:rPr>
                <w:rFonts w:ascii="Times New Roman" w:hAnsi="Times New Roman"/>
                <w:lang w:eastAsia="en-GB"/>
              </w:rPr>
              <w:t>Job FMI #</w:t>
            </w:r>
          </w:p>
        </w:tc>
        <w:tc>
          <w:tcPr>
            <w:tcW w:w="2476" w:type="dxa"/>
            <w:vAlign w:val="center"/>
          </w:tcPr>
          <w:p w14:paraId="0CAE74A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A7" w14:textId="77777777" w:rsidTr="001229DF">
        <w:tc>
          <w:tcPr>
            <w:tcW w:w="1296" w:type="dxa"/>
          </w:tcPr>
          <w:p w14:paraId="0CAE74A4" w14:textId="77777777" w:rsidR="00617DB5" w:rsidRPr="00C521A9" w:rsidRDefault="00617DB5" w:rsidP="009A52C8">
            <w:pPr>
              <w:pStyle w:val="ListParagraph"/>
              <w:numPr>
                <w:ilvl w:val="0"/>
                <w:numId w:val="70"/>
              </w:numPr>
              <w:jc w:val="center"/>
            </w:pPr>
          </w:p>
        </w:tc>
        <w:tc>
          <w:tcPr>
            <w:tcW w:w="5244" w:type="dxa"/>
            <w:vAlign w:val="center"/>
          </w:tcPr>
          <w:p w14:paraId="0CAE74A5" w14:textId="77777777" w:rsidR="00617DB5" w:rsidRPr="00C521A9" w:rsidRDefault="00617DB5" w:rsidP="00D74FDE">
            <w:pPr>
              <w:jc w:val="left"/>
            </w:pPr>
            <w:r w:rsidRPr="00307F32">
              <w:rPr>
                <w:rFonts w:ascii="Times New Roman" w:hAnsi="Times New Roman"/>
                <w:lang w:eastAsia="en-GB"/>
              </w:rPr>
              <w:t>Job FMI Recall flag</w:t>
            </w:r>
          </w:p>
        </w:tc>
        <w:tc>
          <w:tcPr>
            <w:tcW w:w="2476" w:type="dxa"/>
            <w:vAlign w:val="center"/>
          </w:tcPr>
          <w:p w14:paraId="0CAE74A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AB" w14:textId="77777777" w:rsidTr="001229DF">
        <w:tc>
          <w:tcPr>
            <w:tcW w:w="1296" w:type="dxa"/>
          </w:tcPr>
          <w:p w14:paraId="0CAE74A8" w14:textId="77777777" w:rsidR="00617DB5" w:rsidRPr="00C521A9" w:rsidRDefault="00617DB5" w:rsidP="009A52C8">
            <w:pPr>
              <w:pStyle w:val="ListParagraph"/>
              <w:numPr>
                <w:ilvl w:val="0"/>
                <w:numId w:val="70"/>
              </w:numPr>
              <w:jc w:val="center"/>
            </w:pPr>
          </w:p>
        </w:tc>
        <w:tc>
          <w:tcPr>
            <w:tcW w:w="5244" w:type="dxa"/>
            <w:vAlign w:val="center"/>
          </w:tcPr>
          <w:p w14:paraId="0CAE74A9" w14:textId="77777777" w:rsidR="00617DB5" w:rsidRPr="00C521A9" w:rsidRDefault="00617DB5" w:rsidP="00D74FDE">
            <w:pPr>
              <w:jc w:val="left"/>
            </w:pPr>
            <w:r w:rsidRPr="00307F32">
              <w:rPr>
                <w:rFonts w:ascii="Times New Roman" w:hAnsi="Times New Roman"/>
                <w:lang w:eastAsia="en-GB"/>
              </w:rPr>
              <w:t>Job PM Schedule #</w:t>
            </w:r>
          </w:p>
        </w:tc>
        <w:tc>
          <w:tcPr>
            <w:tcW w:w="2476" w:type="dxa"/>
            <w:vAlign w:val="center"/>
          </w:tcPr>
          <w:p w14:paraId="0CAE74A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AF" w14:textId="77777777" w:rsidTr="001229DF">
        <w:tc>
          <w:tcPr>
            <w:tcW w:w="1296" w:type="dxa"/>
          </w:tcPr>
          <w:p w14:paraId="0CAE74AC" w14:textId="77777777" w:rsidR="00617DB5" w:rsidRPr="00C521A9" w:rsidRDefault="00617DB5" w:rsidP="009A52C8">
            <w:pPr>
              <w:pStyle w:val="ListParagraph"/>
              <w:numPr>
                <w:ilvl w:val="0"/>
                <w:numId w:val="70"/>
              </w:numPr>
              <w:jc w:val="center"/>
            </w:pPr>
          </w:p>
        </w:tc>
        <w:tc>
          <w:tcPr>
            <w:tcW w:w="5244" w:type="dxa"/>
            <w:vAlign w:val="center"/>
          </w:tcPr>
          <w:p w14:paraId="0CAE74AD" w14:textId="77777777" w:rsidR="00617DB5" w:rsidRPr="00C521A9" w:rsidRDefault="00617DB5" w:rsidP="00D74FDE">
            <w:pPr>
              <w:jc w:val="left"/>
            </w:pPr>
            <w:r w:rsidRPr="00307F32">
              <w:rPr>
                <w:rFonts w:ascii="Times New Roman" w:hAnsi="Times New Roman"/>
                <w:lang w:eastAsia="en-GB"/>
              </w:rPr>
              <w:t>Job Activity Type</w:t>
            </w:r>
          </w:p>
        </w:tc>
        <w:tc>
          <w:tcPr>
            <w:tcW w:w="2476" w:type="dxa"/>
            <w:vAlign w:val="center"/>
          </w:tcPr>
          <w:p w14:paraId="0CAE74A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B3" w14:textId="77777777" w:rsidTr="001229DF">
        <w:tc>
          <w:tcPr>
            <w:tcW w:w="1296" w:type="dxa"/>
          </w:tcPr>
          <w:p w14:paraId="0CAE74B0" w14:textId="77777777" w:rsidR="00617DB5" w:rsidRPr="00C521A9" w:rsidRDefault="00617DB5" w:rsidP="009A52C8">
            <w:pPr>
              <w:pStyle w:val="ListParagraph"/>
              <w:numPr>
                <w:ilvl w:val="0"/>
                <w:numId w:val="70"/>
              </w:numPr>
              <w:jc w:val="center"/>
            </w:pPr>
          </w:p>
        </w:tc>
        <w:tc>
          <w:tcPr>
            <w:tcW w:w="5244" w:type="dxa"/>
            <w:vAlign w:val="center"/>
          </w:tcPr>
          <w:p w14:paraId="0CAE74B1" w14:textId="014AD95E" w:rsidR="00617DB5" w:rsidRPr="00C521A9" w:rsidRDefault="00617DB5" w:rsidP="00D74FDE">
            <w:pPr>
              <w:jc w:val="left"/>
            </w:pPr>
            <w:r w:rsidRPr="00307F32">
              <w:rPr>
                <w:rFonts w:ascii="Times New Roman" w:hAnsi="Times New Roman"/>
                <w:lang w:eastAsia="en-GB"/>
              </w:rPr>
              <w:t>Job Closure Reason Code (not from MUST)</w:t>
            </w:r>
          </w:p>
        </w:tc>
        <w:tc>
          <w:tcPr>
            <w:tcW w:w="2476" w:type="dxa"/>
            <w:vAlign w:val="center"/>
          </w:tcPr>
          <w:p w14:paraId="0CAE74B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B7" w14:textId="77777777" w:rsidTr="001229DF">
        <w:tc>
          <w:tcPr>
            <w:tcW w:w="1296" w:type="dxa"/>
          </w:tcPr>
          <w:p w14:paraId="0CAE74B4" w14:textId="77777777" w:rsidR="00617DB5" w:rsidRPr="00C521A9" w:rsidRDefault="00617DB5" w:rsidP="009A52C8">
            <w:pPr>
              <w:pStyle w:val="ListParagraph"/>
              <w:numPr>
                <w:ilvl w:val="0"/>
                <w:numId w:val="70"/>
              </w:numPr>
              <w:jc w:val="center"/>
            </w:pPr>
          </w:p>
        </w:tc>
        <w:tc>
          <w:tcPr>
            <w:tcW w:w="5244" w:type="dxa"/>
            <w:vAlign w:val="center"/>
          </w:tcPr>
          <w:p w14:paraId="0CAE74B5" w14:textId="77777777" w:rsidR="00617DB5" w:rsidRPr="00C521A9" w:rsidRDefault="00617DB5" w:rsidP="00D74FDE">
            <w:pPr>
              <w:jc w:val="left"/>
            </w:pPr>
            <w:r w:rsidRPr="00307F32">
              <w:rPr>
                <w:rFonts w:ascii="Times New Roman" w:hAnsi="Times New Roman"/>
                <w:lang w:eastAsia="en-GB"/>
              </w:rPr>
              <w:t>Task Owner Name</w:t>
            </w:r>
          </w:p>
        </w:tc>
        <w:tc>
          <w:tcPr>
            <w:tcW w:w="2476" w:type="dxa"/>
            <w:vAlign w:val="center"/>
          </w:tcPr>
          <w:p w14:paraId="0CAE74B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BB" w14:textId="77777777" w:rsidTr="001229DF">
        <w:tc>
          <w:tcPr>
            <w:tcW w:w="1296" w:type="dxa"/>
          </w:tcPr>
          <w:p w14:paraId="0CAE74B8" w14:textId="77777777" w:rsidR="00617DB5" w:rsidRPr="00C521A9" w:rsidRDefault="00617DB5" w:rsidP="009A52C8">
            <w:pPr>
              <w:pStyle w:val="ListParagraph"/>
              <w:numPr>
                <w:ilvl w:val="0"/>
                <w:numId w:val="70"/>
              </w:numPr>
              <w:jc w:val="center"/>
            </w:pPr>
          </w:p>
        </w:tc>
        <w:tc>
          <w:tcPr>
            <w:tcW w:w="5244" w:type="dxa"/>
            <w:vAlign w:val="center"/>
          </w:tcPr>
          <w:p w14:paraId="0CAE74B9" w14:textId="77777777" w:rsidR="00617DB5" w:rsidRPr="00C521A9" w:rsidRDefault="00617DB5" w:rsidP="00D74FDE">
            <w:pPr>
              <w:jc w:val="left"/>
            </w:pPr>
            <w:r w:rsidRPr="00307F32">
              <w:rPr>
                <w:rFonts w:ascii="Times New Roman" w:hAnsi="Times New Roman"/>
                <w:lang w:eastAsia="en-GB"/>
              </w:rPr>
              <w:t>Task Owner SSO</w:t>
            </w:r>
          </w:p>
        </w:tc>
        <w:tc>
          <w:tcPr>
            <w:tcW w:w="2476" w:type="dxa"/>
            <w:vAlign w:val="center"/>
          </w:tcPr>
          <w:p w14:paraId="0CAE74B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BF" w14:textId="77777777" w:rsidTr="001229DF">
        <w:tc>
          <w:tcPr>
            <w:tcW w:w="1296" w:type="dxa"/>
          </w:tcPr>
          <w:p w14:paraId="0CAE74BC" w14:textId="77777777" w:rsidR="00617DB5" w:rsidRPr="00C521A9" w:rsidRDefault="00617DB5" w:rsidP="009A52C8">
            <w:pPr>
              <w:pStyle w:val="ListParagraph"/>
              <w:numPr>
                <w:ilvl w:val="0"/>
                <w:numId w:val="70"/>
              </w:numPr>
              <w:jc w:val="center"/>
            </w:pPr>
          </w:p>
        </w:tc>
        <w:tc>
          <w:tcPr>
            <w:tcW w:w="5244" w:type="dxa"/>
            <w:vAlign w:val="center"/>
          </w:tcPr>
          <w:p w14:paraId="0CAE74BD" w14:textId="77777777" w:rsidR="00617DB5" w:rsidRPr="00C521A9" w:rsidRDefault="00617DB5" w:rsidP="00D74FDE">
            <w:pPr>
              <w:jc w:val="left"/>
            </w:pPr>
            <w:r w:rsidRPr="00307F32">
              <w:rPr>
                <w:rFonts w:ascii="Times New Roman" w:hAnsi="Times New Roman"/>
                <w:lang w:eastAsia="en-GB"/>
              </w:rPr>
              <w:t>Task SDT Priority (calculated)</w:t>
            </w:r>
          </w:p>
        </w:tc>
        <w:tc>
          <w:tcPr>
            <w:tcW w:w="2476" w:type="dxa"/>
            <w:vAlign w:val="center"/>
          </w:tcPr>
          <w:p w14:paraId="0CAE74BE" w14:textId="77777777" w:rsidR="00617DB5" w:rsidRPr="00C521A9" w:rsidRDefault="00617DB5">
            <w:pPr>
              <w:spacing w:after="0" w:line="240" w:lineRule="auto"/>
              <w:jc w:val="left"/>
            </w:pPr>
            <w:r w:rsidRPr="00307F32">
              <w:rPr>
                <w:rFonts w:ascii="Times New Roman" w:hAnsi="Times New Roman"/>
                <w:lang w:eastAsia="en-GB"/>
              </w:rPr>
              <w:t>Task</w:t>
            </w:r>
          </w:p>
        </w:tc>
      </w:tr>
      <w:tr w:rsidR="00617DB5" w:rsidRPr="00C521A9" w14:paraId="0CAE74C3" w14:textId="77777777" w:rsidTr="001229DF">
        <w:tc>
          <w:tcPr>
            <w:tcW w:w="1296" w:type="dxa"/>
          </w:tcPr>
          <w:p w14:paraId="0CAE74C0" w14:textId="77777777" w:rsidR="00617DB5" w:rsidRPr="00C521A9" w:rsidRDefault="00617DB5" w:rsidP="009A52C8">
            <w:pPr>
              <w:pStyle w:val="ListParagraph"/>
              <w:numPr>
                <w:ilvl w:val="0"/>
                <w:numId w:val="70"/>
              </w:numPr>
              <w:jc w:val="center"/>
            </w:pPr>
          </w:p>
        </w:tc>
        <w:tc>
          <w:tcPr>
            <w:tcW w:w="5244" w:type="dxa"/>
            <w:vAlign w:val="center"/>
          </w:tcPr>
          <w:p w14:paraId="0CAE74C1" w14:textId="77777777" w:rsidR="00617DB5" w:rsidRPr="00C521A9" w:rsidRDefault="00617DB5" w:rsidP="00D74FDE">
            <w:pPr>
              <w:jc w:val="left"/>
            </w:pPr>
            <w:r w:rsidRPr="00307F32">
              <w:rPr>
                <w:rFonts w:ascii="Times New Roman" w:hAnsi="Times New Roman"/>
                <w:lang w:eastAsia="en-GB"/>
              </w:rPr>
              <w:t>Task Note (combination of Mobile and Part comment)</w:t>
            </w:r>
          </w:p>
        </w:tc>
        <w:tc>
          <w:tcPr>
            <w:tcW w:w="2476" w:type="dxa"/>
            <w:vAlign w:val="center"/>
          </w:tcPr>
          <w:p w14:paraId="0CAE74C2" w14:textId="77777777" w:rsidR="00617DB5" w:rsidRPr="00C521A9" w:rsidRDefault="00617DB5">
            <w:pPr>
              <w:spacing w:after="0" w:line="240" w:lineRule="auto"/>
              <w:jc w:val="left"/>
            </w:pPr>
            <w:r w:rsidRPr="00307F32">
              <w:rPr>
                <w:rFonts w:ascii="Times New Roman" w:hAnsi="Times New Roman"/>
                <w:lang w:eastAsia="en-GB"/>
              </w:rPr>
              <w:t>Task</w:t>
            </w:r>
          </w:p>
        </w:tc>
      </w:tr>
      <w:tr w:rsidR="00617DB5" w:rsidRPr="00C521A9" w14:paraId="0CAE74C7" w14:textId="77777777" w:rsidTr="001229DF">
        <w:tc>
          <w:tcPr>
            <w:tcW w:w="1296" w:type="dxa"/>
          </w:tcPr>
          <w:p w14:paraId="0CAE74C4" w14:textId="77777777" w:rsidR="00617DB5" w:rsidRPr="00C521A9" w:rsidRDefault="00617DB5" w:rsidP="009A52C8">
            <w:pPr>
              <w:pStyle w:val="ListParagraph"/>
              <w:numPr>
                <w:ilvl w:val="0"/>
                <w:numId w:val="70"/>
              </w:numPr>
              <w:jc w:val="center"/>
            </w:pPr>
          </w:p>
        </w:tc>
        <w:tc>
          <w:tcPr>
            <w:tcW w:w="5244" w:type="dxa"/>
            <w:vAlign w:val="center"/>
          </w:tcPr>
          <w:p w14:paraId="0CAE74C5" w14:textId="77777777" w:rsidR="00617DB5" w:rsidRPr="00C521A9" w:rsidRDefault="00617DB5" w:rsidP="00D74FDE">
            <w:pPr>
              <w:jc w:val="left"/>
            </w:pPr>
            <w:r w:rsidRPr="00307F32">
              <w:rPr>
                <w:rFonts w:ascii="Times New Roman" w:hAnsi="Times New Roman"/>
                <w:lang w:eastAsia="en-GB"/>
              </w:rPr>
              <w:t>Task Appointment Window Click Profile</w:t>
            </w:r>
          </w:p>
        </w:tc>
        <w:tc>
          <w:tcPr>
            <w:tcW w:w="2476" w:type="dxa"/>
            <w:vAlign w:val="center"/>
          </w:tcPr>
          <w:p w14:paraId="0CAE74C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CB" w14:textId="77777777" w:rsidTr="001229DF">
        <w:tc>
          <w:tcPr>
            <w:tcW w:w="1296" w:type="dxa"/>
          </w:tcPr>
          <w:p w14:paraId="0CAE74C8" w14:textId="77777777" w:rsidR="00617DB5" w:rsidRPr="00C521A9" w:rsidRDefault="00617DB5" w:rsidP="009A52C8">
            <w:pPr>
              <w:pStyle w:val="ListParagraph"/>
              <w:numPr>
                <w:ilvl w:val="0"/>
                <w:numId w:val="70"/>
              </w:numPr>
              <w:jc w:val="center"/>
            </w:pPr>
          </w:p>
        </w:tc>
        <w:tc>
          <w:tcPr>
            <w:tcW w:w="5244" w:type="dxa"/>
            <w:vAlign w:val="center"/>
          </w:tcPr>
          <w:p w14:paraId="0CAE74C9" w14:textId="77777777" w:rsidR="00617DB5" w:rsidRPr="00C521A9" w:rsidRDefault="00617DB5" w:rsidP="00D74FDE">
            <w:pPr>
              <w:jc w:val="left"/>
            </w:pPr>
            <w:r w:rsidRPr="00307F32">
              <w:rPr>
                <w:rFonts w:ascii="Times New Roman" w:hAnsi="Times New Roman"/>
                <w:lang w:eastAsia="en-GB"/>
              </w:rPr>
              <w:t>Task Early Start date/time</w:t>
            </w:r>
          </w:p>
        </w:tc>
        <w:tc>
          <w:tcPr>
            <w:tcW w:w="2476" w:type="dxa"/>
            <w:vAlign w:val="center"/>
          </w:tcPr>
          <w:p w14:paraId="0CAE74C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CF" w14:textId="77777777" w:rsidTr="001229DF">
        <w:tc>
          <w:tcPr>
            <w:tcW w:w="1296" w:type="dxa"/>
          </w:tcPr>
          <w:p w14:paraId="0CAE74CC" w14:textId="77777777" w:rsidR="00617DB5" w:rsidRPr="00C521A9" w:rsidRDefault="00617DB5" w:rsidP="009A52C8">
            <w:pPr>
              <w:pStyle w:val="ListParagraph"/>
              <w:numPr>
                <w:ilvl w:val="0"/>
                <w:numId w:val="70"/>
              </w:numPr>
              <w:jc w:val="center"/>
            </w:pPr>
          </w:p>
        </w:tc>
        <w:tc>
          <w:tcPr>
            <w:tcW w:w="5244" w:type="dxa"/>
            <w:vAlign w:val="center"/>
          </w:tcPr>
          <w:p w14:paraId="0CAE74CD" w14:textId="77777777" w:rsidR="00617DB5" w:rsidRPr="00C521A9" w:rsidRDefault="00617DB5" w:rsidP="00617DB5">
            <w:pPr>
              <w:jc w:val="left"/>
            </w:pPr>
            <w:r w:rsidRPr="00307F32">
              <w:rPr>
                <w:rFonts w:ascii="Times New Roman" w:hAnsi="Times New Roman"/>
                <w:lang w:eastAsia="en-GB"/>
              </w:rPr>
              <w:t>Task Late Start date/time</w:t>
            </w:r>
          </w:p>
        </w:tc>
        <w:tc>
          <w:tcPr>
            <w:tcW w:w="2476" w:type="dxa"/>
            <w:vAlign w:val="center"/>
          </w:tcPr>
          <w:p w14:paraId="0CAE74C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D3" w14:textId="77777777" w:rsidTr="001229DF">
        <w:tc>
          <w:tcPr>
            <w:tcW w:w="1296" w:type="dxa"/>
          </w:tcPr>
          <w:p w14:paraId="0CAE74D0" w14:textId="77777777" w:rsidR="00617DB5" w:rsidRPr="00C521A9" w:rsidRDefault="00617DB5" w:rsidP="009A52C8">
            <w:pPr>
              <w:pStyle w:val="ListParagraph"/>
              <w:numPr>
                <w:ilvl w:val="0"/>
                <w:numId w:val="70"/>
              </w:numPr>
              <w:jc w:val="center"/>
            </w:pPr>
          </w:p>
        </w:tc>
        <w:tc>
          <w:tcPr>
            <w:tcW w:w="5244" w:type="dxa"/>
            <w:vAlign w:val="center"/>
          </w:tcPr>
          <w:p w14:paraId="0CAE74D1" w14:textId="77777777" w:rsidR="00617DB5" w:rsidRPr="00C521A9" w:rsidRDefault="00617DB5" w:rsidP="00617DB5">
            <w:pPr>
              <w:jc w:val="left"/>
            </w:pPr>
            <w:r w:rsidRPr="00307F32">
              <w:rPr>
                <w:rFonts w:ascii="Times New Roman" w:hAnsi="Times New Roman"/>
                <w:lang w:eastAsia="en-GB"/>
              </w:rPr>
              <w:t>Task Early Start (hours) Seconds</w:t>
            </w:r>
          </w:p>
        </w:tc>
        <w:tc>
          <w:tcPr>
            <w:tcW w:w="2476" w:type="dxa"/>
            <w:vAlign w:val="center"/>
          </w:tcPr>
          <w:p w14:paraId="0CAE74D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D7" w14:textId="77777777" w:rsidTr="001229DF">
        <w:tc>
          <w:tcPr>
            <w:tcW w:w="1296" w:type="dxa"/>
          </w:tcPr>
          <w:p w14:paraId="0CAE74D4" w14:textId="77777777" w:rsidR="00617DB5" w:rsidRPr="00C521A9" w:rsidRDefault="00617DB5" w:rsidP="009A52C8">
            <w:pPr>
              <w:pStyle w:val="ListParagraph"/>
              <w:numPr>
                <w:ilvl w:val="0"/>
                <w:numId w:val="70"/>
              </w:numPr>
              <w:jc w:val="center"/>
            </w:pPr>
          </w:p>
        </w:tc>
        <w:tc>
          <w:tcPr>
            <w:tcW w:w="5244" w:type="dxa"/>
            <w:vAlign w:val="center"/>
          </w:tcPr>
          <w:p w14:paraId="0CAE74D5" w14:textId="77777777" w:rsidR="00617DB5" w:rsidRPr="00C521A9" w:rsidRDefault="00617DB5" w:rsidP="00460CA4">
            <w:pPr>
              <w:jc w:val="left"/>
            </w:pPr>
            <w:r w:rsidRPr="00307F32">
              <w:rPr>
                <w:rFonts w:ascii="Times New Roman" w:hAnsi="Times New Roman"/>
                <w:lang w:eastAsia="en-GB"/>
              </w:rPr>
              <w:t>Task Late Start (hours) Seconds</w:t>
            </w:r>
          </w:p>
        </w:tc>
        <w:tc>
          <w:tcPr>
            <w:tcW w:w="2476" w:type="dxa"/>
            <w:vAlign w:val="center"/>
          </w:tcPr>
          <w:p w14:paraId="0CAE74D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DB" w14:textId="77777777" w:rsidTr="001229DF">
        <w:tc>
          <w:tcPr>
            <w:tcW w:w="1296" w:type="dxa"/>
          </w:tcPr>
          <w:p w14:paraId="0CAE74D8" w14:textId="77777777" w:rsidR="00617DB5" w:rsidRPr="00C521A9" w:rsidRDefault="00617DB5" w:rsidP="009A52C8">
            <w:pPr>
              <w:pStyle w:val="ListParagraph"/>
              <w:numPr>
                <w:ilvl w:val="0"/>
                <w:numId w:val="70"/>
              </w:numPr>
              <w:jc w:val="center"/>
            </w:pPr>
          </w:p>
        </w:tc>
        <w:tc>
          <w:tcPr>
            <w:tcW w:w="5244" w:type="dxa"/>
            <w:vAlign w:val="center"/>
          </w:tcPr>
          <w:p w14:paraId="0CAE74D9" w14:textId="77777777" w:rsidR="00617DB5" w:rsidRPr="00C521A9" w:rsidRDefault="00617DB5" w:rsidP="00460CA4">
            <w:pPr>
              <w:jc w:val="left"/>
            </w:pPr>
            <w:r w:rsidRPr="00307F32">
              <w:rPr>
                <w:rFonts w:ascii="Times New Roman" w:hAnsi="Times New Roman"/>
                <w:lang w:eastAsia="en-GB"/>
              </w:rPr>
              <w:t>Task Start date/time</w:t>
            </w:r>
          </w:p>
        </w:tc>
        <w:tc>
          <w:tcPr>
            <w:tcW w:w="2476" w:type="dxa"/>
            <w:vAlign w:val="center"/>
          </w:tcPr>
          <w:p w14:paraId="0CAE74D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Assignment</w:t>
            </w:r>
          </w:p>
        </w:tc>
      </w:tr>
      <w:tr w:rsidR="00617DB5" w:rsidRPr="00C521A9" w14:paraId="0CAE74DF" w14:textId="77777777" w:rsidTr="001229DF">
        <w:tc>
          <w:tcPr>
            <w:tcW w:w="1296" w:type="dxa"/>
          </w:tcPr>
          <w:p w14:paraId="0CAE74DC" w14:textId="77777777" w:rsidR="00617DB5" w:rsidRPr="00C521A9" w:rsidRDefault="00617DB5" w:rsidP="009A52C8">
            <w:pPr>
              <w:pStyle w:val="ListParagraph"/>
              <w:numPr>
                <w:ilvl w:val="0"/>
                <w:numId w:val="70"/>
              </w:numPr>
              <w:jc w:val="center"/>
            </w:pPr>
          </w:p>
        </w:tc>
        <w:tc>
          <w:tcPr>
            <w:tcW w:w="5244" w:type="dxa"/>
            <w:vAlign w:val="center"/>
          </w:tcPr>
          <w:p w14:paraId="0CAE74DD" w14:textId="77777777" w:rsidR="00617DB5" w:rsidRPr="00C521A9" w:rsidRDefault="00617DB5" w:rsidP="00D74FDE">
            <w:pPr>
              <w:jc w:val="left"/>
            </w:pPr>
            <w:r w:rsidRPr="00307F32">
              <w:rPr>
                <w:rFonts w:ascii="Times New Roman" w:hAnsi="Times New Roman"/>
                <w:lang w:eastAsia="en-GB"/>
              </w:rPr>
              <w:t>Task Part Delivery Type</w:t>
            </w:r>
          </w:p>
        </w:tc>
        <w:tc>
          <w:tcPr>
            <w:tcW w:w="2476" w:type="dxa"/>
            <w:vAlign w:val="center"/>
          </w:tcPr>
          <w:p w14:paraId="0CAE74D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E3" w14:textId="77777777" w:rsidTr="001229DF">
        <w:tc>
          <w:tcPr>
            <w:tcW w:w="1296" w:type="dxa"/>
          </w:tcPr>
          <w:p w14:paraId="0CAE74E0" w14:textId="77777777" w:rsidR="00617DB5" w:rsidRPr="00C521A9" w:rsidRDefault="00617DB5" w:rsidP="009A52C8">
            <w:pPr>
              <w:pStyle w:val="ListParagraph"/>
              <w:numPr>
                <w:ilvl w:val="0"/>
                <w:numId w:val="70"/>
              </w:numPr>
              <w:jc w:val="center"/>
            </w:pPr>
          </w:p>
        </w:tc>
        <w:tc>
          <w:tcPr>
            <w:tcW w:w="5244" w:type="dxa"/>
            <w:vAlign w:val="center"/>
          </w:tcPr>
          <w:p w14:paraId="0CAE74E1" w14:textId="77777777" w:rsidR="00617DB5" w:rsidRPr="00C521A9" w:rsidRDefault="00617DB5" w:rsidP="00D74FDE">
            <w:pPr>
              <w:jc w:val="left"/>
            </w:pPr>
            <w:r w:rsidRPr="00307F32">
              <w:rPr>
                <w:rFonts w:ascii="Times New Roman" w:hAnsi="Times New Roman"/>
                <w:lang w:eastAsia="en-GB"/>
              </w:rPr>
              <w:t>Task Duration</w:t>
            </w:r>
          </w:p>
        </w:tc>
        <w:tc>
          <w:tcPr>
            <w:tcW w:w="2476" w:type="dxa"/>
            <w:vAlign w:val="center"/>
          </w:tcPr>
          <w:p w14:paraId="0CAE74E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E7" w14:textId="77777777" w:rsidTr="001229DF">
        <w:tc>
          <w:tcPr>
            <w:tcW w:w="1296" w:type="dxa"/>
          </w:tcPr>
          <w:p w14:paraId="0CAE74E4" w14:textId="77777777" w:rsidR="00617DB5" w:rsidRPr="00C521A9" w:rsidRDefault="00617DB5" w:rsidP="009A52C8">
            <w:pPr>
              <w:pStyle w:val="ListParagraph"/>
              <w:numPr>
                <w:ilvl w:val="0"/>
                <w:numId w:val="70"/>
              </w:numPr>
              <w:jc w:val="center"/>
            </w:pPr>
          </w:p>
        </w:tc>
        <w:tc>
          <w:tcPr>
            <w:tcW w:w="5244" w:type="dxa"/>
            <w:vAlign w:val="center"/>
          </w:tcPr>
          <w:p w14:paraId="0CAE74E5" w14:textId="77777777" w:rsidR="00617DB5" w:rsidRPr="00C521A9" w:rsidRDefault="00617DB5" w:rsidP="00D74FDE">
            <w:pPr>
              <w:jc w:val="left"/>
            </w:pPr>
            <w:r w:rsidRPr="00307F32">
              <w:rPr>
                <w:rFonts w:ascii="Times New Roman" w:hAnsi="Times New Roman"/>
                <w:lang w:eastAsia="en-GB"/>
              </w:rPr>
              <w:t>Task Level #</w:t>
            </w:r>
          </w:p>
        </w:tc>
        <w:tc>
          <w:tcPr>
            <w:tcW w:w="2476" w:type="dxa"/>
            <w:vAlign w:val="center"/>
          </w:tcPr>
          <w:p w14:paraId="0CAE74E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EB" w14:textId="77777777" w:rsidTr="001229DF">
        <w:tc>
          <w:tcPr>
            <w:tcW w:w="1296" w:type="dxa"/>
          </w:tcPr>
          <w:p w14:paraId="0CAE74E8" w14:textId="77777777" w:rsidR="00617DB5" w:rsidRPr="00C521A9" w:rsidRDefault="00617DB5" w:rsidP="009A52C8">
            <w:pPr>
              <w:pStyle w:val="ListParagraph"/>
              <w:numPr>
                <w:ilvl w:val="0"/>
                <w:numId w:val="70"/>
              </w:numPr>
              <w:jc w:val="center"/>
            </w:pPr>
          </w:p>
        </w:tc>
        <w:tc>
          <w:tcPr>
            <w:tcW w:w="5244" w:type="dxa"/>
            <w:vAlign w:val="center"/>
          </w:tcPr>
          <w:p w14:paraId="0CAE74E9" w14:textId="77777777" w:rsidR="00617DB5" w:rsidRPr="00C521A9" w:rsidRDefault="00617DB5" w:rsidP="00D74FDE">
            <w:pPr>
              <w:jc w:val="left"/>
            </w:pPr>
            <w:r w:rsidRPr="00307F32">
              <w:rPr>
                <w:rFonts w:ascii="Times New Roman" w:hAnsi="Times New Roman"/>
                <w:lang w:eastAsia="en-GB"/>
              </w:rPr>
              <w:t>Training Job Number</w:t>
            </w:r>
          </w:p>
        </w:tc>
        <w:tc>
          <w:tcPr>
            <w:tcW w:w="2476" w:type="dxa"/>
            <w:vAlign w:val="center"/>
          </w:tcPr>
          <w:p w14:paraId="0CAE74E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EF" w14:textId="77777777" w:rsidTr="001229DF">
        <w:tc>
          <w:tcPr>
            <w:tcW w:w="1296" w:type="dxa"/>
          </w:tcPr>
          <w:p w14:paraId="0CAE74EC" w14:textId="77777777" w:rsidR="00617DB5" w:rsidRPr="00C521A9" w:rsidRDefault="00617DB5" w:rsidP="009A52C8">
            <w:pPr>
              <w:pStyle w:val="ListParagraph"/>
              <w:numPr>
                <w:ilvl w:val="0"/>
                <w:numId w:val="70"/>
              </w:numPr>
              <w:jc w:val="center"/>
            </w:pPr>
          </w:p>
        </w:tc>
        <w:tc>
          <w:tcPr>
            <w:tcW w:w="5244" w:type="dxa"/>
            <w:vAlign w:val="center"/>
          </w:tcPr>
          <w:p w14:paraId="0CAE74ED" w14:textId="6576CA84" w:rsidR="00617DB5" w:rsidRPr="00C521A9" w:rsidRDefault="00617DB5" w:rsidP="00D74FDE">
            <w:pPr>
              <w:jc w:val="left"/>
            </w:pPr>
            <w:r w:rsidRPr="00307F32">
              <w:rPr>
                <w:rFonts w:ascii="Times New Roman" w:hAnsi="Times New Roman"/>
                <w:lang w:eastAsia="en-GB"/>
              </w:rPr>
              <w:t xml:space="preserve">Task OJT FSE </w:t>
            </w:r>
            <w:r w:rsidR="00D01A1B">
              <w:rPr>
                <w:rFonts w:ascii="Times New Roman" w:hAnsi="Times New Roman"/>
                <w:lang w:eastAsia="en-GB"/>
              </w:rPr>
              <w:t>SIEBEL</w:t>
            </w:r>
            <w:r w:rsidRPr="00307F32">
              <w:rPr>
                <w:rFonts w:ascii="Times New Roman" w:hAnsi="Times New Roman"/>
                <w:lang w:eastAsia="en-GB"/>
              </w:rPr>
              <w:t xml:space="preserve"> ID</w:t>
            </w:r>
          </w:p>
        </w:tc>
        <w:tc>
          <w:tcPr>
            <w:tcW w:w="2476" w:type="dxa"/>
            <w:vAlign w:val="center"/>
          </w:tcPr>
          <w:p w14:paraId="0CAE74E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F3" w14:textId="77777777" w:rsidTr="001229DF">
        <w:tc>
          <w:tcPr>
            <w:tcW w:w="1296" w:type="dxa"/>
          </w:tcPr>
          <w:p w14:paraId="0CAE74F0" w14:textId="77777777" w:rsidR="00617DB5" w:rsidRPr="00C521A9" w:rsidRDefault="00617DB5" w:rsidP="009A52C8">
            <w:pPr>
              <w:pStyle w:val="ListParagraph"/>
              <w:numPr>
                <w:ilvl w:val="0"/>
                <w:numId w:val="70"/>
              </w:numPr>
              <w:jc w:val="center"/>
            </w:pPr>
          </w:p>
        </w:tc>
        <w:tc>
          <w:tcPr>
            <w:tcW w:w="5244" w:type="dxa"/>
            <w:vAlign w:val="center"/>
          </w:tcPr>
          <w:p w14:paraId="0CAE74F1" w14:textId="1944078B" w:rsidR="00617DB5" w:rsidRPr="00C521A9" w:rsidRDefault="00617DB5" w:rsidP="00D74FDE">
            <w:pPr>
              <w:jc w:val="left"/>
            </w:pPr>
            <w:r w:rsidRPr="00307F32">
              <w:rPr>
                <w:rFonts w:ascii="Times New Roman" w:hAnsi="Times New Roman"/>
                <w:lang w:eastAsia="en-GB"/>
              </w:rPr>
              <w:t xml:space="preserve">Task Status (not from </w:t>
            </w:r>
            <w:r w:rsidR="00D01A1B">
              <w:rPr>
                <w:rFonts w:ascii="Times New Roman" w:hAnsi="Times New Roman"/>
                <w:lang w:eastAsia="en-GB"/>
              </w:rPr>
              <w:t>SIEBEL</w:t>
            </w:r>
            <w:r w:rsidRPr="00307F32">
              <w:rPr>
                <w:rFonts w:ascii="Times New Roman" w:hAnsi="Times New Roman"/>
                <w:lang w:eastAsia="en-GB"/>
              </w:rPr>
              <w:t>)</w:t>
            </w:r>
          </w:p>
        </w:tc>
        <w:tc>
          <w:tcPr>
            <w:tcW w:w="2476" w:type="dxa"/>
            <w:vAlign w:val="center"/>
          </w:tcPr>
          <w:p w14:paraId="0CAE74F2"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F7" w14:textId="77777777" w:rsidTr="001229DF">
        <w:tc>
          <w:tcPr>
            <w:tcW w:w="1296" w:type="dxa"/>
          </w:tcPr>
          <w:p w14:paraId="0CAE74F4" w14:textId="77777777" w:rsidR="00617DB5" w:rsidRPr="00C521A9" w:rsidRDefault="00617DB5" w:rsidP="009A52C8">
            <w:pPr>
              <w:pStyle w:val="ListParagraph"/>
              <w:numPr>
                <w:ilvl w:val="0"/>
                <w:numId w:val="70"/>
              </w:numPr>
              <w:jc w:val="center"/>
            </w:pPr>
          </w:p>
        </w:tc>
        <w:tc>
          <w:tcPr>
            <w:tcW w:w="5244" w:type="dxa"/>
            <w:vAlign w:val="center"/>
          </w:tcPr>
          <w:p w14:paraId="0CAE74F5" w14:textId="61E20DF3" w:rsidR="00617DB5" w:rsidRPr="00C521A9" w:rsidRDefault="00617DB5" w:rsidP="000B2DA2">
            <w:pPr>
              <w:jc w:val="left"/>
            </w:pPr>
            <w:r w:rsidRPr="00307F32">
              <w:rPr>
                <w:rFonts w:ascii="Times New Roman" w:hAnsi="Times New Roman"/>
                <w:lang w:eastAsia="en-GB"/>
              </w:rPr>
              <w:t xml:space="preserve">Task Preferred FSE </w:t>
            </w:r>
            <w:r w:rsidR="00D01A1B">
              <w:rPr>
                <w:rFonts w:ascii="Times New Roman" w:hAnsi="Times New Roman"/>
                <w:lang w:eastAsia="en-GB"/>
              </w:rPr>
              <w:t>SIEBEL</w:t>
            </w:r>
            <w:r w:rsidRPr="00307F32">
              <w:rPr>
                <w:rFonts w:ascii="Times New Roman" w:hAnsi="Times New Roman"/>
                <w:lang w:eastAsia="en-GB"/>
              </w:rPr>
              <w:t xml:space="preserve"> IDs (separated by "</w:t>
            </w:r>
            <w:r w:rsidR="000B2DA2">
              <w:rPr>
                <w:rFonts w:ascii="Times New Roman" w:hAnsi="Times New Roman"/>
                <w:lang w:eastAsia="en-GB"/>
              </w:rPr>
              <w:t>;</w:t>
            </w:r>
            <w:r w:rsidRPr="00307F32">
              <w:rPr>
                <w:rFonts w:ascii="Times New Roman" w:hAnsi="Times New Roman"/>
                <w:lang w:eastAsia="en-GB"/>
              </w:rPr>
              <w:t>")</w:t>
            </w:r>
          </w:p>
        </w:tc>
        <w:tc>
          <w:tcPr>
            <w:tcW w:w="2476" w:type="dxa"/>
            <w:vAlign w:val="center"/>
          </w:tcPr>
          <w:p w14:paraId="0CAE74F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FB" w14:textId="77777777" w:rsidTr="001229DF">
        <w:tc>
          <w:tcPr>
            <w:tcW w:w="1296" w:type="dxa"/>
          </w:tcPr>
          <w:p w14:paraId="0CAE74F8" w14:textId="77777777" w:rsidR="00617DB5" w:rsidRPr="00C521A9" w:rsidRDefault="00617DB5" w:rsidP="009A52C8">
            <w:pPr>
              <w:pStyle w:val="ListParagraph"/>
              <w:numPr>
                <w:ilvl w:val="0"/>
                <w:numId w:val="70"/>
              </w:numPr>
              <w:jc w:val="center"/>
            </w:pPr>
          </w:p>
        </w:tc>
        <w:tc>
          <w:tcPr>
            <w:tcW w:w="5244" w:type="dxa"/>
            <w:vAlign w:val="center"/>
          </w:tcPr>
          <w:p w14:paraId="0CAE74F9" w14:textId="383E14CB" w:rsidR="00617DB5" w:rsidRPr="00C521A9" w:rsidRDefault="00617DB5" w:rsidP="000B2DA2">
            <w:pPr>
              <w:jc w:val="left"/>
            </w:pPr>
            <w:r w:rsidRPr="00307F32">
              <w:rPr>
                <w:rFonts w:ascii="Times New Roman" w:hAnsi="Times New Roman"/>
                <w:lang w:eastAsia="en-GB"/>
              </w:rPr>
              <w:t xml:space="preserve">Task Required FSE </w:t>
            </w:r>
            <w:r w:rsidR="00D01A1B">
              <w:rPr>
                <w:rFonts w:ascii="Times New Roman" w:hAnsi="Times New Roman"/>
                <w:lang w:eastAsia="en-GB"/>
              </w:rPr>
              <w:t>SIEBEL</w:t>
            </w:r>
            <w:r w:rsidRPr="00307F32">
              <w:rPr>
                <w:rFonts w:ascii="Times New Roman" w:hAnsi="Times New Roman"/>
                <w:lang w:eastAsia="en-GB"/>
              </w:rPr>
              <w:t xml:space="preserve"> IDs (separated by "</w:t>
            </w:r>
            <w:r w:rsidR="000B2DA2">
              <w:rPr>
                <w:rFonts w:ascii="Times New Roman" w:hAnsi="Times New Roman"/>
                <w:lang w:eastAsia="en-GB"/>
              </w:rPr>
              <w:t>;</w:t>
            </w:r>
            <w:r w:rsidRPr="00307F32">
              <w:rPr>
                <w:rFonts w:ascii="Times New Roman" w:hAnsi="Times New Roman"/>
                <w:lang w:eastAsia="en-GB"/>
              </w:rPr>
              <w:t>")</w:t>
            </w:r>
          </w:p>
        </w:tc>
        <w:tc>
          <w:tcPr>
            <w:tcW w:w="2476" w:type="dxa"/>
            <w:vAlign w:val="center"/>
          </w:tcPr>
          <w:p w14:paraId="0CAE74F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4FF" w14:textId="77777777" w:rsidTr="001229DF">
        <w:tc>
          <w:tcPr>
            <w:tcW w:w="1296" w:type="dxa"/>
          </w:tcPr>
          <w:p w14:paraId="0CAE74FC" w14:textId="77777777" w:rsidR="00617DB5" w:rsidRPr="00C521A9" w:rsidRDefault="00617DB5" w:rsidP="009A52C8">
            <w:pPr>
              <w:pStyle w:val="ListParagraph"/>
              <w:numPr>
                <w:ilvl w:val="0"/>
                <w:numId w:val="70"/>
              </w:numPr>
              <w:jc w:val="center"/>
            </w:pPr>
          </w:p>
        </w:tc>
        <w:tc>
          <w:tcPr>
            <w:tcW w:w="5244" w:type="dxa"/>
            <w:vAlign w:val="center"/>
          </w:tcPr>
          <w:p w14:paraId="0CAE74FD" w14:textId="77777777" w:rsidR="00617DB5" w:rsidRPr="00C521A9" w:rsidRDefault="00617DB5" w:rsidP="00D74FDE">
            <w:pPr>
              <w:jc w:val="left"/>
            </w:pPr>
            <w:r w:rsidRPr="00307F32">
              <w:rPr>
                <w:rFonts w:ascii="Times New Roman" w:hAnsi="Times New Roman"/>
                <w:lang w:eastAsia="en-GB"/>
              </w:rPr>
              <w:t>Contract Offering family (calculation only)</w:t>
            </w:r>
          </w:p>
        </w:tc>
        <w:tc>
          <w:tcPr>
            <w:tcW w:w="2476" w:type="dxa"/>
            <w:vAlign w:val="center"/>
          </w:tcPr>
          <w:p w14:paraId="0CAE74F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Task</w:t>
            </w:r>
          </w:p>
        </w:tc>
      </w:tr>
      <w:tr w:rsidR="00617DB5" w:rsidRPr="00C521A9" w14:paraId="0CAE7503" w14:textId="77777777" w:rsidTr="001229DF">
        <w:tc>
          <w:tcPr>
            <w:tcW w:w="1296" w:type="dxa"/>
          </w:tcPr>
          <w:p w14:paraId="0CAE7500" w14:textId="77777777" w:rsidR="00617DB5" w:rsidRPr="00C521A9" w:rsidRDefault="00617DB5" w:rsidP="009A52C8">
            <w:pPr>
              <w:pStyle w:val="ListParagraph"/>
              <w:numPr>
                <w:ilvl w:val="0"/>
                <w:numId w:val="70"/>
              </w:numPr>
              <w:jc w:val="center"/>
            </w:pPr>
          </w:p>
        </w:tc>
        <w:tc>
          <w:tcPr>
            <w:tcW w:w="5244" w:type="dxa"/>
            <w:vAlign w:val="center"/>
          </w:tcPr>
          <w:p w14:paraId="0CAE7501" w14:textId="40B090B4" w:rsidR="00617DB5" w:rsidRPr="00C521A9" w:rsidRDefault="00617DB5" w:rsidP="00617DB5">
            <w:pPr>
              <w:jc w:val="left"/>
            </w:pPr>
            <w:r w:rsidRPr="00307F32">
              <w:rPr>
                <w:rFonts w:ascii="Times New Roman" w:hAnsi="Times New Roman"/>
                <w:lang w:eastAsia="en-GB"/>
              </w:rPr>
              <w:t>Task CRM System Name (</w:t>
            </w:r>
            <w:r w:rsidR="00D01A1B">
              <w:rPr>
                <w:rFonts w:ascii="Times New Roman" w:hAnsi="Times New Roman"/>
                <w:lang w:eastAsia="en-GB"/>
              </w:rPr>
              <w:t>SIEBEL</w:t>
            </w:r>
            <w:r w:rsidRPr="00307F32">
              <w:rPr>
                <w:rFonts w:ascii="Times New Roman" w:hAnsi="Times New Roman"/>
                <w:lang w:eastAsia="en-GB"/>
              </w:rPr>
              <w:t>/Siebel)</w:t>
            </w:r>
            <w:r w:rsidRPr="00C521A9" w:rsidDel="00617DB5">
              <w:t xml:space="preserve"> </w:t>
            </w:r>
          </w:p>
        </w:tc>
        <w:tc>
          <w:tcPr>
            <w:tcW w:w="2476" w:type="dxa"/>
            <w:vAlign w:val="center"/>
          </w:tcPr>
          <w:p w14:paraId="0CAE7502" w14:textId="77777777" w:rsidR="00617DB5" w:rsidRPr="00307F32" w:rsidRDefault="00617DB5">
            <w:pPr>
              <w:spacing w:after="0" w:line="240" w:lineRule="auto"/>
              <w:jc w:val="left"/>
              <w:rPr>
                <w:rFonts w:ascii="Times New Roman" w:hAnsi="Times New Roman"/>
                <w:lang w:eastAsia="en-GB"/>
              </w:rPr>
            </w:pPr>
            <w:r>
              <w:rPr>
                <w:rFonts w:ascii="Times New Roman" w:hAnsi="Times New Roman"/>
                <w:lang w:eastAsia="en-GB"/>
              </w:rPr>
              <w:t>Task</w:t>
            </w:r>
          </w:p>
        </w:tc>
      </w:tr>
      <w:tr w:rsidR="00617DB5" w:rsidRPr="00C521A9" w14:paraId="0CAE7507" w14:textId="77777777" w:rsidTr="001229DF">
        <w:tc>
          <w:tcPr>
            <w:tcW w:w="1296" w:type="dxa"/>
          </w:tcPr>
          <w:p w14:paraId="0CAE7504" w14:textId="77777777" w:rsidR="00617DB5" w:rsidRPr="00C521A9" w:rsidRDefault="00617DB5" w:rsidP="009A52C8">
            <w:pPr>
              <w:pStyle w:val="ListParagraph"/>
              <w:numPr>
                <w:ilvl w:val="0"/>
                <w:numId w:val="70"/>
              </w:numPr>
              <w:jc w:val="center"/>
            </w:pPr>
          </w:p>
        </w:tc>
        <w:tc>
          <w:tcPr>
            <w:tcW w:w="5244" w:type="dxa"/>
            <w:vAlign w:val="center"/>
          </w:tcPr>
          <w:p w14:paraId="0CAE7505" w14:textId="77777777" w:rsidR="00617DB5" w:rsidRPr="00C521A9" w:rsidRDefault="00617DB5" w:rsidP="00617DB5">
            <w:pPr>
              <w:jc w:val="left"/>
            </w:pPr>
            <w:r w:rsidRPr="00307F32">
              <w:rPr>
                <w:rFonts w:ascii="Times New Roman" w:hAnsi="Times New Roman"/>
                <w:lang w:eastAsia="en-GB"/>
              </w:rPr>
              <w:t>Task Assigned FSE ID</w:t>
            </w:r>
          </w:p>
        </w:tc>
        <w:tc>
          <w:tcPr>
            <w:tcW w:w="2476" w:type="dxa"/>
            <w:vAlign w:val="center"/>
          </w:tcPr>
          <w:p w14:paraId="0CAE7506"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Assignment</w:t>
            </w:r>
          </w:p>
        </w:tc>
      </w:tr>
      <w:tr w:rsidR="00617DB5" w:rsidRPr="00C521A9" w14:paraId="0CAE750B" w14:textId="77777777" w:rsidTr="001229DF">
        <w:tc>
          <w:tcPr>
            <w:tcW w:w="1296" w:type="dxa"/>
          </w:tcPr>
          <w:p w14:paraId="0CAE7508" w14:textId="77777777" w:rsidR="00617DB5" w:rsidRPr="00C521A9" w:rsidRDefault="00617DB5" w:rsidP="009A52C8">
            <w:pPr>
              <w:pStyle w:val="ListParagraph"/>
              <w:numPr>
                <w:ilvl w:val="0"/>
                <w:numId w:val="70"/>
              </w:numPr>
              <w:jc w:val="center"/>
            </w:pPr>
          </w:p>
        </w:tc>
        <w:tc>
          <w:tcPr>
            <w:tcW w:w="5244" w:type="dxa"/>
            <w:vAlign w:val="center"/>
          </w:tcPr>
          <w:p w14:paraId="0CAE7509" w14:textId="50AC24E1" w:rsidR="00617DB5" w:rsidRPr="00C521A9" w:rsidRDefault="00617DB5" w:rsidP="00617DB5">
            <w:pPr>
              <w:jc w:val="left"/>
            </w:pPr>
            <w:r w:rsidRPr="00307F32">
              <w:rPr>
                <w:rFonts w:ascii="Times New Roman" w:hAnsi="Times New Roman"/>
                <w:lang w:eastAsia="en-GB"/>
              </w:rPr>
              <w:t xml:space="preserve">Task Assigned FSE </w:t>
            </w:r>
            <w:r w:rsidR="00D01A1B">
              <w:rPr>
                <w:rFonts w:ascii="Times New Roman" w:hAnsi="Times New Roman"/>
                <w:lang w:eastAsia="en-GB"/>
              </w:rPr>
              <w:t>SIEBEL</w:t>
            </w:r>
            <w:r w:rsidRPr="00307F32">
              <w:rPr>
                <w:rFonts w:ascii="Times New Roman" w:hAnsi="Times New Roman"/>
                <w:lang w:eastAsia="en-GB"/>
              </w:rPr>
              <w:t xml:space="preserve"> ID</w:t>
            </w:r>
          </w:p>
        </w:tc>
        <w:tc>
          <w:tcPr>
            <w:tcW w:w="2476" w:type="dxa"/>
            <w:vAlign w:val="center"/>
          </w:tcPr>
          <w:p w14:paraId="0CAE750A"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Assignment</w:t>
            </w:r>
          </w:p>
        </w:tc>
      </w:tr>
      <w:tr w:rsidR="00617DB5" w:rsidRPr="00C521A9" w14:paraId="0CAE750F" w14:textId="77777777" w:rsidTr="001229DF">
        <w:tc>
          <w:tcPr>
            <w:tcW w:w="1296" w:type="dxa"/>
          </w:tcPr>
          <w:p w14:paraId="0CAE750C" w14:textId="77777777" w:rsidR="00617DB5" w:rsidRPr="00C521A9" w:rsidRDefault="00617DB5" w:rsidP="009A52C8">
            <w:pPr>
              <w:pStyle w:val="ListParagraph"/>
              <w:numPr>
                <w:ilvl w:val="0"/>
                <w:numId w:val="70"/>
              </w:numPr>
              <w:jc w:val="center"/>
            </w:pPr>
          </w:p>
        </w:tc>
        <w:tc>
          <w:tcPr>
            <w:tcW w:w="5244" w:type="dxa"/>
            <w:vAlign w:val="center"/>
          </w:tcPr>
          <w:p w14:paraId="0CAE750D" w14:textId="77777777" w:rsidR="00617DB5" w:rsidRPr="00C521A9" w:rsidRDefault="00617DB5" w:rsidP="00D74FDE">
            <w:pPr>
              <w:jc w:val="left"/>
            </w:pPr>
            <w:r w:rsidRPr="00307F32">
              <w:rPr>
                <w:rFonts w:ascii="Times New Roman" w:hAnsi="Times New Roman"/>
                <w:lang w:eastAsia="en-GB"/>
              </w:rPr>
              <w:t>Task Assigned FSE SSO ID</w:t>
            </w:r>
            <w:r w:rsidRPr="00C521A9" w:rsidDel="00617DB5">
              <w:t xml:space="preserve"> </w:t>
            </w:r>
          </w:p>
        </w:tc>
        <w:tc>
          <w:tcPr>
            <w:tcW w:w="2476" w:type="dxa"/>
            <w:vAlign w:val="center"/>
          </w:tcPr>
          <w:p w14:paraId="0CAE750E" w14:textId="77777777" w:rsidR="00617DB5" w:rsidRPr="00307F32" w:rsidRDefault="00617DB5">
            <w:pPr>
              <w:spacing w:after="0" w:line="240" w:lineRule="auto"/>
              <w:jc w:val="left"/>
              <w:rPr>
                <w:rFonts w:ascii="Times New Roman" w:hAnsi="Times New Roman"/>
                <w:lang w:eastAsia="en-GB"/>
              </w:rPr>
            </w:pPr>
            <w:r w:rsidRPr="00307F32">
              <w:rPr>
                <w:rFonts w:ascii="Times New Roman" w:hAnsi="Times New Roman"/>
                <w:lang w:eastAsia="en-GB"/>
              </w:rPr>
              <w:t>Assignment</w:t>
            </w:r>
          </w:p>
        </w:tc>
      </w:tr>
      <w:tr w:rsidR="00617DB5" w:rsidRPr="00C521A9" w:rsidDel="00617DB5" w14:paraId="0CAE7513" w14:textId="77777777" w:rsidTr="001229DF">
        <w:tc>
          <w:tcPr>
            <w:tcW w:w="1296" w:type="dxa"/>
          </w:tcPr>
          <w:p w14:paraId="0CAE7510" w14:textId="77777777" w:rsidR="00617DB5" w:rsidRPr="00C521A9" w:rsidDel="00617DB5" w:rsidRDefault="00617DB5" w:rsidP="009A52C8">
            <w:pPr>
              <w:pStyle w:val="ListParagraph"/>
              <w:numPr>
                <w:ilvl w:val="0"/>
                <w:numId w:val="70"/>
              </w:numPr>
              <w:jc w:val="center"/>
            </w:pPr>
          </w:p>
        </w:tc>
        <w:tc>
          <w:tcPr>
            <w:tcW w:w="5244" w:type="dxa"/>
            <w:vAlign w:val="center"/>
          </w:tcPr>
          <w:p w14:paraId="0CAE7511" w14:textId="77777777" w:rsidR="00617DB5" w:rsidRPr="00307F32" w:rsidRDefault="00617DB5" w:rsidP="00D74FDE">
            <w:pPr>
              <w:jc w:val="left"/>
              <w:rPr>
                <w:rFonts w:ascii="Times New Roman" w:hAnsi="Times New Roman"/>
                <w:lang w:eastAsia="en-GB"/>
              </w:rPr>
            </w:pPr>
            <w:r w:rsidRPr="00307F32">
              <w:rPr>
                <w:rFonts w:ascii="Times New Roman" w:hAnsi="Times New Roman"/>
                <w:lang w:eastAsia="en-GB"/>
              </w:rPr>
              <w:t>Macro version</w:t>
            </w:r>
          </w:p>
        </w:tc>
        <w:tc>
          <w:tcPr>
            <w:tcW w:w="2476" w:type="dxa"/>
            <w:vAlign w:val="center"/>
          </w:tcPr>
          <w:p w14:paraId="0CAE7512" w14:textId="77777777" w:rsidR="00617DB5" w:rsidRPr="00307F32" w:rsidRDefault="00617DB5">
            <w:pPr>
              <w:spacing w:after="0" w:line="240" w:lineRule="auto"/>
              <w:jc w:val="left"/>
              <w:rPr>
                <w:rFonts w:ascii="Times New Roman" w:hAnsi="Times New Roman"/>
                <w:lang w:eastAsia="en-GB"/>
              </w:rPr>
            </w:pPr>
            <w:r>
              <w:rPr>
                <w:rFonts w:ascii="Times New Roman" w:hAnsi="Times New Roman"/>
                <w:lang w:eastAsia="en-GB"/>
              </w:rPr>
              <w:t>Task</w:t>
            </w:r>
          </w:p>
        </w:tc>
      </w:tr>
      <w:tr w:rsidR="00617DB5" w:rsidRPr="00C521A9" w:rsidDel="00617DB5" w14:paraId="0CAE7517" w14:textId="77777777" w:rsidTr="001229DF">
        <w:tc>
          <w:tcPr>
            <w:tcW w:w="1296" w:type="dxa"/>
          </w:tcPr>
          <w:p w14:paraId="0CAE7514" w14:textId="77777777" w:rsidR="00617DB5" w:rsidRPr="00C521A9" w:rsidDel="00617DB5" w:rsidRDefault="00617DB5" w:rsidP="009A52C8">
            <w:pPr>
              <w:pStyle w:val="ListParagraph"/>
              <w:numPr>
                <w:ilvl w:val="0"/>
                <w:numId w:val="70"/>
              </w:numPr>
              <w:jc w:val="center"/>
            </w:pPr>
          </w:p>
        </w:tc>
        <w:tc>
          <w:tcPr>
            <w:tcW w:w="5244" w:type="dxa"/>
            <w:vAlign w:val="center"/>
          </w:tcPr>
          <w:p w14:paraId="0CAE7515" w14:textId="77777777" w:rsidR="00617DB5" w:rsidRPr="00307F32" w:rsidRDefault="00617DB5" w:rsidP="00D74FDE">
            <w:pPr>
              <w:jc w:val="left"/>
              <w:rPr>
                <w:rFonts w:ascii="Times New Roman" w:hAnsi="Times New Roman"/>
                <w:lang w:eastAsia="en-GB"/>
              </w:rPr>
            </w:pPr>
            <w:r w:rsidRPr="00307F32">
              <w:rPr>
                <w:rFonts w:ascii="Times New Roman" w:hAnsi="Times New Roman"/>
                <w:lang w:eastAsia="en-GB"/>
              </w:rPr>
              <w:t>MobileStamp</w:t>
            </w:r>
          </w:p>
        </w:tc>
        <w:tc>
          <w:tcPr>
            <w:tcW w:w="2476" w:type="dxa"/>
            <w:vAlign w:val="center"/>
          </w:tcPr>
          <w:p w14:paraId="0CAE7516" w14:textId="77777777" w:rsidR="00617DB5" w:rsidRPr="00307F32" w:rsidRDefault="00617DB5">
            <w:pPr>
              <w:spacing w:after="0" w:line="240" w:lineRule="auto"/>
              <w:jc w:val="left"/>
              <w:rPr>
                <w:rFonts w:ascii="Times New Roman" w:hAnsi="Times New Roman"/>
                <w:lang w:eastAsia="en-GB"/>
              </w:rPr>
            </w:pPr>
            <w:r>
              <w:rPr>
                <w:rFonts w:ascii="Times New Roman" w:hAnsi="Times New Roman"/>
                <w:lang w:eastAsia="en-GB"/>
              </w:rPr>
              <w:t>Task</w:t>
            </w:r>
          </w:p>
        </w:tc>
      </w:tr>
      <w:tr w:rsidR="00D50B02" w:rsidRPr="00C521A9" w:rsidDel="00617DB5" w14:paraId="0CAE751B" w14:textId="77777777" w:rsidTr="001229DF">
        <w:tc>
          <w:tcPr>
            <w:tcW w:w="1296" w:type="dxa"/>
          </w:tcPr>
          <w:p w14:paraId="0CAE7518" w14:textId="77777777" w:rsidR="00D50B02" w:rsidRPr="00C521A9" w:rsidDel="00617DB5" w:rsidRDefault="00D50B02" w:rsidP="009A52C8">
            <w:pPr>
              <w:pStyle w:val="ListParagraph"/>
              <w:numPr>
                <w:ilvl w:val="0"/>
                <w:numId w:val="70"/>
              </w:numPr>
              <w:jc w:val="center"/>
            </w:pPr>
          </w:p>
        </w:tc>
        <w:tc>
          <w:tcPr>
            <w:tcW w:w="5244" w:type="dxa"/>
            <w:vAlign w:val="center"/>
          </w:tcPr>
          <w:p w14:paraId="0CAE7519" w14:textId="77777777" w:rsidR="00D50B02" w:rsidRPr="00307F32" w:rsidRDefault="00D50B02" w:rsidP="00D74FDE">
            <w:pPr>
              <w:jc w:val="left"/>
              <w:rPr>
                <w:rFonts w:ascii="Times New Roman" w:hAnsi="Times New Roman"/>
                <w:lang w:eastAsia="en-GB"/>
              </w:rPr>
            </w:pPr>
            <w:r>
              <w:rPr>
                <w:rFonts w:ascii="Times New Roman" w:hAnsi="Times New Roman"/>
                <w:lang w:eastAsia="en-GB"/>
              </w:rPr>
              <w:t>SiteID</w:t>
            </w:r>
          </w:p>
        </w:tc>
        <w:tc>
          <w:tcPr>
            <w:tcW w:w="2476" w:type="dxa"/>
            <w:vAlign w:val="center"/>
          </w:tcPr>
          <w:p w14:paraId="0CAE751A" w14:textId="77777777" w:rsidR="00D50B02" w:rsidRDefault="00D50B02">
            <w:pPr>
              <w:spacing w:after="0" w:line="240" w:lineRule="auto"/>
              <w:jc w:val="left"/>
              <w:rPr>
                <w:rFonts w:ascii="Times New Roman" w:hAnsi="Times New Roman"/>
                <w:lang w:eastAsia="en-GB"/>
              </w:rPr>
            </w:pPr>
            <w:r>
              <w:rPr>
                <w:rFonts w:ascii="Times New Roman" w:hAnsi="Times New Roman"/>
                <w:lang w:eastAsia="en-GB"/>
              </w:rPr>
              <w:t>Task</w:t>
            </w:r>
          </w:p>
        </w:tc>
      </w:tr>
      <w:tr w:rsidR="00D50B02" w:rsidRPr="00C521A9" w:rsidDel="00617DB5" w14:paraId="0CAE751F" w14:textId="77777777" w:rsidTr="001229DF">
        <w:tc>
          <w:tcPr>
            <w:tcW w:w="1296" w:type="dxa"/>
          </w:tcPr>
          <w:p w14:paraId="0CAE751C" w14:textId="77777777" w:rsidR="00D50B02" w:rsidRPr="00C521A9" w:rsidDel="00617DB5" w:rsidRDefault="00D50B02" w:rsidP="009A52C8">
            <w:pPr>
              <w:pStyle w:val="ListParagraph"/>
              <w:numPr>
                <w:ilvl w:val="0"/>
                <w:numId w:val="70"/>
              </w:numPr>
              <w:jc w:val="center"/>
            </w:pPr>
          </w:p>
        </w:tc>
        <w:tc>
          <w:tcPr>
            <w:tcW w:w="5244" w:type="dxa"/>
            <w:vAlign w:val="center"/>
          </w:tcPr>
          <w:p w14:paraId="0CAE751D" w14:textId="77777777" w:rsidR="00D50B02" w:rsidRDefault="00D50B02" w:rsidP="00D74FDE">
            <w:pPr>
              <w:jc w:val="left"/>
              <w:rPr>
                <w:rFonts w:ascii="Times New Roman" w:hAnsi="Times New Roman"/>
                <w:lang w:eastAsia="en-GB"/>
              </w:rPr>
            </w:pPr>
            <w:r>
              <w:rPr>
                <w:rFonts w:ascii="Times New Roman" w:hAnsi="Times New Roman"/>
                <w:lang w:eastAsia="en-GB"/>
              </w:rPr>
              <w:t>Site Display ID</w:t>
            </w:r>
          </w:p>
        </w:tc>
        <w:tc>
          <w:tcPr>
            <w:tcW w:w="2476" w:type="dxa"/>
            <w:vAlign w:val="center"/>
          </w:tcPr>
          <w:p w14:paraId="0CAE751E" w14:textId="77777777" w:rsidR="00D50B02" w:rsidRDefault="00D50B02">
            <w:pPr>
              <w:spacing w:after="0" w:line="240" w:lineRule="auto"/>
              <w:jc w:val="left"/>
              <w:rPr>
                <w:rFonts w:ascii="Times New Roman" w:hAnsi="Times New Roman"/>
                <w:lang w:eastAsia="en-GB"/>
              </w:rPr>
            </w:pPr>
            <w:r>
              <w:rPr>
                <w:rFonts w:ascii="Times New Roman" w:hAnsi="Times New Roman"/>
                <w:lang w:eastAsia="en-GB"/>
              </w:rPr>
              <w:t>Task</w:t>
            </w:r>
          </w:p>
        </w:tc>
      </w:tr>
      <w:tr w:rsidR="001229DF" w:rsidRPr="00C521A9" w:rsidDel="00617DB5" w14:paraId="2419DB7C" w14:textId="77777777" w:rsidTr="001229DF">
        <w:tc>
          <w:tcPr>
            <w:tcW w:w="1296" w:type="dxa"/>
          </w:tcPr>
          <w:p w14:paraId="205B50F4" w14:textId="06EE420F" w:rsidR="001229DF" w:rsidRDefault="001229DF" w:rsidP="009A52C8">
            <w:pPr>
              <w:pStyle w:val="ListParagraph"/>
              <w:numPr>
                <w:ilvl w:val="0"/>
                <w:numId w:val="70"/>
              </w:numPr>
              <w:jc w:val="center"/>
            </w:pPr>
          </w:p>
        </w:tc>
        <w:tc>
          <w:tcPr>
            <w:tcW w:w="5244" w:type="dxa"/>
            <w:vAlign w:val="center"/>
          </w:tcPr>
          <w:p w14:paraId="6A3D5FBA" w14:textId="22ECDDBF" w:rsidR="001229DF" w:rsidRDefault="001229DF" w:rsidP="00D74FDE">
            <w:pPr>
              <w:jc w:val="left"/>
              <w:rPr>
                <w:rFonts w:ascii="Times New Roman" w:hAnsi="Times New Roman"/>
                <w:lang w:eastAsia="en-GB"/>
              </w:rPr>
            </w:pPr>
            <w:r>
              <w:rPr>
                <w:rFonts w:ascii="Times New Roman" w:hAnsi="Times New Roman"/>
                <w:lang w:eastAsia="en-GB"/>
              </w:rPr>
              <w:t>Incomplete Substatus</w:t>
            </w:r>
          </w:p>
        </w:tc>
        <w:tc>
          <w:tcPr>
            <w:tcW w:w="2476" w:type="dxa"/>
            <w:vAlign w:val="center"/>
          </w:tcPr>
          <w:p w14:paraId="4F8E6086" w14:textId="7403A1DB" w:rsidR="001229DF" w:rsidRDefault="001229DF">
            <w:pPr>
              <w:spacing w:after="0" w:line="240" w:lineRule="auto"/>
              <w:jc w:val="left"/>
              <w:rPr>
                <w:rFonts w:ascii="Times New Roman" w:hAnsi="Times New Roman"/>
                <w:lang w:eastAsia="en-GB"/>
              </w:rPr>
            </w:pPr>
            <w:r>
              <w:rPr>
                <w:rFonts w:ascii="Times New Roman" w:hAnsi="Times New Roman"/>
                <w:lang w:eastAsia="en-GB"/>
              </w:rPr>
              <w:t>Task</w:t>
            </w:r>
          </w:p>
        </w:tc>
      </w:tr>
      <w:tr w:rsidR="001229DF" w:rsidRPr="00C521A9" w:rsidDel="00617DB5" w14:paraId="3B9355D0" w14:textId="77777777" w:rsidTr="001229DF">
        <w:tc>
          <w:tcPr>
            <w:tcW w:w="1296" w:type="dxa"/>
          </w:tcPr>
          <w:p w14:paraId="0BD89208" w14:textId="77777777" w:rsidR="001229DF" w:rsidRPr="00C521A9" w:rsidDel="00617DB5" w:rsidRDefault="001229DF" w:rsidP="009A52C8">
            <w:pPr>
              <w:pStyle w:val="ListParagraph"/>
              <w:numPr>
                <w:ilvl w:val="0"/>
                <w:numId w:val="70"/>
              </w:numPr>
              <w:jc w:val="center"/>
            </w:pPr>
          </w:p>
        </w:tc>
        <w:tc>
          <w:tcPr>
            <w:tcW w:w="5244" w:type="dxa"/>
            <w:vAlign w:val="center"/>
          </w:tcPr>
          <w:p w14:paraId="0E66FE19" w14:textId="4A65349C" w:rsidR="001229DF" w:rsidRDefault="001229DF" w:rsidP="00D74FDE">
            <w:pPr>
              <w:jc w:val="left"/>
              <w:rPr>
                <w:rFonts w:ascii="Times New Roman" w:hAnsi="Times New Roman"/>
                <w:lang w:eastAsia="en-GB"/>
              </w:rPr>
            </w:pPr>
            <w:r>
              <w:rPr>
                <w:rFonts w:ascii="Times New Roman" w:hAnsi="Times New Roman"/>
                <w:lang w:eastAsia="en-GB"/>
              </w:rPr>
              <w:t>Jeopardy Substatus</w:t>
            </w:r>
          </w:p>
        </w:tc>
        <w:tc>
          <w:tcPr>
            <w:tcW w:w="2476" w:type="dxa"/>
            <w:vAlign w:val="center"/>
          </w:tcPr>
          <w:p w14:paraId="202EB99C" w14:textId="27A02DCC" w:rsidR="001229DF" w:rsidRDefault="001229DF">
            <w:pPr>
              <w:spacing w:after="0" w:line="240" w:lineRule="auto"/>
              <w:jc w:val="left"/>
              <w:rPr>
                <w:rFonts w:ascii="Times New Roman" w:hAnsi="Times New Roman"/>
                <w:lang w:eastAsia="en-GB"/>
              </w:rPr>
            </w:pPr>
            <w:r>
              <w:rPr>
                <w:rFonts w:ascii="Times New Roman" w:hAnsi="Times New Roman"/>
                <w:lang w:eastAsia="en-GB"/>
              </w:rPr>
              <w:t>Task</w:t>
            </w:r>
          </w:p>
        </w:tc>
      </w:tr>
      <w:tr w:rsidR="001229DF" w:rsidRPr="00C521A9" w:rsidDel="00617DB5" w14:paraId="107AE778" w14:textId="77777777" w:rsidTr="001229DF">
        <w:tc>
          <w:tcPr>
            <w:tcW w:w="1296" w:type="dxa"/>
          </w:tcPr>
          <w:p w14:paraId="085F8BED" w14:textId="77777777" w:rsidR="001229DF" w:rsidRDefault="001229DF" w:rsidP="009A52C8">
            <w:pPr>
              <w:pStyle w:val="ListParagraph"/>
              <w:numPr>
                <w:ilvl w:val="0"/>
                <w:numId w:val="70"/>
              </w:numPr>
              <w:jc w:val="center"/>
            </w:pPr>
          </w:p>
        </w:tc>
        <w:tc>
          <w:tcPr>
            <w:tcW w:w="5244" w:type="dxa"/>
            <w:vAlign w:val="center"/>
          </w:tcPr>
          <w:p w14:paraId="5487B932" w14:textId="19F914D3" w:rsidR="001229DF" w:rsidRDefault="001229DF" w:rsidP="00D74FDE">
            <w:pPr>
              <w:jc w:val="left"/>
              <w:rPr>
                <w:rFonts w:ascii="Times New Roman" w:hAnsi="Times New Roman"/>
                <w:lang w:eastAsia="en-GB"/>
              </w:rPr>
            </w:pPr>
            <w:r>
              <w:rPr>
                <w:rFonts w:ascii="Times New Roman" w:hAnsi="Times New Roman"/>
                <w:lang w:eastAsia="en-GB"/>
              </w:rPr>
              <w:t>Scheduling Policy</w:t>
            </w:r>
          </w:p>
        </w:tc>
        <w:tc>
          <w:tcPr>
            <w:tcW w:w="2476" w:type="dxa"/>
            <w:vAlign w:val="center"/>
          </w:tcPr>
          <w:p w14:paraId="75D8928B" w14:textId="03A09203" w:rsidR="001229DF" w:rsidRDefault="001229DF">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7A5BA92A" w14:textId="77777777" w:rsidTr="001229DF">
        <w:tc>
          <w:tcPr>
            <w:tcW w:w="1296" w:type="dxa"/>
          </w:tcPr>
          <w:p w14:paraId="06985CC4" w14:textId="77777777" w:rsidR="00BD14D9" w:rsidRPr="00C521A9" w:rsidDel="00617DB5" w:rsidRDefault="00BD14D9" w:rsidP="009A52C8">
            <w:pPr>
              <w:pStyle w:val="ListParagraph"/>
              <w:numPr>
                <w:ilvl w:val="0"/>
                <w:numId w:val="70"/>
              </w:numPr>
              <w:jc w:val="center"/>
            </w:pPr>
          </w:p>
        </w:tc>
        <w:tc>
          <w:tcPr>
            <w:tcW w:w="5244" w:type="dxa"/>
            <w:vAlign w:val="center"/>
          </w:tcPr>
          <w:p w14:paraId="1E2B887F" w14:textId="114320B5" w:rsidR="00BD14D9" w:rsidRDefault="00BD14D9" w:rsidP="00D74FDE">
            <w:pPr>
              <w:jc w:val="left"/>
              <w:rPr>
                <w:rFonts w:ascii="Times New Roman" w:hAnsi="Times New Roman"/>
                <w:lang w:eastAsia="en-GB"/>
              </w:rPr>
            </w:pPr>
            <w:r>
              <w:rPr>
                <w:rFonts w:ascii="Times New Roman" w:hAnsi="Times New Roman"/>
                <w:lang w:eastAsia="en-GB"/>
              </w:rPr>
              <w:t>System Modality</w:t>
            </w:r>
          </w:p>
        </w:tc>
        <w:tc>
          <w:tcPr>
            <w:tcW w:w="2476" w:type="dxa"/>
            <w:vAlign w:val="center"/>
          </w:tcPr>
          <w:p w14:paraId="072039F2" w14:textId="574A855C"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01EC4DA4" w14:textId="77777777" w:rsidTr="001229DF">
        <w:tc>
          <w:tcPr>
            <w:tcW w:w="1296" w:type="dxa"/>
          </w:tcPr>
          <w:p w14:paraId="2964B62A" w14:textId="77777777" w:rsidR="00BD14D9" w:rsidRPr="00C521A9" w:rsidDel="00617DB5" w:rsidRDefault="00BD14D9" w:rsidP="009A52C8">
            <w:pPr>
              <w:pStyle w:val="ListParagraph"/>
              <w:numPr>
                <w:ilvl w:val="0"/>
                <w:numId w:val="70"/>
              </w:numPr>
              <w:jc w:val="center"/>
            </w:pPr>
          </w:p>
        </w:tc>
        <w:tc>
          <w:tcPr>
            <w:tcW w:w="5244" w:type="dxa"/>
            <w:vAlign w:val="center"/>
          </w:tcPr>
          <w:p w14:paraId="17AD35FD" w14:textId="58AC9D4E" w:rsidR="00BD14D9" w:rsidRDefault="00BD14D9" w:rsidP="00D74FDE">
            <w:pPr>
              <w:jc w:val="left"/>
              <w:rPr>
                <w:rFonts w:ascii="Times New Roman" w:hAnsi="Times New Roman"/>
                <w:lang w:eastAsia="en-GB"/>
              </w:rPr>
            </w:pPr>
            <w:r>
              <w:rPr>
                <w:rFonts w:ascii="Times New Roman" w:hAnsi="Times New Roman"/>
                <w:lang w:eastAsia="en-GB"/>
              </w:rPr>
              <w:t>System Product ID</w:t>
            </w:r>
          </w:p>
        </w:tc>
        <w:tc>
          <w:tcPr>
            <w:tcW w:w="2476" w:type="dxa"/>
            <w:vAlign w:val="center"/>
          </w:tcPr>
          <w:p w14:paraId="6AFCDE62" w14:textId="711BA35B"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5524904D" w14:textId="77777777" w:rsidTr="001229DF">
        <w:tc>
          <w:tcPr>
            <w:tcW w:w="1296" w:type="dxa"/>
          </w:tcPr>
          <w:p w14:paraId="38711CEC" w14:textId="77777777" w:rsidR="00BD14D9" w:rsidRPr="00C521A9" w:rsidDel="00617DB5" w:rsidRDefault="00BD14D9" w:rsidP="009A52C8">
            <w:pPr>
              <w:pStyle w:val="ListParagraph"/>
              <w:numPr>
                <w:ilvl w:val="0"/>
                <w:numId w:val="70"/>
              </w:numPr>
              <w:jc w:val="center"/>
            </w:pPr>
          </w:p>
        </w:tc>
        <w:tc>
          <w:tcPr>
            <w:tcW w:w="5244" w:type="dxa"/>
            <w:vAlign w:val="center"/>
          </w:tcPr>
          <w:p w14:paraId="666F55DC" w14:textId="3F6B4437" w:rsidR="00BD14D9" w:rsidRDefault="00BD14D9" w:rsidP="00D74FDE">
            <w:pPr>
              <w:jc w:val="left"/>
              <w:rPr>
                <w:rFonts w:ascii="Times New Roman" w:hAnsi="Times New Roman"/>
                <w:lang w:eastAsia="en-GB"/>
              </w:rPr>
            </w:pPr>
            <w:r>
              <w:rPr>
                <w:rFonts w:ascii="Times New Roman" w:hAnsi="Times New Roman"/>
                <w:lang w:eastAsia="en-GB"/>
              </w:rPr>
              <w:t>Assigned Engineers</w:t>
            </w:r>
          </w:p>
        </w:tc>
        <w:tc>
          <w:tcPr>
            <w:tcW w:w="2476" w:type="dxa"/>
            <w:vAlign w:val="center"/>
          </w:tcPr>
          <w:p w14:paraId="583DC7BD" w14:textId="1124D557" w:rsidR="00BD14D9" w:rsidRDefault="00BD14D9">
            <w:pPr>
              <w:spacing w:after="0" w:line="240" w:lineRule="auto"/>
              <w:jc w:val="left"/>
              <w:rPr>
                <w:rFonts w:ascii="Times New Roman" w:hAnsi="Times New Roman"/>
                <w:lang w:eastAsia="en-GB"/>
              </w:rPr>
            </w:pPr>
            <w:r>
              <w:rPr>
                <w:rFonts w:ascii="Times New Roman" w:hAnsi="Times New Roman"/>
                <w:lang w:eastAsia="en-GB"/>
              </w:rPr>
              <w:t>Assignment</w:t>
            </w:r>
          </w:p>
        </w:tc>
      </w:tr>
      <w:tr w:rsidR="00BD14D9" w:rsidRPr="00C521A9" w:rsidDel="00617DB5" w14:paraId="64A17CDD" w14:textId="77777777" w:rsidTr="001229DF">
        <w:tc>
          <w:tcPr>
            <w:tcW w:w="1296" w:type="dxa"/>
          </w:tcPr>
          <w:p w14:paraId="4A6B0B01" w14:textId="77777777" w:rsidR="00BD14D9" w:rsidRPr="00C521A9" w:rsidDel="00617DB5" w:rsidRDefault="00BD14D9" w:rsidP="009A52C8">
            <w:pPr>
              <w:pStyle w:val="ListParagraph"/>
              <w:numPr>
                <w:ilvl w:val="0"/>
                <w:numId w:val="70"/>
              </w:numPr>
              <w:jc w:val="center"/>
            </w:pPr>
          </w:p>
        </w:tc>
        <w:tc>
          <w:tcPr>
            <w:tcW w:w="5244" w:type="dxa"/>
            <w:vAlign w:val="center"/>
          </w:tcPr>
          <w:p w14:paraId="07920F8A" w14:textId="675C61BF" w:rsidR="00BD14D9" w:rsidRDefault="00BD14D9" w:rsidP="00D74FDE">
            <w:pPr>
              <w:jc w:val="left"/>
              <w:rPr>
                <w:rFonts w:ascii="Times New Roman" w:hAnsi="Times New Roman"/>
                <w:lang w:eastAsia="en-GB"/>
              </w:rPr>
            </w:pPr>
            <w:r>
              <w:rPr>
                <w:rFonts w:ascii="Times New Roman" w:hAnsi="Times New Roman"/>
                <w:lang w:eastAsia="en-GB"/>
              </w:rPr>
              <w:t>Region</w:t>
            </w:r>
          </w:p>
        </w:tc>
        <w:tc>
          <w:tcPr>
            <w:tcW w:w="2476" w:type="dxa"/>
            <w:vAlign w:val="center"/>
          </w:tcPr>
          <w:p w14:paraId="096AE360" w14:textId="5E1ED5FE"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45A76D8F" w14:textId="77777777" w:rsidTr="001229DF">
        <w:tc>
          <w:tcPr>
            <w:tcW w:w="1296" w:type="dxa"/>
          </w:tcPr>
          <w:p w14:paraId="215D1E81" w14:textId="77777777" w:rsidR="00BD14D9" w:rsidRPr="00C521A9" w:rsidDel="00617DB5" w:rsidRDefault="00BD14D9" w:rsidP="009A52C8">
            <w:pPr>
              <w:pStyle w:val="ListParagraph"/>
              <w:numPr>
                <w:ilvl w:val="0"/>
                <w:numId w:val="70"/>
              </w:numPr>
              <w:jc w:val="center"/>
            </w:pPr>
          </w:p>
        </w:tc>
        <w:tc>
          <w:tcPr>
            <w:tcW w:w="5244" w:type="dxa"/>
            <w:vAlign w:val="center"/>
          </w:tcPr>
          <w:p w14:paraId="0C681109" w14:textId="33B0813B" w:rsidR="00BD14D9" w:rsidRDefault="00BD14D9" w:rsidP="00D74FDE">
            <w:pPr>
              <w:jc w:val="left"/>
              <w:rPr>
                <w:rFonts w:ascii="Times New Roman" w:hAnsi="Times New Roman"/>
                <w:lang w:eastAsia="en-GB"/>
              </w:rPr>
            </w:pPr>
            <w:r>
              <w:rPr>
                <w:rFonts w:ascii="Times New Roman" w:hAnsi="Times New Roman"/>
                <w:lang w:eastAsia="en-GB"/>
              </w:rPr>
              <w:t>District</w:t>
            </w:r>
          </w:p>
        </w:tc>
        <w:tc>
          <w:tcPr>
            <w:tcW w:w="2476" w:type="dxa"/>
            <w:vAlign w:val="center"/>
          </w:tcPr>
          <w:p w14:paraId="0F623567" w14:textId="155A8642"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05B82C61" w14:textId="77777777" w:rsidTr="001229DF">
        <w:tc>
          <w:tcPr>
            <w:tcW w:w="1296" w:type="dxa"/>
          </w:tcPr>
          <w:p w14:paraId="35069B5D" w14:textId="77777777" w:rsidR="00BD14D9" w:rsidRPr="00C521A9" w:rsidDel="00617DB5" w:rsidRDefault="00BD14D9" w:rsidP="009A52C8">
            <w:pPr>
              <w:pStyle w:val="ListParagraph"/>
              <w:numPr>
                <w:ilvl w:val="0"/>
                <w:numId w:val="70"/>
              </w:numPr>
              <w:jc w:val="center"/>
            </w:pPr>
          </w:p>
        </w:tc>
        <w:tc>
          <w:tcPr>
            <w:tcW w:w="5244" w:type="dxa"/>
            <w:vAlign w:val="center"/>
          </w:tcPr>
          <w:p w14:paraId="59831CD2" w14:textId="34EDE3E4" w:rsidR="00BD14D9" w:rsidRDefault="00BD14D9" w:rsidP="00D74FDE">
            <w:pPr>
              <w:jc w:val="left"/>
              <w:rPr>
                <w:rFonts w:ascii="Times New Roman" w:hAnsi="Times New Roman"/>
                <w:lang w:eastAsia="en-GB"/>
              </w:rPr>
            </w:pPr>
            <w:r>
              <w:rPr>
                <w:rFonts w:ascii="Times New Roman" w:hAnsi="Times New Roman"/>
                <w:lang w:eastAsia="en-GB"/>
              </w:rPr>
              <w:t>Is Break Included?</w:t>
            </w:r>
          </w:p>
        </w:tc>
        <w:tc>
          <w:tcPr>
            <w:tcW w:w="2476" w:type="dxa"/>
            <w:vAlign w:val="center"/>
          </w:tcPr>
          <w:p w14:paraId="15F57C8F" w14:textId="254C7886" w:rsidR="00BD14D9" w:rsidRDefault="00BD14D9">
            <w:pPr>
              <w:spacing w:after="0" w:line="240" w:lineRule="auto"/>
              <w:jc w:val="left"/>
              <w:rPr>
                <w:rFonts w:ascii="Times New Roman" w:hAnsi="Times New Roman"/>
                <w:lang w:eastAsia="en-GB"/>
              </w:rPr>
            </w:pPr>
            <w:r>
              <w:rPr>
                <w:rFonts w:ascii="Times New Roman" w:hAnsi="Times New Roman"/>
                <w:lang w:eastAsia="en-GB"/>
              </w:rPr>
              <w:t>Assignment</w:t>
            </w:r>
          </w:p>
        </w:tc>
      </w:tr>
      <w:tr w:rsidR="00BD14D9" w:rsidRPr="00C521A9" w:rsidDel="00617DB5" w14:paraId="5FD1E6E9" w14:textId="77777777" w:rsidTr="001229DF">
        <w:tc>
          <w:tcPr>
            <w:tcW w:w="1296" w:type="dxa"/>
          </w:tcPr>
          <w:p w14:paraId="1603D3D0" w14:textId="77777777" w:rsidR="00BD14D9" w:rsidRPr="00C521A9" w:rsidDel="00617DB5" w:rsidRDefault="00BD14D9" w:rsidP="009A52C8">
            <w:pPr>
              <w:pStyle w:val="ListParagraph"/>
              <w:numPr>
                <w:ilvl w:val="0"/>
                <w:numId w:val="70"/>
              </w:numPr>
              <w:jc w:val="center"/>
            </w:pPr>
          </w:p>
        </w:tc>
        <w:tc>
          <w:tcPr>
            <w:tcW w:w="5244" w:type="dxa"/>
            <w:vAlign w:val="center"/>
          </w:tcPr>
          <w:p w14:paraId="2BE1848B" w14:textId="18632A23" w:rsidR="00BD14D9" w:rsidRDefault="00BD14D9" w:rsidP="00D74FDE">
            <w:pPr>
              <w:jc w:val="left"/>
              <w:rPr>
                <w:rFonts w:ascii="Times New Roman" w:hAnsi="Times New Roman"/>
                <w:lang w:eastAsia="en-GB"/>
              </w:rPr>
            </w:pPr>
            <w:r>
              <w:rPr>
                <w:rFonts w:ascii="Times New Roman" w:hAnsi="Times New Roman"/>
                <w:lang w:eastAsia="en-GB"/>
              </w:rPr>
              <w:t>Is MST?</w:t>
            </w:r>
          </w:p>
        </w:tc>
        <w:tc>
          <w:tcPr>
            <w:tcW w:w="2476" w:type="dxa"/>
            <w:vAlign w:val="center"/>
          </w:tcPr>
          <w:p w14:paraId="05A681E5" w14:textId="2F543C22"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3DF12E46" w14:textId="77777777" w:rsidTr="001229DF">
        <w:tc>
          <w:tcPr>
            <w:tcW w:w="1296" w:type="dxa"/>
          </w:tcPr>
          <w:p w14:paraId="1A4BCED1" w14:textId="77777777" w:rsidR="00BD14D9" w:rsidRPr="00C521A9" w:rsidDel="00617DB5" w:rsidRDefault="00BD14D9" w:rsidP="009A52C8">
            <w:pPr>
              <w:pStyle w:val="ListParagraph"/>
              <w:numPr>
                <w:ilvl w:val="0"/>
                <w:numId w:val="70"/>
              </w:numPr>
              <w:jc w:val="center"/>
            </w:pPr>
          </w:p>
        </w:tc>
        <w:tc>
          <w:tcPr>
            <w:tcW w:w="5244" w:type="dxa"/>
            <w:vAlign w:val="center"/>
          </w:tcPr>
          <w:p w14:paraId="6949F673" w14:textId="73121095" w:rsidR="00BD14D9" w:rsidRDefault="00BD14D9" w:rsidP="00D74FDE">
            <w:pPr>
              <w:jc w:val="left"/>
              <w:rPr>
                <w:rFonts w:ascii="Times New Roman" w:hAnsi="Times New Roman"/>
                <w:lang w:eastAsia="en-GB"/>
              </w:rPr>
            </w:pPr>
            <w:r>
              <w:rPr>
                <w:rFonts w:ascii="Times New Roman" w:hAnsi="Times New Roman"/>
                <w:lang w:eastAsia="en-GB"/>
              </w:rPr>
              <w:t>Excluded FSEs</w:t>
            </w:r>
          </w:p>
        </w:tc>
        <w:tc>
          <w:tcPr>
            <w:tcW w:w="2476" w:type="dxa"/>
            <w:vAlign w:val="center"/>
          </w:tcPr>
          <w:p w14:paraId="55808167" w14:textId="17131D24"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46B89B31" w14:textId="77777777" w:rsidTr="001229DF">
        <w:tc>
          <w:tcPr>
            <w:tcW w:w="1296" w:type="dxa"/>
          </w:tcPr>
          <w:p w14:paraId="5EAEB7F2" w14:textId="77777777" w:rsidR="00BD14D9" w:rsidRPr="00C521A9" w:rsidDel="00617DB5" w:rsidRDefault="00BD14D9" w:rsidP="009A52C8">
            <w:pPr>
              <w:pStyle w:val="ListParagraph"/>
              <w:numPr>
                <w:ilvl w:val="0"/>
                <w:numId w:val="70"/>
              </w:numPr>
              <w:jc w:val="center"/>
            </w:pPr>
          </w:p>
        </w:tc>
        <w:tc>
          <w:tcPr>
            <w:tcW w:w="5244" w:type="dxa"/>
            <w:vAlign w:val="center"/>
          </w:tcPr>
          <w:p w14:paraId="6FD3A3EA" w14:textId="436D5CF1" w:rsidR="00BD14D9" w:rsidRDefault="00BD14D9" w:rsidP="00D74FDE">
            <w:pPr>
              <w:jc w:val="left"/>
              <w:rPr>
                <w:rFonts w:ascii="Times New Roman" w:hAnsi="Times New Roman"/>
                <w:lang w:eastAsia="en-GB"/>
              </w:rPr>
            </w:pPr>
            <w:r>
              <w:rPr>
                <w:rFonts w:ascii="Times New Roman" w:hAnsi="Times New Roman"/>
                <w:lang w:eastAsia="en-GB"/>
              </w:rPr>
              <w:t>Latitude</w:t>
            </w:r>
          </w:p>
        </w:tc>
        <w:tc>
          <w:tcPr>
            <w:tcW w:w="2476" w:type="dxa"/>
            <w:vAlign w:val="center"/>
          </w:tcPr>
          <w:p w14:paraId="25444284" w14:textId="5593717A"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30362E3B" w14:textId="77777777" w:rsidTr="001229DF">
        <w:tc>
          <w:tcPr>
            <w:tcW w:w="1296" w:type="dxa"/>
          </w:tcPr>
          <w:p w14:paraId="2743D8B6" w14:textId="77777777" w:rsidR="00BD14D9" w:rsidRPr="00C521A9" w:rsidDel="00617DB5" w:rsidRDefault="00BD14D9" w:rsidP="009A52C8">
            <w:pPr>
              <w:pStyle w:val="ListParagraph"/>
              <w:numPr>
                <w:ilvl w:val="0"/>
                <w:numId w:val="70"/>
              </w:numPr>
              <w:jc w:val="center"/>
            </w:pPr>
          </w:p>
        </w:tc>
        <w:tc>
          <w:tcPr>
            <w:tcW w:w="5244" w:type="dxa"/>
            <w:vAlign w:val="center"/>
          </w:tcPr>
          <w:p w14:paraId="70DD8AFE" w14:textId="481E3C06" w:rsidR="00BD14D9" w:rsidRDefault="00BD14D9" w:rsidP="00D74FDE">
            <w:pPr>
              <w:jc w:val="left"/>
              <w:rPr>
                <w:rFonts w:ascii="Times New Roman" w:hAnsi="Times New Roman"/>
                <w:lang w:eastAsia="en-GB"/>
              </w:rPr>
            </w:pPr>
            <w:r>
              <w:rPr>
                <w:rFonts w:ascii="Times New Roman" w:hAnsi="Times New Roman"/>
                <w:lang w:eastAsia="en-GB"/>
              </w:rPr>
              <w:t>Longitude</w:t>
            </w:r>
          </w:p>
        </w:tc>
        <w:tc>
          <w:tcPr>
            <w:tcW w:w="2476" w:type="dxa"/>
            <w:vAlign w:val="center"/>
          </w:tcPr>
          <w:p w14:paraId="7E2A1A0C" w14:textId="4AF17E15"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56AB3199" w14:textId="77777777" w:rsidTr="001229DF">
        <w:tc>
          <w:tcPr>
            <w:tcW w:w="1296" w:type="dxa"/>
          </w:tcPr>
          <w:p w14:paraId="2921274C" w14:textId="77777777" w:rsidR="00BD14D9" w:rsidRPr="00C521A9" w:rsidDel="00617DB5" w:rsidRDefault="00BD14D9" w:rsidP="009A52C8">
            <w:pPr>
              <w:pStyle w:val="ListParagraph"/>
              <w:numPr>
                <w:ilvl w:val="0"/>
                <w:numId w:val="70"/>
              </w:numPr>
              <w:jc w:val="center"/>
            </w:pPr>
          </w:p>
        </w:tc>
        <w:tc>
          <w:tcPr>
            <w:tcW w:w="5244" w:type="dxa"/>
            <w:vAlign w:val="center"/>
          </w:tcPr>
          <w:p w14:paraId="77ED64C6" w14:textId="15BD9D43" w:rsidR="00BD14D9" w:rsidRDefault="00BD14D9" w:rsidP="00D74FDE">
            <w:pPr>
              <w:jc w:val="left"/>
              <w:rPr>
                <w:rFonts w:ascii="Times New Roman" w:hAnsi="Times New Roman"/>
                <w:lang w:eastAsia="en-GB"/>
              </w:rPr>
            </w:pPr>
            <w:r>
              <w:rPr>
                <w:rFonts w:ascii="Times New Roman" w:hAnsi="Times New Roman"/>
                <w:lang w:eastAsia="en-GB"/>
              </w:rPr>
              <w:t>Time Dependencies</w:t>
            </w:r>
          </w:p>
        </w:tc>
        <w:tc>
          <w:tcPr>
            <w:tcW w:w="2476" w:type="dxa"/>
            <w:vAlign w:val="center"/>
          </w:tcPr>
          <w:p w14:paraId="693FFBC9" w14:textId="2646C6BE"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BD14D9" w:rsidRPr="00C521A9" w:rsidDel="00617DB5" w14:paraId="6B894EA0" w14:textId="77777777" w:rsidTr="001229DF">
        <w:tc>
          <w:tcPr>
            <w:tcW w:w="1296" w:type="dxa"/>
          </w:tcPr>
          <w:p w14:paraId="2E19DEF6" w14:textId="77777777" w:rsidR="00BD14D9" w:rsidRPr="00C521A9" w:rsidDel="00617DB5" w:rsidRDefault="00BD14D9" w:rsidP="009A52C8">
            <w:pPr>
              <w:pStyle w:val="ListParagraph"/>
              <w:numPr>
                <w:ilvl w:val="0"/>
                <w:numId w:val="70"/>
              </w:numPr>
              <w:jc w:val="center"/>
            </w:pPr>
          </w:p>
        </w:tc>
        <w:tc>
          <w:tcPr>
            <w:tcW w:w="5244" w:type="dxa"/>
            <w:vAlign w:val="center"/>
          </w:tcPr>
          <w:p w14:paraId="318B3D96" w14:textId="0A4DA04C" w:rsidR="00BD14D9" w:rsidRDefault="00BD14D9" w:rsidP="00D74FDE">
            <w:pPr>
              <w:jc w:val="left"/>
              <w:rPr>
                <w:rFonts w:ascii="Times New Roman" w:hAnsi="Times New Roman"/>
                <w:lang w:eastAsia="en-GB"/>
              </w:rPr>
            </w:pPr>
            <w:r>
              <w:rPr>
                <w:rFonts w:ascii="Times New Roman" w:hAnsi="Times New Roman"/>
                <w:lang w:eastAsia="en-GB"/>
              </w:rPr>
              <w:t>Engineer Dependencies</w:t>
            </w:r>
          </w:p>
        </w:tc>
        <w:tc>
          <w:tcPr>
            <w:tcW w:w="2476" w:type="dxa"/>
            <w:vAlign w:val="center"/>
          </w:tcPr>
          <w:p w14:paraId="45C68280" w14:textId="5F0B452C" w:rsidR="00BD14D9" w:rsidRDefault="00BD14D9">
            <w:pPr>
              <w:spacing w:after="0" w:line="240" w:lineRule="auto"/>
              <w:jc w:val="left"/>
              <w:rPr>
                <w:rFonts w:ascii="Times New Roman" w:hAnsi="Times New Roman"/>
                <w:lang w:eastAsia="en-GB"/>
              </w:rPr>
            </w:pPr>
            <w:r>
              <w:rPr>
                <w:rFonts w:ascii="Times New Roman" w:hAnsi="Times New Roman"/>
                <w:lang w:eastAsia="en-GB"/>
              </w:rPr>
              <w:t>Task</w:t>
            </w:r>
          </w:p>
        </w:tc>
      </w:tr>
      <w:tr w:rsidR="004E1B50" w:rsidRPr="00C521A9" w:rsidDel="00617DB5" w14:paraId="28446E44" w14:textId="77777777" w:rsidTr="001229DF">
        <w:tc>
          <w:tcPr>
            <w:tcW w:w="1296" w:type="dxa"/>
          </w:tcPr>
          <w:p w14:paraId="6E57FCD1" w14:textId="77777777" w:rsidR="004E1B50" w:rsidRPr="00C521A9" w:rsidDel="00617DB5" w:rsidRDefault="004E1B50" w:rsidP="009A52C8">
            <w:pPr>
              <w:pStyle w:val="ListParagraph"/>
              <w:numPr>
                <w:ilvl w:val="0"/>
                <w:numId w:val="70"/>
              </w:numPr>
              <w:jc w:val="center"/>
            </w:pPr>
          </w:p>
        </w:tc>
        <w:tc>
          <w:tcPr>
            <w:tcW w:w="5244" w:type="dxa"/>
            <w:vAlign w:val="center"/>
          </w:tcPr>
          <w:p w14:paraId="408ABF8F" w14:textId="18200B19" w:rsidR="004E1B50" w:rsidRDefault="004E1B50" w:rsidP="00D74FDE">
            <w:pPr>
              <w:jc w:val="left"/>
              <w:rPr>
                <w:rFonts w:ascii="Times New Roman" w:hAnsi="Times New Roman"/>
                <w:lang w:eastAsia="en-GB"/>
              </w:rPr>
            </w:pPr>
            <w:r>
              <w:rPr>
                <w:rFonts w:ascii="Times New Roman" w:hAnsi="Times New Roman"/>
                <w:lang w:eastAsia="en-GB"/>
              </w:rPr>
              <w:t>Rule Violation Text</w:t>
            </w:r>
          </w:p>
        </w:tc>
        <w:tc>
          <w:tcPr>
            <w:tcW w:w="2476" w:type="dxa"/>
            <w:vAlign w:val="center"/>
          </w:tcPr>
          <w:p w14:paraId="25E39E80" w14:textId="20568D5C" w:rsidR="004E1B50" w:rsidRDefault="004E1B50">
            <w:pPr>
              <w:spacing w:after="0" w:line="240" w:lineRule="auto"/>
              <w:jc w:val="left"/>
              <w:rPr>
                <w:rFonts w:ascii="Times New Roman" w:hAnsi="Times New Roman"/>
                <w:lang w:eastAsia="en-GB"/>
              </w:rPr>
            </w:pPr>
            <w:r>
              <w:rPr>
                <w:rFonts w:ascii="Times New Roman" w:hAnsi="Times New Roman"/>
                <w:lang w:eastAsia="en-GB"/>
              </w:rPr>
              <w:t>-</w:t>
            </w:r>
          </w:p>
        </w:tc>
      </w:tr>
    </w:tbl>
    <w:p w14:paraId="0CAE7520" w14:textId="77777777" w:rsidR="004F2D81" w:rsidRPr="003E530A" w:rsidRDefault="004F2D81" w:rsidP="004F2D81">
      <w:pPr>
        <w:pStyle w:val="ListParagraph"/>
        <w:spacing w:after="240" w:line="240" w:lineRule="auto"/>
        <w:jc w:val="left"/>
      </w:pPr>
    </w:p>
    <w:p w14:paraId="0CAE7521" w14:textId="77777777" w:rsidR="004F2D81" w:rsidRPr="003E530A" w:rsidRDefault="004F2D81" w:rsidP="004F2D81">
      <w:pPr>
        <w:spacing w:after="240" w:line="240" w:lineRule="auto"/>
        <w:jc w:val="left"/>
      </w:pPr>
      <w:r w:rsidRPr="003E530A">
        <w:t>Each Audit trail record will also include the date and time of change and the user name of the user who did the change.</w:t>
      </w:r>
    </w:p>
    <w:p w14:paraId="0CAE7522" w14:textId="77777777" w:rsidR="004F2D81" w:rsidRDefault="004F2D81" w:rsidP="004F2D81">
      <w:pPr>
        <w:spacing w:after="240" w:line="240" w:lineRule="auto"/>
        <w:jc w:val="left"/>
        <w:rPr>
          <w:color w:val="0F243E"/>
        </w:rPr>
      </w:pPr>
      <w:r w:rsidRPr="003E530A">
        <w:t>The specific properties to be audited are configurable and GEHC will be required to provide an accurate list of Task properties to audit.  The more properties that are audit logged the bigger the impact on performance so it is important to consider this when deciding the list of properties to audit.  So GEHC should not decide to audit everything</w:t>
      </w:r>
      <w:r>
        <w:rPr>
          <w:color w:val="0F243E"/>
        </w:rPr>
        <w:t>.</w:t>
      </w:r>
    </w:p>
    <w:p w14:paraId="4AF1C63F" w14:textId="042D184C" w:rsidR="0091006C" w:rsidRDefault="0091006C" w:rsidP="004F2D81">
      <w:pPr>
        <w:spacing w:after="240" w:line="240" w:lineRule="auto"/>
        <w:jc w:val="left"/>
      </w:pPr>
      <w:r>
        <w:t>In addition to task/assignment auditing, the system will capture basic FSE calendar working interval details, on a daily basis. The times will be measured in the FSE’s local time (and will therefore include DST adjustments as required). This audit will have no visibility on the client.</w:t>
      </w:r>
    </w:p>
    <w:tbl>
      <w:tblPr>
        <w:tblStyle w:val="TableGrid"/>
        <w:tblW w:w="0" w:type="auto"/>
        <w:tblInd w:w="360" w:type="dxa"/>
        <w:tblLook w:val="04A0" w:firstRow="1" w:lastRow="0" w:firstColumn="1" w:lastColumn="0" w:noHBand="0" w:noVBand="1"/>
      </w:tblPr>
      <w:tblGrid>
        <w:gridCol w:w="1308"/>
        <w:gridCol w:w="5232"/>
        <w:gridCol w:w="12"/>
        <w:gridCol w:w="2410"/>
      </w:tblGrid>
      <w:tr w:rsidR="0091006C" w:rsidRPr="00C521A9" w14:paraId="31D66F37" w14:textId="77777777" w:rsidTr="0091006C">
        <w:tc>
          <w:tcPr>
            <w:tcW w:w="1308" w:type="dxa"/>
            <w:shd w:val="clear" w:color="auto" w:fill="1F497D" w:themeFill="text2"/>
          </w:tcPr>
          <w:p w14:paraId="47DAB049" w14:textId="77777777" w:rsidR="0091006C" w:rsidRPr="00B24128" w:rsidRDefault="0091006C" w:rsidP="00A47957">
            <w:pPr>
              <w:jc w:val="center"/>
              <w:rPr>
                <w:b/>
                <w:color w:val="FFFFFF" w:themeColor="background1"/>
              </w:rPr>
            </w:pPr>
            <w:r w:rsidRPr="00B24128">
              <w:rPr>
                <w:b/>
                <w:color w:val="FFFFFF" w:themeColor="background1"/>
              </w:rPr>
              <w:t>No.</w:t>
            </w:r>
          </w:p>
        </w:tc>
        <w:tc>
          <w:tcPr>
            <w:tcW w:w="5232" w:type="dxa"/>
            <w:shd w:val="clear" w:color="auto" w:fill="1F497D" w:themeFill="text2"/>
          </w:tcPr>
          <w:p w14:paraId="2BA9B0B2" w14:textId="77777777" w:rsidR="0091006C" w:rsidRPr="00B24128" w:rsidRDefault="0091006C" w:rsidP="00A47957">
            <w:pPr>
              <w:jc w:val="center"/>
              <w:rPr>
                <w:b/>
                <w:color w:val="FFFFFF" w:themeColor="background1"/>
              </w:rPr>
            </w:pPr>
            <w:r>
              <w:rPr>
                <w:b/>
                <w:color w:val="FFFFFF" w:themeColor="background1"/>
              </w:rPr>
              <w:t>Property Name</w:t>
            </w:r>
          </w:p>
        </w:tc>
        <w:tc>
          <w:tcPr>
            <w:tcW w:w="2422" w:type="dxa"/>
            <w:gridSpan w:val="2"/>
            <w:shd w:val="clear" w:color="auto" w:fill="1F497D" w:themeFill="text2"/>
          </w:tcPr>
          <w:p w14:paraId="27EC5DC7" w14:textId="77777777" w:rsidR="0091006C" w:rsidRPr="00B24128" w:rsidDel="00617DB5" w:rsidRDefault="0091006C" w:rsidP="00A47957">
            <w:pPr>
              <w:jc w:val="center"/>
              <w:rPr>
                <w:b/>
                <w:color w:val="FFFFFF" w:themeColor="background1"/>
              </w:rPr>
            </w:pPr>
            <w:r>
              <w:rPr>
                <w:b/>
                <w:color w:val="FFFFFF" w:themeColor="background1"/>
              </w:rPr>
              <w:t>Object Type</w:t>
            </w:r>
          </w:p>
        </w:tc>
      </w:tr>
      <w:tr w:rsidR="0091006C" w:rsidRPr="00C521A9" w:rsidDel="00617DB5" w14:paraId="61D05BD9" w14:textId="77777777" w:rsidTr="0091006C">
        <w:tc>
          <w:tcPr>
            <w:tcW w:w="1308" w:type="dxa"/>
          </w:tcPr>
          <w:p w14:paraId="58BCCBC7"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5DE268E2" w14:textId="105B1852" w:rsidR="0091006C" w:rsidRDefault="0091006C" w:rsidP="00A47957">
            <w:pPr>
              <w:jc w:val="left"/>
              <w:rPr>
                <w:rFonts w:ascii="Times New Roman" w:hAnsi="Times New Roman"/>
                <w:lang w:eastAsia="en-GB"/>
              </w:rPr>
            </w:pPr>
            <w:r>
              <w:rPr>
                <w:rFonts w:ascii="Times New Roman" w:hAnsi="Times New Roman"/>
                <w:lang w:eastAsia="en-GB"/>
              </w:rPr>
              <w:t>FSE SSO ID</w:t>
            </w:r>
          </w:p>
        </w:tc>
        <w:tc>
          <w:tcPr>
            <w:tcW w:w="2410" w:type="dxa"/>
            <w:vAlign w:val="center"/>
          </w:tcPr>
          <w:p w14:paraId="51DE8CE7" w14:textId="2D705812"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Engineer</w:t>
            </w:r>
          </w:p>
        </w:tc>
      </w:tr>
      <w:tr w:rsidR="0091006C" w:rsidRPr="00C521A9" w:rsidDel="00617DB5" w14:paraId="7193EC0E" w14:textId="77777777" w:rsidTr="0091006C">
        <w:tc>
          <w:tcPr>
            <w:tcW w:w="1308" w:type="dxa"/>
          </w:tcPr>
          <w:p w14:paraId="435E64D5"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174F0F7B" w14:textId="11C0AF0D" w:rsidR="0091006C" w:rsidRDefault="0091006C" w:rsidP="00A47957">
            <w:pPr>
              <w:jc w:val="left"/>
              <w:rPr>
                <w:rFonts w:ascii="Times New Roman" w:hAnsi="Times New Roman"/>
                <w:lang w:eastAsia="en-GB"/>
              </w:rPr>
            </w:pPr>
            <w:r>
              <w:rPr>
                <w:rFonts w:ascii="Times New Roman" w:hAnsi="Times New Roman"/>
                <w:lang w:eastAsia="en-GB"/>
              </w:rPr>
              <w:t>FSE Name</w:t>
            </w:r>
          </w:p>
        </w:tc>
        <w:tc>
          <w:tcPr>
            <w:tcW w:w="2410" w:type="dxa"/>
            <w:vAlign w:val="center"/>
          </w:tcPr>
          <w:p w14:paraId="4F119BD4" w14:textId="28082E1C"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Engineer</w:t>
            </w:r>
          </w:p>
        </w:tc>
      </w:tr>
      <w:tr w:rsidR="0091006C" w:rsidRPr="00C521A9" w:rsidDel="00617DB5" w14:paraId="2CD48869" w14:textId="77777777" w:rsidTr="0091006C">
        <w:tc>
          <w:tcPr>
            <w:tcW w:w="1308" w:type="dxa"/>
          </w:tcPr>
          <w:p w14:paraId="4D092EE3"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7458AA08" w14:textId="7081EBEC" w:rsidR="0091006C" w:rsidRDefault="0091006C" w:rsidP="00A47957">
            <w:pPr>
              <w:jc w:val="left"/>
              <w:rPr>
                <w:rFonts w:ascii="Times New Roman" w:hAnsi="Times New Roman"/>
                <w:lang w:eastAsia="en-GB"/>
              </w:rPr>
            </w:pPr>
            <w:r>
              <w:rPr>
                <w:rFonts w:ascii="Times New Roman" w:hAnsi="Times New Roman"/>
                <w:lang w:eastAsia="en-GB"/>
              </w:rPr>
              <w:t>FSE Time Zone Name</w:t>
            </w:r>
          </w:p>
        </w:tc>
        <w:tc>
          <w:tcPr>
            <w:tcW w:w="2410" w:type="dxa"/>
            <w:vAlign w:val="center"/>
          </w:tcPr>
          <w:p w14:paraId="087FE082" w14:textId="5600B765"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Engineer’s District</w:t>
            </w:r>
          </w:p>
        </w:tc>
      </w:tr>
      <w:tr w:rsidR="0091006C" w:rsidRPr="00C521A9" w:rsidDel="00617DB5" w14:paraId="075D5329" w14:textId="77777777" w:rsidTr="0091006C">
        <w:tc>
          <w:tcPr>
            <w:tcW w:w="1308" w:type="dxa"/>
          </w:tcPr>
          <w:p w14:paraId="3A576AA8"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46A390F6" w14:textId="224BF5DB" w:rsidR="0091006C" w:rsidRDefault="0091006C" w:rsidP="00A47957">
            <w:pPr>
              <w:jc w:val="left"/>
              <w:rPr>
                <w:rFonts w:ascii="Times New Roman" w:hAnsi="Times New Roman"/>
                <w:lang w:eastAsia="en-GB"/>
              </w:rPr>
            </w:pPr>
            <w:r>
              <w:rPr>
                <w:rFonts w:ascii="Times New Roman" w:hAnsi="Times New Roman"/>
                <w:lang w:eastAsia="en-GB"/>
              </w:rPr>
              <w:t>Date</w:t>
            </w:r>
          </w:p>
        </w:tc>
        <w:tc>
          <w:tcPr>
            <w:tcW w:w="2410" w:type="dxa"/>
            <w:vAlign w:val="center"/>
          </w:tcPr>
          <w:p w14:paraId="0BFD16B8" w14:textId="5723A19B"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w:t>
            </w:r>
          </w:p>
        </w:tc>
      </w:tr>
      <w:tr w:rsidR="0091006C" w:rsidRPr="00C521A9" w:rsidDel="00617DB5" w14:paraId="4085F0BD" w14:textId="77777777" w:rsidTr="0091006C">
        <w:tc>
          <w:tcPr>
            <w:tcW w:w="1308" w:type="dxa"/>
          </w:tcPr>
          <w:p w14:paraId="3417F2D6"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15CBD4FC" w14:textId="6A84D2F1" w:rsidR="0091006C" w:rsidRDefault="0091006C" w:rsidP="00A47957">
            <w:pPr>
              <w:jc w:val="left"/>
              <w:rPr>
                <w:rFonts w:ascii="Times New Roman" w:hAnsi="Times New Roman"/>
                <w:lang w:eastAsia="en-GB"/>
              </w:rPr>
            </w:pPr>
            <w:r>
              <w:rPr>
                <w:rFonts w:ascii="Times New Roman" w:hAnsi="Times New Roman"/>
                <w:lang w:eastAsia="en-GB"/>
              </w:rPr>
              <w:t>Earliest Optional Hours on the given Date</w:t>
            </w:r>
          </w:p>
        </w:tc>
        <w:tc>
          <w:tcPr>
            <w:tcW w:w="2410" w:type="dxa"/>
            <w:vAlign w:val="center"/>
          </w:tcPr>
          <w:p w14:paraId="47B687D6" w14:textId="049D44D7"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Calendar</w:t>
            </w:r>
          </w:p>
        </w:tc>
      </w:tr>
      <w:tr w:rsidR="0091006C" w:rsidRPr="00C521A9" w:rsidDel="00617DB5" w14:paraId="631BE2F6" w14:textId="77777777" w:rsidTr="0091006C">
        <w:tc>
          <w:tcPr>
            <w:tcW w:w="1308" w:type="dxa"/>
          </w:tcPr>
          <w:p w14:paraId="196CA051"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774EF45A" w14:textId="3FDEDF38" w:rsidR="0091006C" w:rsidRDefault="0091006C" w:rsidP="00A47957">
            <w:pPr>
              <w:jc w:val="left"/>
              <w:rPr>
                <w:rFonts w:ascii="Times New Roman" w:hAnsi="Times New Roman"/>
                <w:lang w:eastAsia="en-GB"/>
              </w:rPr>
            </w:pPr>
            <w:r>
              <w:rPr>
                <w:rFonts w:ascii="Times New Roman" w:hAnsi="Times New Roman"/>
                <w:lang w:eastAsia="en-GB"/>
              </w:rPr>
              <w:t>Earliest Working Hours on the given Date</w:t>
            </w:r>
          </w:p>
        </w:tc>
        <w:tc>
          <w:tcPr>
            <w:tcW w:w="2410" w:type="dxa"/>
            <w:vAlign w:val="center"/>
          </w:tcPr>
          <w:p w14:paraId="2B0111FD" w14:textId="642637BD"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Calendar</w:t>
            </w:r>
          </w:p>
        </w:tc>
      </w:tr>
      <w:tr w:rsidR="0091006C" w:rsidRPr="00C521A9" w:rsidDel="00617DB5" w14:paraId="00D8F540" w14:textId="77777777" w:rsidTr="0091006C">
        <w:tc>
          <w:tcPr>
            <w:tcW w:w="1308" w:type="dxa"/>
          </w:tcPr>
          <w:p w14:paraId="29FF6EBA"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4747A31F" w14:textId="1E454F66" w:rsidR="0091006C" w:rsidRDefault="0091006C" w:rsidP="00A47957">
            <w:pPr>
              <w:jc w:val="left"/>
              <w:rPr>
                <w:rFonts w:ascii="Times New Roman" w:hAnsi="Times New Roman"/>
                <w:lang w:eastAsia="en-GB"/>
              </w:rPr>
            </w:pPr>
            <w:r>
              <w:rPr>
                <w:rFonts w:ascii="Times New Roman" w:hAnsi="Times New Roman"/>
                <w:lang w:eastAsia="en-GB"/>
              </w:rPr>
              <w:t>Latest Working Hours on the given Date</w:t>
            </w:r>
          </w:p>
        </w:tc>
        <w:tc>
          <w:tcPr>
            <w:tcW w:w="2410" w:type="dxa"/>
            <w:vAlign w:val="center"/>
          </w:tcPr>
          <w:p w14:paraId="2249B607" w14:textId="6403C9E8"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Calendar</w:t>
            </w:r>
          </w:p>
        </w:tc>
      </w:tr>
      <w:tr w:rsidR="0091006C" w:rsidRPr="00C521A9" w:rsidDel="00617DB5" w14:paraId="14F08DAF" w14:textId="77777777" w:rsidTr="0091006C">
        <w:tc>
          <w:tcPr>
            <w:tcW w:w="1308" w:type="dxa"/>
          </w:tcPr>
          <w:p w14:paraId="583D672E" w14:textId="77777777" w:rsidR="0091006C" w:rsidRPr="00C521A9" w:rsidDel="00617DB5" w:rsidRDefault="0091006C" w:rsidP="009A52C8">
            <w:pPr>
              <w:pStyle w:val="ListParagraph"/>
              <w:numPr>
                <w:ilvl w:val="0"/>
                <w:numId w:val="75"/>
              </w:numPr>
              <w:jc w:val="center"/>
            </w:pPr>
          </w:p>
        </w:tc>
        <w:tc>
          <w:tcPr>
            <w:tcW w:w="5244" w:type="dxa"/>
            <w:gridSpan w:val="2"/>
            <w:vAlign w:val="center"/>
          </w:tcPr>
          <w:p w14:paraId="46AC3730" w14:textId="6B783841" w:rsidR="0091006C" w:rsidRDefault="0091006C" w:rsidP="00A47957">
            <w:pPr>
              <w:jc w:val="left"/>
              <w:rPr>
                <w:rFonts w:ascii="Times New Roman" w:hAnsi="Times New Roman"/>
                <w:lang w:eastAsia="en-GB"/>
              </w:rPr>
            </w:pPr>
            <w:r>
              <w:rPr>
                <w:rFonts w:ascii="Times New Roman" w:hAnsi="Times New Roman"/>
                <w:lang w:eastAsia="en-GB"/>
              </w:rPr>
              <w:t>Latest Optional Hours on the given Date</w:t>
            </w:r>
          </w:p>
        </w:tc>
        <w:tc>
          <w:tcPr>
            <w:tcW w:w="2410" w:type="dxa"/>
            <w:vAlign w:val="center"/>
          </w:tcPr>
          <w:p w14:paraId="57CE005B" w14:textId="7E1312F7" w:rsidR="0091006C" w:rsidRDefault="0091006C" w:rsidP="00A47957">
            <w:pPr>
              <w:spacing w:after="0" w:line="240" w:lineRule="auto"/>
              <w:jc w:val="left"/>
              <w:rPr>
                <w:rFonts w:ascii="Times New Roman" w:hAnsi="Times New Roman"/>
                <w:lang w:eastAsia="en-GB"/>
              </w:rPr>
            </w:pPr>
            <w:r>
              <w:rPr>
                <w:rFonts w:ascii="Times New Roman" w:hAnsi="Times New Roman"/>
                <w:lang w:eastAsia="en-GB"/>
              </w:rPr>
              <w:t>Calendar</w:t>
            </w:r>
          </w:p>
        </w:tc>
      </w:tr>
    </w:tbl>
    <w:p w14:paraId="0F63AFD1" w14:textId="77777777" w:rsidR="0091006C" w:rsidRDefault="0091006C" w:rsidP="004F2D81">
      <w:pPr>
        <w:spacing w:after="240" w:line="240" w:lineRule="auto"/>
        <w:jc w:val="left"/>
      </w:pPr>
    </w:p>
    <w:p w14:paraId="4CA70A61" w14:textId="21581D42" w:rsidR="0091006C" w:rsidRPr="00C76D68" w:rsidRDefault="0091006C" w:rsidP="004F2D81">
      <w:pPr>
        <w:spacing w:after="240" w:line="240" w:lineRule="auto"/>
        <w:jc w:val="left"/>
      </w:pPr>
      <w:r>
        <w:t>The system will provide an export of the audit data in CSV format files on a daily basis, allowing GEHC to import the data into an external data analysis or reporting application.</w:t>
      </w:r>
    </w:p>
    <w:p w14:paraId="0CAE7523" w14:textId="77777777" w:rsidR="004F2D81" w:rsidRDefault="004F2D81" w:rsidP="004F2D81">
      <w:pPr>
        <w:pStyle w:val="Heading2"/>
      </w:pPr>
      <w:bookmarkStart w:id="5148" w:name="_Toc121639800"/>
      <w:bookmarkStart w:id="5149" w:name="_Toc122288704"/>
      <w:bookmarkStart w:id="5150" w:name="_Toc122491340"/>
      <w:bookmarkStart w:id="5151" w:name="_Toc297906027"/>
      <w:bookmarkStart w:id="5152" w:name="_Toc332982095"/>
      <w:bookmarkStart w:id="5153" w:name="_Toc355343838"/>
      <w:bookmarkStart w:id="5154" w:name="_Toc359587134"/>
      <w:bookmarkStart w:id="5155" w:name="_Toc425500417"/>
      <w:r w:rsidRPr="00725A00">
        <w:t xml:space="preserve">The </w:t>
      </w:r>
      <w:r w:rsidRPr="00AE4A38">
        <w:t>Audit</w:t>
      </w:r>
      <w:r w:rsidRPr="00725A00">
        <w:t xml:space="preserve"> </w:t>
      </w:r>
      <w:r w:rsidRPr="00AE4A38">
        <w:t>Client</w:t>
      </w:r>
      <w:bookmarkEnd w:id="5148"/>
      <w:bookmarkEnd w:id="5149"/>
      <w:bookmarkEnd w:id="5150"/>
      <w:bookmarkEnd w:id="5151"/>
      <w:bookmarkEnd w:id="5152"/>
      <w:bookmarkEnd w:id="5153"/>
      <w:bookmarkEnd w:id="5154"/>
      <w:bookmarkEnd w:id="5155"/>
    </w:p>
    <w:p w14:paraId="0CAE7524" w14:textId="2877040C" w:rsidR="004F2D81" w:rsidRPr="00414D15" w:rsidRDefault="004F2D81" w:rsidP="004F2D81">
      <w:r>
        <w:t>To v</w:t>
      </w:r>
      <w:r w:rsidRPr="006261AC">
        <w:t xml:space="preserve">iew the </w:t>
      </w:r>
      <w:r w:rsidR="0091006C">
        <w:t xml:space="preserve">task and assignment </w:t>
      </w:r>
      <w:r w:rsidRPr="006261AC">
        <w:t xml:space="preserve">Audit records </w:t>
      </w:r>
      <w:r>
        <w:t>in</w:t>
      </w:r>
      <w:r w:rsidRPr="006261AC">
        <w:t xml:space="preserve"> ClickSchedule, a user selects a particular task and selects Audit (either via the right-click menu or a button).</w:t>
      </w:r>
    </w:p>
    <w:p w14:paraId="0CAE7525" w14:textId="77777777" w:rsidR="004F2D81" w:rsidRDefault="004F2D81" w:rsidP="004F2D81">
      <w:pPr>
        <w:jc w:val="left"/>
      </w:pPr>
      <w:r>
        <w:t>An example of an audit record, (</w:t>
      </w:r>
      <w:r w:rsidRPr="001D472D">
        <w:rPr>
          <w:u w:val="single"/>
        </w:rPr>
        <w:t>not</w:t>
      </w:r>
      <w:r>
        <w:t xml:space="preserve"> related to GEHC audit parameters) is shown below:</w:t>
      </w:r>
    </w:p>
    <w:p w14:paraId="0CAE7526" w14:textId="77777777" w:rsidR="004F2D81" w:rsidRDefault="004F2D81" w:rsidP="004F2D81">
      <w:pPr>
        <w:jc w:val="left"/>
      </w:pPr>
      <w:r>
        <w:rPr>
          <w:noProof/>
          <w:lang w:val="en-US"/>
        </w:rPr>
        <w:drawing>
          <wp:inline distT="0" distB="0" distL="0" distR="0" wp14:anchorId="0CAE76CA" wp14:editId="0CAE76CB">
            <wp:extent cx="5943600" cy="794385"/>
            <wp:effectExtent l="0" t="0" r="0" b="5715"/>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794385"/>
                    </a:xfrm>
                    <a:prstGeom prst="rect">
                      <a:avLst/>
                    </a:prstGeom>
                  </pic:spPr>
                </pic:pic>
              </a:graphicData>
            </a:graphic>
          </wp:inline>
        </w:drawing>
      </w:r>
    </w:p>
    <w:p w14:paraId="0CAE7527" w14:textId="77777777" w:rsidR="004F2D81" w:rsidRDefault="004F2D81" w:rsidP="004F2D81">
      <w:pPr>
        <w:jc w:val="left"/>
      </w:pPr>
    </w:p>
    <w:p w14:paraId="0CAE7528" w14:textId="77777777" w:rsidR="004F2D81" w:rsidRDefault="004F2D81" w:rsidP="004F2D81">
      <w:pPr>
        <w:pStyle w:val="Heading2"/>
      </w:pPr>
      <w:r>
        <w:t xml:space="preserve"> </w:t>
      </w:r>
      <w:bookmarkStart w:id="5156" w:name="_Toc355343839"/>
      <w:bookmarkStart w:id="5157" w:name="_Toc359587135"/>
      <w:bookmarkStart w:id="5158" w:name="_Toc425500418"/>
      <w:r w:rsidRPr="00AE4A38">
        <w:t>Purging</w:t>
      </w:r>
      <w:bookmarkEnd w:id="5156"/>
      <w:bookmarkEnd w:id="5157"/>
      <w:bookmarkEnd w:id="5158"/>
      <w:r>
        <w:t xml:space="preserve"> </w:t>
      </w:r>
    </w:p>
    <w:p w14:paraId="0CAE7529" w14:textId="23C4F743" w:rsidR="004F2D81" w:rsidRPr="003E530A" w:rsidRDefault="004F2D81" w:rsidP="004F2D81">
      <w:pPr>
        <w:jc w:val="left"/>
      </w:pPr>
      <w:r w:rsidRPr="003E530A">
        <w:t xml:space="preserve">The user can see the Tasks up to </w:t>
      </w:r>
      <w:r w:rsidR="009E6724">
        <w:t>21</w:t>
      </w:r>
      <w:r w:rsidRPr="003E530A">
        <w:t xml:space="preserve"> days</w:t>
      </w:r>
      <w:r>
        <w:t xml:space="preserve"> (Configurable) following</w:t>
      </w:r>
      <w:r w:rsidRPr="003E530A">
        <w:t xml:space="preserve"> their closing time. Beyond that time the Tasks are purged from the ClickSchedule database</w:t>
      </w:r>
      <w:r w:rsidR="0091006C">
        <w:t>. Note that incompleted tasks are only deemed closed once the incompletion workflow has also been completed.</w:t>
      </w:r>
    </w:p>
    <w:p w14:paraId="0CAE752A" w14:textId="77777777" w:rsidR="00F23F2E" w:rsidRPr="00F23F2E" w:rsidRDefault="00F23F2E" w:rsidP="00F23F2E"/>
    <w:p w14:paraId="0CAE752B" w14:textId="77777777" w:rsidR="00B844CA" w:rsidRDefault="00B844CA" w:rsidP="00B844CA">
      <w:pPr>
        <w:jc w:val="left"/>
      </w:pPr>
    </w:p>
    <w:p w14:paraId="0CAE752C" w14:textId="77777777" w:rsidR="004F2D81" w:rsidRDefault="004F2D81">
      <w:pPr>
        <w:spacing w:after="0" w:line="240" w:lineRule="auto"/>
        <w:jc w:val="left"/>
      </w:pPr>
      <w:r>
        <w:br w:type="page"/>
      </w:r>
    </w:p>
    <w:p w14:paraId="0CAE752D" w14:textId="77777777" w:rsidR="00A14DAA" w:rsidRDefault="00A14DAA" w:rsidP="00A14DAA">
      <w:pPr>
        <w:pStyle w:val="Heading1"/>
      </w:pPr>
      <w:bookmarkStart w:id="5159" w:name="_Toc355343840"/>
      <w:bookmarkStart w:id="5160" w:name="_Toc359587136"/>
      <w:bookmarkStart w:id="5161" w:name="_Toc425500419"/>
      <w:r>
        <w:lastRenderedPageBreak/>
        <w:t xml:space="preserve">Click </w:t>
      </w:r>
      <w:r w:rsidRPr="00AE4A38">
        <w:t>Mobile</w:t>
      </w:r>
      <w:bookmarkEnd w:id="5159"/>
      <w:bookmarkEnd w:id="5160"/>
      <w:bookmarkEnd w:id="5161"/>
      <w:r>
        <w:t xml:space="preserve"> </w:t>
      </w:r>
    </w:p>
    <w:p w14:paraId="0CAE752E" w14:textId="77777777" w:rsidR="00A14DAA" w:rsidRDefault="00A14DAA" w:rsidP="00A14DAA">
      <w:pPr>
        <w:pStyle w:val="Heading2"/>
      </w:pPr>
      <w:bookmarkStart w:id="5162" w:name="_Toc355343841"/>
      <w:bookmarkStart w:id="5163" w:name="_Toc359587137"/>
      <w:bookmarkStart w:id="5164" w:name="_Toc425500420"/>
      <w:r w:rsidRPr="00AE4A38">
        <w:t>Overview</w:t>
      </w:r>
      <w:bookmarkEnd w:id="5162"/>
      <w:bookmarkEnd w:id="5163"/>
      <w:bookmarkEnd w:id="5164"/>
    </w:p>
    <w:p w14:paraId="0CAE752F" w14:textId="77777777" w:rsidR="00A14DAA" w:rsidRDefault="00A14DAA" w:rsidP="00A14DAA">
      <w:pPr>
        <w:rPr>
          <w:rFonts w:ascii="Calibri" w:hAnsi="Calibri" w:cs="Calibri"/>
          <w:snapToGrid w:val="0"/>
          <w:kern w:val="24"/>
          <w:sz w:val="22"/>
          <w:szCs w:val="22"/>
        </w:rPr>
      </w:pPr>
      <w:r w:rsidRPr="00872ACB">
        <w:rPr>
          <w:rFonts w:ascii="Calibri" w:hAnsi="Calibri" w:cs="Calibri"/>
          <w:snapToGrid w:val="0"/>
          <w:kern w:val="24"/>
          <w:sz w:val="22"/>
          <w:szCs w:val="22"/>
        </w:rPr>
        <w:t xml:space="preserve">ClickMobile is a ClickSoftware application designed to enable service organizations to better manage and optimize utilization of their </w:t>
      </w:r>
      <w:r>
        <w:rPr>
          <w:rFonts w:ascii="Calibri" w:hAnsi="Calibri" w:cs="Calibri"/>
          <w:snapToGrid w:val="0"/>
          <w:kern w:val="24"/>
          <w:sz w:val="22"/>
          <w:szCs w:val="22"/>
        </w:rPr>
        <w:t>engineers</w:t>
      </w:r>
      <w:r w:rsidRPr="00872ACB">
        <w:rPr>
          <w:rFonts w:ascii="Calibri" w:hAnsi="Calibri" w:cs="Calibri"/>
          <w:snapToGrid w:val="0"/>
          <w:kern w:val="24"/>
          <w:sz w:val="22"/>
          <w:szCs w:val="22"/>
        </w:rPr>
        <w:t xml:space="preserve"> in the field. ClickMobile enables field </w:t>
      </w:r>
      <w:r>
        <w:rPr>
          <w:rFonts w:ascii="Calibri" w:hAnsi="Calibri" w:cs="Calibri"/>
          <w:snapToGrid w:val="0"/>
          <w:kern w:val="24"/>
          <w:sz w:val="22"/>
          <w:szCs w:val="22"/>
        </w:rPr>
        <w:t>resources</w:t>
      </w:r>
      <w:r w:rsidRPr="00872ACB">
        <w:rPr>
          <w:rFonts w:ascii="Calibri" w:hAnsi="Calibri" w:cs="Calibri"/>
          <w:snapToGrid w:val="0"/>
          <w:kern w:val="24"/>
          <w:sz w:val="22"/>
          <w:szCs w:val="22"/>
        </w:rPr>
        <w:t xml:space="preserve"> </w:t>
      </w:r>
      <w:r>
        <w:rPr>
          <w:rFonts w:ascii="Calibri" w:hAnsi="Calibri" w:cs="Calibri"/>
          <w:snapToGrid w:val="0"/>
          <w:kern w:val="24"/>
          <w:sz w:val="22"/>
          <w:szCs w:val="22"/>
        </w:rPr>
        <w:t xml:space="preserve">(FSE’s) </w:t>
      </w:r>
      <w:r w:rsidRPr="00872ACB">
        <w:rPr>
          <w:rFonts w:ascii="Calibri" w:hAnsi="Calibri" w:cs="Calibri"/>
          <w:snapToGrid w:val="0"/>
          <w:kern w:val="24"/>
          <w:sz w:val="22"/>
          <w:szCs w:val="22"/>
        </w:rPr>
        <w:t>to have the critical information they need at their fingertips, increasing their efficiency and productivity. The application supports the full range of field activities from sending and receiving real-time situation updates, managing work orders as well as speeding up manual administrative work through automated processes</w:t>
      </w:r>
      <w:r>
        <w:rPr>
          <w:rFonts w:ascii="Calibri" w:hAnsi="Calibri" w:cs="Calibri"/>
          <w:snapToGrid w:val="0"/>
          <w:kern w:val="24"/>
          <w:sz w:val="22"/>
          <w:szCs w:val="22"/>
        </w:rPr>
        <w:t>.</w:t>
      </w:r>
    </w:p>
    <w:p w14:paraId="0CAE7530" w14:textId="77777777" w:rsidR="00A14DAA" w:rsidRDefault="00A14DAA" w:rsidP="00A14DAA">
      <w:pPr>
        <w:pStyle w:val="Heading3"/>
      </w:pPr>
      <w:bookmarkStart w:id="5165" w:name="_Toc425500421"/>
      <w:r>
        <w:t>Users</w:t>
      </w:r>
      <w:bookmarkEnd w:id="5165"/>
    </w:p>
    <w:p w14:paraId="0CAE7531" w14:textId="77777777" w:rsidR="00A14DAA" w:rsidRPr="00734737" w:rsidRDefault="00A14DAA" w:rsidP="00A14DAA">
      <w:pPr>
        <w:rPr>
          <w:rFonts w:ascii="Calibri" w:hAnsi="Calibri" w:cs="Calibri"/>
          <w:snapToGrid w:val="0"/>
          <w:kern w:val="24"/>
          <w:sz w:val="22"/>
          <w:szCs w:val="22"/>
        </w:rPr>
      </w:pPr>
      <w:r>
        <w:rPr>
          <w:rFonts w:ascii="Calibri" w:hAnsi="Calibri" w:cs="Calibri"/>
          <w:snapToGrid w:val="0"/>
          <w:kern w:val="24"/>
          <w:sz w:val="22"/>
          <w:szCs w:val="22"/>
        </w:rPr>
        <w:t xml:space="preserve">The number of </w:t>
      </w:r>
      <w:r w:rsidRPr="00734737">
        <w:rPr>
          <w:rFonts w:ascii="Calibri" w:hAnsi="Calibri" w:cs="Calibri"/>
          <w:snapToGrid w:val="0"/>
          <w:kern w:val="24"/>
          <w:sz w:val="22"/>
          <w:szCs w:val="22"/>
        </w:rPr>
        <w:t xml:space="preserve">Field </w:t>
      </w:r>
      <w:r>
        <w:rPr>
          <w:rFonts w:ascii="Calibri" w:hAnsi="Calibri" w:cs="Calibri"/>
          <w:snapToGrid w:val="0"/>
          <w:kern w:val="24"/>
          <w:sz w:val="22"/>
          <w:szCs w:val="22"/>
        </w:rPr>
        <w:t>Service Engineers, including trainees and named contractors</w:t>
      </w:r>
      <w:r w:rsidR="009937F1">
        <w:rPr>
          <w:rFonts w:ascii="Calibri" w:hAnsi="Calibri" w:cs="Calibri"/>
          <w:snapToGrid w:val="0"/>
          <w:kern w:val="24"/>
          <w:sz w:val="22"/>
          <w:szCs w:val="22"/>
        </w:rPr>
        <w:t>,</w:t>
      </w:r>
      <w:r>
        <w:rPr>
          <w:rFonts w:ascii="Calibri" w:hAnsi="Calibri" w:cs="Calibri"/>
          <w:snapToGrid w:val="0"/>
          <w:kern w:val="24"/>
          <w:sz w:val="22"/>
          <w:szCs w:val="22"/>
        </w:rPr>
        <w:t xml:space="preserve"> is understood to be approximately 1200 within the full EMEA roll-out.</w:t>
      </w:r>
    </w:p>
    <w:p w14:paraId="0CAE7532" w14:textId="77777777" w:rsidR="00A14DAA" w:rsidRDefault="00A14DAA" w:rsidP="00A14DAA">
      <w:pPr>
        <w:pStyle w:val="Heading3"/>
      </w:pPr>
      <w:bookmarkStart w:id="5166" w:name="_Toc355343843"/>
      <w:bookmarkStart w:id="5167" w:name="_Toc359587139"/>
      <w:bookmarkStart w:id="5168" w:name="_Toc425500422"/>
      <w:r w:rsidRPr="00735CB2">
        <w:t>Devices</w:t>
      </w:r>
      <w:bookmarkEnd w:id="5166"/>
      <w:bookmarkEnd w:id="5167"/>
      <w:bookmarkEnd w:id="5168"/>
      <w:r w:rsidRPr="00735CB2">
        <w:t xml:space="preserve"> </w:t>
      </w:r>
    </w:p>
    <w:p w14:paraId="0CAE7533" w14:textId="1215623A" w:rsidR="00A14DAA" w:rsidRDefault="00A14DAA" w:rsidP="00A14DAA">
      <w:pPr>
        <w:pStyle w:val="BodyText2"/>
        <w:ind w:left="0" w:right="285"/>
        <w:rPr>
          <w:rFonts w:ascii="Calibri" w:hAnsi="Calibri" w:cs="Calibri"/>
          <w:sz w:val="22"/>
          <w:szCs w:val="22"/>
        </w:rPr>
      </w:pPr>
      <w:r w:rsidRPr="00735CB2">
        <w:rPr>
          <w:rFonts w:ascii="Calibri" w:hAnsi="Calibri" w:cs="Calibri"/>
          <w:sz w:val="22"/>
          <w:szCs w:val="22"/>
        </w:rPr>
        <w:t>Click</w:t>
      </w:r>
      <w:r>
        <w:rPr>
          <w:rFonts w:ascii="Calibri" w:hAnsi="Calibri" w:cs="Calibri"/>
          <w:sz w:val="22"/>
          <w:szCs w:val="22"/>
        </w:rPr>
        <w:t xml:space="preserve">Mobile Touch (the Smartphone variant of the product) is to be deployed on Apple </w:t>
      </w:r>
      <w:r w:rsidR="00413505">
        <w:rPr>
          <w:rFonts w:ascii="Calibri" w:hAnsi="Calibri" w:cs="Calibri"/>
          <w:sz w:val="22"/>
          <w:szCs w:val="22"/>
        </w:rPr>
        <w:t>ipad</w:t>
      </w:r>
      <w:r>
        <w:rPr>
          <w:rFonts w:ascii="Calibri" w:hAnsi="Calibri" w:cs="Calibri"/>
          <w:sz w:val="22"/>
          <w:szCs w:val="22"/>
        </w:rPr>
        <w:t xml:space="preserve"> devices in this solution.</w:t>
      </w:r>
    </w:p>
    <w:p w14:paraId="0CAE7534" w14:textId="77777777" w:rsidR="00A14DAA" w:rsidRDefault="00A14DAA" w:rsidP="00A14DAA">
      <w:pPr>
        <w:pStyle w:val="Heading3"/>
      </w:pPr>
      <w:bookmarkStart w:id="5169" w:name="_Toc425500423"/>
      <w:r>
        <w:t>Connectivity</w:t>
      </w:r>
      <w:bookmarkEnd w:id="5169"/>
    </w:p>
    <w:p w14:paraId="0CAE7535" w14:textId="5CE42460" w:rsidR="00A14DAA" w:rsidRDefault="00A14DAA" w:rsidP="00A14DAA">
      <w:pPr>
        <w:pStyle w:val="BodyText2"/>
        <w:ind w:left="0" w:right="285"/>
        <w:rPr>
          <w:rFonts w:ascii="Calibri" w:hAnsi="Calibri" w:cs="Calibri"/>
          <w:sz w:val="22"/>
          <w:szCs w:val="22"/>
        </w:rPr>
      </w:pPr>
      <w:r w:rsidRPr="00DF7E5E">
        <w:rPr>
          <w:rFonts w:ascii="Calibri" w:hAnsi="Calibri" w:cs="Calibri"/>
          <w:sz w:val="22"/>
          <w:szCs w:val="22"/>
        </w:rPr>
        <w:t xml:space="preserve">Where the device has </w:t>
      </w:r>
      <w:r>
        <w:rPr>
          <w:rFonts w:ascii="Calibri" w:hAnsi="Calibri" w:cs="Calibri"/>
          <w:sz w:val="22"/>
          <w:szCs w:val="22"/>
        </w:rPr>
        <w:t>no or poor connectivity the user can</w:t>
      </w:r>
      <w:r w:rsidRPr="00DF7E5E">
        <w:rPr>
          <w:rFonts w:ascii="Calibri" w:hAnsi="Calibri" w:cs="Calibri"/>
          <w:sz w:val="22"/>
          <w:szCs w:val="22"/>
        </w:rPr>
        <w:t xml:space="preserve"> continue to update the mobile device</w:t>
      </w:r>
      <w:r>
        <w:rPr>
          <w:rFonts w:ascii="Calibri" w:hAnsi="Calibri" w:cs="Calibri"/>
          <w:sz w:val="22"/>
          <w:szCs w:val="22"/>
        </w:rPr>
        <w:t xml:space="preserve"> with their progress</w:t>
      </w:r>
      <w:r w:rsidRPr="00DF7E5E">
        <w:rPr>
          <w:rFonts w:ascii="Calibri" w:hAnsi="Calibri" w:cs="Calibri"/>
          <w:sz w:val="22"/>
          <w:szCs w:val="22"/>
        </w:rPr>
        <w:t xml:space="preserve">. As soon </w:t>
      </w:r>
      <w:r>
        <w:rPr>
          <w:rFonts w:ascii="Calibri" w:hAnsi="Calibri" w:cs="Calibri"/>
          <w:sz w:val="22"/>
          <w:szCs w:val="22"/>
        </w:rPr>
        <w:t xml:space="preserve">as </w:t>
      </w:r>
      <w:r w:rsidRPr="00DF7E5E">
        <w:rPr>
          <w:rFonts w:ascii="Calibri" w:hAnsi="Calibri" w:cs="Calibri"/>
          <w:sz w:val="22"/>
          <w:szCs w:val="22"/>
        </w:rPr>
        <w:t xml:space="preserve">connectivity has been restored the </w:t>
      </w:r>
      <w:r>
        <w:rPr>
          <w:rFonts w:ascii="Calibri" w:hAnsi="Calibri" w:cs="Calibri"/>
          <w:sz w:val="22"/>
          <w:szCs w:val="22"/>
        </w:rPr>
        <w:t xml:space="preserve">mobile </w:t>
      </w:r>
      <w:r w:rsidRPr="00DF7E5E">
        <w:rPr>
          <w:rFonts w:ascii="Calibri" w:hAnsi="Calibri" w:cs="Calibri"/>
          <w:sz w:val="22"/>
          <w:szCs w:val="22"/>
        </w:rPr>
        <w:t>application automatically synchronize</w:t>
      </w:r>
      <w:r>
        <w:rPr>
          <w:rFonts w:ascii="Calibri" w:hAnsi="Calibri" w:cs="Calibri"/>
          <w:sz w:val="22"/>
          <w:szCs w:val="22"/>
        </w:rPr>
        <w:t>s with ClickSchedule</w:t>
      </w:r>
      <w:r w:rsidRPr="00DF7E5E">
        <w:rPr>
          <w:rFonts w:ascii="Calibri" w:hAnsi="Calibri" w:cs="Calibri"/>
          <w:sz w:val="22"/>
          <w:szCs w:val="22"/>
        </w:rPr>
        <w:t>.</w:t>
      </w:r>
      <w:r>
        <w:rPr>
          <w:rFonts w:ascii="Calibri" w:hAnsi="Calibri" w:cs="Calibri"/>
          <w:sz w:val="22"/>
          <w:szCs w:val="22"/>
        </w:rPr>
        <w:t xml:space="preserve"> </w:t>
      </w:r>
      <w:r w:rsidRPr="00C37273">
        <w:rPr>
          <w:rFonts w:ascii="Calibri" w:hAnsi="Calibri" w:cs="Calibri"/>
          <w:sz w:val="22"/>
          <w:szCs w:val="22"/>
        </w:rPr>
        <w:t xml:space="preserve">This </w:t>
      </w:r>
      <w:r>
        <w:rPr>
          <w:rFonts w:ascii="Calibri" w:hAnsi="Calibri" w:cs="Calibri"/>
          <w:sz w:val="22"/>
          <w:szCs w:val="22"/>
        </w:rPr>
        <w:t xml:space="preserve">feature, known as “offline mode”, </w:t>
      </w:r>
      <w:r w:rsidRPr="00C37273">
        <w:rPr>
          <w:rFonts w:ascii="Calibri" w:hAnsi="Calibri" w:cs="Calibri"/>
          <w:sz w:val="22"/>
          <w:szCs w:val="22"/>
        </w:rPr>
        <w:t>allows users to continue accessing and entering work related data whil</w:t>
      </w:r>
      <w:r w:rsidR="00413505">
        <w:rPr>
          <w:rFonts w:ascii="Calibri" w:hAnsi="Calibri" w:cs="Calibri"/>
          <w:sz w:val="22"/>
          <w:szCs w:val="22"/>
        </w:rPr>
        <w:t xml:space="preserve">e disconnected from any </w:t>
      </w:r>
      <w:r w:rsidR="00A006BB">
        <w:rPr>
          <w:rFonts w:ascii="Calibri" w:hAnsi="Calibri" w:cs="Calibri"/>
          <w:sz w:val="22"/>
          <w:szCs w:val="22"/>
        </w:rPr>
        <w:t>network (</w:t>
      </w:r>
      <w:r w:rsidR="00413505">
        <w:rPr>
          <w:rFonts w:ascii="Calibri" w:hAnsi="Calibri" w:cs="Calibri"/>
          <w:sz w:val="22"/>
          <w:szCs w:val="22"/>
        </w:rPr>
        <w:t xml:space="preserve"> minimum 3G on the devices)</w:t>
      </w:r>
    </w:p>
    <w:p w14:paraId="0CAE7536" w14:textId="77777777" w:rsidR="00A14DAA" w:rsidRDefault="00A14DAA" w:rsidP="00A14DAA">
      <w:pPr>
        <w:pStyle w:val="Heading3"/>
      </w:pPr>
      <w:bookmarkStart w:id="5170" w:name="_Ref362001959"/>
      <w:bookmarkStart w:id="5171" w:name="_Toc425500424"/>
      <w:r>
        <w:t xml:space="preserve">Data </w:t>
      </w:r>
      <w:bookmarkEnd w:id="5170"/>
      <w:r>
        <w:t>Availability</w:t>
      </w:r>
      <w:bookmarkEnd w:id="5171"/>
    </w:p>
    <w:p w14:paraId="0CAE7537" w14:textId="77777777" w:rsidR="00A14DAA" w:rsidRPr="00C41E2C" w:rsidRDefault="00A14DAA" w:rsidP="00A14DAA">
      <w:pPr>
        <w:pStyle w:val="BodyText2"/>
        <w:ind w:left="0"/>
        <w:rPr>
          <w:rFonts w:ascii="Calibri" w:hAnsi="Calibri" w:cs="Calibri"/>
          <w:sz w:val="22"/>
          <w:szCs w:val="22"/>
        </w:rPr>
      </w:pPr>
      <w:r w:rsidRPr="00C41E2C">
        <w:rPr>
          <w:rFonts w:ascii="Calibri" w:hAnsi="Calibri" w:cs="Calibri"/>
          <w:sz w:val="22"/>
          <w:szCs w:val="22"/>
        </w:rPr>
        <w:t xml:space="preserve">The </w:t>
      </w:r>
      <w:r>
        <w:rPr>
          <w:rFonts w:ascii="Calibri" w:hAnsi="Calibri" w:cs="Calibri"/>
          <w:sz w:val="22"/>
          <w:szCs w:val="22"/>
        </w:rPr>
        <w:t>FSE</w:t>
      </w:r>
      <w:r w:rsidRPr="00C41E2C">
        <w:rPr>
          <w:rFonts w:ascii="Calibri" w:hAnsi="Calibri" w:cs="Calibri"/>
          <w:sz w:val="22"/>
          <w:szCs w:val="22"/>
        </w:rPr>
        <w:t xml:space="preserve"> will have </w:t>
      </w:r>
      <w:r>
        <w:rPr>
          <w:rFonts w:ascii="Calibri" w:hAnsi="Calibri" w:cs="Calibri"/>
          <w:sz w:val="22"/>
          <w:szCs w:val="22"/>
        </w:rPr>
        <w:t>access to</w:t>
      </w:r>
      <w:r w:rsidRPr="00C41E2C">
        <w:rPr>
          <w:rFonts w:ascii="Calibri" w:hAnsi="Calibri" w:cs="Calibri"/>
          <w:sz w:val="22"/>
          <w:szCs w:val="22"/>
        </w:rPr>
        <w:t xml:space="preserve"> all </w:t>
      </w:r>
      <w:r>
        <w:rPr>
          <w:rFonts w:ascii="Calibri" w:hAnsi="Calibri" w:cs="Calibri"/>
          <w:sz w:val="22"/>
          <w:szCs w:val="22"/>
        </w:rPr>
        <w:t xml:space="preserve">of their non-availabilities and assigned </w:t>
      </w:r>
      <w:r w:rsidRPr="00C41E2C">
        <w:rPr>
          <w:rFonts w:ascii="Calibri" w:hAnsi="Calibri" w:cs="Calibri"/>
          <w:sz w:val="22"/>
          <w:szCs w:val="22"/>
        </w:rPr>
        <w:t>tasks</w:t>
      </w:r>
      <w:r>
        <w:rPr>
          <w:rFonts w:ascii="Calibri" w:hAnsi="Calibri" w:cs="Calibri"/>
          <w:sz w:val="22"/>
          <w:szCs w:val="22"/>
        </w:rPr>
        <w:t xml:space="preserve"> (</w:t>
      </w:r>
      <w:r w:rsidRPr="00C41E2C">
        <w:rPr>
          <w:rFonts w:ascii="Calibri" w:hAnsi="Calibri" w:cs="Calibri"/>
          <w:sz w:val="22"/>
          <w:szCs w:val="22"/>
        </w:rPr>
        <w:t xml:space="preserve">in statuses </w:t>
      </w:r>
      <w:r>
        <w:rPr>
          <w:rFonts w:ascii="Calibri" w:hAnsi="Calibri" w:cs="Calibri"/>
          <w:sz w:val="22"/>
          <w:szCs w:val="22"/>
        </w:rPr>
        <w:t xml:space="preserve">described in section </w:t>
      </w:r>
      <w:r>
        <w:rPr>
          <w:rFonts w:ascii="Calibri" w:hAnsi="Calibri" w:cs="Calibri"/>
          <w:sz w:val="22"/>
          <w:szCs w:val="22"/>
        </w:rPr>
        <w:fldChar w:fldCharType="begin"/>
      </w:r>
      <w:r>
        <w:rPr>
          <w:rFonts w:ascii="Calibri" w:hAnsi="Calibri" w:cs="Calibri"/>
          <w:sz w:val="22"/>
          <w:szCs w:val="22"/>
        </w:rPr>
        <w:instrText xml:space="preserve"> REF _Ref361994372 \r \h </w:instrText>
      </w:r>
      <w:r>
        <w:rPr>
          <w:rFonts w:ascii="Calibri" w:hAnsi="Calibri" w:cs="Calibri"/>
          <w:sz w:val="22"/>
          <w:szCs w:val="22"/>
        </w:rPr>
      </w:r>
      <w:r>
        <w:rPr>
          <w:rFonts w:ascii="Calibri" w:hAnsi="Calibri" w:cs="Calibri"/>
          <w:sz w:val="22"/>
          <w:szCs w:val="22"/>
        </w:rPr>
        <w:fldChar w:fldCharType="separate"/>
      </w:r>
      <w:r w:rsidR="00EA7CED">
        <w:rPr>
          <w:rFonts w:ascii="Calibri" w:hAnsi="Calibri" w:cs="Calibri"/>
          <w:sz w:val="22"/>
          <w:szCs w:val="22"/>
        </w:rPr>
        <w:t>13.2</w:t>
      </w:r>
      <w:r>
        <w:rPr>
          <w:rFonts w:ascii="Calibri" w:hAnsi="Calibri" w:cs="Calibri"/>
          <w:sz w:val="22"/>
          <w:szCs w:val="22"/>
        </w:rPr>
        <w:fldChar w:fldCharType="end"/>
      </w:r>
      <w:r>
        <w:rPr>
          <w:rFonts w:ascii="Calibri" w:hAnsi="Calibri" w:cs="Calibri"/>
          <w:sz w:val="22"/>
          <w:szCs w:val="22"/>
        </w:rPr>
        <w:t>)</w:t>
      </w:r>
      <w:r w:rsidRPr="00C41E2C">
        <w:rPr>
          <w:rFonts w:ascii="Calibri" w:hAnsi="Calibri" w:cs="Calibri"/>
          <w:sz w:val="22"/>
          <w:szCs w:val="22"/>
        </w:rPr>
        <w:t xml:space="preserve"> </w:t>
      </w:r>
      <w:r>
        <w:rPr>
          <w:rFonts w:ascii="Calibri" w:hAnsi="Calibri" w:cs="Calibri"/>
          <w:sz w:val="22"/>
          <w:szCs w:val="22"/>
        </w:rPr>
        <w:t xml:space="preserve">for the previous three days, the current day and </w:t>
      </w:r>
      <w:commentRangeStart w:id="5172"/>
      <w:r w:rsidR="004E68BF">
        <w:rPr>
          <w:rFonts w:ascii="Calibri" w:hAnsi="Calibri" w:cs="Calibri"/>
          <w:sz w:val="22"/>
          <w:szCs w:val="22"/>
        </w:rPr>
        <w:t>6 months</w:t>
      </w:r>
      <w:r>
        <w:rPr>
          <w:rFonts w:ascii="Calibri" w:hAnsi="Calibri" w:cs="Calibri"/>
          <w:sz w:val="22"/>
          <w:szCs w:val="22"/>
        </w:rPr>
        <w:t xml:space="preserve"> ahead</w:t>
      </w:r>
      <w:r w:rsidRPr="00C41E2C">
        <w:rPr>
          <w:rFonts w:ascii="Calibri" w:hAnsi="Calibri" w:cs="Calibri"/>
          <w:sz w:val="22"/>
          <w:szCs w:val="22"/>
        </w:rPr>
        <w:t>.</w:t>
      </w:r>
      <w:commentRangeEnd w:id="5172"/>
      <w:r w:rsidR="004E68BF">
        <w:rPr>
          <w:rStyle w:val="CommentReference"/>
          <w:snapToGrid/>
          <w:kern w:val="0"/>
        </w:rPr>
        <w:commentReference w:id="5172"/>
      </w:r>
      <w:r w:rsidR="004E68BF">
        <w:rPr>
          <w:rFonts w:ascii="Calibri" w:hAnsi="Calibri" w:cs="Calibri"/>
          <w:sz w:val="22"/>
          <w:szCs w:val="22"/>
        </w:rPr>
        <w:t xml:space="preserve"> Note that, since tasks are typically only dispatched the day before, only non-availabilities (and manually dispatched tasks) will be visible beyond one day ahead.</w:t>
      </w:r>
    </w:p>
    <w:p w14:paraId="0CAE7538" w14:textId="77777777" w:rsidR="00A14DAA" w:rsidRDefault="00A14DAA" w:rsidP="00A14DAA">
      <w:pPr>
        <w:pStyle w:val="Heading2"/>
      </w:pPr>
      <w:bookmarkStart w:id="5173" w:name="_Workflow"/>
      <w:bookmarkStart w:id="5174" w:name="_Toc355343846"/>
      <w:bookmarkStart w:id="5175" w:name="_Toc359587142"/>
      <w:bookmarkStart w:id="5176" w:name="_Ref361994372"/>
      <w:bookmarkStart w:id="5177" w:name="_Toc425500425"/>
      <w:bookmarkEnd w:id="5173"/>
      <w:r w:rsidRPr="00AE4A38">
        <w:t>Workflow</w:t>
      </w:r>
      <w:bookmarkEnd w:id="5174"/>
      <w:bookmarkEnd w:id="5175"/>
      <w:bookmarkEnd w:id="5176"/>
      <w:bookmarkEnd w:id="5177"/>
    </w:p>
    <w:p w14:paraId="0CAE7539" w14:textId="77777777" w:rsidR="00A14DAA" w:rsidRPr="006C6CA4" w:rsidRDefault="00A14DAA" w:rsidP="00A14DAA">
      <w:pPr>
        <w:rPr>
          <w:color w:val="FF0000"/>
        </w:rPr>
      </w:pPr>
      <w:r>
        <w:t>The following statuses are applicable to ClickMobile and form a sub-set of the complete view of the task status flow shown in the Status Diagram in Section 4.2.</w:t>
      </w:r>
    </w:p>
    <w:p w14:paraId="075FD45B" w14:textId="2712005F" w:rsidR="007433D9" w:rsidRDefault="007433D9" w:rsidP="00A14DAA">
      <w:pPr>
        <w:pStyle w:val="Heading3"/>
      </w:pPr>
      <w:bookmarkStart w:id="5178" w:name="_Toc425500426"/>
      <w:r>
        <w:t>Tentative</w:t>
      </w:r>
      <w:bookmarkEnd w:id="5178"/>
    </w:p>
    <w:p w14:paraId="2C3FCFC2" w14:textId="166FE4B0" w:rsidR="007433D9" w:rsidRPr="007433D9" w:rsidRDefault="00E0581D" w:rsidP="007433D9">
      <w:r>
        <w:t>This status represents a task that has been tentatively assigned to a given FSE at a specific date and time. Tasks with this status are only sent to an FSE’s device if the FSE’s region has this feature enabled</w:t>
      </w:r>
      <w:r w:rsidR="007433D9">
        <w:t>.</w:t>
      </w:r>
      <w:r>
        <w:t xml:space="preserve"> Such tasks are visible, when enabled, for the next 5 working days (configurable) and are always fully read-only on the device.</w:t>
      </w:r>
    </w:p>
    <w:p w14:paraId="0CAE753A" w14:textId="77777777" w:rsidR="00A14DAA" w:rsidRDefault="00A14DAA" w:rsidP="00A14DAA">
      <w:pPr>
        <w:pStyle w:val="Heading3"/>
      </w:pPr>
      <w:bookmarkStart w:id="5179" w:name="_Toc425500427"/>
      <w:r>
        <w:t>Assigned</w:t>
      </w:r>
      <w:bookmarkEnd w:id="5179"/>
    </w:p>
    <w:p w14:paraId="0CAE753B" w14:textId="77777777" w:rsidR="00A14DAA" w:rsidRDefault="00A14DAA" w:rsidP="00A14DAA">
      <w:r>
        <w:t xml:space="preserve">This status represents a task that has been sent from ClickSchedule to ClickMobile and is the first status that the FSE sees. </w:t>
      </w:r>
      <w:r w:rsidRPr="00E85F74">
        <w:t xml:space="preserve">The number of tasks visible will depend on the </w:t>
      </w:r>
      <w:r w:rsidR="00AB3B3B">
        <w:t xml:space="preserve">relevant </w:t>
      </w:r>
      <w:r>
        <w:t>“</w:t>
      </w:r>
      <w:r w:rsidRPr="00E85F74">
        <w:t>dispatch policy</w:t>
      </w:r>
      <w:r>
        <w:t xml:space="preserve">”, as described in section </w:t>
      </w:r>
      <w:r w:rsidR="001F20C8">
        <w:fldChar w:fldCharType="begin"/>
      </w:r>
      <w:r w:rsidR="001F20C8">
        <w:instrText xml:space="preserve"> REF _Ref370468039 \r \h </w:instrText>
      </w:r>
      <w:r w:rsidR="001F20C8">
        <w:fldChar w:fldCharType="separate"/>
      </w:r>
      <w:r w:rsidR="001F20C8">
        <w:t>9.1</w:t>
      </w:r>
      <w:r w:rsidR="001F20C8">
        <w:fldChar w:fldCharType="end"/>
      </w:r>
      <w:r>
        <w:t>.</w:t>
      </w:r>
    </w:p>
    <w:p w14:paraId="0CAE753C" w14:textId="77777777" w:rsidR="00A14DAA" w:rsidRDefault="00A14DAA" w:rsidP="00A14DAA">
      <w:pPr>
        <w:pStyle w:val="Heading3"/>
      </w:pPr>
      <w:bookmarkStart w:id="5180" w:name="_Toc425500428"/>
      <w:r>
        <w:t>Acknowledged</w:t>
      </w:r>
      <w:bookmarkEnd w:id="5180"/>
    </w:p>
    <w:p w14:paraId="0CAE753D" w14:textId="77777777" w:rsidR="00A14DAA" w:rsidRDefault="00A14DAA" w:rsidP="00A14DAA">
      <w:r>
        <w:t>This status indicates that the FSE has reviewed the task’s details and planned timings and is prepared to execute it as planned</w:t>
      </w:r>
      <w:r w:rsidR="00463B19">
        <w:t xml:space="preserve"> (the FSE explicitly acknowledges acceptance)</w:t>
      </w:r>
      <w:r>
        <w:t>.</w:t>
      </w:r>
    </w:p>
    <w:p w14:paraId="0CAE753E" w14:textId="77777777" w:rsidR="00A14DAA" w:rsidRDefault="00A14DAA" w:rsidP="00A14DAA">
      <w:pPr>
        <w:pStyle w:val="Heading3"/>
      </w:pPr>
      <w:bookmarkStart w:id="5181" w:name="_Toc425500429"/>
      <w:r>
        <w:t>Rejected</w:t>
      </w:r>
      <w:r w:rsidR="00EB3763">
        <w:t xml:space="preserve"> by FSE</w:t>
      </w:r>
      <w:bookmarkEnd w:id="5181"/>
    </w:p>
    <w:p w14:paraId="0CAE753F" w14:textId="77777777" w:rsidR="00A14DAA" w:rsidRDefault="00A14DAA" w:rsidP="00A14DAA">
      <w:r>
        <w:t>This status indicates that the engineer cannot execute the task as planned.</w:t>
      </w:r>
    </w:p>
    <w:p w14:paraId="0CAE7540" w14:textId="77777777" w:rsidR="00A14DAA" w:rsidRPr="0077082C" w:rsidRDefault="00A14DAA" w:rsidP="00A14DAA">
      <w:r>
        <w:lastRenderedPageBreak/>
        <w:t>This status will be enabled from ClickSchedule only on the first (UK and Ireland) regional roll-out</w:t>
      </w:r>
      <w:r w:rsidR="004E1303">
        <w:t xml:space="preserve"> (i.e. it will not be available on the mobile device)</w:t>
      </w:r>
      <w:r>
        <w:t xml:space="preserve">. In later regional roll-outs the ability to reject from the device is to be based on specific user permissions. </w:t>
      </w:r>
      <w:r>
        <w:rPr>
          <w:bCs/>
          <w:i/>
          <w:iCs/>
        </w:rPr>
        <w:t>Note: The latter is a customiz</w:t>
      </w:r>
      <w:r w:rsidRPr="00A1600D">
        <w:rPr>
          <w:bCs/>
          <w:i/>
          <w:iCs/>
        </w:rPr>
        <w:t>ation</w:t>
      </w:r>
      <w:r>
        <w:rPr>
          <w:i/>
          <w:iCs/>
        </w:rPr>
        <w:t>.</w:t>
      </w:r>
    </w:p>
    <w:p w14:paraId="0CAE7541" w14:textId="77777777" w:rsidR="00A14DAA" w:rsidRDefault="00A14DAA" w:rsidP="00A14DAA">
      <w:pPr>
        <w:pStyle w:val="Heading3"/>
      </w:pPr>
      <w:bookmarkStart w:id="5182" w:name="_Toc425500430"/>
      <w:r>
        <w:t>En Route</w:t>
      </w:r>
      <w:bookmarkEnd w:id="5182"/>
    </w:p>
    <w:p w14:paraId="0CAE7542" w14:textId="77777777" w:rsidR="00A14DAA" w:rsidRDefault="00A14DAA" w:rsidP="00A14DAA">
      <w:r w:rsidRPr="008775D6">
        <w:t xml:space="preserve">The </w:t>
      </w:r>
      <w:r>
        <w:t>engineer</w:t>
      </w:r>
      <w:r w:rsidRPr="008775D6">
        <w:t xml:space="preserve"> </w:t>
      </w:r>
      <w:r>
        <w:t xml:space="preserve">updates the </w:t>
      </w:r>
      <w:r w:rsidRPr="008775D6">
        <w:t>task</w:t>
      </w:r>
      <w:r>
        <w:t xml:space="preserve"> status to ‘En Route’ in order to confirm that they have </w:t>
      </w:r>
      <w:r w:rsidRPr="008775D6">
        <w:t>start</w:t>
      </w:r>
      <w:r>
        <w:t>ed</w:t>
      </w:r>
      <w:r w:rsidRPr="008775D6">
        <w:t xml:space="preserve"> travel</w:t>
      </w:r>
      <w:r>
        <w:t>ling</w:t>
      </w:r>
      <w:r w:rsidRPr="008775D6">
        <w:t xml:space="preserve"> to the </w:t>
      </w:r>
      <w:r>
        <w:t>task</w:t>
      </w:r>
      <w:r w:rsidRPr="008775D6">
        <w:t>’s site.</w:t>
      </w:r>
      <w:r>
        <w:t xml:space="preserve"> The time of this update is captured for auditing purposes.</w:t>
      </w:r>
    </w:p>
    <w:p w14:paraId="0CAE7543" w14:textId="77777777" w:rsidR="00A14DAA" w:rsidRDefault="00A14DAA" w:rsidP="00A14DAA">
      <w:pPr>
        <w:pStyle w:val="Heading3"/>
      </w:pPr>
      <w:bookmarkStart w:id="5183" w:name="_Toc425500431"/>
      <w:r>
        <w:t>On Site</w:t>
      </w:r>
      <w:bookmarkEnd w:id="5183"/>
    </w:p>
    <w:p w14:paraId="0CAE7544" w14:textId="35AB74CC" w:rsidR="00A14DAA" w:rsidRDefault="00A14DAA" w:rsidP="00A14DAA">
      <w:r>
        <w:t>Wh</w:t>
      </w:r>
      <w:r w:rsidRPr="008775D6">
        <w:t xml:space="preserve">en the </w:t>
      </w:r>
      <w:r>
        <w:t>engineer</w:t>
      </w:r>
      <w:r w:rsidRPr="008775D6">
        <w:t xml:space="preserve"> reaches the task</w:t>
      </w:r>
      <w:r>
        <w:t>’s</w:t>
      </w:r>
      <w:r w:rsidRPr="008775D6">
        <w:t xml:space="preserve"> site</w:t>
      </w:r>
      <w:r>
        <w:t xml:space="preserve"> (e.g. the hospital parking lot)</w:t>
      </w:r>
      <w:r w:rsidRPr="008775D6">
        <w:t xml:space="preserve">, </w:t>
      </w:r>
      <w:r>
        <w:t>ready to start executing the task, s/he</w:t>
      </w:r>
      <w:r w:rsidRPr="008775D6">
        <w:t xml:space="preserve"> </w:t>
      </w:r>
      <w:r w:rsidR="00D01A1B">
        <w:t>SIEBEL</w:t>
      </w:r>
      <w:r>
        <w:t xml:space="preserve"> </w:t>
      </w:r>
      <w:r w:rsidRPr="008775D6">
        <w:t>update the task status to ‘</w:t>
      </w:r>
      <w:r>
        <w:t>On Site’</w:t>
      </w:r>
      <w:r w:rsidRPr="008775D6">
        <w:t xml:space="preserve">. </w:t>
      </w:r>
      <w:r>
        <w:t>T</w:t>
      </w:r>
      <w:r w:rsidRPr="008775D6">
        <w:t xml:space="preserve">he assignment start </w:t>
      </w:r>
      <w:r>
        <w:t>time will be updated automatically, to capture the end of travel and start of administrative and working time for auditing purposes.</w:t>
      </w:r>
    </w:p>
    <w:p w14:paraId="0CAE7545" w14:textId="77777777" w:rsidR="00A14DAA" w:rsidRPr="00EE6059" w:rsidRDefault="00A14DAA" w:rsidP="00A14DAA">
      <w:pPr>
        <w:pStyle w:val="Heading3"/>
        <w:rPr>
          <w:iCs/>
        </w:rPr>
      </w:pPr>
      <w:bookmarkStart w:id="5184" w:name="_Toc425500432"/>
      <w:r w:rsidRPr="00EE6059">
        <w:rPr>
          <w:iCs/>
        </w:rPr>
        <w:t>Suspended</w:t>
      </w:r>
      <w:bookmarkEnd w:id="5184"/>
    </w:p>
    <w:p w14:paraId="0CAE7546" w14:textId="0DAC8443" w:rsidR="00A14DAA" w:rsidRPr="00EE6059" w:rsidRDefault="00A14DAA" w:rsidP="00A14DAA">
      <w:pPr>
        <w:rPr>
          <w:iCs/>
        </w:rPr>
      </w:pPr>
      <w:r w:rsidRPr="00EE6059">
        <w:rPr>
          <w:iCs/>
        </w:rPr>
        <w:t xml:space="preserve">The method for handling MDT’s is to use the OOTB MDT </w:t>
      </w:r>
      <w:r w:rsidR="00EF708A">
        <w:rPr>
          <w:iCs/>
        </w:rPr>
        <w:t>mechanism.</w:t>
      </w:r>
      <w:r w:rsidR="00EF708A" w:rsidRPr="00EE6059">
        <w:rPr>
          <w:iCs/>
        </w:rPr>
        <w:t xml:space="preserve"> </w:t>
      </w:r>
      <w:r w:rsidR="00EF708A">
        <w:rPr>
          <w:iCs/>
        </w:rPr>
        <w:t>W</w:t>
      </w:r>
      <w:r w:rsidR="00EF708A" w:rsidRPr="00EE6059">
        <w:rPr>
          <w:iCs/>
        </w:rPr>
        <w:t xml:space="preserve">hen </w:t>
      </w:r>
      <w:r w:rsidRPr="00EE6059">
        <w:rPr>
          <w:iCs/>
        </w:rPr>
        <w:t xml:space="preserve">a Multi-Day Task (MDT) is still in progress at the end of a working day the engineer </w:t>
      </w:r>
      <w:r w:rsidR="00D01A1B">
        <w:rPr>
          <w:iCs/>
        </w:rPr>
        <w:t>SIEBEL</w:t>
      </w:r>
      <w:r w:rsidRPr="00EE6059">
        <w:rPr>
          <w:iCs/>
        </w:rPr>
        <w:t xml:space="preserve"> update the status to ‘Suspended’. The task remains in ‘Suspended’ state until the next working day. At the beginning of the next working day the engineer updates the status first to ‘En Route’ and subsequently to ‘On Site’ upon on arrival at the site. This allows for accurate capture of travel and working time for auditing purposes.</w:t>
      </w:r>
    </w:p>
    <w:p w14:paraId="0CAE7547" w14:textId="77777777" w:rsidR="00A14DAA" w:rsidRDefault="00A14DAA" w:rsidP="00A14DAA">
      <w:pPr>
        <w:pStyle w:val="Heading3"/>
      </w:pPr>
      <w:bookmarkStart w:id="5185" w:name="_Toc425500433"/>
      <w:r>
        <w:t>Completed</w:t>
      </w:r>
      <w:bookmarkEnd w:id="5185"/>
      <w:r>
        <w:t xml:space="preserve"> </w:t>
      </w:r>
    </w:p>
    <w:p w14:paraId="0CAE7548" w14:textId="77777777" w:rsidR="00A14DAA" w:rsidRDefault="00A14DAA" w:rsidP="00A14DAA">
      <w:r w:rsidRPr="008775D6">
        <w:t xml:space="preserve">When the task is </w:t>
      </w:r>
      <w:r>
        <w:t>completed successfully</w:t>
      </w:r>
      <w:r w:rsidRPr="008775D6">
        <w:t xml:space="preserve">, the </w:t>
      </w:r>
      <w:r>
        <w:t>engineer</w:t>
      </w:r>
      <w:r w:rsidRPr="008775D6">
        <w:t xml:space="preserve"> change</w:t>
      </w:r>
      <w:r>
        <w:t>s</w:t>
      </w:r>
      <w:r w:rsidRPr="008775D6">
        <w:t xml:space="preserve"> </w:t>
      </w:r>
      <w:r>
        <w:t>the task status to ‘Completed’. T</w:t>
      </w:r>
      <w:r w:rsidRPr="008775D6">
        <w:t xml:space="preserve">he assignment </w:t>
      </w:r>
      <w:r>
        <w:t>finish</w:t>
      </w:r>
      <w:r w:rsidRPr="008775D6">
        <w:t xml:space="preserve"> </w:t>
      </w:r>
      <w:r>
        <w:t>time is updated accordingly, thereby enabling audit of working time.</w:t>
      </w:r>
    </w:p>
    <w:p w14:paraId="0CAE7549" w14:textId="77777777" w:rsidR="00A14DAA" w:rsidRDefault="00A14DAA" w:rsidP="00A14DAA">
      <w:r>
        <w:t>Work debrief is filed by the engineer quite separately on his/her laptop, outside of ClickMobile.</w:t>
      </w:r>
    </w:p>
    <w:p w14:paraId="0CAE754A" w14:textId="77777777" w:rsidR="00A14DAA" w:rsidRDefault="00A14DAA" w:rsidP="00A14DAA">
      <w:pPr>
        <w:pStyle w:val="Heading3"/>
      </w:pPr>
      <w:bookmarkStart w:id="5186" w:name="_Toc425500434"/>
      <w:r>
        <w:t>Incomplete</w:t>
      </w:r>
      <w:bookmarkEnd w:id="5186"/>
    </w:p>
    <w:p w14:paraId="0CAE754B" w14:textId="2E5AC320" w:rsidR="00A14DAA" w:rsidRDefault="00A14DAA" w:rsidP="00A14DAA">
      <w:r w:rsidRPr="008775D6">
        <w:t xml:space="preserve">When the task </w:t>
      </w:r>
      <w:r>
        <w:t>cannot be completed successfully</w:t>
      </w:r>
      <w:r w:rsidRPr="008775D6">
        <w:t xml:space="preserve">, </w:t>
      </w:r>
      <w:r>
        <w:t xml:space="preserve">for whatever reason, </w:t>
      </w:r>
      <w:r w:rsidRPr="008775D6">
        <w:t xml:space="preserve">the </w:t>
      </w:r>
      <w:r>
        <w:t>engineer</w:t>
      </w:r>
      <w:r w:rsidRPr="008775D6">
        <w:t xml:space="preserve"> </w:t>
      </w:r>
      <w:r w:rsidR="00D01A1B">
        <w:t>SIEBEL</w:t>
      </w:r>
      <w:r>
        <w:t xml:space="preserve"> </w:t>
      </w:r>
      <w:r w:rsidRPr="008775D6">
        <w:t xml:space="preserve">change </w:t>
      </w:r>
      <w:r>
        <w:t xml:space="preserve">the task status to ‘Incomplete’. </w:t>
      </w:r>
    </w:p>
    <w:p w14:paraId="0CAE754C" w14:textId="77777777" w:rsidR="00A14DAA" w:rsidRPr="005F3DFC" w:rsidRDefault="00A14DAA" w:rsidP="00A14DAA">
      <w:r>
        <w:t>In addition to the status change, the engineer provides the following details:</w:t>
      </w:r>
    </w:p>
    <w:p w14:paraId="0CAE754D" w14:textId="77777777" w:rsidR="00A14DAA" w:rsidRDefault="00A14DAA" w:rsidP="009A52C8">
      <w:pPr>
        <w:pStyle w:val="ListParagraph"/>
        <w:numPr>
          <w:ilvl w:val="0"/>
          <w:numId w:val="58"/>
        </w:numPr>
      </w:pPr>
      <w:r w:rsidRPr="005F3DFC">
        <w:t>The reason, from a</w:t>
      </w:r>
      <w:r>
        <w:t xml:space="preserve"> fixed (though configurable) set of options.</w:t>
      </w:r>
    </w:p>
    <w:p w14:paraId="0CAE754E" w14:textId="77777777" w:rsidR="00A14DAA" w:rsidRDefault="00A14DAA" w:rsidP="009A52C8">
      <w:pPr>
        <w:pStyle w:val="ListParagraph"/>
        <w:numPr>
          <w:ilvl w:val="0"/>
          <w:numId w:val="58"/>
        </w:numPr>
      </w:pPr>
      <w:r>
        <w:t>An accompanying comment that can provide further details related to the incompletion.</w:t>
      </w:r>
    </w:p>
    <w:p w14:paraId="0CAE754F" w14:textId="77777777" w:rsidR="00A14DAA" w:rsidRDefault="00A14DAA" w:rsidP="009A52C8">
      <w:pPr>
        <w:pStyle w:val="ListParagraph"/>
        <w:numPr>
          <w:ilvl w:val="0"/>
          <w:numId w:val="58"/>
        </w:numPr>
      </w:pPr>
      <w:r>
        <w:t>Estimation of how long a follow-on task might be (a follow-on may be required to complete the task, for example once another part has been obtained).</w:t>
      </w:r>
    </w:p>
    <w:p w14:paraId="0CAE7550" w14:textId="77777777" w:rsidR="00A14DAA" w:rsidRDefault="00A14DAA" w:rsidP="009A52C8">
      <w:pPr>
        <w:pStyle w:val="ListParagraph"/>
        <w:numPr>
          <w:ilvl w:val="0"/>
          <w:numId w:val="58"/>
        </w:numPr>
      </w:pPr>
      <w:r>
        <w:t>Indication that the engineer would like to perform the follow-on task.</w:t>
      </w:r>
    </w:p>
    <w:p w14:paraId="0CAE7551" w14:textId="77777777" w:rsidR="00A14DAA" w:rsidRPr="005F3DFC" w:rsidRDefault="00A14DAA" w:rsidP="009A52C8">
      <w:pPr>
        <w:pStyle w:val="ListParagraph"/>
        <w:numPr>
          <w:ilvl w:val="0"/>
          <w:numId w:val="58"/>
        </w:numPr>
      </w:pPr>
      <w:r>
        <w:t>Indication as to whether the engineer has left the system operational or inoperative.</w:t>
      </w:r>
    </w:p>
    <w:p w14:paraId="0CAE7552" w14:textId="77777777" w:rsidR="00A14DAA" w:rsidRDefault="00A14DAA" w:rsidP="00A14DAA">
      <w:r>
        <w:t>T</w:t>
      </w:r>
      <w:r w:rsidRPr="008775D6">
        <w:t xml:space="preserve">he assignment </w:t>
      </w:r>
      <w:r>
        <w:t>finish</w:t>
      </w:r>
      <w:r w:rsidRPr="008775D6">
        <w:t xml:space="preserve"> </w:t>
      </w:r>
      <w:r>
        <w:t>time is updated accordingly.</w:t>
      </w:r>
    </w:p>
    <w:p w14:paraId="0CAE7553" w14:textId="77777777" w:rsidR="00EB3763" w:rsidRDefault="00EB3763" w:rsidP="00A14DAA"/>
    <w:p w14:paraId="0CAE7554" w14:textId="77777777" w:rsidR="003A1C6C" w:rsidRPr="00EB3763" w:rsidRDefault="003A1C6C" w:rsidP="00EB3763"/>
    <w:p w14:paraId="0CAE7555" w14:textId="77777777" w:rsidR="00A14DAA" w:rsidRDefault="00A14DAA" w:rsidP="00A14DAA">
      <w:pPr>
        <w:pStyle w:val="Heading2"/>
      </w:pPr>
      <w:bookmarkStart w:id="5187" w:name="_Toc355343852"/>
      <w:bookmarkStart w:id="5188" w:name="_Toc359587149"/>
      <w:bookmarkStart w:id="5189" w:name="_Toc425500435"/>
      <w:r>
        <w:t xml:space="preserve">Main </w:t>
      </w:r>
      <w:r w:rsidRPr="00AE4A38">
        <w:t>Screens</w:t>
      </w:r>
      <w:bookmarkEnd w:id="5187"/>
      <w:bookmarkEnd w:id="5188"/>
      <w:bookmarkEnd w:id="5189"/>
    </w:p>
    <w:p w14:paraId="1FDCB1AE" w14:textId="77777777" w:rsidR="005B566D" w:rsidRPr="00EC2D52" w:rsidRDefault="005B566D" w:rsidP="005B566D">
      <w:r>
        <w:t>The screens covered in the following sections reflect the configuration at initial go-live. It is quite straight-forward to restructure many of the forms, using the same underlying data, and as such it is recognized that the screens with continue to be modified over time.</w:t>
      </w:r>
    </w:p>
    <w:p w14:paraId="368B7A39" w14:textId="77777777" w:rsidR="005B566D" w:rsidRPr="005B566D" w:rsidRDefault="005B566D" w:rsidP="005B566D"/>
    <w:p w14:paraId="0CAE7556" w14:textId="77777777" w:rsidR="00A14DAA" w:rsidRDefault="00A14DAA" w:rsidP="00A14DAA">
      <w:pPr>
        <w:pStyle w:val="Heading3"/>
      </w:pPr>
      <w:bookmarkStart w:id="5190" w:name="_Toc355343853"/>
      <w:bookmarkStart w:id="5191" w:name="_Toc359587150"/>
      <w:bookmarkStart w:id="5192" w:name="_Toc425500436"/>
      <w:r>
        <w:lastRenderedPageBreak/>
        <w:t>Logon</w:t>
      </w:r>
      <w:bookmarkEnd w:id="5190"/>
      <w:bookmarkEnd w:id="5191"/>
      <w:bookmarkEnd w:id="5192"/>
    </w:p>
    <w:p w14:paraId="0CAE7557" w14:textId="233F4ED4" w:rsidR="00A14DAA" w:rsidRPr="00BB539C" w:rsidRDefault="00A14DAA" w:rsidP="00B53D10">
      <w:pPr>
        <w:keepNext/>
        <w:tabs>
          <w:tab w:val="left" w:pos="9072"/>
        </w:tabs>
        <w:rPr>
          <w:snapToGrid w:val="0"/>
          <w:kern w:val="24"/>
          <w:lang w:val="en"/>
        </w:rPr>
      </w:pPr>
      <w:r w:rsidRPr="00BB539C">
        <w:rPr>
          <w:snapToGrid w:val="0"/>
          <w:kern w:val="24"/>
          <w:lang w:val="en"/>
        </w:rPr>
        <w:t xml:space="preserve">The </w:t>
      </w:r>
      <w:r>
        <w:rPr>
          <w:snapToGrid w:val="0"/>
          <w:kern w:val="24"/>
          <w:lang w:val="en"/>
        </w:rPr>
        <w:t>engineer</w:t>
      </w:r>
      <w:r w:rsidRPr="00BB539C">
        <w:rPr>
          <w:snapToGrid w:val="0"/>
          <w:kern w:val="24"/>
          <w:lang w:val="en"/>
        </w:rPr>
        <w:t xml:space="preserve"> </w:t>
      </w:r>
      <w:r>
        <w:rPr>
          <w:snapToGrid w:val="0"/>
          <w:kern w:val="24"/>
          <w:lang w:val="en"/>
        </w:rPr>
        <w:t xml:space="preserve">is </w:t>
      </w:r>
      <w:r w:rsidRPr="00BB539C">
        <w:rPr>
          <w:snapToGrid w:val="0"/>
          <w:kern w:val="24"/>
          <w:lang w:val="en"/>
        </w:rPr>
        <w:t xml:space="preserve">prompted to enter </w:t>
      </w:r>
      <w:r>
        <w:rPr>
          <w:snapToGrid w:val="0"/>
          <w:kern w:val="24"/>
          <w:lang w:val="en"/>
        </w:rPr>
        <w:t xml:space="preserve">their </w:t>
      </w:r>
      <w:r w:rsidR="00BF482C">
        <w:rPr>
          <w:snapToGrid w:val="0"/>
          <w:kern w:val="24"/>
          <w:lang w:val="en"/>
        </w:rPr>
        <w:t xml:space="preserve">GE SSO </w:t>
      </w:r>
      <w:r>
        <w:rPr>
          <w:snapToGrid w:val="0"/>
          <w:kern w:val="24"/>
          <w:lang w:val="en"/>
        </w:rPr>
        <w:t xml:space="preserve">credentials </w:t>
      </w:r>
      <w:r w:rsidR="00BF482C">
        <w:rPr>
          <w:snapToGrid w:val="0"/>
          <w:kern w:val="24"/>
          <w:lang w:val="en"/>
        </w:rPr>
        <w:t>if necessary (the following screenshot shows the GE SSO login page)</w:t>
      </w:r>
      <w:r>
        <w:rPr>
          <w:snapToGrid w:val="0"/>
          <w:kern w:val="24"/>
          <w:lang w:val="en"/>
        </w:rPr>
        <w:t>:</w:t>
      </w:r>
      <w:r>
        <w:rPr>
          <w:snapToGrid w:val="0"/>
          <w:kern w:val="24"/>
          <w:lang w:val="en"/>
        </w:rPr>
        <w:tab/>
      </w:r>
    </w:p>
    <w:p w14:paraId="0CAE7558" w14:textId="2F81946F" w:rsidR="00A14DAA" w:rsidRDefault="00B53D10" w:rsidP="00A14DAA">
      <w:pPr>
        <w:ind w:left="1440"/>
      </w:pPr>
      <w:r w:rsidRPr="00B53D10">
        <w:rPr>
          <w:noProof/>
          <w:lang w:val="en-US"/>
        </w:rPr>
        <w:drawing>
          <wp:inline distT="0" distB="0" distL="0" distR="0" wp14:anchorId="32912E1A" wp14:editId="06A25C43">
            <wp:extent cx="3048000" cy="54102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00" cy="5410200"/>
                    </a:xfrm>
                    <a:prstGeom prst="rect">
                      <a:avLst/>
                    </a:prstGeom>
                  </pic:spPr>
                </pic:pic>
              </a:graphicData>
            </a:graphic>
          </wp:inline>
        </w:drawing>
      </w:r>
    </w:p>
    <w:p w14:paraId="0CAE7559" w14:textId="77777777" w:rsidR="00A14DAA" w:rsidRDefault="00A14DAA" w:rsidP="00A14DAA">
      <w:pPr>
        <w:ind w:left="1440" w:hanging="1440"/>
      </w:pPr>
    </w:p>
    <w:p w14:paraId="0CAE755A" w14:textId="1487F00B" w:rsidR="00A14DAA" w:rsidRPr="008A3FA1" w:rsidRDefault="00BF482C" w:rsidP="00A14DAA">
      <w:pPr>
        <w:tabs>
          <w:tab w:val="left" w:pos="9072"/>
        </w:tabs>
        <w:rPr>
          <w:snapToGrid w:val="0"/>
          <w:kern w:val="24"/>
          <w:lang w:val="en"/>
        </w:rPr>
      </w:pPr>
      <w:r>
        <w:rPr>
          <w:snapToGrid w:val="0"/>
          <w:kern w:val="24"/>
          <w:lang w:val="en"/>
        </w:rPr>
        <w:t xml:space="preserve">Once </w:t>
      </w:r>
      <w:r w:rsidR="00B53D10">
        <w:rPr>
          <w:snapToGrid w:val="0"/>
          <w:kern w:val="24"/>
          <w:lang w:val="en"/>
        </w:rPr>
        <w:t xml:space="preserve">successfully </w:t>
      </w:r>
      <w:r>
        <w:rPr>
          <w:snapToGrid w:val="0"/>
          <w:kern w:val="24"/>
          <w:lang w:val="en"/>
        </w:rPr>
        <w:t>logged in via the GE SSO mechanism, the engineer’s login will be kept active for up to 7 days</w:t>
      </w:r>
      <w:r w:rsidR="00EB3763">
        <w:rPr>
          <w:snapToGrid w:val="0"/>
          <w:kern w:val="24"/>
          <w:lang w:val="en"/>
        </w:rPr>
        <w:t>.</w:t>
      </w:r>
      <w:r>
        <w:rPr>
          <w:snapToGrid w:val="0"/>
          <w:kern w:val="24"/>
          <w:lang w:val="en"/>
        </w:rPr>
        <w:t xml:space="preserve"> On explicit logout or after the mobile credentials time out the engineer </w:t>
      </w:r>
      <w:r w:rsidR="00D01A1B">
        <w:rPr>
          <w:snapToGrid w:val="0"/>
          <w:kern w:val="24"/>
          <w:lang w:val="en"/>
        </w:rPr>
        <w:t>SIEBEL</w:t>
      </w:r>
      <w:r>
        <w:rPr>
          <w:snapToGrid w:val="0"/>
          <w:kern w:val="24"/>
          <w:lang w:val="en"/>
        </w:rPr>
        <w:t xml:space="preserve"> again login via the GE SSO mechanism.</w:t>
      </w:r>
    </w:p>
    <w:p w14:paraId="0CAE755C" w14:textId="77777777" w:rsidR="00A14DAA" w:rsidRDefault="00A14DAA" w:rsidP="00A14DAA">
      <w:pPr>
        <w:pStyle w:val="Heading3"/>
      </w:pPr>
      <w:bookmarkStart w:id="5193" w:name="_Toc421113180"/>
      <w:bookmarkStart w:id="5194" w:name="_Toc355343854"/>
      <w:bookmarkStart w:id="5195" w:name="_Toc359587151"/>
      <w:bookmarkStart w:id="5196" w:name="_Toc425500437"/>
      <w:bookmarkEnd w:id="5193"/>
      <w:r>
        <w:t>Home Page</w:t>
      </w:r>
      <w:bookmarkEnd w:id="5194"/>
      <w:bookmarkEnd w:id="5195"/>
      <w:bookmarkEnd w:id="5196"/>
    </w:p>
    <w:p w14:paraId="0CAE755D" w14:textId="421C236C" w:rsidR="00A14DAA" w:rsidRPr="004711CC" w:rsidRDefault="00A14DAA" w:rsidP="00A14DAA">
      <w:r>
        <w:t xml:space="preserve">The home page, being the first page shown after successful login, provides access to the various specific views available within the client. Access is provided via a grid of labelled icons. </w:t>
      </w:r>
      <w:r w:rsidR="00BF482C">
        <w:t xml:space="preserve">These views are also accessible through options on the app’s menu. </w:t>
      </w:r>
      <w:r>
        <w:t>The following illustrates the appearance of the home page.</w:t>
      </w:r>
    </w:p>
    <w:p w14:paraId="0CAE755E" w14:textId="3D866B0B" w:rsidR="00A14DAA" w:rsidRDefault="00563805" w:rsidP="005770A5">
      <w:pPr>
        <w:pStyle w:val="BodyText2"/>
        <w:ind w:left="2160"/>
      </w:pPr>
      <w:r w:rsidRPr="00563805">
        <w:rPr>
          <w:noProof/>
          <w:lang w:val="en-US"/>
        </w:rPr>
        <w:lastRenderedPageBreak/>
        <w:drawing>
          <wp:inline distT="0" distB="0" distL="0" distR="0" wp14:anchorId="107E6713" wp14:editId="5C44FEF2">
            <wp:extent cx="3295650" cy="15811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5650" cy="1581150"/>
                    </a:xfrm>
                    <a:prstGeom prst="rect">
                      <a:avLst/>
                    </a:prstGeom>
                  </pic:spPr>
                </pic:pic>
              </a:graphicData>
            </a:graphic>
          </wp:inline>
        </w:drawing>
      </w:r>
      <w:r w:rsidRPr="00563805" w:rsidDel="00563805">
        <w:t xml:space="preserve"> </w:t>
      </w:r>
    </w:p>
    <w:p w14:paraId="0CAE755F" w14:textId="77777777" w:rsidR="00A14DAA" w:rsidRDefault="00A14DAA" w:rsidP="00A14DAA">
      <w:r>
        <w:t>The views that are included in this solution are:</w:t>
      </w:r>
    </w:p>
    <w:p w14:paraId="0CAE7560" w14:textId="77777777" w:rsidR="00A14DAA" w:rsidRDefault="00A14DAA" w:rsidP="009A52C8">
      <w:pPr>
        <w:pStyle w:val="ListParagraph"/>
        <w:numPr>
          <w:ilvl w:val="0"/>
          <w:numId w:val="59"/>
        </w:numPr>
      </w:pPr>
      <w:r>
        <w:t>Schedule</w:t>
      </w:r>
    </w:p>
    <w:p w14:paraId="0CAE7561" w14:textId="77777777" w:rsidR="00A14DAA" w:rsidRDefault="00A14DAA" w:rsidP="00A14DAA">
      <w:pPr>
        <w:ind w:left="720"/>
      </w:pPr>
      <w:r>
        <w:t>This provides access to a list of the engineer’s assignments on a given day.</w:t>
      </w:r>
    </w:p>
    <w:p w14:paraId="0CAE7562" w14:textId="77777777" w:rsidR="00A14DAA" w:rsidRDefault="00A14DAA" w:rsidP="009A52C8">
      <w:pPr>
        <w:pStyle w:val="ListParagraph"/>
        <w:numPr>
          <w:ilvl w:val="0"/>
          <w:numId w:val="59"/>
        </w:numPr>
      </w:pPr>
      <w:r w:rsidRPr="008A3FA1">
        <w:t>Messages</w:t>
      </w:r>
    </w:p>
    <w:p w14:paraId="0CAE7563" w14:textId="77777777" w:rsidR="00A14DAA" w:rsidRDefault="00A14DAA" w:rsidP="00A14DAA">
      <w:pPr>
        <w:ind w:left="720"/>
      </w:pPr>
      <w:r>
        <w:t>A list of received messages is shown and allows the engineer to send new messages.</w:t>
      </w:r>
    </w:p>
    <w:p w14:paraId="0CAE7564" w14:textId="77777777" w:rsidR="00A14DAA" w:rsidRDefault="006B774E" w:rsidP="009A52C8">
      <w:pPr>
        <w:pStyle w:val="ListParagraph"/>
        <w:numPr>
          <w:ilvl w:val="0"/>
          <w:numId w:val="59"/>
        </w:numPr>
      </w:pPr>
      <w:r>
        <w:t>“My Details” (</w:t>
      </w:r>
      <w:r w:rsidR="0050617E">
        <w:t xml:space="preserve">Engineer </w:t>
      </w:r>
      <w:r w:rsidR="00A14DAA">
        <w:t>View</w:t>
      </w:r>
      <w:r>
        <w:t>)</w:t>
      </w:r>
    </w:p>
    <w:p w14:paraId="0CAE7565" w14:textId="2182DD05" w:rsidR="00A14DAA" w:rsidRDefault="00A14DAA" w:rsidP="00A14DAA">
      <w:pPr>
        <w:ind w:left="720"/>
      </w:pPr>
      <w:r>
        <w:t>Shows details related to the logged in engineer, including contact information for their manager.</w:t>
      </w:r>
      <w:r w:rsidR="00BF482C">
        <w:t xml:space="preserve"> Note that this is only accessible from the menu.</w:t>
      </w:r>
    </w:p>
    <w:p w14:paraId="0CAE7569" w14:textId="77777777" w:rsidR="008617C5" w:rsidRDefault="008617C5" w:rsidP="009A52C8">
      <w:pPr>
        <w:pStyle w:val="ListParagraph"/>
        <w:numPr>
          <w:ilvl w:val="0"/>
          <w:numId w:val="59"/>
        </w:numPr>
      </w:pPr>
      <w:r>
        <w:t>Find my Friends</w:t>
      </w:r>
    </w:p>
    <w:p w14:paraId="0CAE756A" w14:textId="77777777" w:rsidR="008617C5" w:rsidRDefault="008617C5" w:rsidP="008617C5">
      <w:pPr>
        <w:ind w:left="720"/>
      </w:pPr>
      <w:r>
        <w:t xml:space="preserve">Provides access to Apple’s </w:t>
      </w:r>
      <w:r w:rsidR="0095389B">
        <w:t xml:space="preserve">external, </w:t>
      </w:r>
      <w:r>
        <w:t>standard Find My Friends mobile app.</w:t>
      </w:r>
    </w:p>
    <w:p w14:paraId="0CAE756B" w14:textId="77777777" w:rsidR="00A14DAA" w:rsidRDefault="00A14DAA" w:rsidP="00A14DAA">
      <w:pPr>
        <w:pStyle w:val="BodyText2"/>
        <w:tabs>
          <w:tab w:val="clear" w:pos="720"/>
        </w:tabs>
        <w:ind w:left="0"/>
      </w:pPr>
      <w:r>
        <w:t>These views are covered in more detail</w:t>
      </w:r>
      <w:r w:rsidR="008617C5">
        <w:t>, where necessary,</w:t>
      </w:r>
      <w:r>
        <w:t xml:space="preserve"> in the following sections.</w:t>
      </w:r>
    </w:p>
    <w:p w14:paraId="0CAE756C" w14:textId="77777777" w:rsidR="00A14DAA" w:rsidRDefault="00A14DAA" w:rsidP="00A14DAA">
      <w:pPr>
        <w:pStyle w:val="Heading3"/>
      </w:pPr>
      <w:bookmarkStart w:id="5197" w:name="_Toc355343855"/>
      <w:bookmarkStart w:id="5198" w:name="_Toc359587152"/>
      <w:bookmarkStart w:id="5199" w:name="_Ref363047198"/>
      <w:bookmarkStart w:id="5200" w:name="_Toc425500438"/>
      <w:r>
        <w:t>Schedule Main Tasks View</w:t>
      </w:r>
      <w:bookmarkEnd w:id="5197"/>
      <w:bookmarkEnd w:id="5198"/>
      <w:bookmarkEnd w:id="5199"/>
      <w:bookmarkEnd w:id="5200"/>
    </w:p>
    <w:p w14:paraId="0CAE756D" w14:textId="77777777" w:rsidR="00A14DAA" w:rsidRDefault="00A14DAA" w:rsidP="00A14DAA">
      <w:pPr>
        <w:rPr>
          <w:lang w:val="en"/>
        </w:rPr>
      </w:pPr>
      <w:r>
        <w:rPr>
          <w:lang w:val="en"/>
        </w:rPr>
        <w:t xml:space="preserve">The Schedule view displays a list of the engineer’s </w:t>
      </w:r>
      <w:r>
        <w:t xml:space="preserve">assignment </w:t>
      </w:r>
      <w:r>
        <w:rPr>
          <w:lang w:val="en"/>
        </w:rPr>
        <w:t xml:space="preserve">tasks and non-availabilities for a given day (the day can be selected from those stated </w:t>
      </w:r>
      <w:r>
        <w:t>in Section 13.1.4)</w:t>
      </w:r>
      <w:r>
        <w:rPr>
          <w:lang w:val="en"/>
        </w:rPr>
        <w:t>.</w:t>
      </w:r>
    </w:p>
    <w:p w14:paraId="0CAE756E" w14:textId="77777777" w:rsidR="00A14DAA" w:rsidRDefault="00A14DAA" w:rsidP="00A14DAA">
      <w:pPr>
        <w:tabs>
          <w:tab w:val="left" w:pos="9072"/>
        </w:tabs>
      </w:pPr>
      <w:r>
        <w:t>The following information is presented at the ‘first glance view’ of the schedule. Note that labels can be applied to clarify the meaning of the various values.</w:t>
      </w:r>
    </w:p>
    <w:tbl>
      <w:tblPr>
        <w:tblW w:w="4946" w:type="pct"/>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483"/>
        <w:gridCol w:w="3052"/>
        <w:gridCol w:w="5406"/>
      </w:tblGrid>
      <w:tr w:rsidR="00A14DAA" w:rsidRPr="00C02ABA" w14:paraId="0CAE7572" w14:textId="77777777" w:rsidTr="00215CD3">
        <w:trPr>
          <w:tblHeader/>
        </w:trPr>
        <w:tc>
          <w:tcPr>
            <w:tcW w:w="746" w:type="pct"/>
            <w:tcBorders>
              <w:top w:val="double" w:sz="6" w:space="0" w:color="000000"/>
              <w:bottom w:val="single" w:sz="6" w:space="0" w:color="000000"/>
            </w:tcBorders>
            <w:shd w:val="clear" w:color="auto" w:fill="1F497D" w:themeFill="text2"/>
          </w:tcPr>
          <w:p w14:paraId="0CAE756F" w14:textId="77777777" w:rsidR="00A14DAA" w:rsidRPr="00C02ABA" w:rsidRDefault="00A14DAA" w:rsidP="00215CD3">
            <w:pPr>
              <w:pStyle w:val="TableHeading"/>
              <w:keepNext/>
              <w:jc w:val="left"/>
              <w:rPr>
                <w:rFonts w:cs="Arial"/>
                <w:szCs w:val="21"/>
              </w:rPr>
            </w:pPr>
            <w:r>
              <w:rPr>
                <w:rFonts w:cs="Arial"/>
                <w:szCs w:val="21"/>
              </w:rPr>
              <w:lastRenderedPageBreak/>
              <w:t>Object</w:t>
            </w:r>
          </w:p>
        </w:tc>
        <w:tc>
          <w:tcPr>
            <w:tcW w:w="1535" w:type="pct"/>
            <w:tcBorders>
              <w:top w:val="double" w:sz="6" w:space="0" w:color="000000"/>
              <w:bottom w:val="single" w:sz="6" w:space="0" w:color="000000"/>
            </w:tcBorders>
            <w:shd w:val="clear" w:color="auto" w:fill="1F497D" w:themeFill="text2"/>
          </w:tcPr>
          <w:p w14:paraId="0CAE7570" w14:textId="77777777" w:rsidR="00A14DAA" w:rsidRPr="00C02ABA" w:rsidRDefault="00A14DAA" w:rsidP="00215CD3">
            <w:pPr>
              <w:pStyle w:val="TableHeading"/>
              <w:keepNext/>
              <w:jc w:val="left"/>
              <w:rPr>
                <w:rFonts w:cs="Arial"/>
                <w:szCs w:val="21"/>
              </w:rPr>
            </w:pPr>
            <w:r>
              <w:rPr>
                <w:rFonts w:cs="Arial"/>
                <w:szCs w:val="21"/>
              </w:rPr>
              <w:t>Value</w:t>
            </w:r>
          </w:p>
        </w:tc>
        <w:tc>
          <w:tcPr>
            <w:tcW w:w="2719" w:type="pct"/>
            <w:tcBorders>
              <w:top w:val="double" w:sz="6" w:space="0" w:color="000000"/>
              <w:bottom w:val="single" w:sz="6" w:space="0" w:color="000000"/>
            </w:tcBorders>
            <w:shd w:val="clear" w:color="auto" w:fill="1F497D" w:themeFill="text2"/>
          </w:tcPr>
          <w:p w14:paraId="0CAE7571" w14:textId="77777777" w:rsidR="00A14DAA" w:rsidRDefault="00A14DAA" w:rsidP="00215CD3">
            <w:pPr>
              <w:pStyle w:val="TableHeading"/>
              <w:keepNext/>
              <w:jc w:val="left"/>
              <w:rPr>
                <w:rFonts w:cs="Arial"/>
                <w:szCs w:val="21"/>
              </w:rPr>
            </w:pPr>
            <w:r>
              <w:rPr>
                <w:rFonts w:cs="Arial"/>
                <w:szCs w:val="21"/>
              </w:rPr>
              <w:t>Note</w:t>
            </w:r>
          </w:p>
        </w:tc>
      </w:tr>
      <w:tr w:rsidR="00A14DAA" w:rsidRPr="00C02ABA" w14:paraId="0CAE7578" w14:textId="77777777" w:rsidTr="00215CD3">
        <w:trPr>
          <w:cantSplit/>
        </w:trPr>
        <w:tc>
          <w:tcPr>
            <w:tcW w:w="746" w:type="pct"/>
            <w:vMerge w:val="restart"/>
            <w:tcBorders>
              <w:top w:val="single" w:sz="6" w:space="0" w:color="000000"/>
            </w:tcBorders>
          </w:tcPr>
          <w:p w14:paraId="0CAE7573" w14:textId="77777777" w:rsidR="00A14DAA" w:rsidRPr="00C02ABA" w:rsidRDefault="00A14DAA" w:rsidP="00215CD3">
            <w:pPr>
              <w:pStyle w:val="TableText"/>
              <w:keepNext/>
              <w:jc w:val="left"/>
              <w:rPr>
                <w:rFonts w:cs="Arial"/>
                <w:szCs w:val="21"/>
              </w:rPr>
            </w:pPr>
            <w:r>
              <w:rPr>
                <w:rFonts w:cs="Arial"/>
                <w:szCs w:val="21"/>
              </w:rPr>
              <w:t>Assignment</w:t>
            </w:r>
          </w:p>
        </w:tc>
        <w:tc>
          <w:tcPr>
            <w:tcW w:w="1535" w:type="pct"/>
            <w:tcBorders>
              <w:top w:val="single" w:sz="6" w:space="0" w:color="000000"/>
              <w:bottom w:val="single" w:sz="6" w:space="0" w:color="000000"/>
            </w:tcBorders>
          </w:tcPr>
          <w:p w14:paraId="0CAE7574" w14:textId="77777777" w:rsidR="00A14DAA" w:rsidRDefault="00A14DAA" w:rsidP="00215CD3">
            <w:pPr>
              <w:keepNext/>
              <w:rPr>
                <w:snapToGrid w:val="0"/>
              </w:rPr>
            </w:pPr>
            <w:r w:rsidRPr="00DB1B60">
              <w:t>Assignment</w:t>
            </w:r>
            <w:r w:rsidRPr="00382D1A">
              <w:rPr>
                <w:snapToGrid w:val="0"/>
              </w:rPr>
              <w:t xml:space="preserve"> Start</w:t>
            </w:r>
          </w:p>
          <w:p w14:paraId="0CAE7575" w14:textId="77777777" w:rsidR="00A14DAA" w:rsidRDefault="00A14DAA" w:rsidP="00215CD3">
            <w:pPr>
              <w:keepNext/>
              <w:rPr>
                <w:snapToGrid w:val="0"/>
              </w:rPr>
            </w:pPr>
            <w:r w:rsidRPr="00382D1A">
              <w:rPr>
                <w:snapToGrid w:val="0"/>
              </w:rPr>
              <w:t>Assignment Finish</w:t>
            </w:r>
          </w:p>
          <w:p w14:paraId="0CAE7576" w14:textId="77777777" w:rsidR="00A14DAA" w:rsidRPr="00382D1A" w:rsidRDefault="00A14DAA" w:rsidP="00215CD3">
            <w:pPr>
              <w:keepNext/>
              <w:rPr>
                <w:snapToGrid w:val="0"/>
              </w:rPr>
            </w:pPr>
            <w:r w:rsidRPr="00382D1A">
              <w:rPr>
                <w:snapToGrid w:val="0"/>
              </w:rPr>
              <w:t>Status</w:t>
            </w:r>
          </w:p>
        </w:tc>
        <w:tc>
          <w:tcPr>
            <w:tcW w:w="2719" w:type="pct"/>
            <w:tcBorders>
              <w:top w:val="single" w:sz="6" w:space="0" w:color="000000"/>
              <w:bottom w:val="single" w:sz="6" w:space="0" w:color="000000"/>
            </w:tcBorders>
            <w:vAlign w:val="center"/>
          </w:tcPr>
          <w:p w14:paraId="0CAE7577" w14:textId="77777777" w:rsidR="00A14DAA" w:rsidRPr="00DB1B60" w:rsidRDefault="00A14DAA" w:rsidP="00215CD3">
            <w:pPr>
              <w:keepNext/>
              <w:jc w:val="left"/>
            </w:pPr>
            <w:r>
              <w:t>Specially presented as a header line.</w:t>
            </w:r>
          </w:p>
        </w:tc>
      </w:tr>
      <w:tr w:rsidR="00A14DAA" w:rsidRPr="00C02ABA" w14:paraId="0CAE757C" w14:textId="77777777" w:rsidTr="00215CD3">
        <w:trPr>
          <w:cantSplit/>
        </w:trPr>
        <w:tc>
          <w:tcPr>
            <w:tcW w:w="746" w:type="pct"/>
            <w:vMerge/>
          </w:tcPr>
          <w:p w14:paraId="0CAE7579"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7A" w14:textId="77777777" w:rsidR="00A14DAA" w:rsidRPr="00C02ABA" w:rsidRDefault="00A14DAA" w:rsidP="00215CD3">
            <w:pPr>
              <w:pStyle w:val="TableText"/>
              <w:keepNext/>
              <w:jc w:val="left"/>
              <w:rPr>
                <w:rFonts w:cs="Arial"/>
                <w:szCs w:val="21"/>
              </w:rPr>
            </w:pPr>
            <w:r>
              <w:rPr>
                <w:rFonts w:cs="Arial"/>
                <w:szCs w:val="21"/>
              </w:rPr>
              <w:t>Safety</w:t>
            </w:r>
          </w:p>
        </w:tc>
        <w:tc>
          <w:tcPr>
            <w:tcW w:w="2719" w:type="pct"/>
            <w:tcBorders>
              <w:top w:val="single" w:sz="6" w:space="0" w:color="000000"/>
              <w:bottom w:val="single" w:sz="6" w:space="0" w:color="000000"/>
            </w:tcBorders>
          </w:tcPr>
          <w:p w14:paraId="0CAE757B" w14:textId="77777777" w:rsidR="00A14DAA" w:rsidRDefault="00A14DAA" w:rsidP="00215CD3">
            <w:pPr>
              <w:pStyle w:val="TableText"/>
              <w:keepNext/>
              <w:jc w:val="left"/>
              <w:rPr>
                <w:rFonts w:cs="Arial"/>
                <w:szCs w:val="21"/>
              </w:rPr>
            </w:pPr>
          </w:p>
        </w:tc>
      </w:tr>
      <w:tr w:rsidR="00A14DAA" w:rsidRPr="00C02ABA" w14:paraId="0CAE7580" w14:textId="77777777" w:rsidTr="00215CD3">
        <w:trPr>
          <w:cantSplit/>
        </w:trPr>
        <w:tc>
          <w:tcPr>
            <w:tcW w:w="746" w:type="pct"/>
            <w:vMerge/>
          </w:tcPr>
          <w:p w14:paraId="0CAE757D"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7E" w14:textId="77777777" w:rsidR="00A14DAA" w:rsidRPr="00C02ABA" w:rsidRDefault="00A14DAA" w:rsidP="00215CD3">
            <w:pPr>
              <w:pStyle w:val="TableText"/>
              <w:keepNext/>
              <w:jc w:val="left"/>
              <w:rPr>
                <w:rFonts w:cs="Arial"/>
                <w:szCs w:val="21"/>
              </w:rPr>
            </w:pPr>
            <w:r>
              <w:rPr>
                <w:rFonts w:cs="Arial"/>
                <w:szCs w:val="21"/>
              </w:rPr>
              <w:t>Job Number</w:t>
            </w:r>
          </w:p>
        </w:tc>
        <w:tc>
          <w:tcPr>
            <w:tcW w:w="2719" w:type="pct"/>
            <w:tcBorders>
              <w:top w:val="single" w:sz="6" w:space="0" w:color="000000"/>
              <w:bottom w:val="single" w:sz="6" w:space="0" w:color="000000"/>
            </w:tcBorders>
          </w:tcPr>
          <w:p w14:paraId="0CAE757F" w14:textId="77777777" w:rsidR="00A14DAA" w:rsidRDefault="00A14DAA" w:rsidP="00215CD3">
            <w:pPr>
              <w:pStyle w:val="TableText"/>
              <w:keepNext/>
              <w:jc w:val="left"/>
              <w:rPr>
                <w:rFonts w:cs="Arial"/>
                <w:szCs w:val="21"/>
              </w:rPr>
            </w:pPr>
          </w:p>
        </w:tc>
      </w:tr>
      <w:tr w:rsidR="00A14DAA" w:rsidRPr="00C02ABA" w14:paraId="0CAE7584" w14:textId="77777777" w:rsidTr="00215CD3">
        <w:trPr>
          <w:cantSplit/>
        </w:trPr>
        <w:tc>
          <w:tcPr>
            <w:tcW w:w="746" w:type="pct"/>
            <w:vMerge/>
          </w:tcPr>
          <w:p w14:paraId="0CAE7581"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82" w14:textId="77777777" w:rsidR="00A14DAA" w:rsidRPr="00C02ABA" w:rsidRDefault="00A14DAA" w:rsidP="00215CD3">
            <w:pPr>
              <w:pStyle w:val="TableText"/>
              <w:keepNext/>
              <w:jc w:val="left"/>
              <w:rPr>
                <w:rFonts w:cs="Arial"/>
                <w:szCs w:val="21"/>
              </w:rPr>
            </w:pPr>
            <w:r>
              <w:rPr>
                <w:rFonts w:cs="Arial"/>
                <w:szCs w:val="21"/>
              </w:rPr>
              <w:t>Job Type</w:t>
            </w:r>
          </w:p>
        </w:tc>
        <w:tc>
          <w:tcPr>
            <w:tcW w:w="2719" w:type="pct"/>
            <w:tcBorders>
              <w:top w:val="single" w:sz="6" w:space="0" w:color="000000"/>
              <w:bottom w:val="single" w:sz="6" w:space="0" w:color="000000"/>
            </w:tcBorders>
          </w:tcPr>
          <w:p w14:paraId="0CAE7583" w14:textId="77777777" w:rsidR="00A14DAA" w:rsidRDefault="00A14DAA" w:rsidP="00215CD3">
            <w:pPr>
              <w:pStyle w:val="TableText"/>
              <w:keepNext/>
              <w:jc w:val="left"/>
              <w:rPr>
                <w:rFonts w:cs="Arial"/>
                <w:szCs w:val="21"/>
              </w:rPr>
            </w:pPr>
          </w:p>
        </w:tc>
      </w:tr>
      <w:tr w:rsidR="00A14DAA" w:rsidRPr="00C02ABA" w14:paraId="0CAE7588" w14:textId="77777777" w:rsidTr="00215CD3">
        <w:trPr>
          <w:cantSplit/>
        </w:trPr>
        <w:tc>
          <w:tcPr>
            <w:tcW w:w="746" w:type="pct"/>
            <w:vMerge/>
          </w:tcPr>
          <w:p w14:paraId="0CAE7585"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86" w14:textId="77777777" w:rsidR="00A14DAA" w:rsidRPr="00C02ABA" w:rsidRDefault="00A14DAA" w:rsidP="00215CD3">
            <w:pPr>
              <w:pStyle w:val="TableText"/>
              <w:keepNext/>
              <w:jc w:val="left"/>
              <w:rPr>
                <w:rFonts w:cs="Arial"/>
                <w:szCs w:val="21"/>
              </w:rPr>
            </w:pPr>
            <w:r>
              <w:rPr>
                <w:rFonts w:cs="Arial"/>
                <w:szCs w:val="21"/>
              </w:rPr>
              <w:t>System ID</w:t>
            </w:r>
          </w:p>
        </w:tc>
        <w:tc>
          <w:tcPr>
            <w:tcW w:w="2719" w:type="pct"/>
            <w:tcBorders>
              <w:top w:val="single" w:sz="6" w:space="0" w:color="000000"/>
              <w:bottom w:val="single" w:sz="6" w:space="0" w:color="000000"/>
            </w:tcBorders>
          </w:tcPr>
          <w:p w14:paraId="0CAE7587" w14:textId="77777777" w:rsidR="00A14DAA" w:rsidRDefault="00A14DAA" w:rsidP="00215CD3">
            <w:pPr>
              <w:pStyle w:val="TableText"/>
              <w:keepNext/>
              <w:jc w:val="left"/>
              <w:rPr>
                <w:rFonts w:cs="Arial"/>
                <w:szCs w:val="21"/>
              </w:rPr>
            </w:pPr>
          </w:p>
        </w:tc>
      </w:tr>
      <w:tr w:rsidR="00A14DAA" w:rsidRPr="00C02ABA" w14:paraId="0CAE758C" w14:textId="77777777" w:rsidTr="00215CD3">
        <w:trPr>
          <w:cantSplit/>
        </w:trPr>
        <w:tc>
          <w:tcPr>
            <w:tcW w:w="746" w:type="pct"/>
            <w:vMerge/>
          </w:tcPr>
          <w:p w14:paraId="0CAE7589"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8A" w14:textId="77777777" w:rsidR="00A14DAA" w:rsidRPr="00C02ABA" w:rsidRDefault="00A14DAA" w:rsidP="00215CD3">
            <w:pPr>
              <w:pStyle w:val="TableText"/>
              <w:keepNext/>
              <w:jc w:val="left"/>
              <w:rPr>
                <w:rFonts w:cs="Arial"/>
                <w:szCs w:val="21"/>
              </w:rPr>
            </w:pPr>
            <w:r>
              <w:rPr>
                <w:rFonts w:cs="Arial"/>
                <w:szCs w:val="21"/>
              </w:rPr>
              <w:t>System Name</w:t>
            </w:r>
          </w:p>
        </w:tc>
        <w:tc>
          <w:tcPr>
            <w:tcW w:w="2719" w:type="pct"/>
            <w:tcBorders>
              <w:top w:val="single" w:sz="6" w:space="0" w:color="000000"/>
              <w:bottom w:val="single" w:sz="6" w:space="0" w:color="000000"/>
            </w:tcBorders>
          </w:tcPr>
          <w:p w14:paraId="0CAE758B" w14:textId="77777777" w:rsidR="00A14DAA" w:rsidRDefault="00A14DAA" w:rsidP="00215CD3">
            <w:pPr>
              <w:pStyle w:val="TableText"/>
              <w:keepNext/>
              <w:jc w:val="left"/>
              <w:rPr>
                <w:rFonts w:cs="Arial"/>
                <w:szCs w:val="21"/>
              </w:rPr>
            </w:pPr>
          </w:p>
        </w:tc>
      </w:tr>
      <w:tr w:rsidR="00563805" w:rsidRPr="00C02ABA" w14:paraId="6B8EF9C4" w14:textId="77777777" w:rsidTr="00215CD3">
        <w:trPr>
          <w:cantSplit/>
        </w:trPr>
        <w:tc>
          <w:tcPr>
            <w:tcW w:w="746" w:type="pct"/>
            <w:vMerge/>
          </w:tcPr>
          <w:p w14:paraId="6F394790" w14:textId="77777777" w:rsidR="00563805" w:rsidRPr="00C02ABA" w:rsidRDefault="00563805" w:rsidP="00215CD3">
            <w:pPr>
              <w:pStyle w:val="TableText"/>
              <w:keepNext/>
              <w:jc w:val="left"/>
              <w:rPr>
                <w:rFonts w:cs="Arial"/>
                <w:szCs w:val="21"/>
              </w:rPr>
            </w:pPr>
          </w:p>
        </w:tc>
        <w:tc>
          <w:tcPr>
            <w:tcW w:w="1535" w:type="pct"/>
            <w:tcBorders>
              <w:top w:val="single" w:sz="6" w:space="0" w:color="000000"/>
              <w:bottom w:val="single" w:sz="6" w:space="0" w:color="000000"/>
            </w:tcBorders>
          </w:tcPr>
          <w:p w14:paraId="037B496A" w14:textId="329C18AE" w:rsidR="00563805" w:rsidRDefault="00563805" w:rsidP="00215CD3">
            <w:pPr>
              <w:pStyle w:val="TableText"/>
              <w:keepNext/>
              <w:jc w:val="left"/>
              <w:rPr>
                <w:rFonts w:cs="Arial"/>
                <w:szCs w:val="21"/>
              </w:rPr>
            </w:pPr>
            <w:r>
              <w:rPr>
                <w:rFonts w:cs="Arial"/>
                <w:szCs w:val="21"/>
              </w:rPr>
              <w:t>Modality</w:t>
            </w:r>
          </w:p>
        </w:tc>
        <w:tc>
          <w:tcPr>
            <w:tcW w:w="2719" w:type="pct"/>
            <w:tcBorders>
              <w:top w:val="single" w:sz="6" w:space="0" w:color="000000"/>
              <w:bottom w:val="single" w:sz="6" w:space="0" w:color="000000"/>
            </w:tcBorders>
          </w:tcPr>
          <w:p w14:paraId="2BBC22C7" w14:textId="77777777" w:rsidR="00563805" w:rsidRDefault="00563805" w:rsidP="00215CD3">
            <w:pPr>
              <w:pStyle w:val="TableText"/>
              <w:keepNext/>
              <w:jc w:val="left"/>
              <w:rPr>
                <w:rFonts w:cs="Arial"/>
                <w:szCs w:val="21"/>
              </w:rPr>
            </w:pPr>
          </w:p>
        </w:tc>
      </w:tr>
      <w:tr w:rsidR="00A14DAA" w:rsidRPr="00C02ABA" w14:paraId="0CAE7590" w14:textId="77777777" w:rsidTr="00215CD3">
        <w:trPr>
          <w:cantSplit/>
        </w:trPr>
        <w:tc>
          <w:tcPr>
            <w:tcW w:w="746" w:type="pct"/>
            <w:vMerge/>
          </w:tcPr>
          <w:p w14:paraId="0CAE758D" w14:textId="77777777" w:rsidR="00A14DAA" w:rsidRPr="00C02ABA" w:rsidRDefault="00A14DAA" w:rsidP="00215CD3">
            <w:pPr>
              <w:pStyle w:val="TableText"/>
              <w:keepNext/>
              <w:jc w:val="left"/>
              <w:rPr>
                <w:rFonts w:cs="Arial"/>
                <w:szCs w:val="21"/>
              </w:rPr>
            </w:pPr>
          </w:p>
        </w:tc>
        <w:tc>
          <w:tcPr>
            <w:tcW w:w="1535" w:type="pct"/>
            <w:tcBorders>
              <w:top w:val="single" w:sz="6" w:space="0" w:color="000000"/>
              <w:bottom w:val="single" w:sz="6" w:space="0" w:color="000000"/>
            </w:tcBorders>
          </w:tcPr>
          <w:p w14:paraId="0CAE758E" w14:textId="77777777" w:rsidR="00A14DAA" w:rsidRPr="00C02ABA" w:rsidRDefault="00A14DAA" w:rsidP="00215CD3">
            <w:pPr>
              <w:pStyle w:val="TableText"/>
              <w:keepNext/>
              <w:jc w:val="left"/>
              <w:rPr>
                <w:rFonts w:cs="Arial"/>
                <w:szCs w:val="21"/>
              </w:rPr>
            </w:pPr>
            <w:r>
              <w:rPr>
                <w:rFonts w:cs="Arial"/>
                <w:szCs w:val="21"/>
              </w:rPr>
              <w:t>Site Name</w:t>
            </w:r>
          </w:p>
        </w:tc>
        <w:tc>
          <w:tcPr>
            <w:tcW w:w="2719" w:type="pct"/>
            <w:tcBorders>
              <w:top w:val="single" w:sz="6" w:space="0" w:color="000000"/>
              <w:bottom w:val="single" w:sz="6" w:space="0" w:color="000000"/>
            </w:tcBorders>
          </w:tcPr>
          <w:p w14:paraId="0CAE758F" w14:textId="77777777" w:rsidR="00A14DAA" w:rsidRDefault="00A14DAA" w:rsidP="00215CD3">
            <w:pPr>
              <w:pStyle w:val="TableText"/>
              <w:keepNext/>
              <w:jc w:val="left"/>
              <w:rPr>
                <w:rFonts w:cs="Arial"/>
                <w:szCs w:val="21"/>
              </w:rPr>
            </w:pPr>
          </w:p>
        </w:tc>
      </w:tr>
      <w:tr w:rsidR="00563805" w:rsidRPr="00C02ABA" w14:paraId="03939C92" w14:textId="77777777" w:rsidTr="00215CD3">
        <w:trPr>
          <w:cantSplit/>
        </w:trPr>
        <w:tc>
          <w:tcPr>
            <w:tcW w:w="746" w:type="pct"/>
            <w:vMerge/>
          </w:tcPr>
          <w:p w14:paraId="39DBFACA" w14:textId="77777777" w:rsidR="00563805" w:rsidRPr="00C02ABA" w:rsidRDefault="00563805" w:rsidP="00215CD3">
            <w:pPr>
              <w:pStyle w:val="TableText"/>
              <w:keepNext/>
              <w:jc w:val="left"/>
              <w:rPr>
                <w:rFonts w:cs="Arial"/>
                <w:szCs w:val="21"/>
              </w:rPr>
            </w:pPr>
          </w:p>
        </w:tc>
        <w:tc>
          <w:tcPr>
            <w:tcW w:w="1535" w:type="pct"/>
            <w:tcBorders>
              <w:top w:val="single" w:sz="6" w:space="0" w:color="000000"/>
              <w:bottom w:val="single" w:sz="6" w:space="0" w:color="000000"/>
            </w:tcBorders>
          </w:tcPr>
          <w:p w14:paraId="4730F352" w14:textId="0FBE7428" w:rsidR="00563805" w:rsidRDefault="00563805" w:rsidP="00215CD3">
            <w:pPr>
              <w:pStyle w:val="TableText"/>
              <w:keepNext/>
              <w:jc w:val="left"/>
              <w:rPr>
                <w:rFonts w:cs="Arial"/>
                <w:szCs w:val="21"/>
              </w:rPr>
            </w:pPr>
            <w:r>
              <w:rPr>
                <w:rFonts w:cs="Arial"/>
                <w:szCs w:val="21"/>
              </w:rPr>
              <w:t>Street</w:t>
            </w:r>
          </w:p>
        </w:tc>
        <w:tc>
          <w:tcPr>
            <w:tcW w:w="2719" w:type="pct"/>
            <w:tcBorders>
              <w:top w:val="single" w:sz="6" w:space="0" w:color="000000"/>
              <w:bottom w:val="single" w:sz="6" w:space="0" w:color="000000"/>
            </w:tcBorders>
          </w:tcPr>
          <w:p w14:paraId="3BF365C2" w14:textId="77777777" w:rsidR="00563805" w:rsidRDefault="00563805" w:rsidP="00215CD3">
            <w:pPr>
              <w:pStyle w:val="TableText"/>
              <w:keepNext/>
              <w:jc w:val="left"/>
              <w:rPr>
                <w:rFonts w:cs="Arial"/>
                <w:szCs w:val="21"/>
              </w:rPr>
            </w:pPr>
          </w:p>
        </w:tc>
      </w:tr>
      <w:tr w:rsidR="00563805" w:rsidRPr="00C02ABA" w14:paraId="0CAE7594" w14:textId="77777777" w:rsidTr="00215CD3">
        <w:trPr>
          <w:cantSplit/>
        </w:trPr>
        <w:tc>
          <w:tcPr>
            <w:tcW w:w="746" w:type="pct"/>
            <w:vMerge/>
          </w:tcPr>
          <w:p w14:paraId="0CAE7591" w14:textId="77777777" w:rsidR="00563805" w:rsidRPr="00C02ABA"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92" w14:textId="027ECC13" w:rsidR="00563805" w:rsidRPr="00C02ABA" w:rsidRDefault="00563805" w:rsidP="00563805">
            <w:pPr>
              <w:pStyle w:val="TableText"/>
              <w:keepNext/>
              <w:jc w:val="left"/>
              <w:rPr>
                <w:rFonts w:cs="Arial"/>
                <w:szCs w:val="21"/>
              </w:rPr>
            </w:pPr>
            <w:r>
              <w:rPr>
                <w:rFonts w:cs="Arial"/>
                <w:szCs w:val="21"/>
              </w:rPr>
              <w:t>Postcode</w:t>
            </w:r>
          </w:p>
        </w:tc>
        <w:tc>
          <w:tcPr>
            <w:tcW w:w="2719" w:type="pct"/>
            <w:tcBorders>
              <w:top w:val="single" w:sz="6" w:space="0" w:color="000000"/>
              <w:bottom w:val="single" w:sz="6" w:space="0" w:color="000000"/>
            </w:tcBorders>
          </w:tcPr>
          <w:p w14:paraId="0CAE7593" w14:textId="77777777" w:rsidR="00563805" w:rsidRDefault="00563805" w:rsidP="00563805">
            <w:pPr>
              <w:pStyle w:val="TableText"/>
              <w:keepNext/>
              <w:jc w:val="left"/>
              <w:rPr>
                <w:rFonts w:cs="Arial"/>
                <w:szCs w:val="21"/>
              </w:rPr>
            </w:pPr>
          </w:p>
        </w:tc>
      </w:tr>
      <w:tr w:rsidR="00563805" w:rsidRPr="00C02ABA" w14:paraId="0CAE7598" w14:textId="77777777" w:rsidTr="00224F18">
        <w:trPr>
          <w:cantSplit/>
        </w:trPr>
        <w:tc>
          <w:tcPr>
            <w:tcW w:w="746" w:type="pct"/>
            <w:vMerge/>
            <w:tcBorders>
              <w:bottom w:val="single" w:sz="6" w:space="0" w:color="000000"/>
            </w:tcBorders>
          </w:tcPr>
          <w:p w14:paraId="0CAE7595" w14:textId="77777777" w:rsidR="00563805" w:rsidRPr="00C02ABA"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96" w14:textId="55679EF0" w:rsidR="00563805" w:rsidRPr="00C02ABA" w:rsidRDefault="00563805" w:rsidP="00563805">
            <w:pPr>
              <w:pStyle w:val="TableText"/>
              <w:keepNext/>
              <w:jc w:val="left"/>
              <w:rPr>
                <w:rFonts w:cs="Arial"/>
                <w:szCs w:val="21"/>
              </w:rPr>
            </w:pPr>
            <w:r>
              <w:rPr>
                <w:rFonts w:cs="Arial"/>
                <w:szCs w:val="21"/>
              </w:rPr>
              <w:t>City</w:t>
            </w:r>
          </w:p>
        </w:tc>
        <w:tc>
          <w:tcPr>
            <w:tcW w:w="2719" w:type="pct"/>
            <w:tcBorders>
              <w:top w:val="single" w:sz="6" w:space="0" w:color="000000"/>
              <w:bottom w:val="single" w:sz="6" w:space="0" w:color="000000"/>
            </w:tcBorders>
          </w:tcPr>
          <w:p w14:paraId="0CAE7597" w14:textId="77777777" w:rsidR="00563805" w:rsidRDefault="00563805" w:rsidP="00563805">
            <w:pPr>
              <w:pStyle w:val="TableText"/>
              <w:keepNext/>
              <w:jc w:val="left"/>
              <w:rPr>
                <w:rFonts w:cs="Arial"/>
                <w:szCs w:val="21"/>
              </w:rPr>
            </w:pPr>
          </w:p>
        </w:tc>
      </w:tr>
      <w:tr w:rsidR="00563805" w:rsidRPr="00C02ABA" w14:paraId="0CAE75A4" w14:textId="77777777" w:rsidTr="00224F18">
        <w:trPr>
          <w:cantSplit/>
          <w:trHeight w:val="236"/>
        </w:trPr>
        <w:tc>
          <w:tcPr>
            <w:tcW w:w="746" w:type="pct"/>
            <w:tcBorders>
              <w:top w:val="single" w:sz="6" w:space="0" w:color="000000"/>
              <w:bottom w:val="nil"/>
            </w:tcBorders>
          </w:tcPr>
          <w:p w14:paraId="0CAE75A1" w14:textId="77777777" w:rsidR="00563805" w:rsidRPr="00C02ABA" w:rsidRDefault="00563805" w:rsidP="00563805">
            <w:pPr>
              <w:pStyle w:val="TableText"/>
              <w:keepNext/>
              <w:jc w:val="left"/>
              <w:rPr>
                <w:rFonts w:cs="Arial"/>
                <w:szCs w:val="21"/>
              </w:rPr>
            </w:pPr>
            <w:r>
              <w:rPr>
                <w:rFonts w:cs="Arial"/>
                <w:szCs w:val="21"/>
              </w:rPr>
              <w:t>Non-Availability</w:t>
            </w:r>
          </w:p>
        </w:tc>
        <w:tc>
          <w:tcPr>
            <w:tcW w:w="1535" w:type="pct"/>
            <w:tcBorders>
              <w:top w:val="single" w:sz="6" w:space="0" w:color="000000"/>
              <w:bottom w:val="single" w:sz="6" w:space="0" w:color="000000"/>
            </w:tcBorders>
          </w:tcPr>
          <w:p w14:paraId="10270A66" w14:textId="77777777" w:rsidR="00563805" w:rsidRDefault="00563805" w:rsidP="00563805">
            <w:pPr>
              <w:pStyle w:val="TableText"/>
              <w:keepNext/>
              <w:jc w:val="left"/>
              <w:rPr>
                <w:snapToGrid w:val="0"/>
              </w:rPr>
            </w:pPr>
            <w:r>
              <w:rPr>
                <w:snapToGrid w:val="0"/>
              </w:rPr>
              <w:t>Start Time</w:t>
            </w:r>
          </w:p>
          <w:p w14:paraId="0CAE75A2" w14:textId="44C6AB31" w:rsidR="00563805" w:rsidRDefault="00563805" w:rsidP="00563805">
            <w:pPr>
              <w:pStyle w:val="TableText"/>
              <w:keepNext/>
              <w:jc w:val="left"/>
              <w:rPr>
                <w:snapToGrid w:val="0"/>
              </w:rPr>
            </w:pPr>
            <w:r>
              <w:rPr>
                <w:snapToGrid w:val="0"/>
              </w:rPr>
              <w:t>Finish Time</w:t>
            </w:r>
          </w:p>
        </w:tc>
        <w:tc>
          <w:tcPr>
            <w:tcW w:w="2719" w:type="pct"/>
            <w:tcBorders>
              <w:top w:val="single" w:sz="6" w:space="0" w:color="000000"/>
              <w:bottom w:val="single" w:sz="6" w:space="0" w:color="000000"/>
            </w:tcBorders>
          </w:tcPr>
          <w:p w14:paraId="0CAE75A3" w14:textId="14A2633A" w:rsidR="00563805" w:rsidRDefault="00563805" w:rsidP="00563805">
            <w:pPr>
              <w:pStyle w:val="TableText"/>
              <w:keepNext/>
              <w:jc w:val="left"/>
              <w:rPr>
                <w:snapToGrid w:val="0"/>
              </w:rPr>
            </w:pPr>
            <w:r>
              <w:rPr>
                <w:snapToGrid w:val="0"/>
              </w:rPr>
              <w:t>Specially presented as a header line.</w:t>
            </w:r>
          </w:p>
        </w:tc>
      </w:tr>
      <w:tr w:rsidR="00563805" w:rsidRPr="00C02ABA" w14:paraId="0CAE75A8" w14:textId="77777777" w:rsidTr="00224F18">
        <w:trPr>
          <w:cantSplit/>
          <w:trHeight w:val="236"/>
        </w:trPr>
        <w:tc>
          <w:tcPr>
            <w:tcW w:w="746" w:type="pct"/>
            <w:vMerge/>
            <w:tcBorders>
              <w:top w:val="nil"/>
            </w:tcBorders>
          </w:tcPr>
          <w:p w14:paraId="0CAE75A5" w14:textId="77777777" w:rsidR="00563805"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A6" w14:textId="03493336" w:rsidR="00563805" w:rsidRDefault="00563805" w:rsidP="00563805">
            <w:pPr>
              <w:pStyle w:val="TableText"/>
              <w:keepNext/>
              <w:jc w:val="left"/>
              <w:rPr>
                <w:snapToGrid w:val="0"/>
              </w:rPr>
            </w:pPr>
            <w:r>
              <w:rPr>
                <w:snapToGrid w:val="0"/>
              </w:rPr>
              <w:t>Non-Availability Type</w:t>
            </w:r>
          </w:p>
        </w:tc>
        <w:tc>
          <w:tcPr>
            <w:tcW w:w="2719" w:type="pct"/>
            <w:tcBorders>
              <w:top w:val="single" w:sz="6" w:space="0" w:color="000000"/>
              <w:bottom w:val="single" w:sz="6" w:space="0" w:color="000000"/>
            </w:tcBorders>
          </w:tcPr>
          <w:p w14:paraId="0CAE75A7" w14:textId="77777777" w:rsidR="00563805" w:rsidRDefault="00563805" w:rsidP="00563805">
            <w:pPr>
              <w:pStyle w:val="TableText"/>
              <w:keepNext/>
              <w:jc w:val="left"/>
              <w:rPr>
                <w:snapToGrid w:val="0"/>
              </w:rPr>
            </w:pPr>
          </w:p>
        </w:tc>
      </w:tr>
      <w:tr w:rsidR="00563805" w:rsidRPr="00C02ABA" w14:paraId="0CAE75AC" w14:textId="77777777" w:rsidTr="00215CD3">
        <w:trPr>
          <w:cantSplit/>
          <w:trHeight w:val="236"/>
        </w:trPr>
        <w:tc>
          <w:tcPr>
            <w:tcW w:w="746" w:type="pct"/>
            <w:vMerge/>
          </w:tcPr>
          <w:p w14:paraId="0CAE75A9" w14:textId="77777777" w:rsidR="00563805"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AA" w14:textId="2A3E56D1" w:rsidR="00563805" w:rsidRDefault="00563805" w:rsidP="00563805">
            <w:pPr>
              <w:pStyle w:val="TableText"/>
              <w:keepNext/>
              <w:jc w:val="left"/>
              <w:rPr>
                <w:snapToGrid w:val="0"/>
              </w:rPr>
            </w:pPr>
            <w:r>
              <w:rPr>
                <w:snapToGrid w:val="0"/>
              </w:rPr>
              <w:t>Street</w:t>
            </w:r>
          </w:p>
        </w:tc>
        <w:tc>
          <w:tcPr>
            <w:tcW w:w="2719" w:type="pct"/>
            <w:tcBorders>
              <w:top w:val="single" w:sz="6" w:space="0" w:color="000000"/>
              <w:bottom w:val="single" w:sz="6" w:space="0" w:color="000000"/>
            </w:tcBorders>
          </w:tcPr>
          <w:p w14:paraId="0CAE75AB" w14:textId="77777777" w:rsidR="00563805" w:rsidRDefault="00563805" w:rsidP="00563805">
            <w:pPr>
              <w:pStyle w:val="TableText"/>
              <w:keepNext/>
              <w:jc w:val="left"/>
              <w:rPr>
                <w:snapToGrid w:val="0"/>
              </w:rPr>
            </w:pPr>
          </w:p>
        </w:tc>
      </w:tr>
      <w:tr w:rsidR="00563805" w:rsidRPr="00C02ABA" w14:paraId="0CAE75B0" w14:textId="77777777" w:rsidTr="00215CD3">
        <w:trPr>
          <w:cantSplit/>
          <w:trHeight w:val="236"/>
        </w:trPr>
        <w:tc>
          <w:tcPr>
            <w:tcW w:w="746" w:type="pct"/>
            <w:vMerge/>
          </w:tcPr>
          <w:p w14:paraId="0CAE75AD" w14:textId="77777777" w:rsidR="00563805"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AE" w14:textId="34954C3F" w:rsidR="00563805" w:rsidRDefault="00563805" w:rsidP="00563805">
            <w:pPr>
              <w:pStyle w:val="TableText"/>
              <w:keepNext/>
              <w:jc w:val="left"/>
              <w:rPr>
                <w:snapToGrid w:val="0"/>
              </w:rPr>
            </w:pPr>
            <w:r>
              <w:rPr>
                <w:snapToGrid w:val="0"/>
              </w:rPr>
              <w:t>Postcode</w:t>
            </w:r>
          </w:p>
        </w:tc>
        <w:tc>
          <w:tcPr>
            <w:tcW w:w="2719" w:type="pct"/>
            <w:tcBorders>
              <w:top w:val="single" w:sz="6" w:space="0" w:color="000000"/>
              <w:bottom w:val="single" w:sz="6" w:space="0" w:color="000000"/>
            </w:tcBorders>
          </w:tcPr>
          <w:p w14:paraId="0CAE75AF" w14:textId="77777777" w:rsidR="00563805" w:rsidRDefault="00563805" w:rsidP="00563805">
            <w:pPr>
              <w:pStyle w:val="TableText"/>
              <w:keepNext/>
              <w:jc w:val="left"/>
              <w:rPr>
                <w:snapToGrid w:val="0"/>
              </w:rPr>
            </w:pPr>
          </w:p>
        </w:tc>
      </w:tr>
      <w:tr w:rsidR="00563805" w:rsidRPr="00C02ABA" w14:paraId="0CAE75B4" w14:textId="77777777" w:rsidTr="00557E25">
        <w:trPr>
          <w:cantSplit/>
          <w:trHeight w:val="236"/>
        </w:trPr>
        <w:tc>
          <w:tcPr>
            <w:tcW w:w="746" w:type="pct"/>
            <w:vMerge/>
          </w:tcPr>
          <w:p w14:paraId="0CAE75B1" w14:textId="77777777" w:rsidR="00563805"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B2" w14:textId="5E9ADFD5" w:rsidR="00563805" w:rsidRDefault="00563805" w:rsidP="00563805">
            <w:pPr>
              <w:pStyle w:val="TableText"/>
              <w:jc w:val="left"/>
              <w:rPr>
                <w:snapToGrid w:val="0"/>
              </w:rPr>
            </w:pPr>
            <w:r>
              <w:rPr>
                <w:snapToGrid w:val="0"/>
              </w:rPr>
              <w:t>City</w:t>
            </w:r>
          </w:p>
        </w:tc>
        <w:tc>
          <w:tcPr>
            <w:tcW w:w="2719" w:type="pct"/>
            <w:tcBorders>
              <w:top w:val="single" w:sz="6" w:space="0" w:color="000000"/>
              <w:bottom w:val="single" w:sz="6" w:space="0" w:color="000000"/>
            </w:tcBorders>
          </w:tcPr>
          <w:p w14:paraId="0CAE75B3" w14:textId="32CAB40A" w:rsidR="00563805" w:rsidRDefault="00563805" w:rsidP="00563805">
            <w:pPr>
              <w:pStyle w:val="TableText"/>
              <w:jc w:val="left"/>
              <w:rPr>
                <w:snapToGrid w:val="0"/>
              </w:rPr>
            </w:pPr>
          </w:p>
        </w:tc>
      </w:tr>
      <w:tr w:rsidR="00563805" w:rsidRPr="00C02ABA" w14:paraId="0CAE75B8" w14:textId="77777777" w:rsidTr="00557E25">
        <w:trPr>
          <w:cantSplit/>
          <w:trHeight w:val="236"/>
        </w:trPr>
        <w:tc>
          <w:tcPr>
            <w:tcW w:w="746" w:type="pct"/>
            <w:vMerge/>
          </w:tcPr>
          <w:p w14:paraId="0CAE75B5" w14:textId="77777777" w:rsidR="00563805" w:rsidRDefault="00563805" w:rsidP="00563805">
            <w:pPr>
              <w:pStyle w:val="TableText"/>
              <w:keepNext/>
              <w:jc w:val="left"/>
              <w:rPr>
                <w:rFonts w:cs="Arial"/>
                <w:szCs w:val="21"/>
              </w:rPr>
            </w:pPr>
          </w:p>
        </w:tc>
        <w:tc>
          <w:tcPr>
            <w:tcW w:w="1535" w:type="pct"/>
            <w:tcBorders>
              <w:top w:val="single" w:sz="6" w:space="0" w:color="000000"/>
              <w:bottom w:val="single" w:sz="6" w:space="0" w:color="000000"/>
            </w:tcBorders>
          </w:tcPr>
          <w:p w14:paraId="0CAE75B6" w14:textId="77777777" w:rsidR="00563805" w:rsidRDefault="00563805" w:rsidP="00563805">
            <w:pPr>
              <w:pStyle w:val="TableText"/>
              <w:jc w:val="left"/>
              <w:rPr>
                <w:snapToGrid w:val="0"/>
              </w:rPr>
            </w:pPr>
            <w:r>
              <w:rPr>
                <w:snapToGrid w:val="0"/>
              </w:rPr>
              <w:t>Country</w:t>
            </w:r>
          </w:p>
        </w:tc>
        <w:tc>
          <w:tcPr>
            <w:tcW w:w="2719" w:type="pct"/>
            <w:tcBorders>
              <w:top w:val="single" w:sz="6" w:space="0" w:color="000000"/>
              <w:bottom w:val="single" w:sz="6" w:space="0" w:color="000000"/>
            </w:tcBorders>
          </w:tcPr>
          <w:p w14:paraId="0CAE75B7" w14:textId="77777777" w:rsidR="00563805" w:rsidRDefault="00563805" w:rsidP="00563805">
            <w:pPr>
              <w:pStyle w:val="TableText"/>
              <w:jc w:val="left"/>
              <w:rPr>
                <w:snapToGrid w:val="0"/>
              </w:rPr>
            </w:pPr>
          </w:p>
        </w:tc>
      </w:tr>
      <w:tr w:rsidR="00563805" w:rsidRPr="00C02ABA" w14:paraId="0CAE75BC" w14:textId="77777777" w:rsidTr="00215CD3">
        <w:trPr>
          <w:cantSplit/>
          <w:trHeight w:val="236"/>
        </w:trPr>
        <w:tc>
          <w:tcPr>
            <w:tcW w:w="746" w:type="pct"/>
            <w:vMerge/>
          </w:tcPr>
          <w:p w14:paraId="0CAE75B9" w14:textId="77777777" w:rsidR="00563805" w:rsidRDefault="00563805" w:rsidP="00563805">
            <w:pPr>
              <w:pStyle w:val="TableText"/>
              <w:keepNext/>
              <w:jc w:val="left"/>
              <w:rPr>
                <w:rFonts w:cs="Arial"/>
                <w:szCs w:val="21"/>
              </w:rPr>
            </w:pPr>
          </w:p>
        </w:tc>
        <w:tc>
          <w:tcPr>
            <w:tcW w:w="1535" w:type="pct"/>
            <w:tcBorders>
              <w:top w:val="single" w:sz="6" w:space="0" w:color="000000"/>
            </w:tcBorders>
          </w:tcPr>
          <w:p w14:paraId="0CAE75BA" w14:textId="77777777" w:rsidR="00563805" w:rsidRDefault="00563805" w:rsidP="00563805">
            <w:pPr>
              <w:pStyle w:val="TableText"/>
              <w:jc w:val="left"/>
              <w:rPr>
                <w:snapToGrid w:val="0"/>
              </w:rPr>
            </w:pPr>
            <w:r>
              <w:rPr>
                <w:snapToGrid w:val="0"/>
              </w:rPr>
              <w:t>Comment</w:t>
            </w:r>
          </w:p>
        </w:tc>
        <w:tc>
          <w:tcPr>
            <w:tcW w:w="2719" w:type="pct"/>
            <w:tcBorders>
              <w:top w:val="single" w:sz="6" w:space="0" w:color="000000"/>
            </w:tcBorders>
          </w:tcPr>
          <w:p w14:paraId="0CAE75BB" w14:textId="77777777" w:rsidR="00563805" w:rsidRDefault="00563805" w:rsidP="00563805">
            <w:pPr>
              <w:pStyle w:val="TableText"/>
              <w:jc w:val="left"/>
              <w:rPr>
                <w:snapToGrid w:val="0"/>
              </w:rPr>
            </w:pPr>
          </w:p>
        </w:tc>
      </w:tr>
    </w:tbl>
    <w:p w14:paraId="0CAE75BD" w14:textId="77777777" w:rsidR="00A14DAA" w:rsidRDefault="00A14DAA" w:rsidP="00A14DAA"/>
    <w:p w14:paraId="0CAE75BE" w14:textId="77777777" w:rsidR="00A14DAA" w:rsidRPr="00DB1B60" w:rsidRDefault="00A14DAA" w:rsidP="004D2639">
      <w:pPr>
        <w:keepNext/>
      </w:pPr>
      <w:r>
        <w:lastRenderedPageBreak/>
        <w:t>The following illustrates the general look and feel for this view.</w:t>
      </w:r>
    </w:p>
    <w:p w14:paraId="0CAE75BF" w14:textId="68C55F0F" w:rsidR="00A14DAA" w:rsidRDefault="00563805" w:rsidP="005770A5">
      <w:pPr>
        <w:pStyle w:val="BodyText3"/>
        <w:tabs>
          <w:tab w:val="left" w:pos="6237"/>
        </w:tabs>
        <w:spacing w:line="360" w:lineRule="auto"/>
        <w:ind w:left="1080"/>
        <w:jc w:val="center"/>
      </w:pPr>
      <w:r w:rsidRPr="00563805">
        <w:rPr>
          <w:noProof/>
          <w:lang w:val="en-US"/>
        </w:rPr>
        <w:drawing>
          <wp:inline distT="0" distB="0" distL="0" distR="0" wp14:anchorId="2A5F4434" wp14:editId="23C84E04">
            <wp:extent cx="3400425" cy="31813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0425" cy="3181350"/>
                    </a:xfrm>
                    <a:prstGeom prst="rect">
                      <a:avLst/>
                    </a:prstGeom>
                  </pic:spPr>
                </pic:pic>
              </a:graphicData>
            </a:graphic>
          </wp:inline>
        </w:drawing>
      </w:r>
      <w:r w:rsidRPr="00563805" w:rsidDel="00563805">
        <w:t xml:space="preserve"> </w:t>
      </w:r>
    </w:p>
    <w:p w14:paraId="0CAE75C0" w14:textId="38924F30" w:rsidR="00A14DAA" w:rsidRDefault="00A14DAA" w:rsidP="00A14DAA">
      <w:r>
        <w:t xml:space="preserve">When looked at in the context of the </w:t>
      </w:r>
      <w:r w:rsidR="0026022A">
        <w:t xml:space="preserve">iPhone </w:t>
      </w:r>
      <w:r>
        <w:t>device the assignment list will appear similar to the following.</w:t>
      </w:r>
    </w:p>
    <w:p w14:paraId="0CAE75C1" w14:textId="76DCA906" w:rsidR="00A14DAA" w:rsidRPr="00EE49AB" w:rsidRDefault="00563805" w:rsidP="00FA041E">
      <w:pPr>
        <w:pStyle w:val="BodyText3"/>
        <w:spacing w:line="360" w:lineRule="auto"/>
        <w:ind w:left="0"/>
      </w:pPr>
      <w:r w:rsidRPr="00563805">
        <w:rPr>
          <w:noProof/>
          <w:lang w:eastAsia="en-GB"/>
        </w:rPr>
        <w:t xml:space="preserve"> </w:t>
      </w:r>
      <w:r w:rsidR="004D2639" w:rsidRPr="004D2639">
        <w:rPr>
          <w:noProof/>
          <w:lang w:val="en-US"/>
        </w:rPr>
        <w:drawing>
          <wp:inline distT="0" distB="0" distL="0" distR="0" wp14:anchorId="44370F95" wp14:editId="74059A00">
            <wp:extent cx="1773141" cy="3355237"/>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83217" cy="3374304"/>
                    </a:xfrm>
                    <a:prstGeom prst="rect">
                      <a:avLst/>
                    </a:prstGeom>
                  </pic:spPr>
                </pic:pic>
              </a:graphicData>
            </a:graphic>
          </wp:inline>
        </w:drawing>
      </w:r>
    </w:p>
    <w:p w14:paraId="0CAE75C2" w14:textId="77777777" w:rsidR="00A14DAA" w:rsidRDefault="009E03EE" w:rsidP="00FA041E">
      <w:r>
        <w:t>Non-Availabilities are created using a button in this view</w:t>
      </w:r>
      <w:r w:rsidR="003A1C6C">
        <w:t xml:space="preserve"> using a mobile App.</w:t>
      </w:r>
    </w:p>
    <w:p w14:paraId="0CAE75C3" w14:textId="77777777" w:rsidR="00A14DAA" w:rsidRDefault="00A14DAA" w:rsidP="00A14DAA">
      <w:pPr>
        <w:pStyle w:val="Heading3"/>
      </w:pPr>
      <w:bookmarkStart w:id="5201" w:name="_Toc355343856"/>
      <w:bookmarkStart w:id="5202" w:name="_Toc359587153"/>
      <w:bookmarkStart w:id="5203" w:name="_Toc425500439"/>
      <w:r>
        <w:t>Assignment Form</w:t>
      </w:r>
      <w:bookmarkEnd w:id="5201"/>
      <w:bookmarkEnd w:id="5202"/>
      <w:bookmarkEnd w:id="5203"/>
    </w:p>
    <w:p w14:paraId="0CAE75C4" w14:textId="77777777" w:rsidR="00A14DAA" w:rsidRDefault="00A14DAA" w:rsidP="00A14DAA">
      <w:pPr>
        <w:tabs>
          <w:tab w:val="left" w:pos="9072"/>
        </w:tabs>
      </w:pPr>
      <w:r>
        <w:t>Touching (clicking) an assignment in the Schedule view’s assignment list opens the Assignment view. This includes all the information that the engineer needs in order to reach the site, record start time, identify the work to be done and record completion time, with a completion code</w:t>
      </w:r>
      <w:r w:rsidRPr="00530E07">
        <w:t>. In order</w:t>
      </w:r>
      <w:r>
        <w:t xml:space="preserve"> to ergonomically group the information and de-clutter the screen, the assignment form uses multiple tabs. Up to three of the tabs are shown in a tab bar just </w:t>
      </w:r>
      <w:r>
        <w:lastRenderedPageBreak/>
        <w:t>below the view title. Touching a tab’s label in the tab bar displays that tab’s associated information (and may change the selection of tabs shown).</w:t>
      </w:r>
    </w:p>
    <w:p w14:paraId="0CAE75C5" w14:textId="77777777" w:rsidR="00A14DAA" w:rsidRDefault="00A14DAA" w:rsidP="00A14DAA">
      <w:r>
        <w:t>The following tabs and properties are indicative examples of the type of forms displayed. The exact format, tabs and properties will be defined during the Detailed Design phase.</w:t>
      </w:r>
    </w:p>
    <w:p w14:paraId="0CAE75C6" w14:textId="77777777" w:rsidR="00A14DAA" w:rsidRPr="00DB1B60" w:rsidRDefault="00A14DAA" w:rsidP="00A14DAA">
      <w:r>
        <w:t>The following is only intended to illustrate the general look and feel for this view, not the actual content.</w:t>
      </w:r>
    </w:p>
    <w:p w14:paraId="0CAE75C7" w14:textId="77777777" w:rsidR="00A14DAA" w:rsidRDefault="00A14DAA" w:rsidP="00A14DAA"/>
    <w:p w14:paraId="0CAE75C8" w14:textId="77777777" w:rsidR="00A14DAA" w:rsidRPr="00382D1A" w:rsidRDefault="00A14DAA" w:rsidP="00A14DAA">
      <w:pPr>
        <w:pStyle w:val="Heading4"/>
      </w:pPr>
      <w:r w:rsidRPr="00F36778">
        <w:t>General Tab</w:t>
      </w:r>
    </w:p>
    <w:p w14:paraId="0CAE75C9" w14:textId="77777777" w:rsidR="00A14DAA" w:rsidRDefault="00A14DAA" w:rsidP="00A14DAA">
      <w:pPr>
        <w:pStyle w:val="ListParagraph"/>
        <w:ind w:left="2160"/>
      </w:pPr>
      <w:r>
        <w:rPr>
          <w:noProof/>
          <w:lang w:val="en-US"/>
        </w:rPr>
        <w:drawing>
          <wp:inline distT="0" distB="0" distL="0" distR="0" wp14:anchorId="0CAE76D4" wp14:editId="0CAE76D5">
            <wp:extent cx="3219450" cy="4200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19450" cy="4200525"/>
                    </a:xfrm>
                    <a:prstGeom prst="rect">
                      <a:avLst/>
                    </a:prstGeom>
                  </pic:spPr>
                </pic:pic>
              </a:graphicData>
            </a:graphic>
          </wp:inline>
        </w:drawing>
      </w:r>
    </w:p>
    <w:p w14:paraId="0CAE75CA" w14:textId="77777777" w:rsidR="00A14DAA" w:rsidRDefault="00A14DAA" w:rsidP="00A14DAA">
      <w:pPr>
        <w:tabs>
          <w:tab w:val="left" w:pos="9072"/>
        </w:tabs>
      </w:pPr>
      <w:r>
        <w:t>The read-only</w:t>
      </w:r>
      <w:bookmarkStart w:id="5204" w:name="_Ref362010865"/>
      <w:r>
        <w:rPr>
          <w:rStyle w:val="FootnoteReference"/>
        </w:rPr>
        <w:footnoteReference w:id="13"/>
      </w:r>
      <w:bookmarkEnd w:id="5204"/>
      <w:r>
        <w:t xml:space="preserve"> properties requested for inclusion on this tab are:</w:t>
      </w:r>
    </w:p>
    <w:p w14:paraId="0CAE75CB" w14:textId="77777777" w:rsidR="00A14DAA" w:rsidRDefault="00A14DAA" w:rsidP="009A52C8">
      <w:pPr>
        <w:pStyle w:val="ListParagraph"/>
        <w:numPr>
          <w:ilvl w:val="0"/>
          <w:numId w:val="59"/>
        </w:numPr>
        <w:tabs>
          <w:tab w:val="left" w:pos="9072"/>
        </w:tabs>
      </w:pPr>
      <w:r>
        <w:t>Status (editable, drop list)</w:t>
      </w:r>
    </w:p>
    <w:p w14:paraId="0CAE75CC" w14:textId="77777777" w:rsidR="00A14DAA" w:rsidRDefault="00A14DAA" w:rsidP="009A52C8">
      <w:pPr>
        <w:pStyle w:val="ListParagraph"/>
        <w:numPr>
          <w:ilvl w:val="0"/>
          <w:numId w:val="59"/>
        </w:numPr>
        <w:tabs>
          <w:tab w:val="left" w:pos="9072"/>
        </w:tabs>
      </w:pPr>
      <w:r>
        <w:t>Assignment Start (date/time)</w:t>
      </w:r>
    </w:p>
    <w:p w14:paraId="0CAE75CD" w14:textId="77777777" w:rsidR="00A14DAA" w:rsidRDefault="00A14DAA" w:rsidP="009A52C8">
      <w:pPr>
        <w:pStyle w:val="ListParagraph"/>
        <w:numPr>
          <w:ilvl w:val="0"/>
          <w:numId w:val="59"/>
        </w:numPr>
        <w:tabs>
          <w:tab w:val="left" w:pos="9072"/>
        </w:tabs>
      </w:pPr>
      <w:r>
        <w:t>Assignment Finish (date/time)</w:t>
      </w:r>
    </w:p>
    <w:p w14:paraId="0CAE75CE" w14:textId="77777777" w:rsidR="00A14DAA" w:rsidRDefault="00A14DAA" w:rsidP="009A52C8">
      <w:pPr>
        <w:pStyle w:val="ListParagraph"/>
        <w:numPr>
          <w:ilvl w:val="0"/>
          <w:numId w:val="59"/>
        </w:numPr>
        <w:tabs>
          <w:tab w:val="left" w:pos="9072"/>
        </w:tabs>
      </w:pPr>
      <w:r>
        <w:t>Job Number (string)</w:t>
      </w:r>
    </w:p>
    <w:p w14:paraId="0CAE75CF" w14:textId="77777777" w:rsidR="00BB7652" w:rsidRDefault="00BB7652" w:rsidP="009A52C8">
      <w:pPr>
        <w:pStyle w:val="ListParagraph"/>
        <w:numPr>
          <w:ilvl w:val="0"/>
          <w:numId w:val="59"/>
        </w:numPr>
        <w:tabs>
          <w:tab w:val="left" w:pos="9072"/>
        </w:tabs>
      </w:pPr>
      <w:r>
        <w:t>Job Type</w:t>
      </w:r>
    </w:p>
    <w:p w14:paraId="0CAE75D0" w14:textId="77777777" w:rsidR="00A14DAA" w:rsidRDefault="00A14DAA" w:rsidP="009A52C8">
      <w:pPr>
        <w:pStyle w:val="ListParagraph"/>
        <w:numPr>
          <w:ilvl w:val="0"/>
          <w:numId w:val="59"/>
        </w:numPr>
        <w:tabs>
          <w:tab w:val="left" w:pos="9072"/>
        </w:tabs>
      </w:pPr>
      <w:r>
        <w:t>System ID (string)</w:t>
      </w:r>
    </w:p>
    <w:p w14:paraId="0CAE75D1" w14:textId="77777777" w:rsidR="00BB7652" w:rsidRDefault="00BB7652" w:rsidP="009A52C8">
      <w:pPr>
        <w:pStyle w:val="ListParagraph"/>
        <w:numPr>
          <w:ilvl w:val="0"/>
          <w:numId w:val="59"/>
        </w:numPr>
        <w:tabs>
          <w:tab w:val="left" w:pos="9072"/>
        </w:tabs>
      </w:pPr>
      <w:r>
        <w:t>System Name</w:t>
      </w:r>
    </w:p>
    <w:p w14:paraId="0CAE75D2" w14:textId="77777777" w:rsidR="00BB173D" w:rsidRDefault="00BB173D" w:rsidP="009A52C8">
      <w:pPr>
        <w:pStyle w:val="ListParagraph"/>
        <w:numPr>
          <w:ilvl w:val="0"/>
          <w:numId w:val="59"/>
        </w:numPr>
        <w:tabs>
          <w:tab w:val="left" w:pos="9072"/>
        </w:tabs>
      </w:pPr>
      <w:r>
        <w:t>Site ID (string)</w:t>
      </w:r>
    </w:p>
    <w:p w14:paraId="0CAE75D3" w14:textId="77777777" w:rsidR="00BB7652" w:rsidRDefault="00BB7652" w:rsidP="009A52C8">
      <w:pPr>
        <w:pStyle w:val="ListParagraph"/>
        <w:numPr>
          <w:ilvl w:val="0"/>
          <w:numId w:val="59"/>
        </w:numPr>
        <w:tabs>
          <w:tab w:val="left" w:pos="9072"/>
        </w:tabs>
      </w:pPr>
      <w:r>
        <w:t>Site Name</w:t>
      </w:r>
    </w:p>
    <w:p w14:paraId="0CAE75D4" w14:textId="77777777" w:rsidR="00BB7652" w:rsidRDefault="00BB7652" w:rsidP="009A52C8">
      <w:pPr>
        <w:pStyle w:val="ListParagraph"/>
        <w:numPr>
          <w:ilvl w:val="0"/>
          <w:numId w:val="59"/>
        </w:numPr>
        <w:tabs>
          <w:tab w:val="left" w:pos="9072"/>
        </w:tabs>
      </w:pPr>
      <w:r>
        <w:t>Site Address</w:t>
      </w:r>
    </w:p>
    <w:p w14:paraId="0CAE75D5" w14:textId="77777777" w:rsidR="00A14DAA" w:rsidRDefault="00A14DAA" w:rsidP="00A14DAA">
      <w:pPr>
        <w:tabs>
          <w:tab w:val="left" w:pos="9072"/>
        </w:tabs>
      </w:pPr>
      <w:r>
        <w:t>This tab also permits the engineer to extend the assignment finish time</w:t>
      </w:r>
      <w:r w:rsidR="003A1C6C">
        <w:t>, using Extend Assignment mobile App.</w:t>
      </w:r>
      <w:r>
        <w:t xml:space="preserve"> The engineer should do this, when realizing that the task will take longer than anticipated, in order to give the </w:t>
      </w:r>
      <w:r>
        <w:lastRenderedPageBreak/>
        <w:t>dispatchers and any in-day optimization more time to respond to and remedy such a case (re-scheduling later work etc.).</w:t>
      </w:r>
    </w:p>
    <w:p w14:paraId="0CAE75D6" w14:textId="77777777" w:rsidR="00C11C15" w:rsidRDefault="00C11C15" w:rsidP="00A14DAA">
      <w:pPr>
        <w:tabs>
          <w:tab w:val="left" w:pos="9072"/>
        </w:tabs>
      </w:pPr>
      <w:r>
        <w:t xml:space="preserve">The Site Address may have been overwritten to show </w:t>
      </w:r>
      <w:r w:rsidR="007D0AA3">
        <w:t>a mobile site’s current address</w:t>
      </w:r>
      <w:r w:rsidR="002528D9">
        <w:t xml:space="preserve"> or the part </w:t>
      </w:r>
      <w:r w:rsidR="00B263B3">
        <w:t xml:space="preserve">pickup </w:t>
      </w:r>
      <w:r w:rsidR="002528D9">
        <w:t>address</w:t>
      </w:r>
      <w:r w:rsidR="00B263B3">
        <w:t xml:space="preserve"> depending on the type of task</w:t>
      </w:r>
      <w:r>
        <w:t>.</w:t>
      </w:r>
    </w:p>
    <w:p w14:paraId="0CAE75D7" w14:textId="77777777" w:rsidR="00A14DAA" w:rsidRPr="004350F6" w:rsidRDefault="00A14DAA" w:rsidP="00A14DAA">
      <w:pPr>
        <w:pStyle w:val="Heading4"/>
      </w:pPr>
      <w:r>
        <w:t xml:space="preserve">Incomplete </w:t>
      </w:r>
      <w:r w:rsidRPr="0089237D">
        <w:t>Tab</w:t>
      </w:r>
    </w:p>
    <w:p w14:paraId="0CAE75D8" w14:textId="77777777" w:rsidR="00A14DAA" w:rsidRDefault="00A14DAA" w:rsidP="00A14DAA">
      <w:pPr>
        <w:tabs>
          <w:tab w:val="left" w:pos="9072"/>
        </w:tabs>
      </w:pPr>
      <w:r>
        <w:t>This second tab is set to appear when the engineer changes the status for the task to Incomplete on the General tab.</w:t>
      </w:r>
    </w:p>
    <w:p w14:paraId="0CAE75D9" w14:textId="77777777" w:rsidR="00A14DAA" w:rsidRDefault="00A14DAA" w:rsidP="00A14DAA">
      <w:pPr>
        <w:tabs>
          <w:tab w:val="left" w:pos="9072"/>
        </w:tabs>
        <w:jc w:val="center"/>
      </w:pPr>
      <w:r>
        <w:rPr>
          <w:noProof/>
          <w:lang w:val="en-US"/>
        </w:rPr>
        <w:drawing>
          <wp:inline distT="0" distB="0" distL="0" distR="0" wp14:anchorId="0CAE76D6" wp14:editId="0CAE76D7">
            <wp:extent cx="2984740" cy="2431049"/>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87347" cy="2433173"/>
                    </a:xfrm>
                    <a:prstGeom prst="rect">
                      <a:avLst/>
                    </a:prstGeom>
                  </pic:spPr>
                </pic:pic>
              </a:graphicData>
            </a:graphic>
          </wp:inline>
        </w:drawing>
      </w:r>
    </w:p>
    <w:p w14:paraId="0CAE75DA" w14:textId="77777777" w:rsidR="00A14DAA" w:rsidRDefault="00A14DAA" w:rsidP="00A14DAA">
      <w:pPr>
        <w:tabs>
          <w:tab w:val="left" w:pos="9072"/>
        </w:tabs>
      </w:pPr>
      <w:r>
        <w:t>The editable</w:t>
      </w:r>
      <w:r w:rsidRPr="00187C08">
        <w:rPr>
          <w:vertAlign w:val="superscript"/>
        </w:rPr>
        <w:fldChar w:fldCharType="begin"/>
      </w:r>
      <w:r w:rsidRPr="00187C08">
        <w:rPr>
          <w:vertAlign w:val="superscript"/>
        </w:rPr>
        <w:instrText xml:space="preserve"> NOTEREF _Ref362010865 \h </w:instrText>
      </w:r>
      <w:r>
        <w:rPr>
          <w:vertAlign w:val="superscript"/>
        </w:rPr>
        <w:instrText xml:space="preserve"> \* MERGEFORMAT </w:instrText>
      </w:r>
      <w:r w:rsidRPr="00187C08">
        <w:rPr>
          <w:vertAlign w:val="superscript"/>
        </w:rPr>
      </w:r>
      <w:r w:rsidRPr="00187C08">
        <w:rPr>
          <w:vertAlign w:val="superscript"/>
        </w:rPr>
        <w:fldChar w:fldCharType="separate"/>
      </w:r>
      <w:r w:rsidR="00EA7CED">
        <w:rPr>
          <w:vertAlign w:val="superscript"/>
        </w:rPr>
        <w:t>11</w:t>
      </w:r>
      <w:r w:rsidRPr="00187C08">
        <w:rPr>
          <w:vertAlign w:val="superscript"/>
        </w:rPr>
        <w:fldChar w:fldCharType="end"/>
      </w:r>
      <w:r>
        <w:t xml:space="preserve"> properties included on this tab are:</w:t>
      </w:r>
    </w:p>
    <w:p w14:paraId="0CAE75DB" w14:textId="77777777" w:rsidR="00A14DAA" w:rsidRDefault="00A14DAA" w:rsidP="009A52C8">
      <w:pPr>
        <w:pStyle w:val="ListParagraph"/>
        <w:numPr>
          <w:ilvl w:val="0"/>
          <w:numId w:val="60"/>
        </w:numPr>
        <w:tabs>
          <w:tab w:val="left" w:pos="9072"/>
        </w:tabs>
      </w:pPr>
      <w:r>
        <w:t>Job Number (read-only, string)</w:t>
      </w:r>
    </w:p>
    <w:p w14:paraId="0CAE75DC" w14:textId="77777777" w:rsidR="00A14DAA" w:rsidRDefault="00A14DAA" w:rsidP="009A52C8">
      <w:pPr>
        <w:pStyle w:val="ListParagraph"/>
        <w:numPr>
          <w:ilvl w:val="0"/>
          <w:numId w:val="60"/>
        </w:numPr>
        <w:tabs>
          <w:tab w:val="left" w:pos="9072"/>
        </w:tabs>
      </w:pPr>
      <w:r>
        <w:t>System ID (read-only, string)</w:t>
      </w:r>
    </w:p>
    <w:p w14:paraId="0CAE75DD" w14:textId="77777777" w:rsidR="00A14DAA" w:rsidRDefault="00A14DAA" w:rsidP="009A52C8">
      <w:pPr>
        <w:pStyle w:val="ListParagraph"/>
        <w:numPr>
          <w:ilvl w:val="0"/>
          <w:numId w:val="60"/>
        </w:numPr>
        <w:tabs>
          <w:tab w:val="left" w:pos="9072"/>
        </w:tabs>
      </w:pPr>
      <w:r>
        <w:t>Incompletion Reason (selection)</w:t>
      </w:r>
    </w:p>
    <w:p w14:paraId="0CAE75DE" w14:textId="77777777" w:rsidR="00A14DAA" w:rsidRDefault="00A14DAA" w:rsidP="009A52C8">
      <w:pPr>
        <w:pStyle w:val="ListParagraph"/>
        <w:numPr>
          <w:ilvl w:val="0"/>
          <w:numId w:val="60"/>
        </w:numPr>
        <w:tabs>
          <w:tab w:val="left" w:pos="9072"/>
        </w:tabs>
      </w:pPr>
      <w:r>
        <w:t>Comment (free text)</w:t>
      </w:r>
    </w:p>
    <w:p w14:paraId="0CAE75DF" w14:textId="77777777" w:rsidR="00A14DAA" w:rsidRDefault="00A14DAA" w:rsidP="009A52C8">
      <w:pPr>
        <w:pStyle w:val="ListParagraph"/>
        <w:numPr>
          <w:ilvl w:val="0"/>
          <w:numId w:val="60"/>
        </w:numPr>
        <w:tabs>
          <w:tab w:val="left" w:pos="9072"/>
        </w:tabs>
      </w:pPr>
      <w:r>
        <w:t>Prefer me for follow-on (boolean)</w:t>
      </w:r>
    </w:p>
    <w:p w14:paraId="0CAE75E0" w14:textId="77777777" w:rsidR="00A14DAA" w:rsidRDefault="00A14DAA" w:rsidP="009A52C8">
      <w:pPr>
        <w:pStyle w:val="ListParagraph"/>
        <w:numPr>
          <w:ilvl w:val="0"/>
          <w:numId w:val="60"/>
        </w:numPr>
        <w:tabs>
          <w:tab w:val="left" w:pos="9072"/>
        </w:tabs>
      </w:pPr>
      <w:r>
        <w:t>Proposed follow-on duration</w:t>
      </w:r>
    </w:p>
    <w:p w14:paraId="0CAE75E1" w14:textId="77777777" w:rsidR="00A14DAA" w:rsidRDefault="00A14DAA" w:rsidP="009A52C8">
      <w:pPr>
        <w:pStyle w:val="ListParagraph"/>
        <w:numPr>
          <w:ilvl w:val="0"/>
          <w:numId w:val="60"/>
        </w:numPr>
        <w:tabs>
          <w:tab w:val="left" w:pos="9072"/>
        </w:tabs>
      </w:pPr>
      <w:r>
        <w:t xml:space="preserve">System </w:t>
      </w:r>
      <w:r w:rsidR="00F754B4">
        <w:t xml:space="preserve">Status </w:t>
      </w:r>
      <w:r>
        <w:t>(</w:t>
      </w:r>
      <w:r w:rsidR="00F754B4">
        <w:t>selection</w:t>
      </w:r>
      <w:r>
        <w:t>)</w:t>
      </w:r>
    </w:p>
    <w:p w14:paraId="0CAE75E2" w14:textId="77777777" w:rsidR="00A14DAA" w:rsidRDefault="00A14DAA" w:rsidP="00A14DAA">
      <w:pPr>
        <w:tabs>
          <w:tab w:val="left" w:pos="9072"/>
        </w:tabs>
      </w:pPr>
      <w:r>
        <w:t>These values are required when the engineer cannot complete his work for some reason.</w:t>
      </w:r>
    </w:p>
    <w:p w14:paraId="0CAE75E3" w14:textId="77777777" w:rsidR="00A14DAA" w:rsidRPr="004350F6" w:rsidRDefault="00A14DAA" w:rsidP="00A14DAA">
      <w:pPr>
        <w:pStyle w:val="Heading4"/>
      </w:pPr>
      <w:r w:rsidRPr="0089237D">
        <w:lastRenderedPageBreak/>
        <w:t>Details Tab</w:t>
      </w:r>
    </w:p>
    <w:p w14:paraId="0CAE75E4" w14:textId="77777777" w:rsidR="00A14DAA" w:rsidRDefault="00A14DAA" w:rsidP="00A14DAA">
      <w:pPr>
        <w:pStyle w:val="ListParagraph"/>
        <w:ind w:left="2160"/>
      </w:pPr>
      <w:r>
        <w:rPr>
          <w:noProof/>
          <w:lang w:val="en-US"/>
        </w:rPr>
        <w:drawing>
          <wp:inline distT="0" distB="0" distL="0" distR="0" wp14:anchorId="0CAE76D8" wp14:editId="0CAE76D9">
            <wp:extent cx="3171825" cy="4914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71825" cy="4914900"/>
                    </a:xfrm>
                    <a:prstGeom prst="rect">
                      <a:avLst/>
                    </a:prstGeom>
                  </pic:spPr>
                </pic:pic>
              </a:graphicData>
            </a:graphic>
          </wp:inline>
        </w:drawing>
      </w:r>
    </w:p>
    <w:p w14:paraId="0CAE75E5" w14:textId="77777777" w:rsidR="00A14DAA" w:rsidRDefault="00A14DAA" w:rsidP="00A14DAA">
      <w:pPr>
        <w:tabs>
          <w:tab w:val="left" w:pos="9072"/>
        </w:tabs>
      </w:pPr>
      <w:r>
        <w:t>The read-only properties requested for inclusion on this tab are:</w:t>
      </w:r>
    </w:p>
    <w:p w14:paraId="0CAE75E6" w14:textId="77777777" w:rsidR="00A14DAA" w:rsidRDefault="00A14DAA" w:rsidP="009A52C8">
      <w:pPr>
        <w:pStyle w:val="ListParagraph"/>
        <w:numPr>
          <w:ilvl w:val="0"/>
          <w:numId w:val="61"/>
        </w:numPr>
        <w:tabs>
          <w:tab w:val="left" w:pos="9072"/>
        </w:tabs>
      </w:pPr>
      <w:r>
        <w:t>Job Number (string)</w:t>
      </w:r>
    </w:p>
    <w:p w14:paraId="0CAE75E7" w14:textId="77777777" w:rsidR="00A14DAA" w:rsidRDefault="00A14DAA" w:rsidP="009A52C8">
      <w:pPr>
        <w:pStyle w:val="ListParagraph"/>
        <w:numPr>
          <w:ilvl w:val="0"/>
          <w:numId w:val="61"/>
        </w:numPr>
        <w:tabs>
          <w:tab w:val="left" w:pos="9072"/>
        </w:tabs>
      </w:pPr>
      <w:r>
        <w:t>Job Type (selection)</w:t>
      </w:r>
    </w:p>
    <w:p w14:paraId="0CAE75E8" w14:textId="77777777" w:rsidR="00A14DAA" w:rsidRDefault="00A14DAA" w:rsidP="009A52C8">
      <w:pPr>
        <w:pStyle w:val="ListParagraph"/>
        <w:numPr>
          <w:ilvl w:val="0"/>
          <w:numId w:val="61"/>
        </w:numPr>
        <w:tabs>
          <w:tab w:val="left" w:pos="9072"/>
        </w:tabs>
      </w:pPr>
      <w:r>
        <w:t>Safety (boolean)</w:t>
      </w:r>
    </w:p>
    <w:p w14:paraId="0CAE75E9" w14:textId="77777777" w:rsidR="00A14DAA" w:rsidRDefault="0009007F" w:rsidP="009A52C8">
      <w:pPr>
        <w:pStyle w:val="ListParagraph"/>
        <w:numPr>
          <w:ilvl w:val="0"/>
          <w:numId w:val="61"/>
        </w:numPr>
        <w:tabs>
          <w:tab w:val="left" w:pos="9072"/>
        </w:tabs>
      </w:pPr>
      <w:r>
        <w:t xml:space="preserve">Job Sub </w:t>
      </w:r>
      <w:r w:rsidR="00A14DAA">
        <w:t xml:space="preserve">Type (selection, </w:t>
      </w:r>
      <w:r>
        <w:t xml:space="preserve">covers </w:t>
      </w:r>
      <w:r w:rsidR="00E90857">
        <w:t>FMI type when necessary</w:t>
      </w:r>
      <w:r w:rsidR="00A14DAA">
        <w:t>)</w:t>
      </w:r>
    </w:p>
    <w:p w14:paraId="0CAE75EA" w14:textId="77777777" w:rsidR="00A14DAA" w:rsidRDefault="00A14DAA" w:rsidP="009A52C8">
      <w:pPr>
        <w:pStyle w:val="ListParagraph"/>
        <w:numPr>
          <w:ilvl w:val="0"/>
          <w:numId w:val="61"/>
        </w:numPr>
        <w:tabs>
          <w:tab w:val="left" w:pos="9072"/>
        </w:tabs>
      </w:pPr>
      <w:r>
        <w:t>System Name (string</w:t>
      </w:r>
      <w:r w:rsidR="0009007F">
        <w:t>, from the System</w:t>
      </w:r>
      <w:r>
        <w:t>)</w:t>
      </w:r>
    </w:p>
    <w:p w14:paraId="0CAE75EB" w14:textId="77777777" w:rsidR="00A14DAA" w:rsidRDefault="00A14DAA" w:rsidP="009A52C8">
      <w:pPr>
        <w:pStyle w:val="ListParagraph"/>
        <w:numPr>
          <w:ilvl w:val="0"/>
          <w:numId w:val="61"/>
        </w:numPr>
        <w:tabs>
          <w:tab w:val="left" w:pos="9072"/>
        </w:tabs>
      </w:pPr>
      <w:r>
        <w:t>System ID (string</w:t>
      </w:r>
      <w:r w:rsidR="0009007F">
        <w:t>, from the System</w:t>
      </w:r>
      <w:r>
        <w:t>)</w:t>
      </w:r>
    </w:p>
    <w:p w14:paraId="0CAE75EC" w14:textId="77777777" w:rsidR="00A14DAA" w:rsidRDefault="00A14DAA" w:rsidP="009A52C8">
      <w:pPr>
        <w:pStyle w:val="ListParagraph"/>
        <w:numPr>
          <w:ilvl w:val="0"/>
          <w:numId w:val="61"/>
        </w:numPr>
        <w:tabs>
          <w:tab w:val="left" w:pos="9072"/>
        </w:tabs>
      </w:pPr>
      <w:r>
        <w:t xml:space="preserve">Product </w:t>
      </w:r>
      <w:r w:rsidR="0009007F">
        <w:t xml:space="preserve">ID </w:t>
      </w:r>
      <w:r>
        <w:t>(string</w:t>
      </w:r>
      <w:r w:rsidR="0009007F">
        <w:t>, from the System</w:t>
      </w:r>
      <w:r>
        <w:t>)</w:t>
      </w:r>
    </w:p>
    <w:p w14:paraId="0CAE75ED" w14:textId="77777777" w:rsidR="0009007F" w:rsidRDefault="0009007F" w:rsidP="009A52C8">
      <w:pPr>
        <w:pStyle w:val="ListParagraph"/>
        <w:numPr>
          <w:ilvl w:val="0"/>
          <w:numId w:val="61"/>
        </w:numPr>
        <w:tabs>
          <w:tab w:val="left" w:pos="9072"/>
        </w:tabs>
      </w:pPr>
      <w:r>
        <w:t>Product Name (string, from the System)</w:t>
      </w:r>
    </w:p>
    <w:p w14:paraId="0CAE75EE" w14:textId="77777777" w:rsidR="00D12FDF" w:rsidRDefault="00D12FDF" w:rsidP="009A52C8">
      <w:pPr>
        <w:pStyle w:val="ListParagraph"/>
        <w:numPr>
          <w:ilvl w:val="0"/>
          <w:numId w:val="61"/>
        </w:numPr>
        <w:tabs>
          <w:tab w:val="left" w:pos="9072"/>
        </w:tabs>
      </w:pPr>
      <w:r>
        <w:t>Modality (string, from the System)</w:t>
      </w:r>
    </w:p>
    <w:p w14:paraId="0CAE75EF" w14:textId="77777777" w:rsidR="00A14DAA" w:rsidRDefault="00A14DAA" w:rsidP="009A52C8">
      <w:pPr>
        <w:pStyle w:val="ListParagraph"/>
        <w:numPr>
          <w:ilvl w:val="0"/>
          <w:numId w:val="61"/>
        </w:numPr>
        <w:tabs>
          <w:tab w:val="left" w:pos="9072"/>
        </w:tabs>
      </w:pPr>
      <w:r>
        <w:t>Skill Level (number)</w:t>
      </w:r>
    </w:p>
    <w:p w14:paraId="0CAE75F0" w14:textId="77777777" w:rsidR="00BA4AF0" w:rsidRDefault="00BA4AF0" w:rsidP="009A52C8">
      <w:pPr>
        <w:pStyle w:val="ListParagraph"/>
        <w:numPr>
          <w:ilvl w:val="0"/>
          <w:numId w:val="61"/>
        </w:numPr>
        <w:tabs>
          <w:tab w:val="left" w:pos="9072"/>
        </w:tabs>
      </w:pPr>
      <w:r>
        <w:t>Task Note</w:t>
      </w:r>
    </w:p>
    <w:p w14:paraId="0CAE75F1" w14:textId="77777777" w:rsidR="00A14DAA" w:rsidRDefault="00A14DAA" w:rsidP="009A52C8">
      <w:pPr>
        <w:pStyle w:val="ListParagraph"/>
        <w:numPr>
          <w:ilvl w:val="0"/>
          <w:numId w:val="61"/>
        </w:numPr>
        <w:tabs>
          <w:tab w:val="left" w:pos="9072"/>
        </w:tabs>
      </w:pPr>
      <w:r>
        <w:t>FMI Number (string, only applicable for FMI)</w:t>
      </w:r>
    </w:p>
    <w:p w14:paraId="0CAE75F2" w14:textId="77777777" w:rsidR="00A14DAA" w:rsidRDefault="00A14DAA" w:rsidP="009A52C8">
      <w:pPr>
        <w:pStyle w:val="ListParagraph"/>
        <w:numPr>
          <w:ilvl w:val="0"/>
          <w:numId w:val="61"/>
        </w:numPr>
        <w:tabs>
          <w:tab w:val="left" w:pos="9072"/>
        </w:tabs>
      </w:pPr>
      <w:r>
        <w:t>FMI Recall (boolean, only applicable for FMI)</w:t>
      </w:r>
    </w:p>
    <w:p w14:paraId="0CAE75F3" w14:textId="77777777" w:rsidR="00A14DAA" w:rsidRDefault="00A14DAA" w:rsidP="009A52C8">
      <w:pPr>
        <w:pStyle w:val="ListParagraph"/>
        <w:numPr>
          <w:ilvl w:val="0"/>
          <w:numId w:val="61"/>
        </w:numPr>
        <w:tabs>
          <w:tab w:val="left" w:pos="9072"/>
        </w:tabs>
      </w:pPr>
      <w:r>
        <w:t>PM Schedule (string, only applicable for PM)</w:t>
      </w:r>
    </w:p>
    <w:p w14:paraId="0CAE75F4" w14:textId="77777777" w:rsidR="00A14DAA" w:rsidRDefault="00A14DAA" w:rsidP="009A52C8">
      <w:pPr>
        <w:pStyle w:val="ListParagraph"/>
        <w:numPr>
          <w:ilvl w:val="0"/>
          <w:numId w:val="61"/>
        </w:numPr>
        <w:tabs>
          <w:tab w:val="left" w:pos="9072"/>
        </w:tabs>
      </w:pPr>
      <w:r>
        <w:t>CTC Debrief (string)</w:t>
      </w:r>
    </w:p>
    <w:p w14:paraId="0CAE75F5" w14:textId="77777777" w:rsidR="00BB7652" w:rsidRDefault="00BB7652" w:rsidP="009A52C8">
      <w:pPr>
        <w:pStyle w:val="ListParagraph"/>
        <w:numPr>
          <w:ilvl w:val="0"/>
          <w:numId w:val="61"/>
        </w:numPr>
        <w:tabs>
          <w:tab w:val="left" w:pos="9072"/>
        </w:tabs>
      </w:pPr>
      <w:r>
        <w:t>Link to full job comments (embedded business object)</w:t>
      </w:r>
    </w:p>
    <w:p w14:paraId="0CAE75F6" w14:textId="77777777" w:rsidR="00A14DAA" w:rsidRDefault="00A14DAA" w:rsidP="009A52C8">
      <w:pPr>
        <w:pStyle w:val="ListParagraph"/>
        <w:numPr>
          <w:ilvl w:val="0"/>
          <w:numId w:val="61"/>
        </w:numPr>
        <w:tabs>
          <w:tab w:val="left" w:pos="9072"/>
        </w:tabs>
      </w:pPr>
      <w:r>
        <w:t>Part Delivery Method (</w:t>
      </w:r>
      <w:r w:rsidR="00AD6D9D">
        <w:t>Dictionary</w:t>
      </w:r>
      <w:r>
        <w:t>)</w:t>
      </w:r>
    </w:p>
    <w:p w14:paraId="0CAE75F7" w14:textId="77777777" w:rsidR="00A14DAA" w:rsidRDefault="00A14DAA" w:rsidP="009A52C8">
      <w:pPr>
        <w:pStyle w:val="ListParagraph"/>
        <w:numPr>
          <w:ilvl w:val="0"/>
          <w:numId w:val="61"/>
        </w:numPr>
        <w:tabs>
          <w:tab w:val="left" w:pos="9072"/>
        </w:tabs>
      </w:pPr>
      <w:r>
        <w:t>Earliest Arrival On Site (date/time)</w:t>
      </w:r>
    </w:p>
    <w:p w14:paraId="0CAE75F8" w14:textId="77777777" w:rsidR="00A14DAA" w:rsidRDefault="00A14DAA" w:rsidP="009A52C8">
      <w:pPr>
        <w:pStyle w:val="ListParagraph"/>
        <w:numPr>
          <w:ilvl w:val="0"/>
          <w:numId w:val="61"/>
        </w:numPr>
        <w:tabs>
          <w:tab w:val="left" w:pos="9072"/>
        </w:tabs>
      </w:pPr>
      <w:r>
        <w:lastRenderedPageBreak/>
        <w:t>Latest Arrival On Site (date/time)</w:t>
      </w:r>
    </w:p>
    <w:p w14:paraId="0CAE75F9" w14:textId="4A54458D" w:rsidR="00C11C15" w:rsidRDefault="00C11C15" w:rsidP="00C11C15">
      <w:pPr>
        <w:tabs>
          <w:tab w:val="left" w:pos="9072"/>
        </w:tabs>
        <w:ind w:left="360"/>
      </w:pPr>
      <w:r>
        <w:t xml:space="preserve">There is a ClickMobile app that permits related assignment information to be viewed on the device. This can be used to view the FSEs in related assignments (when an activity requires multiple FSEs the </w:t>
      </w:r>
      <w:r w:rsidR="00D01A1B">
        <w:t>SIEBEL</w:t>
      </w:r>
      <w:r>
        <w:t xml:space="preserve"> macro will create multiple tasks, one per FSE, with some form of dependency such as start to start).</w:t>
      </w:r>
    </w:p>
    <w:p w14:paraId="0CAE75FA" w14:textId="77777777" w:rsidR="00A14DAA" w:rsidRPr="0089237D" w:rsidRDefault="00A14DAA" w:rsidP="00A14DAA">
      <w:pPr>
        <w:pStyle w:val="Heading4"/>
      </w:pPr>
      <w:r w:rsidRPr="0089237D">
        <w:t>Contact</w:t>
      </w:r>
      <w:r>
        <w:t xml:space="preserve"> Tab</w:t>
      </w:r>
    </w:p>
    <w:p w14:paraId="0CAE75FB" w14:textId="77777777" w:rsidR="00A14DAA" w:rsidRDefault="00A14DAA" w:rsidP="00A14DAA">
      <w:pPr>
        <w:pStyle w:val="ListParagraph"/>
        <w:ind w:left="2160"/>
      </w:pPr>
      <w:r>
        <w:rPr>
          <w:noProof/>
          <w:lang w:val="en-US"/>
        </w:rPr>
        <w:drawing>
          <wp:inline distT="0" distB="0" distL="0" distR="0" wp14:anchorId="0CAE76DA" wp14:editId="0CAE76DB">
            <wp:extent cx="2849619" cy="3666226"/>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48995" cy="3665423"/>
                    </a:xfrm>
                    <a:prstGeom prst="rect">
                      <a:avLst/>
                    </a:prstGeom>
                  </pic:spPr>
                </pic:pic>
              </a:graphicData>
            </a:graphic>
          </wp:inline>
        </w:drawing>
      </w:r>
    </w:p>
    <w:p w14:paraId="0CAE75FC" w14:textId="77777777" w:rsidR="00A14DAA" w:rsidRDefault="00A14DAA" w:rsidP="00A14DAA">
      <w:pPr>
        <w:tabs>
          <w:tab w:val="left" w:pos="9072"/>
        </w:tabs>
      </w:pPr>
      <w:r>
        <w:t>The read-only properties requested for inclusion on this tab are:</w:t>
      </w:r>
    </w:p>
    <w:p w14:paraId="0CAE75FD" w14:textId="77777777" w:rsidR="00A14DAA" w:rsidRDefault="00A14DAA" w:rsidP="009A52C8">
      <w:pPr>
        <w:pStyle w:val="ListParagraph"/>
        <w:numPr>
          <w:ilvl w:val="0"/>
          <w:numId w:val="62"/>
        </w:numPr>
        <w:tabs>
          <w:tab w:val="left" w:pos="9072"/>
        </w:tabs>
      </w:pPr>
      <w:r>
        <w:t>Job Number (string)</w:t>
      </w:r>
    </w:p>
    <w:p w14:paraId="0CAE75FE" w14:textId="77777777" w:rsidR="00A14DAA" w:rsidRDefault="00A14DAA" w:rsidP="009A52C8">
      <w:pPr>
        <w:pStyle w:val="ListParagraph"/>
        <w:numPr>
          <w:ilvl w:val="0"/>
          <w:numId w:val="62"/>
        </w:numPr>
        <w:tabs>
          <w:tab w:val="left" w:pos="9072"/>
        </w:tabs>
      </w:pPr>
      <w:r>
        <w:t>System ID (string</w:t>
      </w:r>
      <w:r w:rsidR="0009007F">
        <w:t>, from the System</w:t>
      </w:r>
      <w:r>
        <w:t>)</w:t>
      </w:r>
    </w:p>
    <w:p w14:paraId="0CAE75FF" w14:textId="77777777" w:rsidR="007D0AA3" w:rsidRDefault="007D0AA3" w:rsidP="009A52C8">
      <w:pPr>
        <w:pStyle w:val="ListParagraph"/>
        <w:numPr>
          <w:ilvl w:val="0"/>
          <w:numId w:val="62"/>
        </w:numPr>
        <w:tabs>
          <w:tab w:val="left" w:pos="9072"/>
        </w:tabs>
      </w:pPr>
      <w:r>
        <w:t>System Name (string</w:t>
      </w:r>
      <w:r w:rsidR="0009007F">
        <w:t>, from the System</w:t>
      </w:r>
      <w:r>
        <w:t>)</w:t>
      </w:r>
    </w:p>
    <w:p w14:paraId="0CAE7600" w14:textId="77777777" w:rsidR="00D12FDF" w:rsidRDefault="00D12FDF" w:rsidP="009A52C8">
      <w:pPr>
        <w:pStyle w:val="ListParagraph"/>
        <w:numPr>
          <w:ilvl w:val="0"/>
          <w:numId w:val="62"/>
        </w:numPr>
        <w:tabs>
          <w:tab w:val="left" w:pos="9072"/>
        </w:tabs>
      </w:pPr>
      <w:r>
        <w:t>Modality (string, from the System)</w:t>
      </w:r>
    </w:p>
    <w:p w14:paraId="0CAE7601" w14:textId="77777777" w:rsidR="00A14DAA" w:rsidRDefault="00A14DAA" w:rsidP="009A52C8">
      <w:pPr>
        <w:pStyle w:val="ListParagraph"/>
        <w:numPr>
          <w:ilvl w:val="0"/>
          <w:numId w:val="62"/>
        </w:numPr>
        <w:tabs>
          <w:tab w:val="left" w:pos="9072"/>
        </w:tabs>
      </w:pPr>
      <w:r>
        <w:t>Site ID (string</w:t>
      </w:r>
      <w:r w:rsidR="0009007F">
        <w:t>, from the Site</w:t>
      </w:r>
      <w:r>
        <w:t>)</w:t>
      </w:r>
    </w:p>
    <w:p w14:paraId="0CAE7602" w14:textId="77777777" w:rsidR="00A14DAA" w:rsidRDefault="00A14DAA" w:rsidP="009A52C8">
      <w:pPr>
        <w:pStyle w:val="ListParagraph"/>
        <w:numPr>
          <w:ilvl w:val="0"/>
          <w:numId w:val="62"/>
        </w:numPr>
        <w:tabs>
          <w:tab w:val="left" w:pos="9072"/>
        </w:tabs>
      </w:pPr>
      <w:r>
        <w:t>Site Name (string</w:t>
      </w:r>
      <w:r w:rsidR="0009007F">
        <w:t>, from the Site</w:t>
      </w:r>
      <w:r>
        <w:t>)</w:t>
      </w:r>
    </w:p>
    <w:p w14:paraId="0CAE7603" w14:textId="77777777" w:rsidR="00D12FDF" w:rsidRDefault="00D12FDF" w:rsidP="009A52C8">
      <w:pPr>
        <w:pStyle w:val="ListParagraph"/>
        <w:numPr>
          <w:ilvl w:val="0"/>
          <w:numId w:val="62"/>
        </w:numPr>
        <w:tabs>
          <w:tab w:val="left" w:pos="9072"/>
        </w:tabs>
      </w:pPr>
      <w:r>
        <w:t>Site Address (string, repetition of the “Site Address” from the General Tab)</w:t>
      </w:r>
    </w:p>
    <w:p w14:paraId="0CAE7604" w14:textId="77777777" w:rsidR="00A14DAA" w:rsidRDefault="00A14DAA" w:rsidP="009A52C8">
      <w:pPr>
        <w:pStyle w:val="ListParagraph"/>
        <w:numPr>
          <w:ilvl w:val="0"/>
          <w:numId w:val="62"/>
        </w:numPr>
        <w:tabs>
          <w:tab w:val="left" w:pos="9072"/>
        </w:tabs>
      </w:pPr>
      <w:r>
        <w:t>Customer Contact Name (string)</w:t>
      </w:r>
    </w:p>
    <w:p w14:paraId="0CAE7605" w14:textId="77777777" w:rsidR="00A14DAA" w:rsidRDefault="00A14DAA" w:rsidP="009A52C8">
      <w:pPr>
        <w:pStyle w:val="ListParagraph"/>
        <w:numPr>
          <w:ilvl w:val="0"/>
          <w:numId w:val="62"/>
        </w:numPr>
        <w:tabs>
          <w:tab w:val="left" w:pos="9072"/>
        </w:tabs>
      </w:pPr>
      <w:r>
        <w:t>Contact Phone Number (string)</w:t>
      </w:r>
    </w:p>
    <w:p w14:paraId="0CAE7606" w14:textId="77777777" w:rsidR="00A14DAA" w:rsidRDefault="00A14DAA" w:rsidP="009A52C8">
      <w:pPr>
        <w:pStyle w:val="ListParagraph"/>
        <w:numPr>
          <w:ilvl w:val="0"/>
          <w:numId w:val="62"/>
        </w:numPr>
        <w:tabs>
          <w:tab w:val="left" w:pos="9072"/>
        </w:tabs>
      </w:pPr>
      <w:r>
        <w:t>Contact E-mail Address (string)</w:t>
      </w:r>
    </w:p>
    <w:p w14:paraId="0CAE7607" w14:textId="77777777" w:rsidR="00A14DAA" w:rsidRDefault="00A14DAA" w:rsidP="009A52C8">
      <w:pPr>
        <w:pStyle w:val="ListParagraph"/>
        <w:numPr>
          <w:ilvl w:val="0"/>
          <w:numId w:val="62"/>
        </w:numPr>
        <w:tabs>
          <w:tab w:val="left" w:pos="9072"/>
        </w:tabs>
      </w:pPr>
      <w:r>
        <w:t xml:space="preserve">Site Note (string, </w:t>
      </w:r>
      <w:r w:rsidR="0009007F">
        <w:t xml:space="preserve">from </w:t>
      </w:r>
      <w:r>
        <w:t>the Site Comment</w:t>
      </w:r>
      <w:r w:rsidR="0009007F">
        <w:t>s</w:t>
      </w:r>
      <w:r>
        <w:t>)</w:t>
      </w:r>
    </w:p>
    <w:p w14:paraId="0CAE7608" w14:textId="77777777" w:rsidR="00A14DAA" w:rsidRDefault="00A14DAA" w:rsidP="009A52C8">
      <w:pPr>
        <w:pStyle w:val="ListParagraph"/>
        <w:numPr>
          <w:ilvl w:val="0"/>
          <w:numId w:val="62"/>
        </w:numPr>
        <w:tabs>
          <w:tab w:val="left" w:pos="9072"/>
        </w:tabs>
      </w:pPr>
      <w:r>
        <w:t xml:space="preserve">System Note (string, </w:t>
      </w:r>
      <w:r w:rsidR="0009007F">
        <w:t xml:space="preserve">from </w:t>
      </w:r>
      <w:r>
        <w:t>the System Comment</w:t>
      </w:r>
      <w:r w:rsidR="0009007F">
        <w:t>s</w:t>
      </w:r>
      <w:r>
        <w:t>)</w:t>
      </w:r>
    </w:p>
    <w:p w14:paraId="0CAE7609" w14:textId="77777777" w:rsidR="008617C5" w:rsidRDefault="008617C5" w:rsidP="008617C5">
      <w:pPr>
        <w:tabs>
          <w:tab w:val="left" w:pos="9072"/>
        </w:tabs>
      </w:pPr>
      <w:r>
        <w:t>Options are provided on this tab to allow the FSE to call, text or e-mail the contact when the necessary values are available.</w:t>
      </w:r>
    </w:p>
    <w:p w14:paraId="0CAE760A" w14:textId="77777777" w:rsidR="001F0E3C" w:rsidRDefault="001F0E3C">
      <w:pPr>
        <w:spacing w:after="0" w:line="240" w:lineRule="auto"/>
        <w:jc w:val="left"/>
        <w:rPr>
          <w:rFonts w:ascii="Arial" w:hAnsi="Arial"/>
          <w:b/>
        </w:rPr>
      </w:pPr>
      <w:bookmarkStart w:id="5205" w:name="_Toc355343857"/>
      <w:bookmarkStart w:id="5206" w:name="_Toc359587154"/>
      <w:r>
        <w:br w:type="page"/>
      </w:r>
    </w:p>
    <w:p w14:paraId="0CAE760B" w14:textId="77777777" w:rsidR="001F0E3C" w:rsidRDefault="001F0E3C" w:rsidP="00A14DAA">
      <w:pPr>
        <w:pStyle w:val="Heading3"/>
      </w:pPr>
      <w:bookmarkStart w:id="5207" w:name="_Toc425500440"/>
      <w:r>
        <w:lastRenderedPageBreak/>
        <w:t>Non-Availability Form</w:t>
      </w:r>
      <w:bookmarkEnd w:id="5207"/>
    </w:p>
    <w:p w14:paraId="0CAE760C" w14:textId="77777777" w:rsidR="00C64F85" w:rsidRPr="00C64F85" w:rsidRDefault="00C64F85" w:rsidP="00C64F85">
      <w:pPr>
        <w:rPr>
          <w:snapToGrid w:val="0"/>
        </w:rPr>
      </w:pPr>
      <w:r w:rsidRPr="00C64F85">
        <w:rPr>
          <w:snapToGrid w:val="0"/>
        </w:rPr>
        <w:t>The Non-Availability form presents the absence information created by the dispatch centre or, as for all mobile users, by the engineer via functionality on their mobile device. The form shows the following editable properties</w:t>
      </w:r>
      <w:r>
        <w:rPr>
          <w:snapToGrid w:val="0"/>
        </w:rPr>
        <w:t xml:space="preserve"> (mandatory fields are marked with *)</w:t>
      </w:r>
      <w:r w:rsidRPr="00C64F85">
        <w:rPr>
          <w:snapToGrid w:val="0"/>
        </w:rPr>
        <w:t>:</w:t>
      </w:r>
    </w:p>
    <w:p w14:paraId="0CAE760D" w14:textId="77777777" w:rsidR="00C64F85" w:rsidRDefault="00C64F85" w:rsidP="009A52C8">
      <w:pPr>
        <w:pStyle w:val="ListParagraph"/>
        <w:numPr>
          <w:ilvl w:val="0"/>
          <w:numId w:val="74"/>
        </w:numPr>
        <w:rPr>
          <w:color w:val="404040"/>
        </w:rPr>
      </w:pPr>
      <w:r>
        <w:t>Start (Date/Time)*</w:t>
      </w:r>
    </w:p>
    <w:p w14:paraId="0CAE760E" w14:textId="77777777" w:rsidR="00C64F85" w:rsidRDefault="00C64F85" w:rsidP="009A52C8">
      <w:pPr>
        <w:pStyle w:val="ListParagraph"/>
        <w:numPr>
          <w:ilvl w:val="0"/>
          <w:numId w:val="74"/>
        </w:numPr>
      </w:pPr>
      <w:r>
        <w:t>Finish (Date/Time)*</w:t>
      </w:r>
    </w:p>
    <w:p w14:paraId="0CAE760F" w14:textId="77777777" w:rsidR="00C64F85" w:rsidRDefault="00C64F85" w:rsidP="009A52C8">
      <w:pPr>
        <w:pStyle w:val="ListParagraph"/>
        <w:numPr>
          <w:ilvl w:val="0"/>
          <w:numId w:val="74"/>
        </w:numPr>
      </w:pPr>
      <w:r>
        <w:t xml:space="preserve">Non-Availability Type* (Dropdown allowing </w:t>
      </w:r>
      <w:r w:rsidRPr="00C64F85">
        <w:t xml:space="preserve">a potentially filtered choice, </w:t>
      </w:r>
      <w:r>
        <w:t xml:space="preserve">as described in </w:t>
      </w:r>
      <w:r w:rsidRPr="00C64F85">
        <w:rPr>
          <w:cs/>
        </w:rPr>
        <w:t>‎</w:t>
      </w:r>
      <w:r>
        <w:t>5.7.6)</w:t>
      </w:r>
    </w:p>
    <w:p w14:paraId="0CAE7610" w14:textId="77777777" w:rsidR="00C905D3" w:rsidRDefault="00C905D3" w:rsidP="009A52C8">
      <w:pPr>
        <w:pStyle w:val="ListParagraph"/>
        <w:numPr>
          <w:ilvl w:val="0"/>
          <w:numId w:val="74"/>
        </w:numPr>
      </w:pPr>
      <w:r>
        <w:t>Comment*</w:t>
      </w:r>
    </w:p>
    <w:p w14:paraId="0CAE7611" w14:textId="77777777" w:rsidR="00C64F85" w:rsidRDefault="00C64F85" w:rsidP="009A52C8">
      <w:pPr>
        <w:pStyle w:val="ListParagraph"/>
        <w:numPr>
          <w:ilvl w:val="0"/>
          <w:numId w:val="74"/>
        </w:numPr>
      </w:pPr>
      <w:r>
        <w:t>Street</w:t>
      </w:r>
    </w:p>
    <w:p w14:paraId="0CAE7612" w14:textId="77777777" w:rsidR="00C905D3" w:rsidRDefault="00C905D3" w:rsidP="009A52C8">
      <w:pPr>
        <w:pStyle w:val="ListParagraph"/>
        <w:numPr>
          <w:ilvl w:val="0"/>
          <w:numId w:val="74"/>
        </w:numPr>
      </w:pPr>
      <w:r>
        <w:t>City</w:t>
      </w:r>
    </w:p>
    <w:p w14:paraId="0CAE7613" w14:textId="77777777" w:rsidR="00C905D3" w:rsidRDefault="00C905D3" w:rsidP="009A52C8">
      <w:pPr>
        <w:pStyle w:val="ListParagraph"/>
        <w:numPr>
          <w:ilvl w:val="0"/>
          <w:numId w:val="74"/>
        </w:numPr>
      </w:pPr>
      <w:r>
        <w:t>State</w:t>
      </w:r>
    </w:p>
    <w:p w14:paraId="0CAE7614" w14:textId="77777777" w:rsidR="00C64F85" w:rsidRDefault="00C64F85" w:rsidP="009A52C8">
      <w:pPr>
        <w:pStyle w:val="ListParagraph"/>
        <w:numPr>
          <w:ilvl w:val="0"/>
          <w:numId w:val="74"/>
        </w:numPr>
      </w:pPr>
      <w:r>
        <w:t>Postcode</w:t>
      </w:r>
    </w:p>
    <w:p w14:paraId="0CAE7615" w14:textId="77777777" w:rsidR="00C64F85" w:rsidRDefault="00C64F85" w:rsidP="009A52C8">
      <w:pPr>
        <w:pStyle w:val="ListParagraph"/>
        <w:numPr>
          <w:ilvl w:val="0"/>
          <w:numId w:val="74"/>
        </w:numPr>
      </w:pPr>
      <w:r>
        <w:t xml:space="preserve">Country (dropdown </w:t>
      </w:r>
      <w:r w:rsidRPr="00C64F85">
        <w:t>allowing selection from all available choices, defaulting to the Engineer’s home base country</w:t>
      </w:r>
      <w:r>
        <w:t>)</w:t>
      </w:r>
    </w:p>
    <w:p w14:paraId="0CAE7616" w14:textId="77777777" w:rsidR="001F0E3C" w:rsidRPr="001F0E3C" w:rsidRDefault="001F0E3C" w:rsidP="001F0E3C"/>
    <w:p w14:paraId="0CAE7617" w14:textId="77777777" w:rsidR="00A14DAA" w:rsidRDefault="00A14DAA" w:rsidP="00A14DAA">
      <w:pPr>
        <w:pStyle w:val="Heading3"/>
      </w:pPr>
      <w:bookmarkStart w:id="5208" w:name="_Toc425500441"/>
      <w:r>
        <w:t>Messages Form</w:t>
      </w:r>
      <w:bookmarkEnd w:id="5205"/>
      <w:bookmarkEnd w:id="5206"/>
      <w:bookmarkEnd w:id="5208"/>
      <w:r>
        <w:tab/>
      </w:r>
    </w:p>
    <w:p w14:paraId="0CAE7618" w14:textId="77777777" w:rsidR="00A14DAA" w:rsidRDefault="00A14DAA" w:rsidP="00A14DAA">
      <w:pPr>
        <w:tabs>
          <w:tab w:val="left" w:pos="9072"/>
        </w:tabs>
        <w:rPr>
          <w:snapToGrid w:val="0"/>
        </w:rPr>
      </w:pPr>
      <w:r w:rsidRPr="00B979EF">
        <w:rPr>
          <w:snapToGrid w:val="0"/>
        </w:rPr>
        <w:t xml:space="preserve">The messaging </w:t>
      </w:r>
      <w:r w:rsidRPr="00F10B33">
        <w:t>feature</w:t>
      </w:r>
      <w:r w:rsidRPr="00B979EF">
        <w:rPr>
          <w:snapToGrid w:val="0"/>
        </w:rPr>
        <w:t xml:space="preserve"> allows </w:t>
      </w:r>
      <w:r>
        <w:rPr>
          <w:snapToGrid w:val="0"/>
        </w:rPr>
        <w:t>engineers</w:t>
      </w:r>
      <w:r w:rsidRPr="00B979EF">
        <w:rPr>
          <w:snapToGrid w:val="0"/>
        </w:rPr>
        <w:t xml:space="preserve"> to send </w:t>
      </w:r>
      <w:r>
        <w:rPr>
          <w:snapToGrid w:val="0"/>
        </w:rPr>
        <w:t xml:space="preserve">messages to </w:t>
      </w:r>
      <w:r w:rsidRPr="00B979EF">
        <w:rPr>
          <w:snapToGrid w:val="0"/>
        </w:rPr>
        <w:t xml:space="preserve">and receive messages </w:t>
      </w:r>
      <w:r>
        <w:rPr>
          <w:snapToGrid w:val="0"/>
        </w:rPr>
        <w:t>from</w:t>
      </w:r>
      <w:r w:rsidRPr="00B979EF">
        <w:rPr>
          <w:snapToGrid w:val="0"/>
        </w:rPr>
        <w:t xml:space="preserve"> other </w:t>
      </w:r>
      <w:r>
        <w:rPr>
          <w:snapToGrid w:val="0"/>
        </w:rPr>
        <w:t>engineers and the dispatcher(s)</w:t>
      </w:r>
      <w:r w:rsidRPr="00B979EF">
        <w:rPr>
          <w:snapToGrid w:val="0"/>
        </w:rPr>
        <w:t xml:space="preserve"> </w:t>
      </w:r>
      <w:r>
        <w:rPr>
          <w:snapToGrid w:val="0"/>
        </w:rPr>
        <w:t>for</w:t>
      </w:r>
      <w:r w:rsidRPr="00B979EF">
        <w:rPr>
          <w:snapToGrid w:val="0"/>
        </w:rPr>
        <w:t xml:space="preserve"> their distric</w:t>
      </w:r>
      <w:r>
        <w:rPr>
          <w:snapToGrid w:val="0"/>
        </w:rPr>
        <w:t>t</w:t>
      </w:r>
      <w:r w:rsidR="0015586C">
        <w:rPr>
          <w:snapToGrid w:val="0"/>
        </w:rPr>
        <w:t xml:space="preserve"> (the dispatchers who have access to the </w:t>
      </w:r>
      <w:r w:rsidR="0090432E">
        <w:rPr>
          <w:snapToGrid w:val="0"/>
        </w:rPr>
        <w:t xml:space="preserve">alert view and the </w:t>
      </w:r>
      <w:r w:rsidR="0015586C">
        <w:rPr>
          <w:snapToGrid w:val="0"/>
        </w:rPr>
        <w:t>district)</w:t>
      </w:r>
      <w:r>
        <w:rPr>
          <w:snapToGrid w:val="0"/>
        </w:rPr>
        <w:t>.</w:t>
      </w:r>
      <w:r w:rsidR="008945B4">
        <w:rPr>
          <w:snapToGrid w:val="0"/>
        </w:rPr>
        <w:t xml:space="preserve"> </w:t>
      </w:r>
      <w:r w:rsidR="00B24128">
        <w:rPr>
          <w:snapToGrid w:val="0"/>
        </w:rPr>
        <w:t>A</w:t>
      </w:r>
      <w:r w:rsidR="008945B4">
        <w:rPr>
          <w:snapToGrid w:val="0"/>
        </w:rPr>
        <w:t xml:space="preserve"> dispatcher can</w:t>
      </w:r>
      <w:r w:rsidR="00B24128">
        <w:rPr>
          <w:snapToGrid w:val="0"/>
        </w:rPr>
        <w:t xml:space="preserve"> </w:t>
      </w:r>
      <w:r w:rsidR="008945B4">
        <w:rPr>
          <w:snapToGrid w:val="0"/>
        </w:rPr>
        <w:t>action the message in whatever way is required and then delete it.</w:t>
      </w:r>
    </w:p>
    <w:p w14:paraId="0CAE7619" w14:textId="77777777" w:rsidR="00A14DAA" w:rsidRDefault="00A14DAA" w:rsidP="00A14DAA">
      <w:pPr>
        <w:tabs>
          <w:tab w:val="left" w:pos="9072"/>
        </w:tabs>
      </w:pPr>
      <w:r>
        <w:t>Touching the ‘Messages’ icon on the home page displays the engineer’s message conversations.</w:t>
      </w:r>
    </w:p>
    <w:p w14:paraId="0CAE761A" w14:textId="77777777" w:rsidR="00A14DAA" w:rsidRPr="00555E67" w:rsidRDefault="00A14DAA" w:rsidP="00A14DAA">
      <w:pPr>
        <w:ind w:firstLine="1985"/>
      </w:pPr>
      <w:r>
        <w:rPr>
          <w:noProof/>
          <w:lang w:val="en-US"/>
        </w:rPr>
        <w:drawing>
          <wp:inline distT="0" distB="0" distL="0" distR="0" wp14:anchorId="0CAE76DC" wp14:editId="0CAE76DD">
            <wp:extent cx="2733675" cy="272546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34146" cy="2725935"/>
                    </a:xfrm>
                    <a:prstGeom prst="rect">
                      <a:avLst/>
                    </a:prstGeom>
                  </pic:spPr>
                </pic:pic>
              </a:graphicData>
            </a:graphic>
          </wp:inline>
        </w:drawing>
      </w:r>
    </w:p>
    <w:p w14:paraId="0CAE761B" w14:textId="77777777" w:rsidR="00A14DAA" w:rsidRDefault="00A14DAA" w:rsidP="00A14DAA">
      <w:pPr>
        <w:tabs>
          <w:tab w:val="left" w:pos="9072"/>
        </w:tabs>
      </w:pPr>
      <w:r>
        <w:t>By touching a message in the list the entire conversation can be displayed.</w:t>
      </w:r>
    </w:p>
    <w:p w14:paraId="0CAE761C" w14:textId="77777777" w:rsidR="00A14DAA" w:rsidRDefault="00A14DAA" w:rsidP="00A14DAA">
      <w:pPr>
        <w:tabs>
          <w:tab w:val="left" w:pos="9072"/>
        </w:tabs>
      </w:pPr>
      <w:r>
        <w:t>A new message can be composed and sent to a set of required recipients.</w:t>
      </w:r>
    </w:p>
    <w:p w14:paraId="0CAE761D" w14:textId="77777777" w:rsidR="00A14DAA" w:rsidRDefault="00A14DAA" w:rsidP="00A14DAA">
      <w:pPr>
        <w:ind w:left="720" w:firstLine="720"/>
      </w:pPr>
      <w:r>
        <w:rPr>
          <w:noProof/>
          <w:lang w:val="en-US"/>
        </w:rPr>
        <w:lastRenderedPageBreak/>
        <w:drawing>
          <wp:inline distT="0" distB="0" distL="0" distR="0" wp14:anchorId="0CAE76DE" wp14:editId="0CAE76DF">
            <wp:extent cx="3238500" cy="2324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38500" cy="2324100"/>
                    </a:xfrm>
                    <a:prstGeom prst="rect">
                      <a:avLst/>
                    </a:prstGeom>
                  </pic:spPr>
                </pic:pic>
              </a:graphicData>
            </a:graphic>
          </wp:inline>
        </w:drawing>
      </w:r>
    </w:p>
    <w:p w14:paraId="0CAE761E" w14:textId="77777777" w:rsidR="00A14DAA" w:rsidRDefault="00A14DAA" w:rsidP="00A14DAA">
      <w:pPr>
        <w:tabs>
          <w:tab w:val="left" w:pos="9072"/>
        </w:tabs>
      </w:pPr>
      <w:r>
        <w:t>The list of the ‘Mobile Users’ loaded can be configured.</w:t>
      </w:r>
    </w:p>
    <w:p w14:paraId="0CAE761F" w14:textId="77777777" w:rsidR="00A14DAA" w:rsidRDefault="00A14DAA" w:rsidP="00A14DAA">
      <w:pPr>
        <w:tabs>
          <w:tab w:val="left" w:pos="9072"/>
        </w:tabs>
      </w:pPr>
      <w:r>
        <w:t>A message sent to the dispatcher is displayed in the ‘Messages View’ panel in ClickSchedule User Interface.</w:t>
      </w:r>
    </w:p>
    <w:p w14:paraId="0CAE7620" w14:textId="77777777" w:rsidR="00A14DAA" w:rsidRDefault="00A14DAA" w:rsidP="00A14DAA">
      <w:pPr>
        <w:ind w:left="720" w:firstLine="720"/>
      </w:pPr>
      <w:r>
        <w:rPr>
          <w:noProof/>
          <w:lang w:val="en-US"/>
        </w:rPr>
        <w:drawing>
          <wp:inline distT="0" distB="0" distL="0" distR="0" wp14:anchorId="0CAE76E0" wp14:editId="0CAE76E1">
            <wp:extent cx="3505200" cy="35528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05200" cy="3552825"/>
                    </a:xfrm>
                    <a:prstGeom prst="rect">
                      <a:avLst/>
                    </a:prstGeom>
                  </pic:spPr>
                </pic:pic>
              </a:graphicData>
            </a:graphic>
          </wp:inline>
        </w:drawing>
      </w:r>
      <w:r>
        <w:t xml:space="preserve"> </w:t>
      </w:r>
    </w:p>
    <w:p w14:paraId="67563AA7" w14:textId="77777777" w:rsidR="00413505" w:rsidRDefault="00413505" w:rsidP="00A14DAA">
      <w:pPr>
        <w:ind w:left="720" w:firstLine="720"/>
      </w:pPr>
    </w:p>
    <w:p w14:paraId="7214FC78" w14:textId="22E3F27B" w:rsidR="00413505" w:rsidRDefault="00413505" w:rsidP="00413505">
      <w:r>
        <w:t xml:space="preserve">The above feature can be disabled by configuring the user templates( ASEAN </w:t>
      </w:r>
      <w:commentRangeStart w:id="5209"/>
      <w:r>
        <w:t>requirement</w:t>
      </w:r>
      <w:commentRangeEnd w:id="5209"/>
      <w:r>
        <w:rPr>
          <w:rStyle w:val="CommentReference"/>
        </w:rPr>
        <w:commentReference w:id="5209"/>
      </w:r>
      <w:r>
        <w:t>).</w:t>
      </w:r>
    </w:p>
    <w:p w14:paraId="2A2685B3" w14:textId="77777777" w:rsidR="00413505" w:rsidRDefault="00413505" w:rsidP="00A14DAA">
      <w:pPr>
        <w:ind w:left="720" w:firstLine="720"/>
      </w:pPr>
    </w:p>
    <w:p w14:paraId="0CAE7624" w14:textId="77777777" w:rsidR="00A14DAA" w:rsidRDefault="00A14DAA" w:rsidP="00A14DAA">
      <w:pPr>
        <w:pStyle w:val="Heading2"/>
      </w:pPr>
      <w:bookmarkStart w:id="5210" w:name="_Toc381173701"/>
      <w:bookmarkStart w:id="5211" w:name="_Toc381173702"/>
      <w:bookmarkStart w:id="5212" w:name="_Toc381173703"/>
      <w:bookmarkStart w:id="5213" w:name="_Toc355343858"/>
      <w:bookmarkStart w:id="5214" w:name="_Toc359587156"/>
      <w:bookmarkStart w:id="5215" w:name="_Toc425500442"/>
      <w:bookmarkEnd w:id="5210"/>
      <w:bookmarkEnd w:id="5211"/>
      <w:bookmarkEnd w:id="5212"/>
      <w:r>
        <w:t>Alerts</w:t>
      </w:r>
      <w:bookmarkEnd w:id="5213"/>
      <w:bookmarkEnd w:id="5214"/>
      <w:bookmarkEnd w:id="5215"/>
    </w:p>
    <w:p w14:paraId="0CAE7625" w14:textId="77777777" w:rsidR="00A14DAA" w:rsidRPr="001726AD" w:rsidRDefault="00A14DAA" w:rsidP="00A14DAA">
      <w:r w:rsidRPr="001726AD">
        <w:t xml:space="preserve">ClickMobile can provide alerts to </w:t>
      </w:r>
      <w:r>
        <w:t>engineers in</w:t>
      </w:r>
      <w:r w:rsidRPr="001726AD">
        <w:t xml:space="preserve"> specific situations.</w:t>
      </w:r>
      <w:r>
        <w:t xml:space="preserve"> </w:t>
      </w:r>
      <w:r w:rsidRPr="001726AD">
        <w:t xml:space="preserve">These alerts appear in </w:t>
      </w:r>
      <w:r>
        <w:t>an alert panel at the top of the screen</w:t>
      </w:r>
      <w:r w:rsidRPr="001726AD">
        <w:t>.</w:t>
      </w:r>
      <w:r>
        <w:t xml:space="preserve"> </w:t>
      </w:r>
      <w:r w:rsidRPr="004E75F4">
        <w:t>It is also possible to</w:t>
      </w:r>
      <w:r w:rsidRPr="001726AD">
        <w:t xml:space="preserve"> have an audible alert every time the visual alert appears.</w:t>
      </w:r>
    </w:p>
    <w:p w14:paraId="0CAE7626" w14:textId="77777777" w:rsidR="00A14DAA" w:rsidRPr="004E75F4" w:rsidRDefault="00A14DAA" w:rsidP="00A14DAA">
      <w:r w:rsidRPr="001726AD">
        <w:t>ClickMobile</w:t>
      </w:r>
      <w:r w:rsidRPr="008775D6">
        <w:t xml:space="preserve"> </w:t>
      </w:r>
      <w:r>
        <w:t>alerts users for the following defined situations:</w:t>
      </w:r>
    </w:p>
    <w:p w14:paraId="0CAE7627" w14:textId="77777777" w:rsidR="00A14DAA" w:rsidRPr="004E75F4" w:rsidRDefault="00A14DAA" w:rsidP="009A52C8">
      <w:pPr>
        <w:pStyle w:val="ListParagraph"/>
        <w:numPr>
          <w:ilvl w:val="0"/>
          <w:numId w:val="63"/>
        </w:numPr>
      </w:pPr>
      <w:r w:rsidRPr="004E75F4">
        <w:t>New assignments on the current day’s schedule</w:t>
      </w:r>
    </w:p>
    <w:p w14:paraId="0CAE7628" w14:textId="77777777" w:rsidR="00A14DAA" w:rsidRDefault="00A14DAA" w:rsidP="009A52C8">
      <w:pPr>
        <w:pStyle w:val="ListParagraph"/>
        <w:numPr>
          <w:ilvl w:val="0"/>
          <w:numId w:val="63"/>
        </w:numPr>
      </w:pPr>
      <w:r w:rsidRPr="004E75F4">
        <w:t>Updated assignments on the current day’s schedule</w:t>
      </w:r>
    </w:p>
    <w:p w14:paraId="0CAE7629" w14:textId="77777777" w:rsidR="00A14DAA" w:rsidRDefault="00A14DAA" w:rsidP="009A52C8">
      <w:pPr>
        <w:pStyle w:val="ListParagraph"/>
        <w:numPr>
          <w:ilvl w:val="0"/>
          <w:numId w:val="63"/>
        </w:numPr>
      </w:pPr>
      <w:r w:rsidRPr="004E75F4">
        <w:lastRenderedPageBreak/>
        <w:t>Deleted assignments from the current day’s schedule</w:t>
      </w:r>
    </w:p>
    <w:p w14:paraId="0CAE762A" w14:textId="77777777" w:rsidR="00A14DAA" w:rsidRDefault="00A14DAA" w:rsidP="009A52C8">
      <w:pPr>
        <w:pStyle w:val="ListParagraph"/>
        <w:numPr>
          <w:ilvl w:val="0"/>
          <w:numId w:val="63"/>
        </w:numPr>
      </w:pPr>
      <w:r>
        <w:t>New incoming message</w:t>
      </w:r>
    </w:p>
    <w:p w14:paraId="0CAE762B" w14:textId="77777777" w:rsidR="0090432E" w:rsidRDefault="0090432E" w:rsidP="009A52C8">
      <w:pPr>
        <w:pStyle w:val="ListParagraph"/>
        <w:numPr>
          <w:ilvl w:val="0"/>
          <w:numId w:val="63"/>
        </w:numPr>
      </w:pPr>
      <w:r>
        <w:t>Next Assignment start in one hour (configurable)</w:t>
      </w:r>
    </w:p>
    <w:p w14:paraId="0CAE762C" w14:textId="77777777" w:rsidR="00A14DAA" w:rsidRDefault="00A14DAA" w:rsidP="00A14DAA">
      <w:pPr>
        <w:jc w:val="center"/>
      </w:pPr>
      <w:r>
        <w:rPr>
          <w:noProof/>
          <w:lang w:val="en-US"/>
        </w:rPr>
        <w:drawing>
          <wp:inline distT="0" distB="0" distL="0" distR="0" wp14:anchorId="0CAE76E2" wp14:editId="0CAE76E3">
            <wp:extent cx="3200400" cy="24288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00400" cy="2428875"/>
                    </a:xfrm>
                    <a:prstGeom prst="rect">
                      <a:avLst/>
                    </a:prstGeom>
                  </pic:spPr>
                </pic:pic>
              </a:graphicData>
            </a:graphic>
          </wp:inline>
        </w:drawing>
      </w:r>
    </w:p>
    <w:p w14:paraId="0CAE762D" w14:textId="77777777" w:rsidR="00A14DAA" w:rsidRPr="001726AD" w:rsidRDefault="00A14DAA" w:rsidP="00A14DAA"/>
    <w:p w14:paraId="0CAE762E" w14:textId="77777777" w:rsidR="00A14DAA" w:rsidRPr="00350347" w:rsidRDefault="00A14DAA" w:rsidP="00A14DAA">
      <w:pPr>
        <w:pStyle w:val="Heading2"/>
      </w:pPr>
      <w:bookmarkStart w:id="5216" w:name="_Toc300904440"/>
      <w:bookmarkStart w:id="5217" w:name="_Toc300916511"/>
      <w:bookmarkStart w:id="5218" w:name="_Toc309887048"/>
      <w:bookmarkStart w:id="5219" w:name="_Toc355343859"/>
      <w:bookmarkStart w:id="5220" w:name="_Toc359587157"/>
      <w:bookmarkStart w:id="5221" w:name="_Toc425500443"/>
      <w:r w:rsidRPr="008775D6">
        <w:t xml:space="preserve">Purging </w:t>
      </w:r>
      <w:r w:rsidRPr="00AE4A38">
        <w:t>Policy</w:t>
      </w:r>
      <w:bookmarkEnd w:id="5216"/>
      <w:bookmarkEnd w:id="5217"/>
      <w:bookmarkEnd w:id="5218"/>
      <w:bookmarkEnd w:id="5219"/>
      <w:bookmarkEnd w:id="5220"/>
      <w:bookmarkEnd w:id="5221"/>
    </w:p>
    <w:p w14:paraId="0CAE762F" w14:textId="77777777" w:rsidR="00A14DAA" w:rsidRDefault="00A14DAA" w:rsidP="00A14DAA">
      <w:pPr>
        <w:pStyle w:val="BodyText2"/>
        <w:tabs>
          <w:tab w:val="clear" w:pos="720"/>
        </w:tabs>
        <w:ind w:left="0"/>
      </w:pPr>
      <w:r w:rsidRPr="00350347">
        <w:rPr>
          <w:snapToGrid/>
        </w:rPr>
        <w:t xml:space="preserve">The Purge Agent is a process that </w:t>
      </w:r>
      <w:r>
        <w:rPr>
          <w:snapToGrid/>
        </w:rPr>
        <w:t xml:space="preserve">is set </w:t>
      </w:r>
      <w:r w:rsidRPr="00350347">
        <w:rPr>
          <w:snapToGrid/>
        </w:rPr>
        <w:t xml:space="preserve">to </w:t>
      </w:r>
      <w:r>
        <w:rPr>
          <w:snapToGrid/>
        </w:rPr>
        <w:t xml:space="preserve">execute </w:t>
      </w:r>
      <w:r w:rsidRPr="00350347">
        <w:rPr>
          <w:snapToGrid/>
        </w:rPr>
        <w:t xml:space="preserve">on a periodic basis </w:t>
      </w:r>
      <w:r>
        <w:rPr>
          <w:snapToGrid/>
        </w:rPr>
        <w:t xml:space="preserve">in order </w:t>
      </w:r>
      <w:r w:rsidRPr="00350347">
        <w:rPr>
          <w:snapToGrid/>
        </w:rPr>
        <w:t xml:space="preserve">to remove data from ClickMobile that is no longer relevant to </w:t>
      </w:r>
      <w:r>
        <w:rPr>
          <w:snapToGrid/>
        </w:rPr>
        <w:t>the engineer</w:t>
      </w:r>
      <w:r w:rsidRPr="00350347">
        <w:rPr>
          <w:snapToGrid/>
        </w:rPr>
        <w:t xml:space="preserve">. As ClickMobile is not a record repository, irrelevant data is purged in order </w:t>
      </w:r>
      <w:r>
        <w:rPr>
          <w:snapToGrid/>
        </w:rPr>
        <w:t xml:space="preserve">to enable </w:t>
      </w:r>
      <w:r w:rsidRPr="00350347">
        <w:rPr>
          <w:snapToGrid/>
        </w:rPr>
        <w:t>ClickMobile to operate at maximum performance and efficiency.</w:t>
      </w:r>
      <w:r>
        <w:rPr>
          <w:snapToGrid/>
        </w:rPr>
        <w:t xml:space="preserve"> </w:t>
      </w:r>
      <w:r w:rsidRPr="00350347">
        <w:rPr>
          <w:snapToGrid/>
        </w:rPr>
        <w:t xml:space="preserve">The purge process </w:t>
      </w:r>
      <w:r>
        <w:rPr>
          <w:snapToGrid/>
        </w:rPr>
        <w:t xml:space="preserve">is </w:t>
      </w:r>
      <w:r w:rsidRPr="00350347">
        <w:rPr>
          <w:snapToGrid/>
        </w:rPr>
        <w:t>configured to</w:t>
      </w:r>
      <w:r w:rsidRPr="00350347">
        <w:t xml:space="preserve"> run nightly and purge</w:t>
      </w:r>
      <w:r>
        <w:t>s:</w:t>
      </w:r>
    </w:p>
    <w:p w14:paraId="0CAE7630" w14:textId="77777777" w:rsidR="00A14DAA" w:rsidRPr="00F10B33" w:rsidRDefault="00A14DAA" w:rsidP="009A52C8">
      <w:pPr>
        <w:pStyle w:val="BodyText2"/>
        <w:numPr>
          <w:ilvl w:val="0"/>
          <w:numId w:val="64"/>
        </w:numPr>
        <w:tabs>
          <w:tab w:val="clear" w:pos="720"/>
        </w:tabs>
        <w:rPr>
          <w:snapToGrid/>
        </w:rPr>
      </w:pPr>
      <w:r w:rsidRPr="00F10B33">
        <w:rPr>
          <w:snapToGrid/>
        </w:rPr>
        <w:t xml:space="preserve">Assignments that are more than </w:t>
      </w:r>
      <w:r w:rsidR="00C82420">
        <w:rPr>
          <w:snapToGrid/>
        </w:rPr>
        <w:t>7</w:t>
      </w:r>
      <w:r w:rsidR="00C82420" w:rsidRPr="00F10B33">
        <w:rPr>
          <w:snapToGrid/>
        </w:rPr>
        <w:t xml:space="preserve"> </w:t>
      </w:r>
      <w:r w:rsidRPr="00F10B33">
        <w:rPr>
          <w:snapToGrid/>
        </w:rPr>
        <w:t>days old – subject to tuning during later stages in the implementation, based on performance.</w:t>
      </w:r>
    </w:p>
    <w:p w14:paraId="0CAE7631" w14:textId="77777777" w:rsidR="00A14DAA" w:rsidRPr="001726AD" w:rsidRDefault="00A14DAA" w:rsidP="009A52C8">
      <w:pPr>
        <w:pStyle w:val="BodyText2"/>
        <w:numPr>
          <w:ilvl w:val="0"/>
          <w:numId w:val="64"/>
        </w:numPr>
        <w:tabs>
          <w:tab w:val="clear" w:pos="720"/>
        </w:tabs>
      </w:pPr>
      <w:r w:rsidRPr="00F10B33">
        <w:rPr>
          <w:snapToGrid/>
        </w:rPr>
        <w:t>Messages that</w:t>
      </w:r>
      <w:r w:rsidRPr="005C41F4">
        <w:t xml:space="preserve"> are more </w:t>
      </w:r>
      <w:r w:rsidRPr="005B07FE">
        <w:t xml:space="preserve">than </w:t>
      </w:r>
      <w:r w:rsidR="0090432E">
        <w:t>3</w:t>
      </w:r>
      <w:r w:rsidRPr="005B07FE">
        <w:t xml:space="preserve"> days</w:t>
      </w:r>
      <w:r w:rsidRPr="005C41F4">
        <w:t xml:space="preserve"> old</w:t>
      </w:r>
      <w:r>
        <w:t>.</w:t>
      </w:r>
    </w:p>
    <w:p w14:paraId="0CAE7632" w14:textId="77777777" w:rsidR="009058DC" w:rsidRDefault="009058DC" w:rsidP="00787FC9">
      <w:pPr>
        <w:pStyle w:val="Heading1"/>
        <w:tabs>
          <w:tab w:val="clear" w:pos="432"/>
        </w:tabs>
        <w:ind w:left="737" w:hanging="737"/>
        <w:jc w:val="left"/>
      </w:pPr>
      <w:bookmarkStart w:id="5222" w:name="_Toc425500444"/>
      <w:bookmarkStart w:id="5223" w:name="_Ref199765330"/>
      <w:bookmarkStart w:id="5224" w:name="_Ref218413951"/>
      <w:bookmarkStart w:id="5225" w:name="_Toc359503858"/>
      <w:r>
        <w:lastRenderedPageBreak/>
        <w:t>Appendix A: Data Structure</w:t>
      </w:r>
      <w:bookmarkEnd w:id="5222"/>
    </w:p>
    <w:p w14:paraId="0CAE7633" w14:textId="77777777" w:rsidR="009058DC" w:rsidRPr="00661A71" w:rsidRDefault="009058DC" w:rsidP="009058DC">
      <w:pPr>
        <w:rPr>
          <w:b/>
          <w:i/>
        </w:rPr>
      </w:pPr>
      <w:r w:rsidRPr="00661A71">
        <w:rPr>
          <w:b/>
          <w:i/>
        </w:rPr>
        <w:t>Source Reference: SDT - Interface - v1.3.pptx</w:t>
      </w:r>
    </w:p>
    <w:p w14:paraId="0CAE7634" w14:textId="77777777" w:rsidR="009058DC" w:rsidRDefault="009058DC" w:rsidP="009058DC">
      <w:r>
        <w:rPr>
          <w:noProof/>
          <w:lang w:val="en-US"/>
        </w:rPr>
        <w:drawing>
          <wp:inline distT="0" distB="0" distL="0" distR="0" wp14:anchorId="0CAE76E4" wp14:editId="0CAE76E5">
            <wp:extent cx="6138153" cy="6141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42394" cy="6145530"/>
                    </a:xfrm>
                    <a:prstGeom prst="rect">
                      <a:avLst/>
                    </a:prstGeom>
                    <a:noFill/>
                  </pic:spPr>
                </pic:pic>
              </a:graphicData>
            </a:graphic>
          </wp:inline>
        </w:drawing>
      </w:r>
    </w:p>
    <w:p w14:paraId="0CAE7635" w14:textId="77777777" w:rsidR="009058DC" w:rsidRPr="009058DC" w:rsidRDefault="009058DC" w:rsidP="009058DC"/>
    <w:p w14:paraId="0CAE7636" w14:textId="77777777" w:rsidR="00787FC9" w:rsidRPr="003E65B4" w:rsidRDefault="00787FC9" w:rsidP="00787FC9">
      <w:pPr>
        <w:pStyle w:val="Heading1"/>
        <w:tabs>
          <w:tab w:val="clear" w:pos="432"/>
        </w:tabs>
        <w:ind w:left="737" w:hanging="737"/>
        <w:jc w:val="left"/>
      </w:pPr>
      <w:bookmarkStart w:id="5226" w:name="_Toc425500445"/>
      <w:r w:rsidRPr="003E65B4">
        <w:lastRenderedPageBreak/>
        <w:t xml:space="preserve">Appendix </w:t>
      </w:r>
      <w:r w:rsidR="009058DC">
        <w:t>B</w:t>
      </w:r>
      <w:r w:rsidRPr="003E65B4">
        <w:t>: Approvals</w:t>
      </w:r>
      <w:bookmarkEnd w:id="5223"/>
      <w:bookmarkEnd w:id="5224"/>
      <w:bookmarkEnd w:id="5225"/>
      <w:bookmarkEnd w:id="5226"/>
    </w:p>
    <w:p w14:paraId="0CAE7637" w14:textId="77777777" w:rsidR="00787FC9" w:rsidRDefault="00787FC9" w:rsidP="00787FC9">
      <w:r w:rsidRPr="003E65B4">
        <w:t xml:space="preserve">Approval of this </w:t>
      </w:r>
      <w:r>
        <w:t>BSS</w:t>
      </w:r>
      <w:r w:rsidRPr="003E65B4">
        <w:t xml:space="preserve"> (</w:t>
      </w:r>
      <w:r>
        <w:t>version TODO dated TODO</w:t>
      </w:r>
      <w:r w:rsidRPr="003E65B4">
        <w:t xml:space="preserve">) indicates that the </w:t>
      </w:r>
      <w:r>
        <w:t xml:space="preserve">GE Healthcare </w:t>
      </w:r>
      <w:r w:rsidRPr="003E65B4">
        <w:t xml:space="preserve">and ClickSoftware Project Managers are in agreement as to </w:t>
      </w:r>
      <w:r>
        <w:t>GE Healthcare</w:t>
      </w:r>
      <w:r w:rsidRPr="003E65B4">
        <w:t>’s business requirements at this stage of the project.</w:t>
      </w:r>
      <w:r>
        <w:t xml:space="preserve"> </w:t>
      </w:r>
      <w:r w:rsidRPr="003E65B4">
        <w:t>If additional requirements are identified later in the project, ClickSoftware’s Project Change Control process will be followed, as required, to outline any additional scope and effort required.</w:t>
      </w:r>
    </w:p>
    <w:p w14:paraId="0CAE7638" w14:textId="77777777" w:rsidR="00787FC9" w:rsidRPr="00EB1F29" w:rsidRDefault="00787FC9" w:rsidP="00787FC9"/>
    <w:tbl>
      <w:tblPr>
        <w:tblW w:w="8211" w:type="dxa"/>
        <w:tblInd w:w="828" w:type="dxa"/>
        <w:tblLayout w:type="fixed"/>
        <w:tblLook w:val="0000" w:firstRow="0" w:lastRow="0" w:firstColumn="0" w:lastColumn="0" w:noHBand="0" w:noVBand="0"/>
      </w:tblPr>
      <w:tblGrid>
        <w:gridCol w:w="3402"/>
        <w:gridCol w:w="4809"/>
      </w:tblGrid>
      <w:tr w:rsidR="00787FC9" w:rsidRPr="00A3651B" w14:paraId="0CAE763C" w14:textId="77777777" w:rsidTr="00B26FEF">
        <w:tc>
          <w:tcPr>
            <w:tcW w:w="3402" w:type="dxa"/>
          </w:tcPr>
          <w:p w14:paraId="0CAE7639" w14:textId="77777777" w:rsidR="00787FC9" w:rsidRPr="00A3651B" w:rsidRDefault="00787FC9" w:rsidP="00B26FEF">
            <w:pPr>
              <w:pStyle w:val="TableText"/>
              <w:ind w:left="165"/>
              <w:jc w:val="left"/>
              <w:rPr>
                <w:rFonts w:cs="Arial"/>
                <w:b/>
              </w:rPr>
            </w:pPr>
            <w:r>
              <w:rPr>
                <w:rFonts w:cs="Arial"/>
                <w:b/>
              </w:rPr>
              <w:t>GE Healthcare</w:t>
            </w:r>
          </w:p>
        </w:tc>
        <w:tc>
          <w:tcPr>
            <w:tcW w:w="4809" w:type="dxa"/>
          </w:tcPr>
          <w:p w14:paraId="0CAE763A" w14:textId="77777777" w:rsidR="00787FC9" w:rsidRPr="00A3651B" w:rsidRDefault="00787FC9" w:rsidP="00B26FEF">
            <w:pPr>
              <w:pStyle w:val="TableText"/>
              <w:ind w:left="23"/>
              <w:jc w:val="left"/>
              <w:rPr>
                <w:rFonts w:cs="Arial"/>
              </w:rPr>
            </w:pPr>
            <w:r w:rsidRPr="00A3651B">
              <w:rPr>
                <w:rFonts w:cs="Arial"/>
              </w:rPr>
              <w:t xml:space="preserve"> </w:t>
            </w:r>
          </w:p>
          <w:p w14:paraId="0CAE763B" w14:textId="77777777" w:rsidR="00787FC9" w:rsidRPr="00A3651B" w:rsidRDefault="00787FC9" w:rsidP="00B26FEF">
            <w:pPr>
              <w:pStyle w:val="TableText"/>
              <w:ind w:left="23"/>
              <w:jc w:val="left"/>
              <w:rPr>
                <w:rFonts w:cs="Arial"/>
              </w:rPr>
            </w:pPr>
          </w:p>
        </w:tc>
      </w:tr>
      <w:tr w:rsidR="00787FC9" w:rsidRPr="00A3651B" w14:paraId="0CAE763F" w14:textId="77777777" w:rsidTr="00B26FEF">
        <w:tc>
          <w:tcPr>
            <w:tcW w:w="3402" w:type="dxa"/>
          </w:tcPr>
          <w:p w14:paraId="0CAE763D" w14:textId="77777777" w:rsidR="00787FC9" w:rsidRPr="00A3651B" w:rsidRDefault="00787FC9" w:rsidP="00B26FEF">
            <w:pPr>
              <w:pStyle w:val="TableText"/>
              <w:ind w:left="165"/>
              <w:jc w:val="left"/>
              <w:rPr>
                <w:rFonts w:cs="Arial"/>
              </w:rPr>
            </w:pPr>
            <w:r w:rsidRPr="00A3651B">
              <w:rPr>
                <w:rFonts w:cs="Arial"/>
              </w:rPr>
              <w:t>Name:</w:t>
            </w:r>
          </w:p>
        </w:tc>
        <w:tc>
          <w:tcPr>
            <w:tcW w:w="4809" w:type="dxa"/>
            <w:tcBorders>
              <w:bottom w:val="single" w:sz="4" w:space="0" w:color="auto"/>
            </w:tcBorders>
          </w:tcPr>
          <w:p w14:paraId="0CAE763E" w14:textId="77777777" w:rsidR="00787FC9" w:rsidRPr="00A3651B" w:rsidRDefault="00787FC9" w:rsidP="00B26FEF">
            <w:pPr>
              <w:pStyle w:val="TableText"/>
              <w:ind w:left="23"/>
              <w:jc w:val="left"/>
              <w:rPr>
                <w:rFonts w:cs="Arial"/>
              </w:rPr>
            </w:pPr>
            <w:r w:rsidRPr="00A3651B">
              <w:rPr>
                <w:rFonts w:cs="Arial"/>
              </w:rPr>
              <w:t xml:space="preserve"> </w:t>
            </w:r>
          </w:p>
        </w:tc>
      </w:tr>
      <w:tr w:rsidR="00787FC9" w:rsidRPr="00A3651B" w14:paraId="0CAE7644" w14:textId="77777777" w:rsidTr="00B26FEF">
        <w:tc>
          <w:tcPr>
            <w:tcW w:w="3402" w:type="dxa"/>
          </w:tcPr>
          <w:p w14:paraId="0CAE7640" w14:textId="77777777" w:rsidR="00787FC9" w:rsidRPr="00A3651B" w:rsidRDefault="00787FC9" w:rsidP="00B26FEF">
            <w:pPr>
              <w:pStyle w:val="TableText"/>
              <w:ind w:left="165"/>
              <w:jc w:val="left"/>
              <w:rPr>
                <w:rFonts w:cs="Arial"/>
              </w:rPr>
            </w:pPr>
          </w:p>
          <w:p w14:paraId="0CAE7641" w14:textId="77777777" w:rsidR="00787FC9" w:rsidRPr="00A3651B" w:rsidRDefault="00787FC9" w:rsidP="00B26FEF">
            <w:pPr>
              <w:pStyle w:val="TableText"/>
              <w:ind w:left="165"/>
              <w:jc w:val="left"/>
              <w:rPr>
                <w:rFonts w:cs="Arial"/>
              </w:rPr>
            </w:pPr>
            <w:r w:rsidRPr="00A3651B">
              <w:rPr>
                <w:rFonts w:cs="Arial"/>
              </w:rPr>
              <w:t>Title:</w:t>
            </w:r>
          </w:p>
        </w:tc>
        <w:tc>
          <w:tcPr>
            <w:tcW w:w="4809" w:type="dxa"/>
            <w:tcBorders>
              <w:top w:val="single" w:sz="4" w:space="0" w:color="auto"/>
              <w:bottom w:val="single" w:sz="4" w:space="0" w:color="auto"/>
            </w:tcBorders>
          </w:tcPr>
          <w:p w14:paraId="0CAE7642" w14:textId="77777777" w:rsidR="00787FC9" w:rsidRPr="00A3651B" w:rsidRDefault="00787FC9" w:rsidP="00B26FEF">
            <w:pPr>
              <w:pStyle w:val="TableText"/>
              <w:ind w:left="23"/>
              <w:jc w:val="left"/>
              <w:rPr>
                <w:rFonts w:cs="Arial"/>
              </w:rPr>
            </w:pPr>
          </w:p>
          <w:p w14:paraId="0CAE7643" w14:textId="77777777" w:rsidR="00787FC9" w:rsidRPr="00A3651B" w:rsidRDefault="00787FC9" w:rsidP="00B26FEF">
            <w:pPr>
              <w:pStyle w:val="TableText"/>
              <w:ind w:left="23"/>
              <w:jc w:val="left"/>
              <w:rPr>
                <w:rFonts w:cs="Arial"/>
              </w:rPr>
            </w:pPr>
            <w:r w:rsidRPr="00A3651B">
              <w:rPr>
                <w:rFonts w:cs="Arial"/>
              </w:rPr>
              <w:t xml:space="preserve"> </w:t>
            </w:r>
          </w:p>
        </w:tc>
      </w:tr>
      <w:tr w:rsidR="00787FC9" w:rsidRPr="00A3651B" w14:paraId="0CAE7649" w14:textId="77777777" w:rsidTr="00B26FEF">
        <w:tc>
          <w:tcPr>
            <w:tcW w:w="3402" w:type="dxa"/>
          </w:tcPr>
          <w:p w14:paraId="0CAE7645" w14:textId="77777777" w:rsidR="00787FC9" w:rsidRPr="00A3651B" w:rsidRDefault="00787FC9" w:rsidP="00B26FEF">
            <w:pPr>
              <w:pStyle w:val="TableText"/>
              <w:ind w:left="165"/>
              <w:jc w:val="left"/>
              <w:rPr>
                <w:rFonts w:cs="Arial"/>
              </w:rPr>
            </w:pPr>
          </w:p>
          <w:p w14:paraId="0CAE7646" w14:textId="77777777" w:rsidR="00787FC9" w:rsidRPr="00A3651B" w:rsidRDefault="00787FC9" w:rsidP="00B26FEF">
            <w:pPr>
              <w:pStyle w:val="TableText"/>
              <w:ind w:left="165"/>
              <w:jc w:val="left"/>
              <w:rPr>
                <w:rFonts w:cs="Arial"/>
              </w:rPr>
            </w:pPr>
            <w:r w:rsidRPr="00A3651B">
              <w:rPr>
                <w:rFonts w:cs="Arial"/>
              </w:rPr>
              <w:t>Signature:</w:t>
            </w:r>
          </w:p>
        </w:tc>
        <w:tc>
          <w:tcPr>
            <w:tcW w:w="4809" w:type="dxa"/>
            <w:tcBorders>
              <w:top w:val="single" w:sz="4" w:space="0" w:color="auto"/>
              <w:bottom w:val="single" w:sz="4" w:space="0" w:color="auto"/>
            </w:tcBorders>
          </w:tcPr>
          <w:p w14:paraId="0CAE7647" w14:textId="77777777" w:rsidR="00787FC9" w:rsidRPr="00A3651B" w:rsidRDefault="00787FC9" w:rsidP="00B26FEF">
            <w:pPr>
              <w:pStyle w:val="TableText"/>
              <w:ind w:left="23"/>
              <w:jc w:val="left"/>
              <w:rPr>
                <w:rFonts w:cs="Arial"/>
              </w:rPr>
            </w:pPr>
          </w:p>
          <w:p w14:paraId="0CAE7648" w14:textId="77777777" w:rsidR="00787FC9" w:rsidRPr="00A3651B" w:rsidRDefault="00787FC9" w:rsidP="00B26FEF">
            <w:pPr>
              <w:pStyle w:val="TableText"/>
              <w:ind w:left="23"/>
              <w:jc w:val="left"/>
              <w:rPr>
                <w:rFonts w:cs="Arial"/>
              </w:rPr>
            </w:pPr>
          </w:p>
        </w:tc>
      </w:tr>
      <w:tr w:rsidR="00787FC9" w:rsidRPr="00A3651B" w14:paraId="0CAE764E" w14:textId="77777777" w:rsidTr="00B26FEF">
        <w:tc>
          <w:tcPr>
            <w:tcW w:w="3402" w:type="dxa"/>
          </w:tcPr>
          <w:p w14:paraId="0CAE764A" w14:textId="77777777" w:rsidR="00787FC9" w:rsidRPr="00A3651B" w:rsidRDefault="00787FC9" w:rsidP="00B26FEF">
            <w:pPr>
              <w:pStyle w:val="TableText"/>
              <w:ind w:left="165"/>
              <w:jc w:val="left"/>
              <w:rPr>
                <w:rFonts w:cs="Arial"/>
              </w:rPr>
            </w:pPr>
          </w:p>
          <w:p w14:paraId="0CAE764B" w14:textId="77777777" w:rsidR="00787FC9" w:rsidRPr="00A3651B" w:rsidRDefault="00787FC9" w:rsidP="00B26FEF">
            <w:pPr>
              <w:pStyle w:val="TableText"/>
              <w:ind w:left="165"/>
              <w:jc w:val="left"/>
              <w:rPr>
                <w:rFonts w:cs="Arial"/>
              </w:rPr>
            </w:pPr>
            <w:r w:rsidRPr="00A3651B">
              <w:rPr>
                <w:rFonts w:cs="Arial"/>
              </w:rPr>
              <w:t>Date:</w:t>
            </w:r>
          </w:p>
        </w:tc>
        <w:tc>
          <w:tcPr>
            <w:tcW w:w="4809" w:type="dxa"/>
            <w:tcBorders>
              <w:top w:val="single" w:sz="4" w:space="0" w:color="auto"/>
              <w:bottom w:val="single" w:sz="4" w:space="0" w:color="auto"/>
            </w:tcBorders>
          </w:tcPr>
          <w:p w14:paraId="0CAE764C" w14:textId="77777777" w:rsidR="00787FC9" w:rsidRPr="00A3651B" w:rsidRDefault="00787FC9" w:rsidP="00B26FEF">
            <w:pPr>
              <w:pStyle w:val="TableText"/>
              <w:ind w:left="23"/>
              <w:jc w:val="left"/>
              <w:rPr>
                <w:rFonts w:cs="Arial"/>
              </w:rPr>
            </w:pPr>
          </w:p>
          <w:p w14:paraId="0CAE764D" w14:textId="77777777" w:rsidR="00787FC9" w:rsidRPr="00A3651B" w:rsidRDefault="00787FC9" w:rsidP="00B26FEF">
            <w:pPr>
              <w:pStyle w:val="TableText"/>
              <w:ind w:left="23"/>
              <w:jc w:val="left"/>
              <w:rPr>
                <w:rFonts w:cs="Arial"/>
              </w:rPr>
            </w:pPr>
          </w:p>
        </w:tc>
      </w:tr>
      <w:tr w:rsidR="00787FC9" w:rsidRPr="00A3651B" w14:paraId="0CAE7651" w14:textId="77777777" w:rsidTr="00B26FEF">
        <w:tc>
          <w:tcPr>
            <w:tcW w:w="3402" w:type="dxa"/>
          </w:tcPr>
          <w:p w14:paraId="0CAE764F" w14:textId="77777777" w:rsidR="00787FC9" w:rsidRPr="00A3651B" w:rsidRDefault="00787FC9" w:rsidP="00B26FEF">
            <w:pPr>
              <w:pStyle w:val="TableText"/>
              <w:ind w:left="165"/>
              <w:jc w:val="left"/>
              <w:rPr>
                <w:rFonts w:cs="Arial"/>
              </w:rPr>
            </w:pPr>
          </w:p>
        </w:tc>
        <w:tc>
          <w:tcPr>
            <w:tcW w:w="4809" w:type="dxa"/>
            <w:tcBorders>
              <w:top w:val="single" w:sz="4" w:space="0" w:color="auto"/>
            </w:tcBorders>
          </w:tcPr>
          <w:p w14:paraId="0CAE7650" w14:textId="77777777" w:rsidR="00787FC9" w:rsidRPr="00A3651B" w:rsidRDefault="00787FC9" w:rsidP="00B26FEF">
            <w:pPr>
              <w:pStyle w:val="TableText"/>
              <w:ind w:left="23"/>
              <w:jc w:val="left"/>
              <w:rPr>
                <w:rFonts w:cs="Arial"/>
              </w:rPr>
            </w:pPr>
          </w:p>
        </w:tc>
      </w:tr>
      <w:tr w:rsidR="00787FC9" w:rsidRPr="00A3651B" w14:paraId="0CAE7654" w14:textId="77777777" w:rsidTr="00B26FEF">
        <w:tc>
          <w:tcPr>
            <w:tcW w:w="3402" w:type="dxa"/>
          </w:tcPr>
          <w:p w14:paraId="0CAE7652" w14:textId="77777777" w:rsidR="00787FC9" w:rsidRPr="00A3651B" w:rsidRDefault="00787FC9" w:rsidP="00B26FEF">
            <w:pPr>
              <w:pStyle w:val="TableText"/>
              <w:ind w:left="165"/>
              <w:jc w:val="left"/>
              <w:rPr>
                <w:rFonts w:cs="Arial"/>
                <w:b/>
              </w:rPr>
            </w:pPr>
          </w:p>
        </w:tc>
        <w:tc>
          <w:tcPr>
            <w:tcW w:w="4809" w:type="dxa"/>
          </w:tcPr>
          <w:p w14:paraId="0CAE7653" w14:textId="77777777" w:rsidR="00787FC9" w:rsidRPr="00A3651B" w:rsidRDefault="00787FC9" w:rsidP="00B26FEF">
            <w:pPr>
              <w:pStyle w:val="TableText"/>
              <w:ind w:left="23"/>
              <w:jc w:val="left"/>
              <w:rPr>
                <w:rFonts w:cs="Arial"/>
              </w:rPr>
            </w:pPr>
          </w:p>
        </w:tc>
      </w:tr>
      <w:tr w:rsidR="00787FC9" w:rsidRPr="00A3651B" w14:paraId="0CAE7657" w14:textId="77777777" w:rsidTr="00B26FEF">
        <w:tc>
          <w:tcPr>
            <w:tcW w:w="3402" w:type="dxa"/>
          </w:tcPr>
          <w:p w14:paraId="0CAE7655" w14:textId="77777777" w:rsidR="00787FC9" w:rsidRPr="00A3651B" w:rsidRDefault="00787FC9" w:rsidP="00B26FEF">
            <w:pPr>
              <w:pStyle w:val="TableText"/>
              <w:ind w:left="165"/>
              <w:jc w:val="left"/>
              <w:rPr>
                <w:rFonts w:cs="Arial"/>
              </w:rPr>
            </w:pPr>
          </w:p>
        </w:tc>
        <w:tc>
          <w:tcPr>
            <w:tcW w:w="4809" w:type="dxa"/>
            <w:tcBorders>
              <w:top w:val="single" w:sz="4" w:space="0" w:color="auto"/>
            </w:tcBorders>
          </w:tcPr>
          <w:p w14:paraId="0CAE7656" w14:textId="77777777" w:rsidR="00787FC9" w:rsidRPr="00A3651B" w:rsidRDefault="00787FC9" w:rsidP="00B26FEF">
            <w:pPr>
              <w:pStyle w:val="TableText"/>
              <w:ind w:left="23"/>
              <w:jc w:val="left"/>
              <w:rPr>
                <w:rFonts w:cs="Arial"/>
              </w:rPr>
            </w:pPr>
          </w:p>
        </w:tc>
      </w:tr>
      <w:tr w:rsidR="00787FC9" w:rsidRPr="00A3651B" w14:paraId="0CAE765E" w14:textId="77777777" w:rsidTr="00B26FEF">
        <w:tc>
          <w:tcPr>
            <w:tcW w:w="3402" w:type="dxa"/>
          </w:tcPr>
          <w:p w14:paraId="0CAE7658" w14:textId="77777777" w:rsidR="00787FC9" w:rsidRPr="00A3651B" w:rsidRDefault="00787FC9" w:rsidP="00B26FEF">
            <w:pPr>
              <w:pStyle w:val="TableText"/>
              <w:ind w:left="165"/>
              <w:jc w:val="left"/>
              <w:rPr>
                <w:rFonts w:cs="Arial"/>
              </w:rPr>
            </w:pPr>
            <w:r w:rsidRPr="00A3651B">
              <w:rPr>
                <w:rFonts w:cs="Arial"/>
                <w:b/>
              </w:rPr>
              <w:t>ClickSoftware</w:t>
            </w:r>
          </w:p>
          <w:p w14:paraId="0CAE7659" w14:textId="77777777" w:rsidR="00787FC9" w:rsidRPr="00A3651B" w:rsidRDefault="00787FC9" w:rsidP="00B26FEF">
            <w:pPr>
              <w:pStyle w:val="TableText"/>
              <w:ind w:left="165"/>
              <w:jc w:val="left"/>
              <w:rPr>
                <w:rFonts w:cs="Arial"/>
              </w:rPr>
            </w:pPr>
          </w:p>
          <w:p w14:paraId="0CAE765A" w14:textId="77777777" w:rsidR="00787FC9" w:rsidRPr="00A3651B" w:rsidRDefault="00787FC9" w:rsidP="00B26FEF">
            <w:pPr>
              <w:pStyle w:val="TableText"/>
              <w:ind w:left="165"/>
              <w:jc w:val="left"/>
              <w:rPr>
                <w:rFonts w:cs="Arial"/>
              </w:rPr>
            </w:pPr>
            <w:r w:rsidRPr="00A3651B">
              <w:rPr>
                <w:rFonts w:cs="Arial"/>
              </w:rPr>
              <w:t>Name:</w:t>
            </w:r>
          </w:p>
        </w:tc>
        <w:tc>
          <w:tcPr>
            <w:tcW w:w="4809" w:type="dxa"/>
            <w:tcBorders>
              <w:bottom w:val="single" w:sz="4" w:space="0" w:color="auto"/>
            </w:tcBorders>
          </w:tcPr>
          <w:p w14:paraId="0CAE765B" w14:textId="77777777" w:rsidR="00787FC9" w:rsidRPr="00A3651B" w:rsidRDefault="00787FC9" w:rsidP="00B26FEF">
            <w:pPr>
              <w:pStyle w:val="TableText"/>
              <w:ind w:left="23"/>
              <w:jc w:val="left"/>
              <w:rPr>
                <w:rFonts w:cs="Arial"/>
              </w:rPr>
            </w:pPr>
          </w:p>
          <w:p w14:paraId="0CAE765C" w14:textId="77777777" w:rsidR="00787FC9" w:rsidRPr="00A3651B" w:rsidRDefault="00787FC9" w:rsidP="00B26FEF">
            <w:pPr>
              <w:pStyle w:val="TableText"/>
              <w:ind w:left="23"/>
              <w:jc w:val="left"/>
              <w:rPr>
                <w:rFonts w:cs="Arial"/>
              </w:rPr>
            </w:pPr>
          </w:p>
          <w:p w14:paraId="0CAE765D" w14:textId="77777777" w:rsidR="00787FC9" w:rsidRPr="00A3651B" w:rsidRDefault="00787FC9" w:rsidP="00B26FEF">
            <w:pPr>
              <w:pStyle w:val="TableText"/>
              <w:ind w:left="23"/>
              <w:jc w:val="left"/>
              <w:rPr>
                <w:rFonts w:cs="Arial"/>
              </w:rPr>
            </w:pPr>
            <w:r w:rsidRPr="00A3651B">
              <w:rPr>
                <w:rFonts w:cs="Arial"/>
              </w:rPr>
              <w:t xml:space="preserve"> </w:t>
            </w:r>
          </w:p>
        </w:tc>
      </w:tr>
      <w:tr w:rsidR="00787FC9" w:rsidRPr="00A3651B" w14:paraId="0CAE7662" w14:textId="77777777" w:rsidTr="00B26FEF">
        <w:tc>
          <w:tcPr>
            <w:tcW w:w="3402" w:type="dxa"/>
          </w:tcPr>
          <w:p w14:paraId="0CAE765F" w14:textId="77777777" w:rsidR="00787FC9" w:rsidRPr="00A3651B" w:rsidRDefault="00787FC9" w:rsidP="00B26FEF">
            <w:pPr>
              <w:pStyle w:val="TableText"/>
              <w:ind w:left="165"/>
              <w:jc w:val="left"/>
              <w:rPr>
                <w:rFonts w:cs="Arial"/>
              </w:rPr>
            </w:pPr>
          </w:p>
          <w:p w14:paraId="0CAE7660" w14:textId="77777777" w:rsidR="00787FC9" w:rsidRPr="00A3651B" w:rsidRDefault="00787FC9" w:rsidP="00B26FEF">
            <w:pPr>
              <w:pStyle w:val="TableText"/>
              <w:ind w:left="165"/>
              <w:jc w:val="left"/>
              <w:rPr>
                <w:rFonts w:cs="Arial"/>
              </w:rPr>
            </w:pPr>
            <w:r w:rsidRPr="00A3651B">
              <w:rPr>
                <w:rFonts w:cs="Arial"/>
              </w:rPr>
              <w:t>Title</w:t>
            </w:r>
          </w:p>
        </w:tc>
        <w:tc>
          <w:tcPr>
            <w:tcW w:w="4809" w:type="dxa"/>
            <w:tcBorders>
              <w:top w:val="single" w:sz="4" w:space="0" w:color="auto"/>
              <w:bottom w:val="single" w:sz="4" w:space="0" w:color="auto"/>
            </w:tcBorders>
          </w:tcPr>
          <w:p w14:paraId="0CAE7661" w14:textId="77777777" w:rsidR="00787FC9" w:rsidRPr="00A3651B" w:rsidRDefault="00787FC9" w:rsidP="00B26FEF">
            <w:pPr>
              <w:pStyle w:val="TableText"/>
              <w:ind w:left="23"/>
              <w:jc w:val="left"/>
              <w:rPr>
                <w:rFonts w:cs="Arial"/>
              </w:rPr>
            </w:pPr>
            <w:r w:rsidRPr="00A3651B">
              <w:rPr>
                <w:rFonts w:cs="Arial"/>
              </w:rPr>
              <w:t xml:space="preserve"> </w:t>
            </w:r>
          </w:p>
        </w:tc>
      </w:tr>
      <w:tr w:rsidR="00787FC9" w:rsidRPr="00A3651B" w14:paraId="0CAE7667" w14:textId="77777777" w:rsidTr="00B26FEF">
        <w:tc>
          <w:tcPr>
            <w:tcW w:w="3402" w:type="dxa"/>
          </w:tcPr>
          <w:p w14:paraId="0CAE7663" w14:textId="77777777" w:rsidR="00787FC9" w:rsidRPr="00A3651B" w:rsidRDefault="00787FC9" w:rsidP="00B26FEF">
            <w:pPr>
              <w:pStyle w:val="TableText"/>
              <w:ind w:left="165"/>
              <w:jc w:val="left"/>
              <w:rPr>
                <w:rFonts w:cs="Arial"/>
              </w:rPr>
            </w:pPr>
          </w:p>
          <w:p w14:paraId="0CAE7664" w14:textId="77777777" w:rsidR="00787FC9" w:rsidRPr="00A3651B" w:rsidRDefault="00787FC9" w:rsidP="00B26FEF">
            <w:pPr>
              <w:pStyle w:val="TableText"/>
              <w:ind w:left="165"/>
              <w:jc w:val="left"/>
              <w:rPr>
                <w:rFonts w:cs="Arial"/>
              </w:rPr>
            </w:pPr>
            <w:r w:rsidRPr="00A3651B">
              <w:rPr>
                <w:rFonts w:cs="Arial"/>
              </w:rPr>
              <w:t>Signature:</w:t>
            </w:r>
          </w:p>
        </w:tc>
        <w:tc>
          <w:tcPr>
            <w:tcW w:w="4809" w:type="dxa"/>
            <w:tcBorders>
              <w:top w:val="single" w:sz="4" w:space="0" w:color="auto"/>
              <w:bottom w:val="single" w:sz="4" w:space="0" w:color="auto"/>
            </w:tcBorders>
          </w:tcPr>
          <w:p w14:paraId="0CAE7665" w14:textId="77777777" w:rsidR="00787FC9" w:rsidRPr="00A3651B" w:rsidRDefault="00787FC9" w:rsidP="00B26FEF">
            <w:pPr>
              <w:pStyle w:val="TableText"/>
              <w:ind w:left="23"/>
              <w:jc w:val="left"/>
              <w:rPr>
                <w:rFonts w:cs="Arial"/>
              </w:rPr>
            </w:pPr>
          </w:p>
          <w:p w14:paraId="0CAE7666" w14:textId="77777777" w:rsidR="00787FC9" w:rsidRPr="00A3651B" w:rsidRDefault="00787FC9" w:rsidP="00B26FEF">
            <w:pPr>
              <w:pStyle w:val="TableText"/>
              <w:ind w:left="23"/>
              <w:jc w:val="left"/>
              <w:rPr>
                <w:rFonts w:cs="Arial"/>
              </w:rPr>
            </w:pPr>
          </w:p>
        </w:tc>
      </w:tr>
      <w:tr w:rsidR="00787FC9" w:rsidRPr="00A3651B" w14:paraId="0CAE766C" w14:textId="77777777" w:rsidTr="00B26FEF">
        <w:tc>
          <w:tcPr>
            <w:tcW w:w="3402" w:type="dxa"/>
          </w:tcPr>
          <w:p w14:paraId="0CAE7668" w14:textId="77777777" w:rsidR="00787FC9" w:rsidRPr="00A3651B" w:rsidRDefault="00787FC9" w:rsidP="00B26FEF">
            <w:pPr>
              <w:pStyle w:val="TableText"/>
              <w:ind w:left="165"/>
              <w:jc w:val="left"/>
              <w:rPr>
                <w:rFonts w:cs="Arial"/>
              </w:rPr>
            </w:pPr>
          </w:p>
          <w:p w14:paraId="0CAE7669" w14:textId="77777777" w:rsidR="00787FC9" w:rsidRPr="00A3651B" w:rsidRDefault="00787FC9" w:rsidP="00B26FEF">
            <w:pPr>
              <w:pStyle w:val="TableText"/>
              <w:ind w:left="165"/>
              <w:jc w:val="left"/>
              <w:rPr>
                <w:rFonts w:cs="Arial"/>
              </w:rPr>
            </w:pPr>
            <w:r w:rsidRPr="00A3651B">
              <w:rPr>
                <w:rFonts w:cs="Arial"/>
              </w:rPr>
              <w:t>Date:</w:t>
            </w:r>
          </w:p>
        </w:tc>
        <w:tc>
          <w:tcPr>
            <w:tcW w:w="4809" w:type="dxa"/>
            <w:tcBorders>
              <w:top w:val="single" w:sz="4" w:space="0" w:color="auto"/>
              <w:bottom w:val="single" w:sz="4" w:space="0" w:color="auto"/>
            </w:tcBorders>
          </w:tcPr>
          <w:p w14:paraId="0CAE766A" w14:textId="77777777" w:rsidR="00787FC9" w:rsidRPr="00A3651B" w:rsidRDefault="00787FC9" w:rsidP="00B26FEF">
            <w:pPr>
              <w:pStyle w:val="TableText"/>
              <w:ind w:left="23"/>
              <w:jc w:val="left"/>
              <w:rPr>
                <w:rFonts w:cs="Arial"/>
              </w:rPr>
            </w:pPr>
          </w:p>
          <w:p w14:paraId="0CAE766B" w14:textId="77777777" w:rsidR="00787FC9" w:rsidRPr="00A3651B" w:rsidRDefault="00787FC9" w:rsidP="00B26FEF">
            <w:pPr>
              <w:pStyle w:val="TableText"/>
              <w:ind w:left="23"/>
              <w:jc w:val="left"/>
              <w:rPr>
                <w:rFonts w:cs="Arial"/>
              </w:rPr>
            </w:pPr>
          </w:p>
        </w:tc>
      </w:tr>
    </w:tbl>
    <w:p w14:paraId="0CAE766D" w14:textId="77777777" w:rsidR="00787FC9" w:rsidRPr="003E65B4" w:rsidRDefault="00787FC9" w:rsidP="00787FC9">
      <w:pPr>
        <w:rPr>
          <w:rFonts w:cs="Arial"/>
        </w:rPr>
      </w:pPr>
    </w:p>
    <w:p w14:paraId="0CAE766E" w14:textId="77777777" w:rsidR="00787FC9" w:rsidRDefault="00787FC9" w:rsidP="00787FC9"/>
    <w:p w14:paraId="0CAE766F" w14:textId="77777777" w:rsidR="00787FC9" w:rsidRPr="003E65B4" w:rsidRDefault="00787FC9" w:rsidP="00787FC9">
      <w:r w:rsidRPr="003E65B4">
        <w:t>Please fax a signed copy of this page of the document to your ClickSoftware Project Manager.</w:t>
      </w:r>
    </w:p>
    <w:p w14:paraId="0CAE7670" w14:textId="77777777" w:rsidR="00F23F2E" w:rsidRDefault="00787FC9" w:rsidP="00B844CA">
      <w:pPr>
        <w:jc w:val="left"/>
      </w:pPr>
      <w:r>
        <w:t>ClickSoftware Europe Ltd</w:t>
      </w:r>
      <w:r w:rsidRPr="003E65B4">
        <w:t>.</w:t>
      </w:r>
    </w:p>
    <w:sectPr w:rsidR="00F23F2E" w:rsidSect="00D80BF9">
      <w:headerReference w:type="even" r:id="rId71"/>
      <w:headerReference w:type="default" r:id="rId72"/>
      <w:footerReference w:type="even" r:id="rId73"/>
      <w:footerReference w:type="default" r:id="rId74"/>
      <w:headerReference w:type="first" r:id="rId75"/>
      <w:footerReference w:type="first" r:id="rId76"/>
      <w:pgSz w:w="11907" w:h="16839" w:code="9"/>
      <w:pgMar w:top="1440" w:right="1080" w:bottom="1440" w:left="993"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2" w:author="Joy Chakraborty" w:date="2015-06-17T11:33:00Z" w:initials="JC">
    <w:p w14:paraId="2A8D1AA7" w14:textId="6B1CC9D5" w:rsidR="00EB1E52" w:rsidRDefault="00EB1E52" w:rsidP="009A52C8">
      <w:pPr>
        <w:pStyle w:val="CommentText"/>
        <w:numPr>
          <w:ilvl w:val="0"/>
          <w:numId w:val="76"/>
        </w:numPr>
      </w:pPr>
      <w:r>
        <w:rPr>
          <w:rStyle w:val="CommentReference"/>
        </w:rPr>
        <w:annotationRef/>
      </w:r>
      <w:r>
        <w:t xml:space="preserve"> Korea – Move equipment Type is not Job Type , can we check if they wanted to say “To Move any equipment of particular Type” say – MR or ultrasound machine.</w:t>
      </w:r>
    </w:p>
    <w:p w14:paraId="7342D8AB" w14:textId="77777777" w:rsidR="00EB1E52" w:rsidRDefault="00EB1E52">
      <w:pPr>
        <w:pStyle w:val="CommentText"/>
      </w:pPr>
    </w:p>
    <w:p w14:paraId="31C71D14" w14:textId="73FA79BA" w:rsidR="00EB1E52" w:rsidRDefault="00EB1E52" w:rsidP="009A52C8">
      <w:pPr>
        <w:pStyle w:val="CommentText"/>
        <w:numPr>
          <w:ilvl w:val="0"/>
          <w:numId w:val="76"/>
        </w:numPr>
      </w:pPr>
      <w:r>
        <w:t xml:space="preserve"> Cross check all the activity types from Siebel and update here.</w:t>
      </w:r>
    </w:p>
  </w:comment>
  <w:comment w:id="1093" w:author="Joy Chakraborty" w:date="2015-06-17T11:35:00Z" w:initials="JC">
    <w:p w14:paraId="57DA5BAC" w14:textId="5AC68A7F" w:rsidR="00EB1E52" w:rsidRDefault="00EB1E52">
      <w:pPr>
        <w:pStyle w:val="CommentText"/>
      </w:pPr>
      <w:r>
        <w:rPr>
          <w:rStyle w:val="CommentReference"/>
        </w:rPr>
        <w:annotationRef/>
      </w:r>
      <w:r>
        <w:t>The region goals should be same as business goals as  mentioned here, though if there are changes here w.r.t regions then new scheduling policy (Rules , objectives) will be defined in Clicksoftware w,r,t to each regions.</w:t>
      </w:r>
    </w:p>
    <w:p w14:paraId="0DBC100B" w14:textId="02C02AAD" w:rsidR="00EB1E52" w:rsidRDefault="00EB1E52">
      <w:pPr>
        <w:pStyle w:val="CommentText"/>
      </w:pPr>
      <w:r>
        <w:t>Please check with ASEAN, Korea and ANZ to get confirmation on the same.</w:t>
      </w:r>
    </w:p>
  </w:comment>
  <w:comment w:id="1537" w:author="Joy Chakraborty" w:date="2015-06-17T12:51:00Z" w:initials="JC">
    <w:p w14:paraId="3B52A9A3" w14:textId="1FC341E2" w:rsidR="00EB1E52" w:rsidRDefault="00EB1E52">
      <w:pPr>
        <w:pStyle w:val="CommentText"/>
      </w:pPr>
      <w:r>
        <w:rPr>
          <w:rStyle w:val="CommentReference"/>
        </w:rPr>
        <w:annotationRef/>
      </w:r>
      <w:r>
        <w:t>Duration should be same for entire global implementation w.r.t click solution. Any change on duration would be a case to case scenario or should be passed from Siebel</w:t>
      </w:r>
    </w:p>
  </w:comment>
  <w:comment w:id="1549" w:author="Joy Chakraborty" w:date="2015-06-17T13:34:00Z" w:initials="JC">
    <w:p w14:paraId="49CA5E00" w14:textId="77777777" w:rsidR="00EB1E52" w:rsidRPr="00FE4014" w:rsidRDefault="00EB1E52" w:rsidP="009A52C8">
      <w:pPr>
        <w:numPr>
          <w:ilvl w:val="0"/>
          <w:numId w:val="77"/>
        </w:numPr>
        <w:spacing w:after="0" w:line="240" w:lineRule="auto"/>
        <w:ind w:left="540"/>
        <w:jc w:val="left"/>
        <w:textAlignment w:val="center"/>
        <w:rPr>
          <w:rFonts w:ascii="GE Inspira" w:hAnsi="GE Inspira"/>
          <w:sz w:val="20"/>
          <w:lang w:val="en-AU"/>
        </w:rPr>
      </w:pPr>
      <w:r>
        <w:rPr>
          <w:rStyle w:val="CommentReference"/>
        </w:rPr>
        <w:annotationRef/>
      </w:r>
      <w:r w:rsidRPr="00FE4014">
        <w:rPr>
          <w:rFonts w:ascii="GE Inspira" w:hAnsi="GE Inspira"/>
          <w:color w:val="000000"/>
          <w:sz w:val="20"/>
          <w:lang w:val="en-AU"/>
        </w:rPr>
        <w:t>PM process needs a workout to make sure the Siebel/Click integration is going to be usable by the CSC in an easy manner. Interface from Siebel to SDT preferred not manual load of PM schedules – should be as systemic as possible.</w:t>
      </w:r>
    </w:p>
    <w:p w14:paraId="548DDB99" w14:textId="612E56F2" w:rsidR="00EB1E52" w:rsidRDefault="00EB1E52">
      <w:pPr>
        <w:pStyle w:val="CommentText"/>
      </w:pPr>
    </w:p>
  </w:comment>
  <w:comment w:id="1550" w:author="Joy Chakraborty" w:date="2015-06-17T13:37:00Z" w:initials="JC">
    <w:p w14:paraId="738508E7" w14:textId="1184E3EB" w:rsidR="00EB1E52" w:rsidRDefault="00EB1E52">
      <w:pPr>
        <w:pStyle w:val="CommentText"/>
      </w:pPr>
      <w:r>
        <w:rPr>
          <w:rStyle w:val="CommentReference"/>
        </w:rPr>
        <w:annotationRef/>
      </w:r>
      <w:r>
        <w:t xml:space="preserve">Need to discuss on Modality with Manjula </w:t>
      </w:r>
    </w:p>
  </w:comment>
  <w:comment w:id="1552" w:author="Joy Chakraborty" w:date="2015-06-17T14:04:00Z" w:initials="JC">
    <w:p w14:paraId="7FCEB11A" w14:textId="77777777" w:rsidR="00EB1E52" w:rsidRDefault="00EB1E52" w:rsidP="00312ECC">
      <w:pPr>
        <w:pStyle w:val="CommentText"/>
      </w:pPr>
      <w:r>
        <w:rPr>
          <w:rStyle w:val="CommentReference"/>
        </w:rPr>
        <w:annotationRef/>
      </w:r>
      <w:r>
        <w:rPr>
          <w:rStyle w:val="CommentReference"/>
        </w:rPr>
        <w:annotationRef/>
      </w:r>
      <w:r>
        <w:t>Discuss with Raja and Manjula on solution approach for ANZ</w:t>
      </w:r>
    </w:p>
    <w:p w14:paraId="45F4672A" w14:textId="4C26992A" w:rsidR="00EB1E52" w:rsidRDefault="00EB1E52">
      <w:pPr>
        <w:pStyle w:val="CommentText"/>
      </w:pPr>
    </w:p>
  </w:comment>
  <w:comment w:id="1697" w:author="Joy Chakraborty" w:date="2015-06-17T14:22:00Z" w:initials="JC">
    <w:p w14:paraId="3A847AE7" w14:textId="4C926FDF" w:rsidR="00EB1E52" w:rsidRDefault="00EB1E52">
      <w:pPr>
        <w:pStyle w:val="CommentText"/>
      </w:pPr>
      <w:r>
        <w:rPr>
          <w:rStyle w:val="CommentReference"/>
        </w:rPr>
        <w:annotationRef/>
      </w:r>
      <w:r>
        <w:t>Further discussion with Business and Solution approach with click needed.</w:t>
      </w:r>
    </w:p>
    <w:p w14:paraId="5CB787F2" w14:textId="77777777" w:rsidR="00EB1E52" w:rsidRDefault="00EB1E52">
      <w:pPr>
        <w:pStyle w:val="CommentText"/>
      </w:pPr>
    </w:p>
    <w:p w14:paraId="07E72875" w14:textId="274F61D9" w:rsidR="00EB1E52" w:rsidRDefault="00EB1E52">
      <w:pPr>
        <w:pStyle w:val="CommentText"/>
      </w:pPr>
      <w:r>
        <w:t>Korea to provide a business case on why 3</w:t>
      </w:r>
      <w:r w:rsidRPr="00B16148">
        <w:rPr>
          <w:vertAlign w:val="superscript"/>
        </w:rPr>
        <w:t>rd</w:t>
      </w:r>
      <w:r>
        <w:t xml:space="preserve"> level navigation is required </w:t>
      </w:r>
    </w:p>
  </w:comment>
  <w:comment w:id="2012" w:author="Manjula" w:date="2015-06-10T18:06:00Z" w:initials="D">
    <w:p w14:paraId="243EA064" w14:textId="6B5FE85C" w:rsidR="00EB1E52" w:rsidRDefault="00EB1E52">
      <w:pPr>
        <w:pStyle w:val="CommentText"/>
      </w:pPr>
      <w:r>
        <w:rPr>
          <w:rStyle w:val="CommentReference"/>
        </w:rPr>
        <w:annotationRef/>
      </w:r>
      <w:r>
        <w:t xml:space="preserve"> Possible to adjust the configuration based on region. </w:t>
      </w:r>
    </w:p>
    <w:p w14:paraId="5961FA18" w14:textId="77777777" w:rsidR="00EB1E52" w:rsidRDefault="00EB1E52">
      <w:pPr>
        <w:pStyle w:val="CommentText"/>
      </w:pPr>
    </w:p>
    <w:p w14:paraId="1EC4617C" w14:textId="760D6CBE" w:rsidR="00EB1E52" w:rsidRDefault="00EB1E52">
      <w:pPr>
        <w:pStyle w:val="CommentText"/>
      </w:pPr>
      <w:r>
        <w:t xml:space="preserve">KOREA- is SMS feature possible, CKSW need to double check on customer contact # available. </w:t>
      </w:r>
    </w:p>
  </w:comment>
  <w:comment w:id="2011" w:author="Joy Chakraborty" w:date="2015-06-17T15:01:00Z" w:initials="JC">
    <w:p w14:paraId="026F0257" w14:textId="2079398C" w:rsidR="00EB1E52" w:rsidRDefault="00EB1E52">
      <w:pPr>
        <w:pStyle w:val="CommentText"/>
      </w:pPr>
      <w:r>
        <w:rPr>
          <w:rStyle w:val="CommentReference"/>
        </w:rPr>
        <w:annotationRef/>
      </w:r>
      <w:r>
        <w:t>Solution approach needs to be discussed.</w:t>
      </w:r>
    </w:p>
  </w:comment>
  <w:comment w:id="2021" w:author="Joy Chakraborty" w:date="2015-06-17T15:02:00Z" w:initials="JC">
    <w:p w14:paraId="65A17A90" w14:textId="6D478282" w:rsidR="00EB1E52" w:rsidRDefault="00EB1E52">
      <w:pPr>
        <w:pStyle w:val="CommentText"/>
      </w:pPr>
      <w:r>
        <w:rPr>
          <w:rStyle w:val="CommentReference"/>
        </w:rPr>
        <w:annotationRef/>
      </w:r>
      <w:r>
        <w:t xml:space="preserve">Butler notification can be sent to mobile device. </w:t>
      </w:r>
    </w:p>
  </w:comment>
  <w:comment w:id="2048" w:author="Manjula" w:date="2015-06-10T18:06:00Z" w:initials="D">
    <w:p w14:paraId="782F82DA" w14:textId="30D7E62B" w:rsidR="00EB1E52" w:rsidRDefault="00EB1E52">
      <w:pPr>
        <w:pStyle w:val="CommentText"/>
      </w:pPr>
      <w:r>
        <w:rPr>
          <w:rStyle w:val="CommentReference"/>
        </w:rPr>
        <w:annotationRef/>
      </w:r>
      <w:r>
        <w:t>Is it at activity level or SR level?</w:t>
      </w:r>
    </w:p>
    <w:p w14:paraId="7F477968" w14:textId="2EC69002" w:rsidR="00EB1E52" w:rsidRDefault="00EB1E52">
      <w:pPr>
        <w:pStyle w:val="CommentText"/>
      </w:pPr>
      <w:r>
        <w:t>In SDT, if at activity level, need SR # info for relation.</w:t>
      </w:r>
    </w:p>
    <w:p w14:paraId="740995D9" w14:textId="77777777" w:rsidR="00EB1E52" w:rsidRDefault="00EB1E52">
      <w:pPr>
        <w:pStyle w:val="CommentText"/>
      </w:pPr>
    </w:p>
  </w:comment>
  <w:comment w:id="2049" w:author="Joy Chakraborty" w:date="2015-06-17T15:06:00Z" w:initials="JC">
    <w:p w14:paraId="6B1318D9" w14:textId="4EB7F7D7" w:rsidR="00EB1E52" w:rsidRDefault="00EB1E52">
      <w:pPr>
        <w:pStyle w:val="CommentText"/>
      </w:pPr>
      <w:r>
        <w:rPr>
          <w:rStyle w:val="CommentReference"/>
        </w:rPr>
        <w:annotationRef/>
      </w:r>
      <w:r>
        <w:t>Need to discuss and freeze the design (Activity level would be the task)</w:t>
      </w:r>
    </w:p>
  </w:comment>
  <w:comment w:id="2066" w:author="Mahesh Venumbaka" w:date="2015-07-24T15:44:00Z" w:initials="MV">
    <w:p w14:paraId="033C1C2D" w14:textId="295CA165" w:rsidR="00EB1E52" w:rsidRDefault="00EB1E52">
      <w:pPr>
        <w:pStyle w:val="CommentText"/>
      </w:pPr>
      <w:r>
        <w:rPr>
          <w:rStyle w:val="CommentReference"/>
        </w:rPr>
        <w:annotationRef/>
      </w:r>
      <w:r>
        <w:t>Joy to Update the Diagram and remove “Other”</w:t>
      </w:r>
    </w:p>
  </w:comment>
  <w:comment w:id="2067" w:author="Joy Chakraborty" w:date="2015-06-17T15:16:00Z" w:initials="JC">
    <w:p w14:paraId="44DADC4E" w14:textId="6941AE60" w:rsidR="00EB1E52" w:rsidRDefault="00EB1E52">
      <w:pPr>
        <w:pStyle w:val="CommentText"/>
      </w:pPr>
      <w:r>
        <w:rPr>
          <w:rStyle w:val="CommentReference"/>
        </w:rPr>
        <w:annotationRef/>
      </w:r>
      <w:r>
        <w:t>Manjula to cross verify Siebel process for corrective workorder</w:t>
      </w:r>
    </w:p>
  </w:comment>
  <w:comment w:id="2664" w:author="Mahesh Venumbaka" w:date="2015-07-24T16:31:00Z" w:initials="MV">
    <w:p w14:paraId="565229BE" w14:textId="5A788301" w:rsidR="00AA320C" w:rsidRDefault="00AA320C">
      <w:pPr>
        <w:pStyle w:val="CommentText"/>
      </w:pPr>
      <w:r>
        <w:t xml:space="preserve">As per Joy, </w:t>
      </w:r>
      <w:r>
        <w:rPr>
          <w:rStyle w:val="CommentReference"/>
        </w:rPr>
        <w:annotationRef/>
      </w:r>
      <w:r>
        <w:t>Korea doesn’t wish to reject the job.</w:t>
      </w:r>
    </w:p>
  </w:comment>
  <w:comment w:id="2842" w:author="Mahesh Venumbaka" w:date="2015-07-24T16:38:00Z" w:initials="MV">
    <w:p w14:paraId="27FC18AD" w14:textId="20542522" w:rsidR="007B646C" w:rsidRDefault="007B646C">
      <w:pPr>
        <w:pStyle w:val="CommentText"/>
      </w:pPr>
      <w:r>
        <w:rPr>
          <w:rStyle w:val="CommentReference"/>
        </w:rPr>
        <w:annotationRef/>
      </w:r>
      <w:r>
        <w:t>To be discussed with Click Software</w:t>
      </w:r>
    </w:p>
  </w:comment>
  <w:comment w:id="3052" w:author="Manjula" w:date="2015-06-10T18:06:00Z" w:initials="D">
    <w:p w14:paraId="1821F01B" w14:textId="09FC70B9" w:rsidR="00EB1E52" w:rsidRDefault="00EB1E52">
      <w:pPr>
        <w:pStyle w:val="CommentText"/>
      </w:pPr>
      <w:r>
        <w:rPr>
          <w:rStyle w:val="CommentReference"/>
        </w:rPr>
        <w:annotationRef/>
      </w:r>
      <w:r>
        <w:t>Part pick up does not separate activity in CRM.</w:t>
      </w:r>
    </w:p>
    <w:p w14:paraId="347D21B4" w14:textId="77777777" w:rsidR="00EB1E52" w:rsidRDefault="00EB1E52">
      <w:pPr>
        <w:pStyle w:val="CommentText"/>
      </w:pPr>
    </w:p>
    <w:p w14:paraId="3F82CE95" w14:textId="36F589C0" w:rsidR="00EB1E52" w:rsidRDefault="00EB1E52">
      <w:pPr>
        <w:pStyle w:val="CommentText"/>
      </w:pPr>
      <w:r>
        <w:t>Option of creating a part order activity type in Siebel to be explored to avoid manual task in SDT</w:t>
      </w:r>
    </w:p>
    <w:p w14:paraId="04B24FB0" w14:textId="77777777" w:rsidR="00EB1E52" w:rsidRDefault="00EB1E52">
      <w:pPr>
        <w:pStyle w:val="CommentText"/>
      </w:pPr>
    </w:p>
    <w:p w14:paraId="47A7CA9C" w14:textId="06910DE8" w:rsidR="00EB1E52" w:rsidRDefault="00EB1E52">
      <w:pPr>
        <w:pStyle w:val="CommentText"/>
      </w:pPr>
      <w:r>
        <w:t>Scheduling depends on where part is delivered – Part drop box or on the same site.</w:t>
      </w:r>
    </w:p>
  </w:comment>
  <w:comment w:id="3051" w:author="Joy Chakraborty" w:date="2015-06-17T15:34:00Z" w:initials="JC">
    <w:p w14:paraId="64C5437D" w14:textId="4C6B9CC1" w:rsidR="00EB1E52" w:rsidRDefault="00EB1E52">
      <w:pPr>
        <w:pStyle w:val="CommentText"/>
      </w:pPr>
      <w:r>
        <w:rPr>
          <w:rStyle w:val="CommentReference"/>
        </w:rPr>
        <w:annotationRef/>
      </w:r>
      <w:r>
        <w:t>Need to discuss on solution approach for part pick scenario in detail</w:t>
      </w:r>
    </w:p>
  </w:comment>
  <w:comment w:id="3054" w:author="Joy Chakraborty" w:date="2015-06-17T21:06:00Z" w:initials="JC">
    <w:p w14:paraId="73D45B19" w14:textId="06FEBD7F" w:rsidR="00EB1E52" w:rsidRDefault="00EB1E52">
      <w:pPr>
        <w:pStyle w:val="CommentText"/>
      </w:pPr>
      <w:r>
        <w:rPr>
          <w:rStyle w:val="CommentReference"/>
        </w:rPr>
        <w:annotationRef/>
      </w:r>
      <w:r>
        <w:t>Reframe description as per Siebel process for Part pick up</w:t>
      </w:r>
    </w:p>
  </w:comment>
  <w:comment w:id="3055" w:author="Joy Chakraborty" w:date="2015-06-17T21:07:00Z" w:initials="JC">
    <w:p w14:paraId="75B866EF" w14:textId="628D47D4" w:rsidR="00EB1E52" w:rsidRDefault="00EB1E52">
      <w:pPr>
        <w:pStyle w:val="CommentText"/>
      </w:pPr>
      <w:r>
        <w:rPr>
          <w:rStyle w:val="CommentReference"/>
        </w:rPr>
        <w:annotationRef/>
      </w:r>
      <w:r>
        <w:t>Need to update version number for this PPTx file w.r.t to any changes for APAC</w:t>
      </w:r>
    </w:p>
  </w:comment>
  <w:comment w:id="3059" w:author="Manjula" w:date="2015-06-10T18:06:00Z" w:initials="D">
    <w:p w14:paraId="78356D3B" w14:textId="3DD4CAA5" w:rsidR="00EB1E52" w:rsidRDefault="00EB1E52">
      <w:pPr>
        <w:pStyle w:val="CommentText"/>
      </w:pPr>
      <w:r>
        <w:rPr>
          <w:rStyle w:val="CommentReference"/>
        </w:rPr>
        <w:annotationRef/>
      </w:r>
      <w:r>
        <w:t xml:space="preserve">Send to external point is implemented by CKSW. GE IT infrastructure  has not utilized the email files </w:t>
      </w:r>
    </w:p>
  </w:comment>
  <w:comment w:id="3061" w:author="Joy Chakraborty" w:date="2015-06-17T21:18:00Z" w:initials="JC">
    <w:p w14:paraId="356BC15F" w14:textId="4B58EC60" w:rsidR="00EB1E52" w:rsidRDefault="00EB1E52">
      <w:pPr>
        <w:pStyle w:val="CommentText"/>
      </w:pPr>
      <w:r>
        <w:rPr>
          <w:rStyle w:val="CommentReference"/>
        </w:rPr>
        <w:annotationRef/>
      </w:r>
      <w:r>
        <w:t>Manjula to confirm if part ordering process is same in APAC as in Europe ?</w:t>
      </w:r>
    </w:p>
  </w:comment>
  <w:comment w:id="3064" w:author="Manjula" w:date="2015-06-10T18:06:00Z" w:initials="D">
    <w:p w14:paraId="276EFEEC" w14:textId="324041BF" w:rsidR="00EB1E52" w:rsidRDefault="00EB1E52">
      <w:pPr>
        <w:pStyle w:val="CommentText"/>
      </w:pPr>
      <w:r>
        <w:rPr>
          <w:rStyle w:val="CommentReference"/>
        </w:rPr>
        <w:annotationRef/>
      </w:r>
      <w:r>
        <w:t>To be discussed as part of IDS</w:t>
      </w:r>
    </w:p>
  </w:comment>
  <w:comment w:id="3063" w:author="Joy Chakraborty" w:date="2015-06-17T21:22:00Z" w:initials="JC">
    <w:p w14:paraId="558E139D" w14:textId="5AA5F72D" w:rsidR="00EB1E52" w:rsidRDefault="00EB1E52">
      <w:pPr>
        <w:pStyle w:val="CommentText"/>
      </w:pPr>
      <w:r>
        <w:rPr>
          <w:rStyle w:val="CommentReference"/>
        </w:rPr>
        <w:annotationRef/>
      </w:r>
      <w:r>
        <w:rPr>
          <w:rStyle w:val="CommentReference"/>
        </w:rPr>
        <w:t>Needs discussion on the updates you wanted to see in Siebel  for assigned engineer and when it should be updated  (i.e. on any specific status ? )</w:t>
      </w:r>
    </w:p>
  </w:comment>
  <w:comment w:id="3071" w:author="Joy Chakraborty" w:date="2015-06-18T16:05:00Z" w:initials="JC">
    <w:p w14:paraId="0202737D" w14:textId="67D2555D" w:rsidR="00EB1E52" w:rsidRDefault="00EB1E52">
      <w:pPr>
        <w:pStyle w:val="CommentText"/>
      </w:pPr>
      <w:r>
        <w:rPr>
          <w:rStyle w:val="CommentReference"/>
        </w:rPr>
        <w:annotationRef/>
      </w:r>
      <w:r>
        <w:t xml:space="preserve">Needs discussion with Manjula to understand Siebel process in this case.  Ideally will not be needed </w:t>
      </w:r>
    </w:p>
  </w:comment>
  <w:comment w:id="3077" w:author="Shankar Narayanan Nagarajan" w:date="2015-06-18T17:52:00Z" w:initials="SNN">
    <w:p w14:paraId="7CD53330" w14:textId="066073A0" w:rsidR="00EB1E52" w:rsidRDefault="00EB1E52">
      <w:pPr>
        <w:pStyle w:val="CommentText"/>
      </w:pPr>
      <w:r>
        <w:rPr>
          <w:rStyle w:val="CommentReference"/>
        </w:rPr>
        <w:annotationRef/>
      </w:r>
      <w:r>
        <w:t xml:space="preserve">Manjula to confirm if the End reason codes are same in Siebel </w:t>
      </w:r>
    </w:p>
  </w:comment>
  <w:comment w:id="3078" w:author="Joy Chakraborty" w:date="2015-06-12T14:45:00Z" w:initials="JC">
    <w:p w14:paraId="2B61AC21" w14:textId="77777777" w:rsidR="00EB1E52" w:rsidRDefault="00EB1E52" w:rsidP="00794719">
      <w:pPr>
        <w:pStyle w:val="CommentText"/>
      </w:pPr>
      <w:r>
        <w:rPr>
          <w:rStyle w:val="CommentReference"/>
        </w:rPr>
        <w:annotationRef/>
      </w:r>
      <w:r>
        <w:rPr>
          <w:rStyle w:val="CommentReference"/>
        </w:rPr>
        <w:annotationRef/>
      </w:r>
      <w:r>
        <w:t>Need more understanding on this process</w:t>
      </w:r>
    </w:p>
    <w:p w14:paraId="05485A1C" w14:textId="43B5AAAE" w:rsidR="00EB1E52" w:rsidRDefault="00EB1E52">
      <w:pPr>
        <w:pStyle w:val="CommentText"/>
      </w:pPr>
    </w:p>
  </w:comment>
  <w:comment w:id="3080" w:author="Shankar Narayanan Nagarajan" w:date="2015-06-18T17:50:00Z" w:initials="SNN">
    <w:p w14:paraId="62D2A0A3" w14:textId="7B18ADEC" w:rsidR="00EB1E52" w:rsidRDefault="00EB1E52">
      <w:pPr>
        <w:pStyle w:val="CommentText"/>
      </w:pPr>
      <w:r>
        <w:rPr>
          <w:rStyle w:val="CommentReference"/>
        </w:rPr>
        <w:annotationRef/>
      </w:r>
      <w:r>
        <w:t>Cancellation of future appointments needs to be understood in Siebel</w:t>
      </w:r>
    </w:p>
  </w:comment>
  <w:comment w:id="3082" w:author="Joy Chakraborty" w:date="2015-06-12T14:45:00Z" w:initials="JC">
    <w:p w14:paraId="7621A3EB" w14:textId="77777777" w:rsidR="00EB1E52" w:rsidRDefault="00EB1E52" w:rsidP="00794719">
      <w:pPr>
        <w:pStyle w:val="CommentText"/>
      </w:pPr>
      <w:r>
        <w:rPr>
          <w:rStyle w:val="CommentReference"/>
        </w:rPr>
        <w:annotationRef/>
      </w:r>
      <w:r>
        <w:rPr>
          <w:rStyle w:val="CommentReference"/>
        </w:rPr>
        <w:annotationRef/>
      </w:r>
      <w:r>
        <w:t>Need understanding of this process if it is anyhow related in managing task status in clicksoftware.</w:t>
      </w:r>
    </w:p>
    <w:p w14:paraId="12BC7559" w14:textId="62EE96F2" w:rsidR="00EB1E52" w:rsidRDefault="00EB1E52">
      <w:pPr>
        <w:pStyle w:val="CommentText"/>
      </w:pPr>
    </w:p>
  </w:comment>
  <w:comment w:id="3083" w:author="Joy Chakraborty" w:date="2015-06-12T14:45:00Z" w:initials="JC">
    <w:p w14:paraId="48D13B60" w14:textId="77777777" w:rsidR="00EB1E52" w:rsidRDefault="00EB1E52" w:rsidP="00794719">
      <w:pPr>
        <w:pStyle w:val="CommentText"/>
      </w:pPr>
      <w:r>
        <w:rPr>
          <w:rStyle w:val="CommentReference"/>
        </w:rPr>
        <w:annotationRef/>
      </w:r>
      <w:r>
        <w:rPr>
          <w:rStyle w:val="CommentReference"/>
        </w:rPr>
        <w:annotationRef/>
      </w:r>
      <w:r>
        <w:t>Need more understanding on this process, if it is still related to clicksoftware. As per comments this is not required to do anything in SDT tool as Task lifecycle is closed and any job with status complete / incomplete is ready to be purged.</w:t>
      </w:r>
    </w:p>
    <w:p w14:paraId="542F6A91" w14:textId="3A181458" w:rsidR="00EB1E52" w:rsidRDefault="00EB1E52">
      <w:pPr>
        <w:pStyle w:val="CommentText"/>
      </w:pPr>
    </w:p>
  </w:comment>
  <w:comment w:id="3269" w:author="Joy Chakraborty" w:date="2015-06-18T16:30:00Z" w:initials="JC">
    <w:p w14:paraId="72190B68" w14:textId="0E5C8B8A" w:rsidR="00EB1E52" w:rsidRDefault="00EB1E52">
      <w:pPr>
        <w:pStyle w:val="CommentText"/>
      </w:pPr>
      <w:r>
        <w:rPr>
          <w:rStyle w:val="CommentReference"/>
        </w:rPr>
        <w:annotationRef/>
      </w:r>
      <w:r>
        <w:rPr>
          <w:rStyle w:val="CommentReference"/>
        </w:rPr>
        <w:t>Are WPC users?</w:t>
      </w:r>
    </w:p>
  </w:comment>
  <w:comment w:id="3355" w:author="Joy Chakraborty" w:date="2015-06-12T14:46:00Z" w:initials="JC">
    <w:p w14:paraId="59047BE4" w14:textId="66B912FC" w:rsidR="00EB1E52" w:rsidRDefault="00EB1E52" w:rsidP="00794719">
      <w:pPr>
        <w:pStyle w:val="CommentText"/>
      </w:pPr>
      <w:r>
        <w:rPr>
          <w:rStyle w:val="CommentReference"/>
        </w:rPr>
        <w:annotationRef/>
      </w:r>
      <w:r>
        <w:rPr>
          <w:rStyle w:val="CommentReference"/>
        </w:rPr>
        <w:annotationRef/>
      </w:r>
      <w:r>
        <w:t>Understand PM jobs loading process from SIEBEL to Click. Is it via flat file update ?</w:t>
      </w:r>
    </w:p>
    <w:p w14:paraId="1BA0207A" w14:textId="690AA90E" w:rsidR="00EB1E52" w:rsidRDefault="00EB1E52">
      <w:pPr>
        <w:pStyle w:val="CommentText"/>
      </w:pPr>
    </w:p>
  </w:comment>
  <w:comment w:id="3418" w:author="Shankar Narayanan Nagarajan" w:date="2015-06-18T16:42:00Z" w:initials="SNN">
    <w:p w14:paraId="709B904A" w14:textId="0B7EC14B" w:rsidR="00EB1E52" w:rsidRDefault="00EB1E52">
      <w:pPr>
        <w:pStyle w:val="CommentText"/>
      </w:pPr>
      <w:r>
        <w:rPr>
          <w:rStyle w:val="CommentReference"/>
        </w:rPr>
        <w:annotationRef/>
      </w:r>
      <w:r>
        <w:t>Confirm if there is need in Siebel. We believe Siebel wouldn’t need this information.</w:t>
      </w:r>
    </w:p>
  </w:comment>
  <w:comment w:id="3547" w:author="Manjula" w:date="2015-06-18T19:49:00Z" w:initials="D">
    <w:p w14:paraId="2800E9D1" w14:textId="09B1D579" w:rsidR="00EB1E52" w:rsidRDefault="00EB1E52">
      <w:pPr>
        <w:pStyle w:val="CommentText"/>
      </w:pPr>
      <w:r>
        <w:rPr>
          <w:rStyle w:val="CommentReference"/>
        </w:rPr>
        <w:annotationRef/>
      </w:r>
      <w:r>
        <w:t>Need to add a process to group FMI with existing PM- SDT Booking interogates to CK appointment for grouping</w:t>
      </w:r>
    </w:p>
  </w:comment>
  <w:comment w:id="4042" w:author="Mahesh Venumbaka" w:date="2015-07-24T17:49:00Z" w:initials="MV">
    <w:p w14:paraId="1EB083F0" w14:textId="5FB65661" w:rsidR="00042DD2" w:rsidRDefault="00042DD2">
      <w:pPr>
        <w:pStyle w:val="CommentText"/>
      </w:pPr>
      <w:r>
        <w:rPr>
          <w:rStyle w:val="CommentReference"/>
        </w:rPr>
        <w:annotationRef/>
      </w:r>
      <w:r>
        <w:t>Joy to check.</w:t>
      </w:r>
    </w:p>
  </w:comment>
  <w:comment w:id="4157" w:author="Joy Chakraborty" w:date="2015-06-12T14:49:00Z" w:initials="JC">
    <w:p w14:paraId="3ADF2C6A" w14:textId="77777777" w:rsidR="00EB1E52" w:rsidRDefault="00EB1E52" w:rsidP="00794719">
      <w:pPr>
        <w:pStyle w:val="CommentText"/>
      </w:pPr>
      <w:r>
        <w:rPr>
          <w:rStyle w:val="CommentReference"/>
        </w:rPr>
        <w:annotationRef/>
      </w:r>
      <w:r>
        <w:rPr>
          <w:rStyle w:val="CommentReference"/>
        </w:rPr>
        <w:annotationRef/>
      </w:r>
      <w:r>
        <w:t>For ClickSoftware : What happens in click after setting required Engineer for this case ? A dependency is created with other resource to start it at same time ?</w:t>
      </w:r>
    </w:p>
    <w:p w14:paraId="4F72431E" w14:textId="6D85A386" w:rsidR="00EB1E52" w:rsidRDefault="00EB1E52">
      <w:pPr>
        <w:pStyle w:val="CommentText"/>
      </w:pPr>
    </w:p>
  </w:comment>
  <w:comment w:id="4228" w:author="Joy Chakraborty" w:date="2015-06-12T14:52:00Z" w:initials="JC">
    <w:p w14:paraId="3A7C40A4" w14:textId="77777777" w:rsidR="00EB1E52" w:rsidRDefault="00EB1E52" w:rsidP="00B70648">
      <w:pPr>
        <w:pStyle w:val="CommentText"/>
      </w:pPr>
      <w:r>
        <w:rPr>
          <w:rStyle w:val="CommentReference"/>
        </w:rPr>
        <w:annotationRef/>
      </w:r>
      <w:r>
        <w:rPr>
          <w:rStyle w:val="CommentReference"/>
        </w:rPr>
        <w:annotationRef/>
      </w:r>
      <w:r>
        <w:t>Check this flow if needs to be changed</w:t>
      </w:r>
    </w:p>
    <w:p w14:paraId="442C0027" w14:textId="670EB680" w:rsidR="00EB1E52" w:rsidRDefault="00EB1E52">
      <w:pPr>
        <w:pStyle w:val="CommentText"/>
      </w:pPr>
    </w:p>
  </w:comment>
  <w:comment w:id="4277" w:author="Mahesh Venumbaka" w:date="2015-07-24T17:52:00Z" w:initials="MV">
    <w:p w14:paraId="56885F60" w14:textId="4FD4F028" w:rsidR="004407A1" w:rsidRDefault="004407A1">
      <w:pPr>
        <w:pStyle w:val="CommentText"/>
      </w:pPr>
      <w:r>
        <w:rPr>
          <w:rStyle w:val="CommentReference"/>
        </w:rPr>
        <w:annotationRef/>
      </w:r>
      <w:r>
        <w:t xml:space="preserve">Joy to check </w:t>
      </w:r>
      <w:r w:rsidR="009E2D67">
        <w:t>whether</w:t>
      </w:r>
      <w:r>
        <w:t xml:space="preserve"> appointment creation is needed for Part pick up because the Primary task has an appointment fixed already.</w:t>
      </w:r>
    </w:p>
  </w:comment>
  <w:comment w:id="4321" w:author="Joy Chakraborty" w:date="2015-06-12T14:52:00Z" w:initials="JC">
    <w:p w14:paraId="0803E73F" w14:textId="52EAB75F" w:rsidR="00EB1E52" w:rsidRDefault="00EB1E52" w:rsidP="00B70648">
      <w:pPr>
        <w:pStyle w:val="CommentText"/>
      </w:pPr>
      <w:r>
        <w:rPr>
          <w:rStyle w:val="CommentReference"/>
        </w:rPr>
        <w:annotationRef/>
      </w:r>
      <w:r>
        <w:rPr>
          <w:rStyle w:val="CommentReference"/>
        </w:rPr>
        <w:annotationRef/>
      </w:r>
      <w:r>
        <w:t>Need to understand how SIEBEL is sending information of dependencies of task 1 &amp; 2 to clicksoftware and in which order SIEBEL is creating workorder in click ?</w:t>
      </w:r>
    </w:p>
    <w:p w14:paraId="6A1111CE" w14:textId="2BE4EA79" w:rsidR="00EB1E52" w:rsidRDefault="00EB1E52">
      <w:pPr>
        <w:pStyle w:val="CommentText"/>
      </w:pPr>
    </w:p>
  </w:comment>
  <w:comment w:id="4347" w:author="Joy Chakraborty" w:date="2015-06-14T15:18:00Z" w:initials="JC">
    <w:p w14:paraId="123E7520" w14:textId="44435086" w:rsidR="00EB1E52" w:rsidRDefault="00EB1E52">
      <w:pPr>
        <w:pStyle w:val="CommentText"/>
      </w:pPr>
      <w:r>
        <w:rPr>
          <w:rStyle w:val="CommentReference"/>
        </w:rPr>
        <w:annotationRef/>
      </w:r>
      <w:r>
        <w:t>Mobile Sites (Truck) are also there in all APAC regions ?</w:t>
      </w:r>
    </w:p>
  </w:comment>
  <w:comment w:id="4357" w:author="Joy Chakraborty" w:date="2015-06-14T15:44:00Z" w:initials="JC">
    <w:p w14:paraId="2A625C34" w14:textId="3CFCF49A" w:rsidR="00EB1E52" w:rsidRDefault="00EB1E52">
      <w:pPr>
        <w:pStyle w:val="CommentText"/>
      </w:pPr>
      <w:r>
        <w:rPr>
          <w:rStyle w:val="CommentReference"/>
        </w:rPr>
        <w:annotationRef/>
      </w:r>
      <w:r>
        <w:t>Need to understand more about this object type defined in click so if requires any modifications w.r.t. APAC implementation</w:t>
      </w:r>
    </w:p>
  </w:comment>
  <w:comment w:id="4359" w:author="Manjula" w:date="2015-06-11T12:29:00Z" w:initials="D">
    <w:p w14:paraId="07A98F76" w14:textId="5BF39C2C" w:rsidR="00EB1E52" w:rsidRDefault="00EB1E52">
      <w:pPr>
        <w:pStyle w:val="CommentText"/>
      </w:pPr>
      <w:r>
        <w:rPr>
          <w:rStyle w:val="CommentReference"/>
        </w:rPr>
        <w:annotationRef/>
      </w:r>
      <w:r>
        <w:t>Need mapping for each region? Currently it is flat file.</w:t>
      </w:r>
    </w:p>
  </w:comment>
  <w:comment w:id="4360" w:author="Joy Chakraborty" w:date="2015-06-14T15:46:00Z" w:initials="JC">
    <w:p w14:paraId="4F409648" w14:textId="52088CCE" w:rsidR="00EB1E52" w:rsidRDefault="00EB1E52">
      <w:pPr>
        <w:pStyle w:val="CommentText"/>
      </w:pPr>
      <w:r>
        <w:rPr>
          <w:rStyle w:val="CommentReference"/>
        </w:rPr>
        <w:annotationRef/>
      </w:r>
      <w:r>
        <w:t>Need to understand it from all regions about getting these property values from contract</w:t>
      </w:r>
    </w:p>
  </w:comment>
  <w:comment w:id="4363" w:author="Joy Chakraborty" w:date="2015-06-14T16:03:00Z" w:initials="JC">
    <w:p w14:paraId="614B6017" w14:textId="08E2A2F9" w:rsidR="00EB1E52" w:rsidRDefault="00EB1E52">
      <w:pPr>
        <w:pStyle w:val="CommentText"/>
      </w:pPr>
      <w:r>
        <w:rPr>
          <w:rStyle w:val="CommentReference"/>
        </w:rPr>
        <w:annotationRef/>
      </w:r>
      <w:r>
        <w:t>Need to discuss about the frequency of this synchronization from click and the same has to be there for APAC as well.</w:t>
      </w:r>
    </w:p>
  </w:comment>
  <w:comment w:id="4365" w:author="Joy Chakraborty" w:date="2015-06-14T16:04:00Z" w:initials="JC">
    <w:p w14:paraId="7992DF94" w14:textId="725C5A1E" w:rsidR="00EB1E52" w:rsidRDefault="00EB1E52">
      <w:pPr>
        <w:pStyle w:val="CommentText"/>
      </w:pPr>
      <w:r>
        <w:rPr>
          <w:rStyle w:val="CommentReference"/>
        </w:rPr>
        <w:annotationRef/>
      </w:r>
      <w:r>
        <w:t>Check with all regions about mega resource for APAC implementation</w:t>
      </w:r>
    </w:p>
  </w:comment>
  <w:comment w:id="4370" w:author="Manjula" w:date="2015-06-11T16:41:00Z" w:initials="D">
    <w:p w14:paraId="2BBB3581" w14:textId="051F9F73" w:rsidR="00EB1E52" w:rsidRDefault="00EB1E52">
      <w:pPr>
        <w:pStyle w:val="CommentText"/>
      </w:pPr>
      <w:r>
        <w:rPr>
          <w:rStyle w:val="CommentReference"/>
        </w:rPr>
        <w:annotationRef/>
      </w:r>
      <w:r>
        <w:t>To check any other resource type to be added?. Cost is associated to each resource and that allows to define scheduling option. Preferred employee vs contractor objectives based on region. R&amp;O can be defined under logic domain if it is completely different.</w:t>
      </w:r>
    </w:p>
  </w:comment>
  <w:comment w:id="4388" w:author="Joy Chakraborty" w:date="2015-06-18T20:11:00Z" w:initials="JC">
    <w:p w14:paraId="5BFA2DBA" w14:textId="119F1473" w:rsidR="00EB1E52" w:rsidRDefault="00EB1E52">
      <w:pPr>
        <w:pStyle w:val="CommentText"/>
      </w:pPr>
      <w:r>
        <w:rPr>
          <w:rStyle w:val="CommentReference"/>
        </w:rPr>
        <w:annotationRef/>
      </w:r>
      <w:r>
        <w:t>Need to understand the current way of defining duration to task. Is it passed only by SIEBEL or it is also handled internally within click w.r.t taskType ?</w:t>
      </w:r>
    </w:p>
  </w:comment>
  <w:comment w:id="4431" w:author="Joy Chakraborty" w:date="2015-06-14T16:14:00Z" w:initials="JC">
    <w:p w14:paraId="2EC54A8D" w14:textId="13C31392" w:rsidR="00EB1E52" w:rsidRDefault="00EB1E52">
      <w:pPr>
        <w:pStyle w:val="CommentText"/>
      </w:pPr>
      <w:r>
        <w:rPr>
          <w:rStyle w:val="CommentReference"/>
        </w:rPr>
        <w:annotationRef/>
      </w:r>
      <w:r>
        <w:t>Need to understand any specific lunch break requirements from respective regions within APAC</w:t>
      </w:r>
    </w:p>
  </w:comment>
  <w:comment w:id="4452" w:author="Joy Chakraborty" w:date="2015-06-14T16:16:00Z" w:initials="JC">
    <w:p w14:paraId="3FDB50AC" w14:textId="736AB791" w:rsidR="00EB1E52" w:rsidRDefault="00EB1E52">
      <w:pPr>
        <w:pStyle w:val="CommentText"/>
      </w:pPr>
      <w:r>
        <w:rPr>
          <w:rStyle w:val="CommentReference"/>
        </w:rPr>
        <w:annotationRef/>
      </w:r>
      <w:r>
        <w:t>Check with APAC if any other N/A types to be added within system apart from this list</w:t>
      </w:r>
    </w:p>
  </w:comment>
  <w:comment w:id="4533" w:author="Joy Chakraborty" w:date="2015-06-18T20:13:00Z" w:initials="JC">
    <w:p w14:paraId="45C474D2" w14:textId="68CADDB9" w:rsidR="00EB1E52" w:rsidRDefault="00EB1E52">
      <w:pPr>
        <w:pStyle w:val="CommentText"/>
      </w:pPr>
      <w:r>
        <w:rPr>
          <w:rStyle w:val="CommentReference"/>
        </w:rPr>
        <w:annotationRef/>
      </w:r>
      <w:r>
        <w:t>Re-structure resource properties as per APAC regions</w:t>
      </w:r>
    </w:p>
    <w:p w14:paraId="6B7E4379" w14:textId="2BFCEE9D" w:rsidR="00EB1E52" w:rsidRDefault="00EB1E52">
      <w:pPr>
        <w:pStyle w:val="CommentText"/>
      </w:pPr>
      <w:r>
        <w:t>Business need to confirm if any additional property for engineer has to be added in the template</w:t>
      </w:r>
    </w:p>
    <w:p w14:paraId="65EF64DA" w14:textId="77777777" w:rsidR="00EB1E52" w:rsidRDefault="00EB1E52">
      <w:pPr>
        <w:pStyle w:val="CommentText"/>
      </w:pPr>
    </w:p>
  </w:comment>
  <w:comment w:id="4534" w:author="Shankar Narayanan Nagarajan" w:date="2015-06-18T20:15:00Z" w:initials="SNN">
    <w:p w14:paraId="1F205532" w14:textId="2BDC2421" w:rsidR="00EB1E52" w:rsidRDefault="00EB1E52">
      <w:pPr>
        <w:pStyle w:val="CommentText"/>
      </w:pPr>
      <w:r>
        <w:rPr>
          <w:rStyle w:val="CommentReference"/>
        </w:rPr>
        <w:annotationRef/>
      </w:r>
      <w:r>
        <w:t xml:space="preserve"> Need to confirm if this ID would not be used for APAC</w:t>
      </w:r>
    </w:p>
  </w:comment>
  <w:comment w:id="4535" w:author="Joy Chakraborty" w:date="2015-06-14T16:25:00Z" w:initials="JC">
    <w:p w14:paraId="49A8E783" w14:textId="18E2D703" w:rsidR="00EB1E52" w:rsidRDefault="00EB1E52">
      <w:pPr>
        <w:pStyle w:val="CommentText"/>
      </w:pPr>
      <w:r>
        <w:rPr>
          <w:rStyle w:val="CommentReference"/>
        </w:rPr>
        <w:annotationRef/>
      </w:r>
      <w:r>
        <w:t>Need to understand this property for Europe implementation and extend the use in APAC</w:t>
      </w:r>
    </w:p>
  </w:comment>
  <w:comment w:id="4536" w:author="Joy Chakraborty" w:date="2015-06-14T16:26:00Z" w:initials="JC">
    <w:p w14:paraId="515F3FB1" w14:textId="0855BD75" w:rsidR="00EB1E52" w:rsidRDefault="00EB1E52">
      <w:pPr>
        <w:pStyle w:val="CommentText"/>
      </w:pPr>
      <w:r>
        <w:rPr>
          <w:rStyle w:val="CommentReference"/>
        </w:rPr>
        <w:annotationRef/>
      </w:r>
      <w:r>
        <w:t>Could be different for each regions</w:t>
      </w:r>
    </w:p>
  </w:comment>
  <w:comment w:id="4537" w:author="Joy Chakraborty" w:date="2015-06-14T16:26:00Z" w:initials="JC">
    <w:p w14:paraId="5C51F65D" w14:textId="739BE7AB" w:rsidR="00EB1E52" w:rsidRDefault="00EB1E52">
      <w:pPr>
        <w:pStyle w:val="CommentText"/>
      </w:pPr>
      <w:r>
        <w:rPr>
          <w:rStyle w:val="CommentReference"/>
        </w:rPr>
        <w:annotationRef/>
      </w:r>
      <w:r>
        <w:t>Need values from different regions</w:t>
      </w:r>
    </w:p>
  </w:comment>
  <w:comment w:id="4538" w:author="Joy Chakraborty" w:date="2015-06-14T16:27:00Z" w:initials="JC">
    <w:p w14:paraId="3F137897" w14:textId="2B35AF40" w:rsidR="00EB1E52" w:rsidRDefault="00EB1E52">
      <w:pPr>
        <w:pStyle w:val="CommentText"/>
      </w:pPr>
      <w:r>
        <w:rPr>
          <w:rStyle w:val="CommentReference"/>
        </w:rPr>
        <w:annotationRef/>
      </w:r>
      <w:r>
        <w:t>Need values from different regions</w:t>
      </w:r>
    </w:p>
  </w:comment>
  <w:comment w:id="4539" w:author="Joy Chakraborty" w:date="2015-06-14T16:27:00Z" w:initials="JC">
    <w:p w14:paraId="4590E36C" w14:textId="34F2659B" w:rsidR="00EB1E52" w:rsidRDefault="00EB1E52">
      <w:pPr>
        <w:pStyle w:val="CommentText"/>
      </w:pPr>
      <w:r>
        <w:rPr>
          <w:rStyle w:val="CommentReference"/>
        </w:rPr>
        <w:annotationRef/>
      </w:r>
      <w:r>
        <w:t>Need values from different regions</w:t>
      </w:r>
    </w:p>
  </w:comment>
  <w:comment w:id="4540" w:author="Joy Chakraborty" w:date="2015-06-14T16:29:00Z" w:initials="JC">
    <w:p w14:paraId="5230AFA4" w14:textId="1415AF18" w:rsidR="00EB1E52" w:rsidRDefault="00EB1E52">
      <w:pPr>
        <w:pStyle w:val="CommentText"/>
      </w:pPr>
      <w:r>
        <w:rPr>
          <w:rStyle w:val="CommentReference"/>
        </w:rPr>
        <w:annotationRef/>
      </w:r>
      <w:r>
        <w:t>Need to understand from click if there is any customization and if needs to be modified for APAC implementation</w:t>
      </w:r>
    </w:p>
  </w:comment>
  <w:comment w:id="4541" w:author="Joy Chakraborty" w:date="2015-06-14T16:32:00Z" w:initials="JC">
    <w:p w14:paraId="45CC5E6B" w14:textId="0EF700D4" w:rsidR="00EB1E52" w:rsidRDefault="00EB1E52">
      <w:pPr>
        <w:pStyle w:val="CommentText"/>
      </w:pPr>
      <w:r>
        <w:rPr>
          <w:rStyle w:val="CommentReference"/>
        </w:rPr>
        <w:annotationRef/>
      </w:r>
      <w:r>
        <w:t>Need to understand this customization with click to understand if any changes will be required for APAC implementation</w:t>
      </w:r>
    </w:p>
  </w:comment>
  <w:comment w:id="4627" w:author="Manjula" w:date="2015-06-11T16:49:00Z" w:initials="D">
    <w:p w14:paraId="1FC1F03B" w14:textId="467664B9" w:rsidR="00EB1E52" w:rsidRDefault="00EB1E52">
      <w:pPr>
        <w:pStyle w:val="CommentText"/>
      </w:pPr>
      <w:r>
        <w:rPr>
          <w:rStyle w:val="CommentReference"/>
        </w:rPr>
        <w:annotationRef/>
      </w:r>
      <w:r>
        <w:t>Need a Siebel field mapping common across  regions.  Choose a field not impacted by CFD</w:t>
      </w:r>
    </w:p>
  </w:comment>
  <w:comment w:id="4628" w:author="Joy Chakraborty" w:date="2015-06-14T16:45:00Z" w:initials="JC">
    <w:p w14:paraId="2A623C5B" w14:textId="708FD4A9" w:rsidR="00EB1E52" w:rsidRDefault="00EB1E52">
      <w:pPr>
        <w:pStyle w:val="CommentText"/>
      </w:pPr>
      <w:r>
        <w:rPr>
          <w:rStyle w:val="CommentReference"/>
        </w:rPr>
        <w:annotationRef/>
      </w:r>
      <w:r>
        <w:t>Need to take job comments from Siebel for All APAC regions</w:t>
      </w:r>
    </w:p>
  </w:comment>
  <w:comment w:id="4640" w:author="Joy Chakraborty" w:date="2015-06-14T16:48:00Z" w:initials="JC">
    <w:p w14:paraId="679AFB5F" w14:textId="069FEC6B" w:rsidR="00EB1E52" w:rsidRDefault="00EB1E52">
      <w:pPr>
        <w:pStyle w:val="CommentText"/>
      </w:pPr>
      <w:r>
        <w:rPr>
          <w:rStyle w:val="CommentReference"/>
        </w:rPr>
        <w:annotationRef/>
      </w:r>
      <w:r>
        <w:t>To be changed with Siebel SR / Activity</w:t>
      </w:r>
    </w:p>
  </w:comment>
  <w:comment w:id="4641" w:author="Joy Chakraborty" w:date="2015-06-14T16:50:00Z" w:initials="JC">
    <w:p w14:paraId="403D6B76" w14:textId="3FD06063" w:rsidR="00EB1E52" w:rsidRDefault="00EB1E52">
      <w:pPr>
        <w:pStyle w:val="CommentText"/>
      </w:pPr>
      <w:r>
        <w:rPr>
          <w:rStyle w:val="CommentReference"/>
        </w:rPr>
        <w:annotationRef/>
      </w:r>
      <w:r>
        <w:t>Need to understand from click on how it is setting task priority and using it in scheduling policies for Europe implementation</w:t>
      </w:r>
    </w:p>
  </w:comment>
  <w:comment w:id="4642" w:author="Joy Chakraborty" w:date="2015-06-14T16:52:00Z" w:initials="JC">
    <w:p w14:paraId="23EC7CF1" w14:textId="00198D70" w:rsidR="00EB1E52" w:rsidRDefault="00EB1E52">
      <w:pPr>
        <w:pStyle w:val="CommentText"/>
      </w:pPr>
      <w:r>
        <w:rPr>
          <w:rStyle w:val="CommentReference"/>
        </w:rPr>
        <w:annotationRef/>
      </w:r>
      <w:r>
        <w:t xml:space="preserve">Need to understand from click on what are the situations where jeopardy is set. </w:t>
      </w:r>
    </w:p>
  </w:comment>
  <w:comment w:id="4643" w:author="Joy Chakraborty" w:date="2015-06-14T16:55:00Z" w:initials="JC">
    <w:p w14:paraId="05FE9BD2" w14:textId="5DABE351" w:rsidR="00EB1E52" w:rsidRDefault="00EB1E52">
      <w:pPr>
        <w:pStyle w:val="CommentText"/>
      </w:pPr>
      <w:r>
        <w:rPr>
          <w:rStyle w:val="CommentReference"/>
        </w:rPr>
        <w:annotationRef/>
      </w:r>
      <w:r>
        <w:t>Is this customization, need to check with click and if it requires modification for APAC implementation</w:t>
      </w:r>
    </w:p>
  </w:comment>
  <w:comment w:id="4644" w:author="Joy Chakraborty" w:date="2015-06-14T16:55:00Z" w:initials="JC">
    <w:p w14:paraId="263C9217" w14:textId="0156AAC1" w:rsidR="00EB1E52" w:rsidRDefault="00EB1E52">
      <w:pPr>
        <w:pStyle w:val="CommentText"/>
      </w:pPr>
      <w:r>
        <w:rPr>
          <w:rStyle w:val="CommentReference"/>
        </w:rPr>
        <w:annotationRef/>
      </w:r>
      <w:r>
        <w:t>Customization ?</w:t>
      </w:r>
    </w:p>
  </w:comment>
  <w:comment w:id="4645" w:author="Joy Chakraborty" w:date="2015-06-14T16:56:00Z" w:initials="JC">
    <w:p w14:paraId="74E151B4" w14:textId="4BFE611A" w:rsidR="00EB1E52" w:rsidRDefault="00EB1E52">
      <w:pPr>
        <w:pStyle w:val="CommentText"/>
      </w:pPr>
      <w:r>
        <w:rPr>
          <w:rStyle w:val="CommentReference"/>
        </w:rPr>
        <w:annotationRef/>
      </w:r>
      <w:r>
        <w:t>Customization ?</w:t>
      </w:r>
    </w:p>
  </w:comment>
  <w:comment w:id="4646" w:author="Joy Chakraborty" w:date="2015-06-14T16:57:00Z" w:initials="JC">
    <w:p w14:paraId="78DFF444" w14:textId="7EE1FEC3" w:rsidR="00EB1E52" w:rsidRDefault="00EB1E52">
      <w:pPr>
        <w:pStyle w:val="CommentText"/>
      </w:pPr>
      <w:r>
        <w:rPr>
          <w:rStyle w:val="CommentReference"/>
        </w:rPr>
        <w:annotationRef/>
      </w:r>
      <w:r>
        <w:t>How skill is set in click and what is sent from SIEBEL in Europe ?</w:t>
      </w:r>
    </w:p>
  </w:comment>
  <w:comment w:id="4647" w:author="Joy Chakraborty" w:date="2015-06-14T16:58:00Z" w:initials="JC">
    <w:p w14:paraId="1A7F753D" w14:textId="6E5DF551" w:rsidR="00EB1E52" w:rsidRDefault="00EB1E52">
      <w:pPr>
        <w:pStyle w:val="CommentText"/>
      </w:pPr>
      <w:r>
        <w:rPr>
          <w:rStyle w:val="CommentReference"/>
        </w:rPr>
        <w:annotationRef/>
      </w:r>
      <w:r>
        <w:t>Need to understand if any calculations on Duedate for APAC ?</w:t>
      </w:r>
    </w:p>
  </w:comment>
  <w:comment w:id="4648" w:author="Joy Chakraborty" w:date="2015-06-14T16:59:00Z" w:initials="JC">
    <w:p w14:paraId="5C58A920" w14:textId="36FC4571" w:rsidR="00EB1E52" w:rsidRDefault="00EB1E52">
      <w:pPr>
        <w:pStyle w:val="CommentText"/>
      </w:pPr>
      <w:r>
        <w:rPr>
          <w:rStyle w:val="CommentReference"/>
        </w:rPr>
        <w:annotationRef/>
      </w:r>
      <w:r>
        <w:t>Any customization for Europe ?</w:t>
      </w:r>
    </w:p>
  </w:comment>
  <w:comment w:id="4656" w:author="Joy Chakraborty" w:date="2015-06-14T17:02:00Z" w:initials="JC">
    <w:p w14:paraId="02CA4C5B" w14:textId="14A20D4E" w:rsidR="00EB1E52" w:rsidRDefault="00EB1E52">
      <w:pPr>
        <w:pStyle w:val="CommentText"/>
      </w:pPr>
      <w:r>
        <w:rPr>
          <w:rStyle w:val="CommentReference"/>
        </w:rPr>
        <w:annotationRef/>
      </w:r>
      <w:r>
        <w:t>Understand all these derivations within click and if there is customization involved.</w:t>
      </w:r>
    </w:p>
  </w:comment>
  <w:comment w:id="4684" w:author="Shankar Narayanan Nagarajan" w:date="2015-06-18T20:22:00Z" w:initials="SNN">
    <w:p w14:paraId="469B6DF7" w14:textId="6478BD41" w:rsidR="00EB1E52" w:rsidRDefault="00EB1E52">
      <w:pPr>
        <w:pStyle w:val="CommentText"/>
      </w:pPr>
      <w:r>
        <w:rPr>
          <w:rStyle w:val="CommentReference"/>
        </w:rPr>
        <w:annotationRef/>
      </w:r>
      <w:r>
        <w:t>Pending with Phil to confirm if PTV supports Korea</w:t>
      </w:r>
    </w:p>
  </w:comment>
  <w:comment w:id="4794" w:author="Phil Weighill-Smith" w:date="2015-06-10T18:06:00Z" w:initials="PWS">
    <w:p w14:paraId="0CAE76E6" w14:textId="77777777" w:rsidR="00EB1E52" w:rsidRDefault="00EB1E52">
      <w:pPr>
        <w:pStyle w:val="CommentText"/>
      </w:pPr>
      <w:r>
        <w:rPr>
          <w:rStyle w:val="CommentReference"/>
        </w:rPr>
        <w:annotationRef/>
      </w:r>
      <w:r>
        <w:t>This objective is actually realized under the “prefer same site” objective configuration.</w:t>
      </w:r>
    </w:p>
  </w:comment>
  <w:comment w:id="4798" w:author="Joy Chakraborty" w:date="2015-06-14T17:07:00Z" w:initials="JC">
    <w:p w14:paraId="6E6766DD" w14:textId="72BD69FC" w:rsidR="00EB1E52" w:rsidRDefault="00EB1E52">
      <w:pPr>
        <w:pStyle w:val="CommentText"/>
      </w:pPr>
      <w:r>
        <w:rPr>
          <w:rStyle w:val="CommentReference"/>
        </w:rPr>
        <w:annotationRef/>
      </w:r>
      <w:r>
        <w:t>Check if more appointment slot window needs to be created for APAC implementations</w:t>
      </w:r>
    </w:p>
  </w:comment>
  <w:comment w:id="4868" w:author="Joy Chakraborty" w:date="2015-06-14T17:10:00Z" w:initials="JC">
    <w:p w14:paraId="6797DEC8" w14:textId="6FA0C7E8" w:rsidR="00EB1E52" w:rsidRDefault="00EB1E52">
      <w:pPr>
        <w:pStyle w:val="CommentText"/>
      </w:pPr>
      <w:r>
        <w:rPr>
          <w:rStyle w:val="CommentReference"/>
        </w:rPr>
        <w:annotationRef/>
      </w:r>
      <w:r>
        <w:t xml:space="preserve">Need to check scheduling horizon for APAC </w:t>
      </w:r>
    </w:p>
  </w:comment>
  <w:comment w:id="4870" w:author="Joy Chakraborty" w:date="2015-06-14T17:11:00Z" w:initials="JC">
    <w:p w14:paraId="0621F02B" w14:textId="6032F347" w:rsidR="00EB1E52" w:rsidRDefault="00EB1E52">
      <w:pPr>
        <w:pStyle w:val="CommentText"/>
      </w:pPr>
      <w:r>
        <w:rPr>
          <w:rStyle w:val="CommentReference"/>
        </w:rPr>
        <w:annotationRef/>
      </w:r>
      <w:r>
        <w:t>Configuration values to be discussed for APAC (w.r.t to non-operating hours)</w:t>
      </w:r>
    </w:p>
  </w:comment>
  <w:comment w:id="5085" w:author="Joy Chakraborty" w:date="2015-06-14T17:18:00Z" w:initials="JC">
    <w:p w14:paraId="3BAA9D5A" w14:textId="3A151056" w:rsidR="00EB1E52" w:rsidRDefault="00EB1E52">
      <w:pPr>
        <w:pStyle w:val="CommentText"/>
      </w:pPr>
      <w:r>
        <w:rPr>
          <w:rStyle w:val="CommentReference"/>
        </w:rPr>
        <w:annotationRef/>
      </w:r>
      <w:r>
        <w:t>Need to discuss purging policy with APAC business</w:t>
      </w:r>
    </w:p>
  </w:comment>
  <w:comment w:id="5105" w:author="Joy Chakraborty" w:date="2015-06-14T17:22:00Z" w:initials="JC">
    <w:p w14:paraId="55208B6F" w14:textId="6629B9C4" w:rsidR="00EB1E52" w:rsidRDefault="00EB1E52">
      <w:pPr>
        <w:pStyle w:val="CommentText"/>
      </w:pPr>
      <w:r>
        <w:rPr>
          <w:rStyle w:val="CommentReference"/>
        </w:rPr>
        <w:annotationRef/>
      </w:r>
      <w:r>
        <w:t>Need to discuss same time horizons for APAC regions and relevant web client templates should be defined.</w:t>
      </w:r>
    </w:p>
  </w:comment>
  <w:comment w:id="5108" w:author="Joy Chakraborty" w:date="2015-06-18T20:26:00Z" w:initials="JC">
    <w:p w14:paraId="1AA73686" w14:textId="50C81CBA" w:rsidR="00EB1E52" w:rsidRDefault="00EB1E52">
      <w:pPr>
        <w:pStyle w:val="CommentText"/>
      </w:pPr>
      <w:r>
        <w:rPr>
          <w:rStyle w:val="CommentReference"/>
        </w:rPr>
        <w:annotationRef/>
      </w:r>
      <w:r>
        <w:t>This section should be re-structured as per APAC implementation Awaiting design freeze</w:t>
      </w:r>
    </w:p>
  </w:comment>
  <w:comment w:id="5127" w:author="Phil Weighill-Smith" w:date="2015-06-10T18:06:00Z" w:initials="PWS">
    <w:p w14:paraId="0CAE76E7" w14:textId="77777777" w:rsidR="00EB1E52" w:rsidRDefault="00EB1E52">
      <w:pPr>
        <w:pStyle w:val="CommentText"/>
      </w:pPr>
      <w:r>
        <w:rPr>
          <w:rStyle w:val="CommentReference"/>
        </w:rPr>
        <w:annotationRef/>
      </w:r>
      <w:r>
        <w:t>Whilst this is not normally passed in there may be cases where this is manually or otherwise updated.</w:t>
      </w:r>
    </w:p>
  </w:comment>
  <w:comment w:id="5172" w:author="Phil Weighill-Smith" w:date="2015-06-10T18:06:00Z" w:initials="PWS">
    <w:p w14:paraId="0CAE76E8" w14:textId="77777777" w:rsidR="00EB1E52" w:rsidRDefault="00EB1E52">
      <w:pPr>
        <w:pStyle w:val="CommentText"/>
      </w:pPr>
      <w:r>
        <w:rPr>
          <w:rStyle w:val="CommentReference"/>
        </w:rPr>
        <w:annotationRef/>
      </w:r>
      <w:r>
        <w:rPr>
          <w:rStyle w:val="CommentReference"/>
        </w:rPr>
        <w:t>To be tested for performance implications</w:t>
      </w:r>
      <w:r>
        <w:t>.</w:t>
      </w:r>
    </w:p>
  </w:comment>
  <w:comment w:id="5209" w:author="Shankar Narayanan Nagarajan" w:date="2015-06-18T20:32:00Z" w:initials="SNN">
    <w:p w14:paraId="1DDA12FB" w14:textId="53A1021D" w:rsidR="00EB1E52" w:rsidRDefault="00EB1E52">
      <w:pPr>
        <w:pStyle w:val="CommentText"/>
      </w:pPr>
      <w:r>
        <w:rPr>
          <w:rStyle w:val="CommentReference"/>
        </w:rPr>
        <w:annotationRef/>
      </w:r>
      <w:r>
        <w:t>ASEAN team needs to confirm once again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C71D14" w15:done="0"/>
  <w15:commentEx w15:paraId="0DBC100B" w15:done="0"/>
  <w15:commentEx w15:paraId="3B52A9A3" w15:done="0"/>
  <w15:commentEx w15:paraId="548DDB99" w15:done="0"/>
  <w15:commentEx w15:paraId="738508E7" w15:done="0"/>
  <w15:commentEx w15:paraId="45F4672A" w15:done="0"/>
  <w15:commentEx w15:paraId="07E72875" w15:done="0"/>
  <w15:commentEx w15:paraId="1EC4617C" w15:done="0"/>
  <w15:commentEx w15:paraId="026F0257" w15:done="0"/>
  <w15:commentEx w15:paraId="65A17A90" w15:done="0"/>
  <w15:commentEx w15:paraId="740995D9" w15:done="0"/>
  <w15:commentEx w15:paraId="6B1318D9" w15:done="0"/>
  <w15:commentEx w15:paraId="033C1C2D" w15:done="0"/>
  <w15:commentEx w15:paraId="44DADC4E" w15:done="0"/>
  <w15:commentEx w15:paraId="565229BE" w15:done="0"/>
  <w15:commentEx w15:paraId="27FC18AD" w15:done="0"/>
  <w15:commentEx w15:paraId="47A7CA9C" w15:done="0"/>
  <w15:commentEx w15:paraId="64C5437D" w15:done="0"/>
  <w15:commentEx w15:paraId="73D45B19" w15:done="0"/>
  <w15:commentEx w15:paraId="75B866EF" w15:done="0"/>
  <w15:commentEx w15:paraId="78356D3B" w15:done="0"/>
  <w15:commentEx w15:paraId="356BC15F" w15:done="0"/>
  <w15:commentEx w15:paraId="276EFEEC" w15:done="0"/>
  <w15:commentEx w15:paraId="558E139D" w15:done="0"/>
  <w15:commentEx w15:paraId="0202737D" w15:done="0"/>
  <w15:commentEx w15:paraId="7CD53330" w15:done="0"/>
  <w15:commentEx w15:paraId="05485A1C" w15:done="0"/>
  <w15:commentEx w15:paraId="62D2A0A3" w15:done="0"/>
  <w15:commentEx w15:paraId="12BC7559" w15:done="0"/>
  <w15:commentEx w15:paraId="542F6A91" w15:done="0"/>
  <w15:commentEx w15:paraId="72190B68" w15:done="0"/>
  <w15:commentEx w15:paraId="1BA0207A" w15:done="0"/>
  <w15:commentEx w15:paraId="709B904A" w15:done="0"/>
  <w15:commentEx w15:paraId="2800E9D1" w15:done="0"/>
  <w15:commentEx w15:paraId="1EB083F0" w15:done="0"/>
  <w15:commentEx w15:paraId="4F72431E" w15:done="0"/>
  <w15:commentEx w15:paraId="442C0027" w15:done="0"/>
  <w15:commentEx w15:paraId="56885F60" w15:done="0"/>
  <w15:commentEx w15:paraId="6A1111CE" w15:done="0"/>
  <w15:commentEx w15:paraId="123E7520" w15:done="0"/>
  <w15:commentEx w15:paraId="2A625C34" w15:done="0"/>
  <w15:commentEx w15:paraId="07A98F76" w15:done="0"/>
  <w15:commentEx w15:paraId="4F409648" w15:done="0"/>
  <w15:commentEx w15:paraId="614B6017" w15:done="0"/>
  <w15:commentEx w15:paraId="7992DF94" w15:done="0"/>
  <w15:commentEx w15:paraId="2BBB3581" w15:done="0"/>
  <w15:commentEx w15:paraId="5BFA2DBA" w15:done="0"/>
  <w15:commentEx w15:paraId="2EC54A8D" w15:done="0"/>
  <w15:commentEx w15:paraId="3FDB50AC" w15:done="0"/>
  <w15:commentEx w15:paraId="65EF64DA" w15:done="0"/>
  <w15:commentEx w15:paraId="1F205532" w15:done="0"/>
  <w15:commentEx w15:paraId="49A8E783" w15:done="0"/>
  <w15:commentEx w15:paraId="515F3FB1" w15:done="0"/>
  <w15:commentEx w15:paraId="5C51F65D" w15:done="0"/>
  <w15:commentEx w15:paraId="3F137897" w15:done="0"/>
  <w15:commentEx w15:paraId="4590E36C" w15:done="0"/>
  <w15:commentEx w15:paraId="5230AFA4" w15:done="0"/>
  <w15:commentEx w15:paraId="45CC5E6B" w15:done="0"/>
  <w15:commentEx w15:paraId="1FC1F03B" w15:done="0"/>
  <w15:commentEx w15:paraId="2A623C5B" w15:done="0"/>
  <w15:commentEx w15:paraId="679AFB5F" w15:done="0"/>
  <w15:commentEx w15:paraId="403D6B76" w15:done="0"/>
  <w15:commentEx w15:paraId="23EC7CF1" w15:done="0"/>
  <w15:commentEx w15:paraId="05FE9BD2" w15:done="0"/>
  <w15:commentEx w15:paraId="263C9217" w15:done="0"/>
  <w15:commentEx w15:paraId="74E151B4" w15:done="0"/>
  <w15:commentEx w15:paraId="78DFF444" w15:done="0"/>
  <w15:commentEx w15:paraId="1A7F753D" w15:done="0"/>
  <w15:commentEx w15:paraId="5C58A920" w15:done="0"/>
  <w15:commentEx w15:paraId="02CA4C5B" w15:done="0"/>
  <w15:commentEx w15:paraId="469B6DF7" w15:done="0"/>
  <w15:commentEx w15:paraId="0CAE76E6" w15:done="0"/>
  <w15:commentEx w15:paraId="6E6766DD" w15:done="0"/>
  <w15:commentEx w15:paraId="6797DEC8" w15:done="0"/>
  <w15:commentEx w15:paraId="0621F02B" w15:done="0"/>
  <w15:commentEx w15:paraId="3BAA9D5A" w15:done="0"/>
  <w15:commentEx w15:paraId="55208B6F" w15:done="0"/>
  <w15:commentEx w15:paraId="1AA73686" w15:done="0"/>
  <w15:commentEx w15:paraId="0CAE76E7" w15:done="0"/>
  <w15:commentEx w15:paraId="0CAE76E8" w15:done="0"/>
  <w15:commentEx w15:paraId="1DDA12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A3F93E" w14:textId="77777777" w:rsidR="003C66D0" w:rsidRDefault="003C66D0">
      <w:r>
        <w:separator/>
      </w:r>
    </w:p>
  </w:endnote>
  <w:endnote w:type="continuationSeparator" w:id="0">
    <w:p w14:paraId="08176D39" w14:textId="77777777" w:rsidR="003C66D0" w:rsidRDefault="003C6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 Inspira">
    <w:altName w:val="Calibr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EF584" w14:textId="77777777" w:rsidR="001E0D06" w:rsidRDefault="001E0D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26D49" w14:textId="77777777" w:rsidR="001E0D06" w:rsidRDefault="001E0D06">
    <w:pPr>
      <w:pStyle w:val="Footer"/>
      <w:rPr>
        <w:ins w:id="5227" w:author="Joy Chakraborty" w:date="2015-07-29T00:07:00Z"/>
        <w:rFonts w:ascii="Arial" w:hAnsi="Arial" w:cs="Arial"/>
        <w:i/>
      </w:rPr>
    </w:pPr>
  </w:p>
  <w:p w14:paraId="0000364D" w14:textId="77777777" w:rsidR="001E0D06" w:rsidRDefault="001E0D06">
    <w:pPr>
      <w:pStyle w:val="Footer"/>
      <w:rPr>
        <w:ins w:id="5228" w:author="Joy Chakraborty" w:date="2015-07-29T00:07:00Z"/>
        <w:rFonts w:ascii="Arial" w:hAnsi="Arial" w:cs="Arial"/>
        <w:i/>
      </w:rPr>
    </w:pPr>
    <w:ins w:id="5229" w:author="Joy Chakraborty" w:date="2015-07-29T00:07:00Z">
      <w:r>
        <w:rPr>
          <w:rFonts w:ascii="Arial" w:hAnsi="Arial" w:cs="Arial"/>
          <w:i/>
        </w:rPr>
        <w:t>TechM Internal</w:t>
      </w:r>
    </w:ins>
  </w:p>
  <w:p w14:paraId="0CAE76F0" w14:textId="33F75173" w:rsidR="00EB1E52" w:rsidRPr="001E0D06" w:rsidRDefault="001E0D06" w:rsidP="001E0D06">
    <w:pPr>
      <w:pStyle w:val="Footer"/>
      <w:jc w:val="center"/>
      <w:rPr>
        <w:rFonts w:ascii="Arial" w:hAnsi="Arial" w:cs="Arial"/>
        <w:i/>
      </w:rPr>
    </w:pPr>
    <w:ins w:id="5230" w:author="Joy Chakraborty" w:date="2015-07-29T00:07:00Z">
      <w:r>
        <w:rPr>
          <w:rFonts w:ascii="Arial" w:hAnsi="Arial" w:cs="Arial"/>
          <w:i/>
        </w:rPr>
        <w:fldChar w:fldCharType="begin"/>
      </w:r>
      <w:r>
        <w:rPr>
          <w:rFonts w:ascii="Arial" w:hAnsi="Arial" w:cs="Arial"/>
          <w:i/>
        </w:rPr>
        <w:instrText xml:space="preserve"> PAGE  \* MERGEFORMAT </w:instrText>
      </w:r>
    </w:ins>
    <w:r>
      <w:rPr>
        <w:rFonts w:ascii="Arial" w:hAnsi="Arial" w:cs="Arial"/>
        <w:i/>
      </w:rPr>
      <w:fldChar w:fldCharType="separate"/>
    </w:r>
    <w:r>
      <w:rPr>
        <w:rFonts w:ascii="Arial" w:hAnsi="Arial" w:cs="Arial"/>
        <w:i/>
        <w:noProof/>
      </w:rPr>
      <w:t>35</w:t>
    </w:r>
    <w:ins w:id="5231" w:author="Joy Chakraborty" w:date="2015-07-29T00:07:00Z">
      <w:r>
        <w:rPr>
          <w:rFonts w:ascii="Arial" w:hAnsi="Arial" w:cs="Arial"/>
          <w:i/>
        </w:rPr>
        <w:fldChar w:fldCharType="end"/>
      </w:r>
    </w:ins>
    <w:del w:id="5232" w:author="Joy Chakraborty" w:date="2015-07-29T00:07:00Z">
      <w:r w:rsidR="00EB1E52" w:rsidRPr="001E0D06" w:rsidDel="001E0D06">
        <w:rPr>
          <w:rFonts w:ascii="Arial" w:hAnsi="Arial" w:cs="Arial"/>
          <w:i/>
        </w:rPr>
        <w:delText>ClickSoftware, Inc.</w:delText>
      </w:r>
      <w:r w:rsidR="00EB1E52" w:rsidRPr="001E0D06" w:rsidDel="001E0D06">
        <w:rPr>
          <w:rFonts w:ascii="Arial" w:hAnsi="Arial" w:cs="Arial"/>
          <w:i/>
        </w:rPr>
        <w:tab/>
      </w:r>
      <w:r w:rsidR="00EB1E52" w:rsidRPr="001E0D06" w:rsidDel="001E0D06">
        <w:rPr>
          <w:rFonts w:ascii="Arial" w:hAnsi="Arial" w:cs="Arial"/>
        </w:rPr>
        <w:delText xml:space="preserve">Page </w:delText>
      </w:r>
      <w:r w:rsidR="00EB1E52" w:rsidRPr="001E0D06" w:rsidDel="001E0D06">
        <w:rPr>
          <w:rStyle w:val="PageNumber"/>
          <w:rFonts w:ascii="Arial" w:hAnsi="Arial" w:cs="Arial"/>
        </w:rPr>
        <w:fldChar w:fldCharType="begin"/>
      </w:r>
      <w:r w:rsidR="00EB1E52" w:rsidRPr="001E0D06" w:rsidDel="001E0D06">
        <w:rPr>
          <w:rStyle w:val="PageNumber"/>
          <w:rFonts w:ascii="Arial" w:hAnsi="Arial" w:cs="Arial"/>
        </w:rPr>
        <w:delInstrText xml:space="preserve"> PAGE </w:delInstrText>
      </w:r>
      <w:r w:rsidR="00EB1E52" w:rsidRPr="001E0D06" w:rsidDel="001E0D06">
        <w:rPr>
          <w:rStyle w:val="PageNumber"/>
          <w:rFonts w:ascii="Arial" w:hAnsi="Arial" w:cs="Arial"/>
        </w:rPr>
        <w:fldChar w:fldCharType="separate"/>
      </w:r>
      <w:r w:rsidDel="001E0D06">
        <w:rPr>
          <w:rStyle w:val="PageNumber"/>
          <w:rFonts w:ascii="Arial" w:hAnsi="Arial" w:cs="Arial"/>
          <w:noProof/>
        </w:rPr>
        <w:delText>33</w:delText>
      </w:r>
      <w:r w:rsidR="00EB1E52" w:rsidRPr="001E0D06" w:rsidDel="001E0D06">
        <w:rPr>
          <w:rStyle w:val="PageNumber"/>
          <w:rFonts w:ascii="Arial" w:hAnsi="Arial" w:cs="Arial"/>
        </w:rPr>
        <w:fldChar w:fldCharType="end"/>
      </w:r>
      <w:r w:rsidR="00EB1E52" w:rsidRPr="001E0D06" w:rsidDel="001E0D06">
        <w:rPr>
          <w:rStyle w:val="PageNumber"/>
          <w:rFonts w:ascii="Arial" w:hAnsi="Arial" w:cs="Arial"/>
        </w:rPr>
        <w:tab/>
      </w:r>
    </w:del>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49EBA" w14:textId="77777777" w:rsidR="001E0D06" w:rsidRDefault="001E0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09433" w14:textId="77777777" w:rsidR="003C66D0" w:rsidRDefault="003C66D0">
      <w:r>
        <w:separator/>
      </w:r>
    </w:p>
  </w:footnote>
  <w:footnote w:type="continuationSeparator" w:id="0">
    <w:p w14:paraId="66EEB844" w14:textId="77777777" w:rsidR="003C66D0" w:rsidRDefault="003C66D0">
      <w:r>
        <w:continuationSeparator/>
      </w:r>
    </w:p>
  </w:footnote>
  <w:footnote w:id="1">
    <w:p w14:paraId="0CAE76F1" w14:textId="77777777" w:rsidR="00EB1E52" w:rsidRPr="00614685" w:rsidRDefault="00EB1E52" w:rsidP="00D77762">
      <w:pPr>
        <w:pStyle w:val="FootnoteText"/>
        <w:rPr>
          <w:lang w:val="en-GB"/>
        </w:rPr>
      </w:pPr>
      <w:r>
        <w:rPr>
          <w:rStyle w:val="FootnoteReference"/>
        </w:rPr>
        <w:footnoteRef/>
      </w:r>
      <w:r>
        <w:t xml:space="preserve"> </w:t>
      </w:r>
      <w:r>
        <w:rPr>
          <w:lang w:val="en-GB"/>
        </w:rPr>
        <w:t>ClickSchedule leverages a single Street line when specifying an address OOTB.</w:t>
      </w:r>
    </w:p>
  </w:footnote>
  <w:footnote w:id="2">
    <w:p w14:paraId="0CAE76F2" w14:textId="77777777" w:rsidR="00EB1E52" w:rsidRPr="00912B49" w:rsidRDefault="00EB1E52" w:rsidP="00D77762">
      <w:pPr>
        <w:pStyle w:val="FootnoteText"/>
        <w:rPr>
          <w:lang w:val="en-GB"/>
        </w:rPr>
      </w:pPr>
      <w:r>
        <w:rPr>
          <w:rStyle w:val="FootnoteReference"/>
        </w:rPr>
        <w:footnoteRef/>
      </w:r>
      <w:r>
        <w:t xml:space="preserve"> </w:t>
      </w:r>
      <w:r>
        <w:rPr>
          <w:lang w:val="en-GB"/>
        </w:rPr>
        <w:t>This will vary by type of user. It is provided as general guidance only.</w:t>
      </w:r>
    </w:p>
  </w:footnote>
  <w:footnote w:id="3">
    <w:p w14:paraId="0CAE76F3" w14:textId="77777777" w:rsidR="00EB1E52" w:rsidRPr="00912B49" w:rsidRDefault="00EB1E52" w:rsidP="00D77762">
      <w:pPr>
        <w:pStyle w:val="FootnoteText"/>
        <w:rPr>
          <w:lang w:val="en-GB"/>
        </w:rPr>
      </w:pPr>
      <w:r>
        <w:rPr>
          <w:rStyle w:val="FootnoteReference"/>
        </w:rPr>
        <w:footnoteRef/>
      </w:r>
      <w:r>
        <w:t xml:space="preserve"> </w:t>
      </w:r>
      <w:r>
        <w:rPr>
          <w:lang w:val="en-GB"/>
        </w:rPr>
        <w:t>This will vary by type of user. It is provided as general guidance only.</w:t>
      </w:r>
    </w:p>
  </w:footnote>
  <w:footnote w:id="4">
    <w:p w14:paraId="0CAE76F4" w14:textId="77777777" w:rsidR="00EB1E52" w:rsidRPr="00A0102A" w:rsidRDefault="00EB1E52" w:rsidP="00D77762">
      <w:pPr>
        <w:pStyle w:val="FootnoteText"/>
        <w:rPr>
          <w:lang w:val="en-GB"/>
        </w:rPr>
      </w:pPr>
      <w:r>
        <w:rPr>
          <w:rStyle w:val="FootnoteReference"/>
        </w:rPr>
        <w:footnoteRef/>
      </w:r>
      <w:r>
        <w:t xml:space="preserve"> </w:t>
      </w:r>
      <w:r>
        <w:rPr>
          <w:lang w:val="en-GB"/>
        </w:rPr>
        <w:t>ClickSchedule uses a single, combined name property OOTB instead of separate first and last names.</w:t>
      </w:r>
    </w:p>
  </w:footnote>
  <w:footnote w:id="5">
    <w:p w14:paraId="0CAE76F5" w14:textId="50663663" w:rsidR="00EB1E52" w:rsidRPr="000E35F9" w:rsidRDefault="00EB1E52">
      <w:pPr>
        <w:pStyle w:val="FootnoteText"/>
        <w:rPr>
          <w:lang w:val="en-GB"/>
        </w:rPr>
      </w:pPr>
      <w:r>
        <w:rPr>
          <w:rStyle w:val="FootnoteReference"/>
        </w:rPr>
        <w:footnoteRef/>
      </w:r>
      <w:r>
        <w:t xml:space="preserve"> </w:t>
      </w:r>
      <w:r>
        <w:rPr>
          <w:lang w:val="en-GB"/>
        </w:rPr>
        <w:t>For those engineers that are in SIEBEL.</w:t>
      </w:r>
    </w:p>
  </w:footnote>
  <w:footnote w:id="6">
    <w:p w14:paraId="0CAE76F6" w14:textId="77777777" w:rsidR="00EB1E52" w:rsidRPr="00A0102A" w:rsidRDefault="00EB1E52" w:rsidP="00D77762">
      <w:pPr>
        <w:pStyle w:val="FootnoteText"/>
        <w:rPr>
          <w:lang w:val="en-GB"/>
        </w:rPr>
      </w:pPr>
      <w:r>
        <w:rPr>
          <w:rStyle w:val="FootnoteReference"/>
        </w:rPr>
        <w:footnoteRef/>
      </w:r>
      <w:r>
        <w:t xml:space="preserve"> </w:t>
      </w:r>
      <w:r>
        <w:rPr>
          <w:lang w:val="en-GB"/>
        </w:rPr>
        <w:t>This is essentially the opposite of a “Contractor” indicator and provides OOTB access to the same data.</w:t>
      </w:r>
    </w:p>
  </w:footnote>
  <w:footnote w:id="7">
    <w:p w14:paraId="0CAE76F7" w14:textId="77777777" w:rsidR="00EB1E52" w:rsidRPr="00751940" w:rsidRDefault="00EB1E52">
      <w:pPr>
        <w:pStyle w:val="FootnoteText"/>
        <w:rPr>
          <w:lang w:val="en-GB"/>
        </w:rPr>
      </w:pPr>
      <w:r>
        <w:rPr>
          <w:rStyle w:val="FootnoteReference"/>
        </w:rPr>
        <w:footnoteRef/>
      </w:r>
      <w:r>
        <w:t xml:space="preserve"> </w:t>
      </w:r>
      <w:r>
        <w:rPr>
          <w:lang w:val="en-GB"/>
        </w:rPr>
        <w:t>As with all name storage in ClickSchedule, this is a composite of first and last names.</w:t>
      </w:r>
    </w:p>
  </w:footnote>
  <w:footnote w:id="8">
    <w:p w14:paraId="0CAE76F8" w14:textId="77777777" w:rsidR="00EB1E52" w:rsidRPr="00751940" w:rsidRDefault="00EB1E52" w:rsidP="0050617E">
      <w:pPr>
        <w:pStyle w:val="FootnoteText"/>
        <w:rPr>
          <w:lang w:val="en-GB"/>
        </w:rPr>
      </w:pPr>
      <w:r>
        <w:rPr>
          <w:rStyle w:val="FootnoteReference"/>
        </w:rPr>
        <w:footnoteRef/>
      </w:r>
      <w:r>
        <w:t xml:space="preserve"> </w:t>
      </w:r>
      <w:r>
        <w:rPr>
          <w:rFonts w:cs="Arial"/>
        </w:rPr>
        <w:t xml:space="preserve">As the FSE </w:t>
      </w:r>
      <w:r w:rsidRPr="00E97AAA">
        <w:rPr>
          <w:rFonts w:cs="Arial"/>
        </w:rPr>
        <w:t xml:space="preserve">is expected to contact their manager in some scenarios, </w:t>
      </w:r>
      <w:r>
        <w:rPr>
          <w:rFonts w:cs="Arial"/>
        </w:rPr>
        <w:t>it might be helpful</w:t>
      </w:r>
      <w:r w:rsidRPr="00E97AAA">
        <w:rPr>
          <w:rFonts w:cs="Arial"/>
        </w:rPr>
        <w:t xml:space="preserve"> to have this value so</w:t>
      </w:r>
      <w:r>
        <w:rPr>
          <w:rFonts w:cs="Arial"/>
        </w:rPr>
        <w:t xml:space="preserve"> that</w:t>
      </w:r>
      <w:r w:rsidRPr="00E97AAA">
        <w:rPr>
          <w:rFonts w:cs="Arial"/>
        </w:rPr>
        <w:t xml:space="preserve"> it can be displayed on the mobi</w:t>
      </w:r>
      <w:r>
        <w:rPr>
          <w:rFonts w:cs="Arial"/>
        </w:rPr>
        <w:t>le device under the Engineer View app.</w:t>
      </w:r>
      <w:r w:rsidRPr="00E97AAA">
        <w:rPr>
          <w:rFonts w:cs="Arial"/>
        </w:rPr>
        <w:t xml:space="preserve"> </w:t>
      </w:r>
      <w:r>
        <w:rPr>
          <w:rFonts w:cs="Arial"/>
        </w:rPr>
        <w:t xml:space="preserve">This will be </w:t>
      </w:r>
      <w:r w:rsidRPr="00E97AAA">
        <w:rPr>
          <w:rFonts w:cs="Arial"/>
        </w:rPr>
        <w:t>removed if GEHC cannot supply this value</w:t>
      </w:r>
      <w:r>
        <w:t>.</w:t>
      </w:r>
    </w:p>
  </w:footnote>
  <w:footnote w:id="9">
    <w:p w14:paraId="0CAE76F9" w14:textId="77777777" w:rsidR="00EB1E52" w:rsidRPr="00912B49" w:rsidRDefault="00EB1E52" w:rsidP="00D77762">
      <w:pPr>
        <w:pStyle w:val="FootnoteText"/>
        <w:rPr>
          <w:lang w:val="en-GB"/>
        </w:rPr>
      </w:pPr>
      <w:r>
        <w:rPr>
          <w:rStyle w:val="FootnoteReference"/>
        </w:rPr>
        <w:footnoteRef/>
      </w:r>
      <w:r>
        <w:t xml:space="preserve"> </w:t>
      </w:r>
      <w:r>
        <w:rPr>
          <w:lang w:val="en-GB"/>
        </w:rPr>
        <w:t>This will vary by type of user. It is provided as general guidance only.</w:t>
      </w:r>
    </w:p>
  </w:footnote>
  <w:footnote w:id="10">
    <w:p w14:paraId="0CAE76FA" w14:textId="77777777" w:rsidR="00EB1E52" w:rsidRPr="00315891" w:rsidRDefault="00EB1E52">
      <w:pPr>
        <w:pStyle w:val="FootnoteText"/>
        <w:rPr>
          <w:lang w:val="en-GB"/>
        </w:rPr>
      </w:pPr>
      <w:r>
        <w:rPr>
          <w:rStyle w:val="FootnoteReference"/>
        </w:rPr>
        <w:footnoteRef/>
      </w:r>
      <w:r>
        <w:t xml:space="preserve"> </w:t>
      </w:r>
      <w:r>
        <w:rPr>
          <w:lang w:val="en-GB"/>
        </w:rPr>
        <w:t>Permits Dispatchers to filter their task list to show only tasks created by themselves, or managers to find tasks created by specific Dispatcher(s).</w:t>
      </w:r>
    </w:p>
  </w:footnote>
  <w:footnote w:id="11">
    <w:p w14:paraId="0CAE76FB" w14:textId="77777777" w:rsidR="00EB1E52" w:rsidRPr="00745C89" w:rsidRDefault="00EB1E52">
      <w:pPr>
        <w:pStyle w:val="FootnoteText"/>
        <w:rPr>
          <w:lang w:val="en-GB"/>
        </w:rPr>
      </w:pPr>
      <w:r>
        <w:rPr>
          <w:rStyle w:val="FootnoteReference"/>
        </w:rPr>
        <w:footnoteRef/>
      </w:r>
      <w:r>
        <w:t xml:space="preserve"> This may happen, </w:t>
      </w:r>
      <w:r>
        <w:rPr>
          <w:lang w:val="en-GB"/>
        </w:rPr>
        <w:t>for example, when inherited by tasks.</w:t>
      </w:r>
    </w:p>
  </w:footnote>
  <w:footnote w:id="12">
    <w:p w14:paraId="0CAE76FC" w14:textId="77777777" w:rsidR="00EB1E52" w:rsidRPr="009B3726" w:rsidRDefault="00EB1E52">
      <w:pPr>
        <w:pStyle w:val="FootnoteText"/>
        <w:rPr>
          <w:lang w:val="en-GB"/>
        </w:rPr>
      </w:pPr>
      <w:r>
        <w:rPr>
          <w:rStyle w:val="FootnoteReference"/>
        </w:rPr>
        <w:footnoteRef/>
      </w:r>
      <w:r>
        <w:t xml:space="preserve"> </w:t>
      </w:r>
      <w:r>
        <w:rPr>
          <w:lang w:val="en-GB"/>
        </w:rPr>
        <w:t>It is recommended that all resources who can only perform a sub-set of task types are also listed as able to undertake part pickup tasks.</w:t>
      </w:r>
    </w:p>
  </w:footnote>
  <w:footnote w:id="13">
    <w:p w14:paraId="0CAE76FD" w14:textId="77777777" w:rsidR="00EB1E52" w:rsidRPr="004B4EE8" w:rsidRDefault="00EB1E52" w:rsidP="00A14DAA">
      <w:pPr>
        <w:pStyle w:val="FootnoteText"/>
        <w:rPr>
          <w:lang w:val="en-GB"/>
        </w:rPr>
      </w:pPr>
      <w:r>
        <w:rPr>
          <w:rStyle w:val="FootnoteReference"/>
        </w:rPr>
        <w:footnoteRef/>
      </w:r>
      <w:r>
        <w:t xml:space="preserve"> </w:t>
      </w:r>
      <w:r>
        <w:rPr>
          <w:lang w:val="en-GB"/>
        </w:rPr>
        <w:t>Unless otherwise stated.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BAA9E" w14:textId="77777777" w:rsidR="001E0D06" w:rsidRDefault="001E0D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F8FA4" w14:textId="77777777" w:rsidR="001E0D06" w:rsidRDefault="001E0D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2D93B" w14:textId="77777777" w:rsidR="001E0D06" w:rsidRDefault="001E0D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E16C3F4"/>
    <w:lvl w:ilvl="0">
      <w:start w:val="1"/>
      <w:numFmt w:val="bullet"/>
      <w:pStyle w:val="ListBullet"/>
      <w:lvlText w:val=""/>
      <w:lvlJc w:val="left"/>
      <w:pPr>
        <w:tabs>
          <w:tab w:val="num" w:pos="1353"/>
        </w:tabs>
        <w:ind w:left="1353" w:hanging="360"/>
      </w:pPr>
      <w:rPr>
        <w:rFonts w:ascii="Symbol" w:hAnsi="Symbol" w:hint="default"/>
      </w:rPr>
    </w:lvl>
  </w:abstractNum>
  <w:abstractNum w:abstractNumId="1">
    <w:nsid w:val="FFFFFFFB"/>
    <w:multiLevelType w:val="multilevel"/>
    <w:tmpl w:val="9426FB32"/>
    <w:lvl w:ilvl="0">
      <w:start w:val="1"/>
      <w:numFmt w:val="decimal"/>
      <w:lvlText w:val="%1."/>
      <w:legacy w:legacy="1" w:legacySpace="144" w:legacyIndent="0"/>
      <w:lvlJc w:val="left"/>
    </w:lvl>
    <w:lvl w:ilvl="1">
      <w:start w:val="1"/>
      <w:numFmt w:val="decimal"/>
      <w:pStyle w:val="Figure"/>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000C0C5B"/>
    <w:multiLevelType w:val="hybridMultilevel"/>
    <w:tmpl w:val="40D0C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09B5C69"/>
    <w:multiLevelType w:val="hybridMultilevel"/>
    <w:tmpl w:val="FC76C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0DA48BF"/>
    <w:multiLevelType w:val="hybridMultilevel"/>
    <w:tmpl w:val="3C6084A0"/>
    <w:lvl w:ilvl="0" w:tplc="04090011">
      <w:start w:val="1"/>
      <w:numFmt w:val="decimal"/>
      <w:lvlText w:val="%1)"/>
      <w:lvlJc w:val="left"/>
      <w:pPr>
        <w:tabs>
          <w:tab w:val="num" w:pos="1353"/>
        </w:tabs>
        <w:ind w:left="1353" w:hanging="360"/>
      </w:pPr>
    </w:lvl>
    <w:lvl w:ilvl="1" w:tplc="04090019">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5">
    <w:nsid w:val="014F59AD"/>
    <w:multiLevelType w:val="hybridMultilevel"/>
    <w:tmpl w:val="BECAD0FA"/>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2291E49"/>
    <w:multiLevelType w:val="hybridMultilevel"/>
    <w:tmpl w:val="582AD044"/>
    <w:lvl w:ilvl="0" w:tplc="FFFFFFFF">
      <w:start w:val="1"/>
      <w:numFmt w:val="decimal"/>
      <w:pStyle w:val="Listnumbersingleline"/>
      <w:lvlText w:val="%1"/>
      <w:lvlJc w:val="left"/>
      <w:pPr>
        <w:tabs>
          <w:tab w:val="num" w:pos="2200"/>
        </w:tabs>
        <w:ind w:left="2200" w:hanging="368"/>
      </w:pPr>
      <w:rPr>
        <w:rFonts w:hint="default"/>
      </w:rPr>
    </w:lvl>
    <w:lvl w:ilvl="1" w:tplc="FFFFFFFF">
      <w:start w:val="1"/>
      <w:numFmt w:val="lowerLetter"/>
      <w:lvlText w:val="%2."/>
      <w:lvlJc w:val="left"/>
      <w:pPr>
        <w:tabs>
          <w:tab w:val="num" w:pos="720"/>
        </w:tabs>
        <w:ind w:left="720" w:hanging="360"/>
      </w:pPr>
    </w:lvl>
    <w:lvl w:ilvl="2" w:tplc="FFFFFFFF">
      <w:start w:val="1"/>
      <w:numFmt w:val="lowerRoman"/>
      <w:lvlText w:val="%3."/>
      <w:lvlJc w:val="right"/>
      <w:pPr>
        <w:tabs>
          <w:tab w:val="num" w:pos="1440"/>
        </w:tabs>
        <w:ind w:left="1440" w:hanging="180"/>
      </w:pPr>
    </w:lvl>
    <w:lvl w:ilvl="3" w:tplc="FFFFFFFF" w:tentative="1">
      <w:start w:val="1"/>
      <w:numFmt w:val="decimal"/>
      <w:lvlText w:val="%4."/>
      <w:lvlJc w:val="left"/>
      <w:pPr>
        <w:tabs>
          <w:tab w:val="num" w:pos="2160"/>
        </w:tabs>
        <w:ind w:left="2160" w:hanging="360"/>
      </w:pPr>
    </w:lvl>
    <w:lvl w:ilvl="4" w:tplc="FFFFFFFF" w:tentative="1">
      <w:start w:val="1"/>
      <w:numFmt w:val="lowerLetter"/>
      <w:lvlText w:val="%5."/>
      <w:lvlJc w:val="left"/>
      <w:pPr>
        <w:tabs>
          <w:tab w:val="num" w:pos="2880"/>
        </w:tabs>
        <w:ind w:left="2880" w:hanging="360"/>
      </w:pPr>
    </w:lvl>
    <w:lvl w:ilvl="5" w:tplc="FFFFFFFF" w:tentative="1">
      <w:start w:val="1"/>
      <w:numFmt w:val="lowerRoman"/>
      <w:lvlText w:val="%6."/>
      <w:lvlJc w:val="right"/>
      <w:pPr>
        <w:tabs>
          <w:tab w:val="num" w:pos="3600"/>
        </w:tabs>
        <w:ind w:left="3600" w:hanging="180"/>
      </w:pPr>
    </w:lvl>
    <w:lvl w:ilvl="6" w:tplc="FFFFFFFF" w:tentative="1">
      <w:start w:val="1"/>
      <w:numFmt w:val="decimal"/>
      <w:lvlText w:val="%7."/>
      <w:lvlJc w:val="left"/>
      <w:pPr>
        <w:tabs>
          <w:tab w:val="num" w:pos="4320"/>
        </w:tabs>
        <w:ind w:left="4320" w:hanging="360"/>
      </w:pPr>
    </w:lvl>
    <w:lvl w:ilvl="7" w:tplc="FFFFFFFF" w:tentative="1">
      <w:start w:val="1"/>
      <w:numFmt w:val="lowerLetter"/>
      <w:lvlText w:val="%8."/>
      <w:lvlJc w:val="left"/>
      <w:pPr>
        <w:tabs>
          <w:tab w:val="num" w:pos="5040"/>
        </w:tabs>
        <w:ind w:left="5040" w:hanging="360"/>
      </w:pPr>
    </w:lvl>
    <w:lvl w:ilvl="8" w:tplc="FFFFFFFF" w:tentative="1">
      <w:start w:val="1"/>
      <w:numFmt w:val="lowerRoman"/>
      <w:lvlText w:val="%9."/>
      <w:lvlJc w:val="right"/>
      <w:pPr>
        <w:tabs>
          <w:tab w:val="num" w:pos="5760"/>
        </w:tabs>
        <w:ind w:left="5760" w:hanging="180"/>
      </w:pPr>
    </w:lvl>
  </w:abstractNum>
  <w:abstractNum w:abstractNumId="7">
    <w:nsid w:val="03144231"/>
    <w:multiLevelType w:val="hybridMultilevel"/>
    <w:tmpl w:val="4602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5C62236"/>
    <w:multiLevelType w:val="hybridMultilevel"/>
    <w:tmpl w:val="B88C7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AB61270"/>
    <w:multiLevelType w:val="hybridMultilevel"/>
    <w:tmpl w:val="23221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2C3991"/>
    <w:multiLevelType w:val="hybridMultilevel"/>
    <w:tmpl w:val="A8847480"/>
    <w:lvl w:ilvl="0" w:tplc="38BCEF86">
      <w:start w:val="1"/>
      <w:numFmt w:val="upperLetter"/>
      <w:pStyle w:val="BRSListL2"/>
      <w:lvlText w:val="%1."/>
      <w:lvlJc w:val="left"/>
      <w:pPr>
        <w:tabs>
          <w:tab w:val="num" w:pos="1296"/>
        </w:tabs>
        <w:ind w:left="1296" w:hanging="360"/>
      </w:pPr>
      <w:rPr>
        <w:rFonts w:hint="default"/>
      </w:r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nsid w:val="0F3A564F"/>
    <w:multiLevelType w:val="multilevel"/>
    <w:tmpl w:val="9F5028E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0FD3469A"/>
    <w:multiLevelType w:val="hybridMultilevel"/>
    <w:tmpl w:val="6EE60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8A270C"/>
    <w:multiLevelType w:val="hybridMultilevel"/>
    <w:tmpl w:val="B712C5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3500F69"/>
    <w:multiLevelType w:val="hybridMultilevel"/>
    <w:tmpl w:val="2ED042A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14930879"/>
    <w:multiLevelType w:val="hybridMultilevel"/>
    <w:tmpl w:val="547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5243DC2"/>
    <w:multiLevelType w:val="multilevel"/>
    <w:tmpl w:val="1E7A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68A640F"/>
    <w:multiLevelType w:val="hybridMultilevel"/>
    <w:tmpl w:val="B5A055DC"/>
    <w:lvl w:ilvl="0" w:tplc="37ECE6D4">
      <w:start w:val="1"/>
      <w:numFmt w:val="bullet"/>
      <w:lvlText w:val=""/>
      <w:lvlJc w:val="left"/>
      <w:pPr>
        <w:tabs>
          <w:tab w:val="num" w:pos="720"/>
        </w:tabs>
        <w:ind w:left="720" w:hanging="360"/>
      </w:pPr>
      <w:rPr>
        <w:rFonts w:ascii="Wingdings" w:hAnsi="Wingdings" w:hint="default"/>
      </w:rPr>
    </w:lvl>
    <w:lvl w:ilvl="1" w:tplc="09740A8E">
      <w:start w:val="1"/>
      <w:numFmt w:val="bullet"/>
      <w:lvlText w:val=""/>
      <w:lvlJc w:val="left"/>
      <w:pPr>
        <w:tabs>
          <w:tab w:val="num" w:pos="1440"/>
        </w:tabs>
        <w:ind w:left="1440" w:hanging="360"/>
      </w:pPr>
      <w:rPr>
        <w:rFonts w:ascii="Wingdings" w:hAnsi="Wingdings" w:hint="default"/>
      </w:rPr>
    </w:lvl>
    <w:lvl w:ilvl="2" w:tplc="2306E79A" w:tentative="1">
      <w:start w:val="1"/>
      <w:numFmt w:val="bullet"/>
      <w:lvlText w:val=""/>
      <w:lvlJc w:val="left"/>
      <w:pPr>
        <w:tabs>
          <w:tab w:val="num" w:pos="2160"/>
        </w:tabs>
        <w:ind w:left="2160" w:hanging="360"/>
      </w:pPr>
      <w:rPr>
        <w:rFonts w:ascii="Wingdings" w:hAnsi="Wingdings" w:hint="default"/>
      </w:rPr>
    </w:lvl>
    <w:lvl w:ilvl="3" w:tplc="974A8EB4" w:tentative="1">
      <w:start w:val="1"/>
      <w:numFmt w:val="bullet"/>
      <w:lvlText w:val=""/>
      <w:lvlJc w:val="left"/>
      <w:pPr>
        <w:tabs>
          <w:tab w:val="num" w:pos="2880"/>
        </w:tabs>
        <w:ind w:left="2880" w:hanging="360"/>
      </w:pPr>
      <w:rPr>
        <w:rFonts w:ascii="Wingdings" w:hAnsi="Wingdings" w:hint="default"/>
      </w:rPr>
    </w:lvl>
    <w:lvl w:ilvl="4" w:tplc="01CA1B3A" w:tentative="1">
      <w:start w:val="1"/>
      <w:numFmt w:val="bullet"/>
      <w:lvlText w:val=""/>
      <w:lvlJc w:val="left"/>
      <w:pPr>
        <w:tabs>
          <w:tab w:val="num" w:pos="3600"/>
        </w:tabs>
        <w:ind w:left="3600" w:hanging="360"/>
      </w:pPr>
      <w:rPr>
        <w:rFonts w:ascii="Wingdings" w:hAnsi="Wingdings" w:hint="default"/>
      </w:rPr>
    </w:lvl>
    <w:lvl w:ilvl="5" w:tplc="DCE0184C" w:tentative="1">
      <w:start w:val="1"/>
      <w:numFmt w:val="bullet"/>
      <w:lvlText w:val=""/>
      <w:lvlJc w:val="left"/>
      <w:pPr>
        <w:tabs>
          <w:tab w:val="num" w:pos="4320"/>
        </w:tabs>
        <w:ind w:left="4320" w:hanging="360"/>
      </w:pPr>
      <w:rPr>
        <w:rFonts w:ascii="Wingdings" w:hAnsi="Wingdings" w:hint="default"/>
      </w:rPr>
    </w:lvl>
    <w:lvl w:ilvl="6" w:tplc="5FD288B4" w:tentative="1">
      <w:start w:val="1"/>
      <w:numFmt w:val="bullet"/>
      <w:lvlText w:val=""/>
      <w:lvlJc w:val="left"/>
      <w:pPr>
        <w:tabs>
          <w:tab w:val="num" w:pos="5040"/>
        </w:tabs>
        <w:ind w:left="5040" w:hanging="360"/>
      </w:pPr>
      <w:rPr>
        <w:rFonts w:ascii="Wingdings" w:hAnsi="Wingdings" w:hint="default"/>
      </w:rPr>
    </w:lvl>
    <w:lvl w:ilvl="7" w:tplc="F778417A" w:tentative="1">
      <w:start w:val="1"/>
      <w:numFmt w:val="bullet"/>
      <w:lvlText w:val=""/>
      <w:lvlJc w:val="left"/>
      <w:pPr>
        <w:tabs>
          <w:tab w:val="num" w:pos="5760"/>
        </w:tabs>
        <w:ind w:left="5760" w:hanging="360"/>
      </w:pPr>
      <w:rPr>
        <w:rFonts w:ascii="Wingdings" w:hAnsi="Wingdings" w:hint="default"/>
      </w:rPr>
    </w:lvl>
    <w:lvl w:ilvl="8" w:tplc="3684CC2A" w:tentative="1">
      <w:start w:val="1"/>
      <w:numFmt w:val="bullet"/>
      <w:lvlText w:val=""/>
      <w:lvlJc w:val="left"/>
      <w:pPr>
        <w:tabs>
          <w:tab w:val="num" w:pos="6480"/>
        </w:tabs>
        <w:ind w:left="6480" w:hanging="360"/>
      </w:pPr>
      <w:rPr>
        <w:rFonts w:ascii="Wingdings" w:hAnsi="Wingdings" w:hint="default"/>
      </w:rPr>
    </w:lvl>
  </w:abstractNum>
  <w:abstractNum w:abstractNumId="18">
    <w:nsid w:val="18830969"/>
    <w:multiLevelType w:val="hybridMultilevel"/>
    <w:tmpl w:val="4442F2C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19087D3F"/>
    <w:multiLevelType w:val="hybridMultilevel"/>
    <w:tmpl w:val="3806C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90F0BE9"/>
    <w:multiLevelType w:val="hybridMultilevel"/>
    <w:tmpl w:val="1F660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98E184F"/>
    <w:multiLevelType w:val="hybridMultilevel"/>
    <w:tmpl w:val="7170429A"/>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1BE022B8"/>
    <w:multiLevelType w:val="hybridMultilevel"/>
    <w:tmpl w:val="24F42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CA17213"/>
    <w:multiLevelType w:val="hybridMultilevel"/>
    <w:tmpl w:val="45E86B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1CDF57BA"/>
    <w:multiLevelType w:val="hybridMultilevel"/>
    <w:tmpl w:val="95928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0621525"/>
    <w:multiLevelType w:val="hybridMultilevel"/>
    <w:tmpl w:val="FAEE1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250074D"/>
    <w:multiLevelType w:val="hybridMultilevel"/>
    <w:tmpl w:val="6926684C"/>
    <w:lvl w:ilvl="0" w:tplc="0809000F">
      <w:start w:val="1"/>
      <w:numFmt w:val="decimal"/>
      <w:lvlText w:val="%1."/>
      <w:lvlJc w:val="left"/>
      <w:pPr>
        <w:ind w:left="360" w:hanging="360"/>
      </w:pPr>
    </w:lvl>
    <w:lvl w:ilvl="1" w:tplc="9B7A401E">
      <w:start w:val="1"/>
      <w:numFmt w:val="decimal"/>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24F330EF"/>
    <w:multiLevelType w:val="hybridMultilevel"/>
    <w:tmpl w:val="0B2CD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50567F7"/>
    <w:multiLevelType w:val="hybridMultilevel"/>
    <w:tmpl w:val="F5C66CB0"/>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29">
    <w:nsid w:val="260E3179"/>
    <w:multiLevelType w:val="multilevel"/>
    <w:tmpl w:val="9350F1F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30">
    <w:nsid w:val="261C3FDE"/>
    <w:multiLevelType w:val="hybridMultilevel"/>
    <w:tmpl w:val="AD6CB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7C60DD8"/>
    <w:multiLevelType w:val="hybridMultilevel"/>
    <w:tmpl w:val="8E28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8824106"/>
    <w:multiLevelType w:val="hybridMultilevel"/>
    <w:tmpl w:val="A7D4206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28C3063C"/>
    <w:multiLevelType w:val="hybridMultilevel"/>
    <w:tmpl w:val="52144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BFB7DA3"/>
    <w:multiLevelType w:val="hybridMultilevel"/>
    <w:tmpl w:val="5F106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C26603E"/>
    <w:multiLevelType w:val="hybridMultilevel"/>
    <w:tmpl w:val="D3AE7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E936AD7"/>
    <w:multiLevelType w:val="hybridMultilevel"/>
    <w:tmpl w:val="7DC8F3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F1F72E6"/>
    <w:multiLevelType w:val="hybridMultilevel"/>
    <w:tmpl w:val="089C8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1891A39"/>
    <w:multiLevelType w:val="hybridMultilevel"/>
    <w:tmpl w:val="54907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4ED2533"/>
    <w:multiLevelType w:val="hybridMultilevel"/>
    <w:tmpl w:val="0B2CFCF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35111A88"/>
    <w:multiLevelType w:val="hybridMultilevel"/>
    <w:tmpl w:val="2DA6B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5A657F1"/>
    <w:multiLevelType w:val="hybridMultilevel"/>
    <w:tmpl w:val="06A426A0"/>
    <w:lvl w:ilvl="0" w:tplc="08090011">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nsid w:val="39A101E8"/>
    <w:multiLevelType w:val="hybridMultilevel"/>
    <w:tmpl w:val="982C6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9A2318A"/>
    <w:multiLevelType w:val="hybridMultilevel"/>
    <w:tmpl w:val="8DFA3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A447430"/>
    <w:multiLevelType w:val="hybridMultilevel"/>
    <w:tmpl w:val="47422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BC00232"/>
    <w:multiLevelType w:val="hybridMultilevel"/>
    <w:tmpl w:val="A9A0D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D745095"/>
    <w:multiLevelType w:val="hybridMultilevel"/>
    <w:tmpl w:val="3232FE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3DCD1A8E"/>
    <w:multiLevelType w:val="hybridMultilevel"/>
    <w:tmpl w:val="C0588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AC7BB7"/>
    <w:multiLevelType w:val="hybridMultilevel"/>
    <w:tmpl w:val="D5E0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4E4155"/>
    <w:multiLevelType w:val="hybridMultilevel"/>
    <w:tmpl w:val="4E64C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0D32A40"/>
    <w:multiLevelType w:val="hybridMultilevel"/>
    <w:tmpl w:val="16DEC78C"/>
    <w:lvl w:ilvl="0" w:tplc="0409000F">
      <w:start w:val="1"/>
      <w:numFmt w:val="decimal"/>
      <w:lvlText w:val="%1."/>
      <w:lvlJc w:val="left"/>
      <w:pPr>
        <w:tabs>
          <w:tab w:val="num" w:pos="501"/>
        </w:tabs>
        <w:ind w:left="501" w:hanging="360"/>
      </w:pPr>
    </w:lvl>
    <w:lvl w:ilvl="1" w:tplc="04090019" w:tentative="1">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51">
    <w:nsid w:val="411A3FEA"/>
    <w:multiLevelType w:val="hybridMultilevel"/>
    <w:tmpl w:val="4D9CD2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nsid w:val="41A63D16"/>
    <w:multiLevelType w:val="hybridMultilevel"/>
    <w:tmpl w:val="7FFC5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2B3123B"/>
    <w:multiLevelType w:val="hybridMultilevel"/>
    <w:tmpl w:val="1292E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2D40798"/>
    <w:multiLevelType w:val="multilevel"/>
    <w:tmpl w:val="FB5A4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430902C4"/>
    <w:multiLevelType w:val="hybridMultilevel"/>
    <w:tmpl w:val="B6B49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4331041"/>
    <w:multiLevelType w:val="hybridMultilevel"/>
    <w:tmpl w:val="9EA6E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48C71DC"/>
    <w:multiLevelType w:val="hybridMultilevel"/>
    <w:tmpl w:val="8976E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4C15BC6"/>
    <w:multiLevelType w:val="hybridMultilevel"/>
    <w:tmpl w:val="2ED042A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nsid w:val="47746F59"/>
    <w:multiLevelType w:val="hybridMultilevel"/>
    <w:tmpl w:val="DF24230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nsid w:val="496C04A8"/>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1">
    <w:nsid w:val="49A44A76"/>
    <w:multiLevelType w:val="hybridMultilevel"/>
    <w:tmpl w:val="C1CA1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49E17323"/>
    <w:multiLevelType w:val="hybridMultilevel"/>
    <w:tmpl w:val="AB4AA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4C453B78"/>
    <w:multiLevelType w:val="hybridMultilevel"/>
    <w:tmpl w:val="E8849C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4CF644F2"/>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
    <w:nsid w:val="4D130523"/>
    <w:multiLevelType w:val="hybridMultilevel"/>
    <w:tmpl w:val="103E79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4DF270F6"/>
    <w:multiLevelType w:val="hybridMultilevel"/>
    <w:tmpl w:val="DD84D174"/>
    <w:lvl w:ilvl="0" w:tplc="147E85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E45644F"/>
    <w:multiLevelType w:val="hybridMultilevel"/>
    <w:tmpl w:val="F126F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1E621FA"/>
    <w:multiLevelType w:val="hybridMultilevel"/>
    <w:tmpl w:val="7114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530E084B"/>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0">
    <w:nsid w:val="558B75FC"/>
    <w:multiLevelType w:val="hybridMultilevel"/>
    <w:tmpl w:val="46849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58D4583"/>
    <w:multiLevelType w:val="hybridMultilevel"/>
    <w:tmpl w:val="D2BAD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564135C4"/>
    <w:multiLevelType w:val="hybridMultilevel"/>
    <w:tmpl w:val="A054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567351DF"/>
    <w:multiLevelType w:val="hybridMultilevel"/>
    <w:tmpl w:val="4F165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567D40AE"/>
    <w:multiLevelType w:val="hybridMultilevel"/>
    <w:tmpl w:val="46C8B6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nsid w:val="56820B17"/>
    <w:multiLevelType w:val="hybridMultilevel"/>
    <w:tmpl w:val="685C204A"/>
    <w:lvl w:ilvl="0" w:tplc="04090011">
      <w:start w:val="1"/>
      <w:numFmt w:val="decimal"/>
      <w:lvlText w:val="%1)"/>
      <w:lvlJc w:val="left"/>
      <w:pPr>
        <w:tabs>
          <w:tab w:val="num" w:pos="1080"/>
        </w:tabs>
        <w:ind w:left="108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6">
    <w:nsid w:val="577D15EF"/>
    <w:multiLevelType w:val="hybridMultilevel"/>
    <w:tmpl w:val="3E328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59A672C2"/>
    <w:multiLevelType w:val="hybridMultilevel"/>
    <w:tmpl w:val="9B188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9EB48CB"/>
    <w:multiLevelType w:val="hybridMultilevel"/>
    <w:tmpl w:val="C118475C"/>
    <w:lvl w:ilvl="0" w:tplc="2FC64E4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5BC154CF"/>
    <w:multiLevelType w:val="hybridMultilevel"/>
    <w:tmpl w:val="B88C7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nsid w:val="5C451B06"/>
    <w:multiLevelType w:val="hybridMultilevel"/>
    <w:tmpl w:val="D7DA7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62BE6CB7"/>
    <w:multiLevelType w:val="hybridMultilevel"/>
    <w:tmpl w:val="12BAE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31612D5"/>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3">
    <w:nsid w:val="660058D6"/>
    <w:multiLevelType w:val="hybridMultilevel"/>
    <w:tmpl w:val="395CEC86"/>
    <w:lvl w:ilvl="0" w:tplc="79843410">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8845C61"/>
    <w:multiLevelType w:val="hybridMultilevel"/>
    <w:tmpl w:val="787A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B904A2D"/>
    <w:multiLevelType w:val="hybridMultilevel"/>
    <w:tmpl w:val="6F66F97A"/>
    <w:lvl w:ilvl="0" w:tplc="0409000F">
      <w:start w:val="1"/>
      <w:numFmt w:val="decimal"/>
      <w:lvlText w:val="%1."/>
      <w:lvlJc w:val="left"/>
      <w:pPr>
        <w:tabs>
          <w:tab w:val="num" w:pos="360"/>
        </w:tabs>
        <w:ind w:left="360" w:hanging="360"/>
      </w:pPr>
    </w:lvl>
    <w:lvl w:ilvl="1" w:tplc="3FA8A338">
      <w:start w:val="1"/>
      <w:numFmt w:val="lowerLetter"/>
      <w:pStyle w:val="NormalBRSL2"/>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nsid w:val="70EF628A"/>
    <w:multiLevelType w:val="hybridMultilevel"/>
    <w:tmpl w:val="1AACB8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67A7631"/>
    <w:multiLevelType w:val="hybridMultilevel"/>
    <w:tmpl w:val="AB9E75F2"/>
    <w:lvl w:ilvl="0" w:tplc="04090001">
      <w:start w:val="1"/>
      <w:numFmt w:val="bullet"/>
      <w:pStyle w:val="Body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77281E48"/>
    <w:multiLevelType w:val="hybridMultilevel"/>
    <w:tmpl w:val="E37A4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95F0A04"/>
    <w:multiLevelType w:val="hybridMultilevel"/>
    <w:tmpl w:val="E2F69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9E777C7"/>
    <w:multiLevelType w:val="hybridMultilevel"/>
    <w:tmpl w:val="BCEC4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9EE6375"/>
    <w:multiLevelType w:val="hybridMultilevel"/>
    <w:tmpl w:val="5F0E11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nsid w:val="7A21212E"/>
    <w:multiLevelType w:val="hybridMultilevel"/>
    <w:tmpl w:val="30E4E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7A7C2918"/>
    <w:multiLevelType w:val="multilevel"/>
    <w:tmpl w:val="BDB8B8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146"/>
        </w:tabs>
        <w:ind w:left="1146"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674"/>
        </w:tabs>
        <w:ind w:left="167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008"/>
        </w:tabs>
        <w:ind w:left="1008" w:hanging="1008"/>
      </w:pPr>
      <w:rPr>
        <w:color w:val="auto"/>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4">
    <w:nsid w:val="7BC516A1"/>
    <w:multiLevelType w:val="hybridMultilevel"/>
    <w:tmpl w:val="A9E8C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CA51CEB"/>
    <w:multiLevelType w:val="hybridMultilevel"/>
    <w:tmpl w:val="5954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DA041FA"/>
    <w:multiLevelType w:val="multilevel"/>
    <w:tmpl w:val="05D29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7">
    <w:nsid w:val="7E4D2903"/>
    <w:multiLevelType w:val="hybridMultilevel"/>
    <w:tmpl w:val="3A08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7F1F0D54"/>
    <w:multiLevelType w:val="hybridMultilevel"/>
    <w:tmpl w:val="1AD245F8"/>
    <w:lvl w:ilvl="0" w:tplc="2FC64E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7FB76422"/>
    <w:multiLevelType w:val="multilevel"/>
    <w:tmpl w:val="A16C4AD0"/>
    <w:lvl w:ilvl="0">
      <w:start w:val="1"/>
      <w:numFmt w:val="decimal"/>
      <w:lvlText w:val="%1."/>
      <w:lvlJc w:val="left"/>
      <w:pPr>
        <w:ind w:left="360" w:hanging="360"/>
      </w:pPr>
    </w:lvl>
    <w:lvl w:ilvl="1">
      <w:start w:val="4"/>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nsid w:val="7FE974CD"/>
    <w:multiLevelType w:val="hybridMultilevel"/>
    <w:tmpl w:val="7E4C9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7"/>
  </w:num>
  <w:num w:numId="3">
    <w:abstractNumId w:val="85"/>
  </w:num>
  <w:num w:numId="4">
    <w:abstractNumId w:val="10"/>
  </w:num>
  <w:num w:numId="5">
    <w:abstractNumId w:val="46"/>
  </w:num>
  <w:num w:numId="6">
    <w:abstractNumId w:val="38"/>
  </w:num>
  <w:num w:numId="7">
    <w:abstractNumId w:val="13"/>
  </w:num>
  <w:num w:numId="8">
    <w:abstractNumId w:val="29"/>
  </w:num>
  <w:num w:numId="9">
    <w:abstractNumId w:val="6"/>
  </w:num>
  <w:num w:numId="10">
    <w:abstractNumId w:val="39"/>
  </w:num>
  <w:num w:numId="11">
    <w:abstractNumId w:val="54"/>
  </w:num>
  <w:num w:numId="12">
    <w:abstractNumId w:val="11"/>
  </w:num>
  <w:num w:numId="13">
    <w:abstractNumId w:val="98"/>
  </w:num>
  <w:num w:numId="14">
    <w:abstractNumId w:val="70"/>
  </w:num>
  <w:num w:numId="15">
    <w:abstractNumId w:val="42"/>
  </w:num>
  <w:num w:numId="16">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num>
  <w:num w:numId="18">
    <w:abstractNumId w:val="69"/>
  </w:num>
  <w:num w:numId="19">
    <w:abstractNumId w:val="76"/>
  </w:num>
  <w:num w:numId="20">
    <w:abstractNumId w:val="66"/>
  </w:num>
  <w:num w:numId="21">
    <w:abstractNumId w:val="22"/>
  </w:num>
  <w:num w:numId="22">
    <w:abstractNumId w:val="78"/>
  </w:num>
  <w:num w:numId="23">
    <w:abstractNumId w:val="100"/>
  </w:num>
  <w:num w:numId="24">
    <w:abstractNumId w:val="5"/>
  </w:num>
  <w:num w:numId="25">
    <w:abstractNumId w:val="41"/>
  </w:num>
  <w:num w:numId="26">
    <w:abstractNumId w:val="74"/>
  </w:num>
  <w:num w:numId="27">
    <w:abstractNumId w:val="18"/>
  </w:num>
  <w:num w:numId="28">
    <w:abstractNumId w:val="23"/>
  </w:num>
  <w:num w:numId="29">
    <w:abstractNumId w:val="48"/>
  </w:num>
  <w:num w:numId="30">
    <w:abstractNumId w:val="58"/>
  </w:num>
  <w:num w:numId="31">
    <w:abstractNumId w:val="32"/>
  </w:num>
  <w:num w:numId="32">
    <w:abstractNumId w:val="26"/>
  </w:num>
  <w:num w:numId="33">
    <w:abstractNumId w:val="14"/>
  </w:num>
  <w:num w:numId="34">
    <w:abstractNumId w:val="21"/>
  </w:num>
  <w:num w:numId="35">
    <w:abstractNumId w:val="77"/>
  </w:num>
  <w:num w:numId="36">
    <w:abstractNumId w:val="17"/>
  </w:num>
  <w:num w:numId="37">
    <w:abstractNumId w:val="51"/>
  </w:num>
  <w:num w:numId="38">
    <w:abstractNumId w:val="91"/>
  </w:num>
  <w:num w:numId="39">
    <w:abstractNumId w:val="65"/>
  </w:num>
  <w:num w:numId="40">
    <w:abstractNumId w:val="4"/>
  </w:num>
  <w:num w:numId="41">
    <w:abstractNumId w:val="33"/>
  </w:num>
  <w:num w:numId="42">
    <w:abstractNumId w:val="24"/>
  </w:num>
  <w:num w:numId="43">
    <w:abstractNumId w:val="82"/>
  </w:num>
  <w:num w:numId="44">
    <w:abstractNumId w:val="20"/>
  </w:num>
  <w:num w:numId="45">
    <w:abstractNumId w:val="99"/>
  </w:num>
  <w:num w:numId="46">
    <w:abstractNumId w:val="64"/>
  </w:num>
  <w:num w:numId="47">
    <w:abstractNumId w:val="53"/>
  </w:num>
  <w:num w:numId="48">
    <w:abstractNumId w:val="81"/>
  </w:num>
  <w:num w:numId="49">
    <w:abstractNumId w:val="68"/>
  </w:num>
  <w:num w:numId="50">
    <w:abstractNumId w:val="27"/>
  </w:num>
  <w:num w:numId="51">
    <w:abstractNumId w:val="75"/>
  </w:num>
  <w:num w:numId="52">
    <w:abstractNumId w:val="50"/>
  </w:num>
  <w:num w:numId="53">
    <w:abstractNumId w:val="2"/>
  </w:num>
  <w:num w:numId="54">
    <w:abstractNumId w:val="83"/>
  </w:num>
  <w:num w:numId="55">
    <w:abstractNumId w:val="37"/>
  </w:num>
  <w:num w:numId="56">
    <w:abstractNumId w:val="97"/>
  </w:num>
  <w:num w:numId="57">
    <w:abstractNumId w:val="19"/>
  </w:num>
  <w:num w:numId="58">
    <w:abstractNumId w:val="94"/>
  </w:num>
  <w:num w:numId="59">
    <w:abstractNumId w:val="25"/>
  </w:num>
  <w:num w:numId="60">
    <w:abstractNumId w:val="7"/>
  </w:num>
  <w:num w:numId="61">
    <w:abstractNumId w:val="62"/>
  </w:num>
  <w:num w:numId="62">
    <w:abstractNumId w:val="57"/>
  </w:num>
  <w:num w:numId="63">
    <w:abstractNumId w:val="49"/>
  </w:num>
  <w:num w:numId="64">
    <w:abstractNumId w:val="95"/>
  </w:num>
  <w:num w:numId="65">
    <w:abstractNumId w:val="12"/>
  </w:num>
  <w:num w:numId="66">
    <w:abstractNumId w:val="56"/>
  </w:num>
  <w:num w:numId="67">
    <w:abstractNumId w:val="0"/>
  </w:num>
  <w:num w:numId="68">
    <w:abstractNumId w:val="28"/>
  </w:num>
  <w:num w:numId="69">
    <w:abstractNumId w:val="96"/>
  </w:num>
  <w:num w:numId="70">
    <w:abstractNumId w:val="79"/>
  </w:num>
  <w:num w:numId="71">
    <w:abstractNumId w:val="3"/>
  </w:num>
  <w:num w:numId="72">
    <w:abstractNumId w:val="72"/>
  </w:num>
  <w:num w:numId="73">
    <w:abstractNumId w:val="60"/>
  </w:num>
  <w:num w:numId="74">
    <w:abstractNumId w:val="25"/>
  </w:num>
  <w:num w:numId="75">
    <w:abstractNumId w:val="8"/>
  </w:num>
  <w:num w:numId="76">
    <w:abstractNumId w:val="63"/>
  </w:num>
  <w:num w:numId="77">
    <w:abstractNumId w:val="16"/>
  </w:num>
  <w:num w:numId="78">
    <w:abstractNumId w:val="59"/>
  </w:num>
  <w:num w:numId="79">
    <w:abstractNumId w:val="67"/>
  </w:num>
  <w:num w:numId="80">
    <w:abstractNumId w:val="93"/>
  </w:num>
  <w:num w:numId="81">
    <w:abstractNumId w:val="86"/>
  </w:num>
  <w:num w:numId="82">
    <w:abstractNumId w:val="84"/>
  </w:num>
  <w:num w:numId="8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8"/>
  </w:num>
  <w:num w:numId="87">
    <w:abstractNumId w:val="55"/>
  </w:num>
  <w:num w:numId="88">
    <w:abstractNumId w:val="71"/>
  </w:num>
  <w:num w:numId="89">
    <w:abstractNumId w:val="92"/>
  </w:num>
  <w:num w:numId="90">
    <w:abstractNumId w:val="36"/>
  </w:num>
  <w:num w:numId="91">
    <w:abstractNumId w:val="15"/>
  </w:num>
  <w:num w:numId="92">
    <w:abstractNumId w:val="73"/>
  </w:num>
  <w:num w:numId="93">
    <w:abstractNumId w:val="34"/>
  </w:num>
  <w:num w:numId="94">
    <w:abstractNumId w:val="61"/>
  </w:num>
  <w:num w:numId="95">
    <w:abstractNumId w:val="43"/>
  </w:num>
  <w:num w:numId="96">
    <w:abstractNumId w:val="52"/>
  </w:num>
  <w:num w:numId="97">
    <w:abstractNumId w:val="44"/>
  </w:num>
  <w:num w:numId="98">
    <w:abstractNumId w:val="93"/>
  </w:num>
  <w:num w:numId="99">
    <w:abstractNumId w:val="90"/>
  </w:num>
  <w:num w:numId="100">
    <w:abstractNumId w:val="45"/>
  </w:num>
  <w:num w:numId="101">
    <w:abstractNumId w:val="30"/>
  </w:num>
  <w:num w:numId="102">
    <w:abstractNumId w:val="35"/>
  </w:num>
  <w:num w:numId="103">
    <w:abstractNumId w:val="89"/>
  </w:num>
  <w:num w:numId="104">
    <w:abstractNumId w:val="9"/>
  </w:num>
  <w:num w:numId="105">
    <w:abstractNumId w:val="40"/>
  </w:num>
  <w:num w:numId="106">
    <w:abstractNumId w:val="31"/>
  </w:num>
  <w:num w:numId="107">
    <w:abstractNumId w:val="80"/>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hesh Venumbaka">
    <w15:presenceInfo w15:providerId="AD" w15:userId="S-1-5-21-121752565-2208887045-340623127-22918153"/>
  </w15:person>
  <w15:person w15:author="Joy Chakraborty">
    <w15:presenceInfo w15:providerId="AD" w15:userId="S-1-5-21-121752565-2208887045-340623127-22914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A61"/>
    <w:rsid w:val="000001B7"/>
    <w:rsid w:val="000003EF"/>
    <w:rsid w:val="0000070C"/>
    <w:rsid w:val="00000747"/>
    <w:rsid w:val="00000B17"/>
    <w:rsid w:val="00001B23"/>
    <w:rsid w:val="00001D80"/>
    <w:rsid w:val="00002A4D"/>
    <w:rsid w:val="00002B51"/>
    <w:rsid w:val="000034C6"/>
    <w:rsid w:val="00003E71"/>
    <w:rsid w:val="00005854"/>
    <w:rsid w:val="00005C3A"/>
    <w:rsid w:val="000064E7"/>
    <w:rsid w:val="00006625"/>
    <w:rsid w:val="00006C94"/>
    <w:rsid w:val="00006D35"/>
    <w:rsid w:val="000070DF"/>
    <w:rsid w:val="00007163"/>
    <w:rsid w:val="000078CA"/>
    <w:rsid w:val="00007BEB"/>
    <w:rsid w:val="00007D01"/>
    <w:rsid w:val="000106CD"/>
    <w:rsid w:val="000118A2"/>
    <w:rsid w:val="00011ED8"/>
    <w:rsid w:val="00012144"/>
    <w:rsid w:val="00012328"/>
    <w:rsid w:val="0001239B"/>
    <w:rsid w:val="00013415"/>
    <w:rsid w:val="0001346F"/>
    <w:rsid w:val="00014101"/>
    <w:rsid w:val="00015B26"/>
    <w:rsid w:val="00015DAB"/>
    <w:rsid w:val="000176C5"/>
    <w:rsid w:val="0002040E"/>
    <w:rsid w:val="00020654"/>
    <w:rsid w:val="000206C6"/>
    <w:rsid w:val="00020716"/>
    <w:rsid w:val="00020A6A"/>
    <w:rsid w:val="00020B67"/>
    <w:rsid w:val="00020C9D"/>
    <w:rsid w:val="00021317"/>
    <w:rsid w:val="000217E3"/>
    <w:rsid w:val="00022583"/>
    <w:rsid w:val="00022907"/>
    <w:rsid w:val="000231B1"/>
    <w:rsid w:val="00023211"/>
    <w:rsid w:val="0002346B"/>
    <w:rsid w:val="0002386B"/>
    <w:rsid w:val="00023EB8"/>
    <w:rsid w:val="000243AA"/>
    <w:rsid w:val="0002486F"/>
    <w:rsid w:val="00024C79"/>
    <w:rsid w:val="00025E06"/>
    <w:rsid w:val="00026F08"/>
    <w:rsid w:val="00026FB2"/>
    <w:rsid w:val="00027340"/>
    <w:rsid w:val="00030255"/>
    <w:rsid w:val="0003031A"/>
    <w:rsid w:val="00031285"/>
    <w:rsid w:val="00031619"/>
    <w:rsid w:val="00032043"/>
    <w:rsid w:val="000322EE"/>
    <w:rsid w:val="0003296E"/>
    <w:rsid w:val="00032D87"/>
    <w:rsid w:val="000331F5"/>
    <w:rsid w:val="0003331F"/>
    <w:rsid w:val="00033F31"/>
    <w:rsid w:val="0003469E"/>
    <w:rsid w:val="00035003"/>
    <w:rsid w:val="000355F8"/>
    <w:rsid w:val="00035767"/>
    <w:rsid w:val="00036050"/>
    <w:rsid w:val="000361CB"/>
    <w:rsid w:val="00036258"/>
    <w:rsid w:val="00036954"/>
    <w:rsid w:val="000369F3"/>
    <w:rsid w:val="00036F45"/>
    <w:rsid w:val="000373F8"/>
    <w:rsid w:val="000374DE"/>
    <w:rsid w:val="00037805"/>
    <w:rsid w:val="0004013F"/>
    <w:rsid w:val="0004019C"/>
    <w:rsid w:val="000406BB"/>
    <w:rsid w:val="00040DF9"/>
    <w:rsid w:val="000414FC"/>
    <w:rsid w:val="000427D3"/>
    <w:rsid w:val="00042DD2"/>
    <w:rsid w:val="000433ED"/>
    <w:rsid w:val="000434C1"/>
    <w:rsid w:val="00044503"/>
    <w:rsid w:val="00044F0D"/>
    <w:rsid w:val="00045D5C"/>
    <w:rsid w:val="000460B6"/>
    <w:rsid w:val="000462C2"/>
    <w:rsid w:val="00046698"/>
    <w:rsid w:val="00046B03"/>
    <w:rsid w:val="000470C3"/>
    <w:rsid w:val="0004712F"/>
    <w:rsid w:val="000471BC"/>
    <w:rsid w:val="000476D0"/>
    <w:rsid w:val="00047955"/>
    <w:rsid w:val="00050085"/>
    <w:rsid w:val="00050A84"/>
    <w:rsid w:val="00050E18"/>
    <w:rsid w:val="0005117D"/>
    <w:rsid w:val="0005124B"/>
    <w:rsid w:val="000515A5"/>
    <w:rsid w:val="000523D7"/>
    <w:rsid w:val="000524E6"/>
    <w:rsid w:val="00052AEF"/>
    <w:rsid w:val="00052E78"/>
    <w:rsid w:val="00053625"/>
    <w:rsid w:val="000538C8"/>
    <w:rsid w:val="0005400B"/>
    <w:rsid w:val="00054596"/>
    <w:rsid w:val="00054CEA"/>
    <w:rsid w:val="0005553F"/>
    <w:rsid w:val="0005558F"/>
    <w:rsid w:val="00055D3B"/>
    <w:rsid w:val="00055EA6"/>
    <w:rsid w:val="00056AE9"/>
    <w:rsid w:val="00057BCA"/>
    <w:rsid w:val="000604D1"/>
    <w:rsid w:val="00060968"/>
    <w:rsid w:val="000619A6"/>
    <w:rsid w:val="00061DD9"/>
    <w:rsid w:val="0006201A"/>
    <w:rsid w:val="000621DD"/>
    <w:rsid w:val="00062401"/>
    <w:rsid w:val="000624FF"/>
    <w:rsid w:val="00062816"/>
    <w:rsid w:val="00062CE6"/>
    <w:rsid w:val="00062EF2"/>
    <w:rsid w:val="0006341B"/>
    <w:rsid w:val="00063BE7"/>
    <w:rsid w:val="00063EC1"/>
    <w:rsid w:val="00064AB1"/>
    <w:rsid w:val="00064C49"/>
    <w:rsid w:val="000652DE"/>
    <w:rsid w:val="000653D4"/>
    <w:rsid w:val="00065450"/>
    <w:rsid w:val="000654F5"/>
    <w:rsid w:val="00066028"/>
    <w:rsid w:val="000672A0"/>
    <w:rsid w:val="00067628"/>
    <w:rsid w:val="00067D21"/>
    <w:rsid w:val="00067EB2"/>
    <w:rsid w:val="00067F82"/>
    <w:rsid w:val="00070222"/>
    <w:rsid w:val="00071887"/>
    <w:rsid w:val="000718D0"/>
    <w:rsid w:val="00073740"/>
    <w:rsid w:val="00073A75"/>
    <w:rsid w:val="0007493D"/>
    <w:rsid w:val="00075F5D"/>
    <w:rsid w:val="00076242"/>
    <w:rsid w:val="000764CE"/>
    <w:rsid w:val="000767B1"/>
    <w:rsid w:val="00076DD4"/>
    <w:rsid w:val="00077B01"/>
    <w:rsid w:val="00077D32"/>
    <w:rsid w:val="00080154"/>
    <w:rsid w:val="00080DD7"/>
    <w:rsid w:val="0008128C"/>
    <w:rsid w:val="00081F6A"/>
    <w:rsid w:val="0008262B"/>
    <w:rsid w:val="000835E3"/>
    <w:rsid w:val="0008373A"/>
    <w:rsid w:val="00084AF6"/>
    <w:rsid w:val="00084C01"/>
    <w:rsid w:val="00085A59"/>
    <w:rsid w:val="000864C3"/>
    <w:rsid w:val="00086CE0"/>
    <w:rsid w:val="00087136"/>
    <w:rsid w:val="00087863"/>
    <w:rsid w:val="00087BBA"/>
    <w:rsid w:val="0009007F"/>
    <w:rsid w:val="0009021F"/>
    <w:rsid w:val="00090402"/>
    <w:rsid w:val="00090945"/>
    <w:rsid w:val="00090CAD"/>
    <w:rsid w:val="00092CFE"/>
    <w:rsid w:val="00092FCF"/>
    <w:rsid w:val="000932F1"/>
    <w:rsid w:val="000933BA"/>
    <w:rsid w:val="00093FA1"/>
    <w:rsid w:val="00094111"/>
    <w:rsid w:val="000947F8"/>
    <w:rsid w:val="0009569B"/>
    <w:rsid w:val="00095CF6"/>
    <w:rsid w:val="00095E88"/>
    <w:rsid w:val="000969EB"/>
    <w:rsid w:val="00096EDF"/>
    <w:rsid w:val="00097D0C"/>
    <w:rsid w:val="000A1122"/>
    <w:rsid w:val="000A1959"/>
    <w:rsid w:val="000A19C7"/>
    <w:rsid w:val="000A1AB1"/>
    <w:rsid w:val="000A21D8"/>
    <w:rsid w:val="000A244A"/>
    <w:rsid w:val="000A2D4E"/>
    <w:rsid w:val="000A2EEB"/>
    <w:rsid w:val="000A2EEC"/>
    <w:rsid w:val="000A34DE"/>
    <w:rsid w:val="000A4066"/>
    <w:rsid w:val="000A4514"/>
    <w:rsid w:val="000A57EA"/>
    <w:rsid w:val="000A580D"/>
    <w:rsid w:val="000A5C82"/>
    <w:rsid w:val="000A6025"/>
    <w:rsid w:val="000A670C"/>
    <w:rsid w:val="000A6DD3"/>
    <w:rsid w:val="000A78F9"/>
    <w:rsid w:val="000B0050"/>
    <w:rsid w:val="000B01AE"/>
    <w:rsid w:val="000B0955"/>
    <w:rsid w:val="000B0A2B"/>
    <w:rsid w:val="000B1147"/>
    <w:rsid w:val="000B1983"/>
    <w:rsid w:val="000B1AEA"/>
    <w:rsid w:val="000B1E8D"/>
    <w:rsid w:val="000B21CA"/>
    <w:rsid w:val="000B2A48"/>
    <w:rsid w:val="000B2DA2"/>
    <w:rsid w:val="000B30A3"/>
    <w:rsid w:val="000B362B"/>
    <w:rsid w:val="000B37CF"/>
    <w:rsid w:val="000B3AD4"/>
    <w:rsid w:val="000B41BD"/>
    <w:rsid w:val="000B449F"/>
    <w:rsid w:val="000B4529"/>
    <w:rsid w:val="000B47CE"/>
    <w:rsid w:val="000B48D8"/>
    <w:rsid w:val="000B4DA4"/>
    <w:rsid w:val="000B54F0"/>
    <w:rsid w:val="000B59BD"/>
    <w:rsid w:val="000B5AE6"/>
    <w:rsid w:val="000B67FB"/>
    <w:rsid w:val="000B68D4"/>
    <w:rsid w:val="000B73B7"/>
    <w:rsid w:val="000B7738"/>
    <w:rsid w:val="000B776B"/>
    <w:rsid w:val="000C05A9"/>
    <w:rsid w:val="000C06FA"/>
    <w:rsid w:val="000C09C4"/>
    <w:rsid w:val="000C0EAC"/>
    <w:rsid w:val="000C0FBD"/>
    <w:rsid w:val="000C1A5E"/>
    <w:rsid w:val="000C27AA"/>
    <w:rsid w:val="000C398F"/>
    <w:rsid w:val="000C3EA0"/>
    <w:rsid w:val="000C4C28"/>
    <w:rsid w:val="000C5D87"/>
    <w:rsid w:val="000C605C"/>
    <w:rsid w:val="000C625F"/>
    <w:rsid w:val="000C6A2A"/>
    <w:rsid w:val="000C6CDC"/>
    <w:rsid w:val="000C7054"/>
    <w:rsid w:val="000C7908"/>
    <w:rsid w:val="000C7C3D"/>
    <w:rsid w:val="000C7E23"/>
    <w:rsid w:val="000C7E2E"/>
    <w:rsid w:val="000C7FE6"/>
    <w:rsid w:val="000D0093"/>
    <w:rsid w:val="000D0C5E"/>
    <w:rsid w:val="000D0C77"/>
    <w:rsid w:val="000D127A"/>
    <w:rsid w:val="000D2127"/>
    <w:rsid w:val="000D23F2"/>
    <w:rsid w:val="000D247B"/>
    <w:rsid w:val="000D24C4"/>
    <w:rsid w:val="000D2689"/>
    <w:rsid w:val="000D448D"/>
    <w:rsid w:val="000D45EF"/>
    <w:rsid w:val="000D491C"/>
    <w:rsid w:val="000D4DB8"/>
    <w:rsid w:val="000D4FE5"/>
    <w:rsid w:val="000D5CB0"/>
    <w:rsid w:val="000D6ADA"/>
    <w:rsid w:val="000D6E01"/>
    <w:rsid w:val="000D7078"/>
    <w:rsid w:val="000D7986"/>
    <w:rsid w:val="000E0011"/>
    <w:rsid w:val="000E058C"/>
    <w:rsid w:val="000E06B9"/>
    <w:rsid w:val="000E0B14"/>
    <w:rsid w:val="000E15FE"/>
    <w:rsid w:val="000E19E9"/>
    <w:rsid w:val="000E1DB9"/>
    <w:rsid w:val="000E1DE6"/>
    <w:rsid w:val="000E2554"/>
    <w:rsid w:val="000E29A9"/>
    <w:rsid w:val="000E31D8"/>
    <w:rsid w:val="000E3325"/>
    <w:rsid w:val="000E35F9"/>
    <w:rsid w:val="000E3835"/>
    <w:rsid w:val="000E39D8"/>
    <w:rsid w:val="000E39F5"/>
    <w:rsid w:val="000E4184"/>
    <w:rsid w:val="000E5A86"/>
    <w:rsid w:val="000E61F0"/>
    <w:rsid w:val="000E665C"/>
    <w:rsid w:val="000E6D11"/>
    <w:rsid w:val="000E7159"/>
    <w:rsid w:val="000E72A5"/>
    <w:rsid w:val="000E72F2"/>
    <w:rsid w:val="000E7348"/>
    <w:rsid w:val="000E7BD6"/>
    <w:rsid w:val="000F0252"/>
    <w:rsid w:val="000F0A4F"/>
    <w:rsid w:val="000F0B11"/>
    <w:rsid w:val="000F1915"/>
    <w:rsid w:val="000F1E8E"/>
    <w:rsid w:val="000F3101"/>
    <w:rsid w:val="000F3632"/>
    <w:rsid w:val="000F380A"/>
    <w:rsid w:val="000F3D50"/>
    <w:rsid w:val="000F3EA5"/>
    <w:rsid w:val="000F3F82"/>
    <w:rsid w:val="000F42E9"/>
    <w:rsid w:val="000F4CD8"/>
    <w:rsid w:val="000F4F57"/>
    <w:rsid w:val="000F5B9B"/>
    <w:rsid w:val="000F6DF4"/>
    <w:rsid w:val="000F7835"/>
    <w:rsid w:val="000F786F"/>
    <w:rsid w:val="000F7E40"/>
    <w:rsid w:val="00100352"/>
    <w:rsid w:val="00100FA4"/>
    <w:rsid w:val="001019C2"/>
    <w:rsid w:val="0010278F"/>
    <w:rsid w:val="0010295A"/>
    <w:rsid w:val="00102989"/>
    <w:rsid w:val="001029A1"/>
    <w:rsid w:val="00102E48"/>
    <w:rsid w:val="00102E7D"/>
    <w:rsid w:val="00103912"/>
    <w:rsid w:val="00103C44"/>
    <w:rsid w:val="00104914"/>
    <w:rsid w:val="0010497D"/>
    <w:rsid w:val="00104C16"/>
    <w:rsid w:val="00104D54"/>
    <w:rsid w:val="0010505F"/>
    <w:rsid w:val="001050CB"/>
    <w:rsid w:val="001050EE"/>
    <w:rsid w:val="001056BB"/>
    <w:rsid w:val="0010572E"/>
    <w:rsid w:val="00105BB2"/>
    <w:rsid w:val="0010624B"/>
    <w:rsid w:val="00107CE3"/>
    <w:rsid w:val="00110450"/>
    <w:rsid w:val="00110636"/>
    <w:rsid w:val="00110BBC"/>
    <w:rsid w:val="0011113D"/>
    <w:rsid w:val="0011158F"/>
    <w:rsid w:val="00111C85"/>
    <w:rsid w:val="0011219A"/>
    <w:rsid w:val="00113C72"/>
    <w:rsid w:val="00113E0C"/>
    <w:rsid w:val="00113EE7"/>
    <w:rsid w:val="00114492"/>
    <w:rsid w:val="00114B8F"/>
    <w:rsid w:val="0011655F"/>
    <w:rsid w:val="00116597"/>
    <w:rsid w:val="001165DA"/>
    <w:rsid w:val="00116821"/>
    <w:rsid w:val="00117028"/>
    <w:rsid w:val="00120F56"/>
    <w:rsid w:val="00121099"/>
    <w:rsid w:val="001211E5"/>
    <w:rsid w:val="001212E4"/>
    <w:rsid w:val="001218B3"/>
    <w:rsid w:val="00122470"/>
    <w:rsid w:val="001229DF"/>
    <w:rsid w:val="00122DA2"/>
    <w:rsid w:val="00123691"/>
    <w:rsid w:val="00123CED"/>
    <w:rsid w:val="00123EC8"/>
    <w:rsid w:val="0012447A"/>
    <w:rsid w:val="001247C3"/>
    <w:rsid w:val="00124E61"/>
    <w:rsid w:val="00125064"/>
    <w:rsid w:val="001253C6"/>
    <w:rsid w:val="001260F7"/>
    <w:rsid w:val="0012622D"/>
    <w:rsid w:val="001266F6"/>
    <w:rsid w:val="00126F93"/>
    <w:rsid w:val="001274E4"/>
    <w:rsid w:val="001275F2"/>
    <w:rsid w:val="00127F70"/>
    <w:rsid w:val="001307C3"/>
    <w:rsid w:val="00130932"/>
    <w:rsid w:val="00131B5F"/>
    <w:rsid w:val="0013204C"/>
    <w:rsid w:val="00132317"/>
    <w:rsid w:val="0013245B"/>
    <w:rsid w:val="0013258D"/>
    <w:rsid w:val="001326D3"/>
    <w:rsid w:val="00132784"/>
    <w:rsid w:val="00132B7E"/>
    <w:rsid w:val="001333CD"/>
    <w:rsid w:val="00133405"/>
    <w:rsid w:val="00133694"/>
    <w:rsid w:val="00133DFA"/>
    <w:rsid w:val="00133E23"/>
    <w:rsid w:val="00134B03"/>
    <w:rsid w:val="00134B48"/>
    <w:rsid w:val="00134C2A"/>
    <w:rsid w:val="00134E71"/>
    <w:rsid w:val="00135418"/>
    <w:rsid w:val="00135C6D"/>
    <w:rsid w:val="001364D9"/>
    <w:rsid w:val="00136951"/>
    <w:rsid w:val="00136976"/>
    <w:rsid w:val="00137215"/>
    <w:rsid w:val="00137577"/>
    <w:rsid w:val="00137A1A"/>
    <w:rsid w:val="00137CEA"/>
    <w:rsid w:val="00140A62"/>
    <w:rsid w:val="00141A53"/>
    <w:rsid w:val="001428C0"/>
    <w:rsid w:val="00142B3A"/>
    <w:rsid w:val="0014307C"/>
    <w:rsid w:val="00143D1C"/>
    <w:rsid w:val="00143F6F"/>
    <w:rsid w:val="00144F16"/>
    <w:rsid w:val="00145492"/>
    <w:rsid w:val="00145A6B"/>
    <w:rsid w:val="001464AE"/>
    <w:rsid w:val="0014749F"/>
    <w:rsid w:val="00147BF7"/>
    <w:rsid w:val="001500A8"/>
    <w:rsid w:val="00150DE7"/>
    <w:rsid w:val="001517DA"/>
    <w:rsid w:val="0015258C"/>
    <w:rsid w:val="00152C33"/>
    <w:rsid w:val="0015308E"/>
    <w:rsid w:val="00153204"/>
    <w:rsid w:val="00153648"/>
    <w:rsid w:val="00153889"/>
    <w:rsid w:val="00153B98"/>
    <w:rsid w:val="00153C47"/>
    <w:rsid w:val="00153F25"/>
    <w:rsid w:val="001540FD"/>
    <w:rsid w:val="001543F8"/>
    <w:rsid w:val="00154A0C"/>
    <w:rsid w:val="00154BD5"/>
    <w:rsid w:val="001552D2"/>
    <w:rsid w:val="0015586C"/>
    <w:rsid w:val="00155931"/>
    <w:rsid w:val="0015594F"/>
    <w:rsid w:val="00155B22"/>
    <w:rsid w:val="00155FC1"/>
    <w:rsid w:val="00156046"/>
    <w:rsid w:val="001560B9"/>
    <w:rsid w:val="00156616"/>
    <w:rsid w:val="00156A70"/>
    <w:rsid w:val="00156DF6"/>
    <w:rsid w:val="00156E72"/>
    <w:rsid w:val="00157639"/>
    <w:rsid w:val="0015770B"/>
    <w:rsid w:val="00157777"/>
    <w:rsid w:val="001578FE"/>
    <w:rsid w:val="00157B6A"/>
    <w:rsid w:val="00157C93"/>
    <w:rsid w:val="0016132A"/>
    <w:rsid w:val="00161678"/>
    <w:rsid w:val="00161B2C"/>
    <w:rsid w:val="00161D18"/>
    <w:rsid w:val="00161D8B"/>
    <w:rsid w:val="0016227E"/>
    <w:rsid w:val="00162C51"/>
    <w:rsid w:val="00162DED"/>
    <w:rsid w:val="00163001"/>
    <w:rsid w:val="00163C33"/>
    <w:rsid w:val="00163E9A"/>
    <w:rsid w:val="00164023"/>
    <w:rsid w:val="00164132"/>
    <w:rsid w:val="00164451"/>
    <w:rsid w:val="00164B66"/>
    <w:rsid w:val="001654FB"/>
    <w:rsid w:val="001655FF"/>
    <w:rsid w:val="0016579D"/>
    <w:rsid w:val="00165AAB"/>
    <w:rsid w:val="00165BEB"/>
    <w:rsid w:val="00166129"/>
    <w:rsid w:val="00166823"/>
    <w:rsid w:val="001668C4"/>
    <w:rsid w:val="00166AD2"/>
    <w:rsid w:val="00166ECB"/>
    <w:rsid w:val="0016750E"/>
    <w:rsid w:val="001679FF"/>
    <w:rsid w:val="0017076C"/>
    <w:rsid w:val="00170ED8"/>
    <w:rsid w:val="00171012"/>
    <w:rsid w:val="0017104D"/>
    <w:rsid w:val="00171B45"/>
    <w:rsid w:val="00171D8E"/>
    <w:rsid w:val="00171F1E"/>
    <w:rsid w:val="00172313"/>
    <w:rsid w:val="001723FC"/>
    <w:rsid w:val="0017256B"/>
    <w:rsid w:val="00172948"/>
    <w:rsid w:val="00172F52"/>
    <w:rsid w:val="00173781"/>
    <w:rsid w:val="00173C06"/>
    <w:rsid w:val="00173CE4"/>
    <w:rsid w:val="00173D64"/>
    <w:rsid w:val="00174499"/>
    <w:rsid w:val="001747C6"/>
    <w:rsid w:val="00174AB1"/>
    <w:rsid w:val="00174E9C"/>
    <w:rsid w:val="00174EC3"/>
    <w:rsid w:val="001754DA"/>
    <w:rsid w:val="0017611D"/>
    <w:rsid w:val="001762E0"/>
    <w:rsid w:val="00176519"/>
    <w:rsid w:val="00176FDD"/>
    <w:rsid w:val="00177900"/>
    <w:rsid w:val="00177AC5"/>
    <w:rsid w:val="00177B81"/>
    <w:rsid w:val="00177CF7"/>
    <w:rsid w:val="001804CF"/>
    <w:rsid w:val="00180E53"/>
    <w:rsid w:val="00181055"/>
    <w:rsid w:val="00181694"/>
    <w:rsid w:val="001819F0"/>
    <w:rsid w:val="00181DD5"/>
    <w:rsid w:val="00181EB4"/>
    <w:rsid w:val="001828BC"/>
    <w:rsid w:val="00183A9F"/>
    <w:rsid w:val="00184A8C"/>
    <w:rsid w:val="00185082"/>
    <w:rsid w:val="0018572F"/>
    <w:rsid w:val="00185CD7"/>
    <w:rsid w:val="00185DAE"/>
    <w:rsid w:val="001861E3"/>
    <w:rsid w:val="00186446"/>
    <w:rsid w:val="00186668"/>
    <w:rsid w:val="00186E5D"/>
    <w:rsid w:val="00187008"/>
    <w:rsid w:val="0018768F"/>
    <w:rsid w:val="00187B2F"/>
    <w:rsid w:val="00190278"/>
    <w:rsid w:val="00190334"/>
    <w:rsid w:val="00190973"/>
    <w:rsid w:val="001910F7"/>
    <w:rsid w:val="00191538"/>
    <w:rsid w:val="001922CE"/>
    <w:rsid w:val="00192479"/>
    <w:rsid w:val="0019262E"/>
    <w:rsid w:val="00192876"/>
    <w:rsid w:val="00192992"/>
    <w:rsid w:val="00193754"/>
    <w:rsid w:val="001938AD"/>
    <w:rsid w:val="00193A58"/>
    <w:rsid w:val="00193F72"/>
    <w:rsid w:val="001955E3"/>
    <w:rsid w:val="00195ADC"/>
    <w:rsid w:val="00195D25"/>
    <w:rsid w:val="00195F7E"/>
    <w:rsid w:val="0019611F"/>
    <w:rsid w:val="001962C4"/>
    <w:rsid w:val="00196A44"/>
    <w:rsid w:val="00196BD9"/>
    <w:rsid w:val="00196BEB"/>
    <w:rsid w:val="00196C33"/>
    <w:rsid w:val="00197023"/>
    <w:rsid w:val="001970F1"/>
    <w:rsid w:val="001975A8"/>
    <w:rsid w:val="0019793B"/>
    <w:rsid w:val="0019793F"/>
    <w:rsid w:val="001A075C"/>
    <w:rsid w:val="001A08B6"/>
    <w:rsid w:val="001A138F"/>
    <w:rsid w:val="001A19E5"/>
    <w:rsid w:val="001A30EE"/>
    <w:rsid w:val="001A3632"/>
    <w:rsid w:val="001A384A"/>
    <w:rsid w:val="001A52F3"/>
    <w:rsid w:val="001A5713"/>
    <w:rsid w:val="001A5808"/>
    <w:rsid w:val="001A5A17"/>
    <w:rsid w:val="001A646A"/>
    <w:rsid w:val="001A6EEF"/>
    <w:rsid w:val="001A7110"/>
    <w:rsid w:val="001A720A"/>
    <w:rsid w:val="001B0BAD"/>
    <w:rsid w:val="001B1037"/>
    <w:rsid w:val="001B145A"/>
    <w:rsid w:val="001B1891"/>
    <w:rsid w:val="001B2694"/>
    <w:rsid w:val="001B27EE"/>
    <w:rsid w:val="001B2F61"/>
    <w:rsid w:val="001B301D"/>
    <w:rsid w:val="001B3A67"/>
    <w:rsid w:val="001B47D4"/>
    <w:rsid w:val="001B52E1"/>
    <w:rsid w:val="001B54F9"/>
    <w:rsid w:val="001B591E"/>
    <w:rsid w:val="001B5FBD"/>
    <w:rsid w:val="001C00D0"/>
    <w:rsid w:val="001C1864"/>
    <w:rsid w:val="001C1974"/>
    <w:rsid w:val="001C21CB"/>
    <w:rsid w:val="001C26F6"/>
    <w:rsid w:val="001C2D9E"/>
    <w:rsid w:val="001C4907"/>
    <w:rsid w:val="001C5539"/>
    <w:rsid w:val="001C5588"/>
    <w:rsid w:val="001C5E5C"/>
    <w:rsid w:val="001C63E6"/>
    <w:rsid w:val="001C7B59"/>
    <w:rsid w:val="001C7C8F"/>
    <w:rsid w:val="001D1287"/>
    <w:rsid w:val="001D13DF"/>
    <w:rsid w:val="001D1482"/>
    <w:rsid w:val="001D2245"/>
    <w:rsid w:val="001D293A"/>
    <w:rsid w:val="001D29C9"/>
    <w:rsid w:val="001D2AC7"/>
    <w:rsid w:val="001D2DCB"/>
    <w:rsid w:val="001D2FFB"/>
    <w:rsid w:val="001D301D"/>
    <w:rsid w:val="001D3677"/>
    <w:rsid w:val="001D3A65"/>
    <w:rsid w:val="001D3B66"/>
    <w:rsid w:val="001D3CA9"/>
    <w:rsid w:val="001D500B"/>
    <w:rsid w:val="001D531D"/>
    <w:rsid w:val="001D544D"/>
    <w:rsid w:val="001D562D"/>
    <w:rsid w:val="001D5E07"/>
    <w:rsid w:val="001D64DD"/>
    <w:rsid w:val="001D6849"/>
    <w:rsid w:val="001D6A44"/>
    <w:rsid w:val="001D7224"/>
    <w:rsid w:val="001D7384"/>
    <w:rsid w:val="001D761D"/>
    <w:rsid w:val="001E0D06"/>
    <w:rsid w:val="001E1016"/>
    <w:rsid w:val="001E17CE"/>
    <w:rsid w:val="001E2186"/>
    <w:rsid w:val="001E243C"/>
    <w:rsid w:val="001E2BC0"/>
    <w:rsid w:val="001E2DAB"/>
    <w:rsid w:val="001E328C"/>
    <w:rsid w:val="001E3410"/>
    <w:rsid w:val="001E3BB9"/>
    <w:rsid w:val="001E4820"/>
    <w:rsid w:val="001E4D25"/>
    <w:rsid w:val="001E511F"/>
    <w:rsid w:val="001E5149"/>
    <w:rsid w:val="001E528E"/>
    <w:rsid w:val="001E5573"/>
    <w:rsid w:val="001E564C"/>
    <w:rsid w:val="001E5842"/>
    <w:rsid w:val="001E58C2"/>
    <w:rsid w:val="001E5AA7"/>
    <w:rsid w:val="001E6682"/>
    <w:rsid w:val="001E7096"/>
    <w:rsid w:val="001E70E1"/>
    <w:rsid w:val="001E71EA"/>
    <w:rsid w:val="001E7DC3"/>
    <w:rsid w:val="001F0E3C"/>
    <w:rsid w:val="001F11ED"/>
    <w:rsid w:val="001F179F"/>
    <w:rsid w:val="001F20C8"/>
    <w:rsid w:val="001F4098"/>
    <w:rsid w:val="001F44F3"/>
    <w:rsid w:val="001F48C0"/>
    <w:rsid w:val="001F4ACA"/>
    <w:rsid w:val="001F4D89"/>
    <w:rsid w:val="001F5043"/>
    <w:rsid w:val="001F5C2D"/>
    <w:rsid w:val="001F6D1E"/>
    <w:rsid w:val="001F7B6E"/>
    <w:rsid w:val="001F7BB9"/>
    <w:rsid w:val="00200309"/>
    <w:rsid w:val="002013EC"/>
    <w:rsid w:val="00201597"/>
    <w:rsid w:val="0020195E"/>
    <w:rsid w:val="00201CCA"/>
    <w:rsid w:val="00201E61"/>
    <w:rsid w:val="00202420"/>
    <w:rsid w:val="002025EB"/>
    <w:rsid w:val="0020261A"/>
    <w:rsid w:val="00202F29"/>
    <w:rsid w:val="00203B03"/>
    <w:rsid w:val="0020584E"/>
    <w:rsid w:val="002058A1"/>
    <w:rsid w:val="002069CD"/>
    <w:rsid w:val="002075D1"/>
    <w:rsid w:val="0020773D"/>
    <w:rsid w:val="00207B9E"/>
    <w:rsid w:val="00207E15"/>
    <w:rsid w:val="00207EA0"/>
    <w:rsid w:val="00210E5A"/>
    <w:rsid w:val="00211675"/>
    <w:rsid w:val="00211D88"/>
    <w:rsid w:val="00211F53"/>
    <w:rsid w:val="00213EF7"/>
    <w:rsid w:val="002142FC"/>
    <w:rsid w:val="00214556"/>
    <w:rsid w:val="0021485B"/>
    <w:rsid w:val="00215801"/>
    <w:rsid w:val="00215CD3"/>
    <w:rsid w:val="0021638B"/>
    <w:rsid w:val="00216A5A"/>
    <w:rsid w:val="00217585"/>
    <w:rsid w:val="00217955"/>
    <w:rsid w:val="002179A1"/>
    <w:rsid w:val="00217BE8"/>
    <w:rsid w:val="00217DF0"/>
    <w:rsid w:val="002208E1"/>
    <w:rsid w:val="00220926"/>
    <w:rsid w:val="00220C02"/>
    <w:rsid w:val="00221B48"/>
    <w:rsid w:val="00223EB8"/>
    <w:rsid w:val="00224346"/>
    <w:rsid w:val="00224F18"/>
    <w:rsid w:val="00224F5A"/>
    <w:rsid w:val="00226320"/>
    <w:rsid w:val="0022640D"/>
    <w:rsid w:val="002267DF"/>
    <w:rsid w:val="0022722F"/>
    <w:rsid w:val="002300D3"/>
    <w:rsid w:val="0023095C"/>
    <w:rsid w:val="00231755"/>
    <w:rsid w:val="00232129"/>
    <w:rsid w:val="00232199"/>
    <w:rsid w:val="002328A2"/>
    <w:rsid w:val="00232971"/>
    <w:rsid w:val="00233CAE"/>
    <w:rsid w:val="00233E49"/>
    <w:rsid w:val="00234302"/>
    <w:rsid w:val="00234493"/>
    <w:rsid w:val="00234993"/>
    <w:rsid w:val="00235B4A"/>
    <w:rsid w:val="00235CEF"/>
    <w:rsid w:val="002362A3"/>
    <w:rsid w:val="00236CAE"/>
    <w:rsid w:val="00236E78"/>
    <w:rsid w:val="00237BCA"/>
    <w:rsid w:val="00237DC2"/>
    <w:rsid w:val="0024004A"/>
    <w:rsid w:val="00240251"/>
    <w:rsid w:val="002407FC"/>
    <w:rsid w:val="00240CAC"/>
    <w:rsid w:val="00241096"/>
    <w:rsid w:val="0024115E"/>
    <w:rsid w:val="002414DD"/>
    <w:rsid w:val="00241595"/>
    <w:rsid w:val="002415A2"/>
    <w:rsid w:val="002418BD"/>
    <w:rsid w:val="00241917"/>
    <w:rsid w:val="00241CF4"/>
    <w:rsid w:val="00241D62"/>
    <w:rsid w:val="00242603"/>
    <w:rsid w:val="00242AA0"/>
    <w:rsid w:val="00242FFF"/>
    <w:rsid w:val="0024306A"/>
    <w:rsid w:val="00243261"/>
    <w:rsid w:val="0024356C"/>
    <w:rsid w:val="00243856"/>
    <w:rsid w:val="00243A79"/>
    <w:rsid w:val="0024449C"/>
    <w:rsid w:val="00244D8E"/>
    <w:rsid w:val="00244D91"/>
    <w:rsid w:val="00245E9A"/>
    <w:rsid w:val="00246126"/>
    <w:rsid w:val="0024645A"/>
    <w:rsid w:val="002466EA"/>
    <w:rsid w:val="00246AB9"/>
    <w:rsid w:val="00246C34"/>
    <w:rsid w:val="00246F3C"/>
    <w:rsid w:val="00246FAF"/>
    <w:rsid w:val="002502CB"/>
    <w:rsid w:val="00250A78"/>
    <w:rsid w:val="0025165C"/>
    <w:rsid w:val="00251A65"/>
    <w:rsid w:val="00251F40"/>
    <w:rsid w:val="002527CA"/>
    <w:rsid w:val="002528D9"/>
    <w:rsid w:val="00252AD3"/>
    <w:rsid w:val="00253904"/>
    <w:rsid w:val="00254211"/>
    <w:rsid w:val="0025428D"/>
    <w:rsid w:val="0025485D"/>
    <w:rsid w:val="002552F7"/>
    <w:rsid w:val="00255914"/>
    <w:rsid w:val="00255C12"/>
    <w:rsid w:val="00255C4A"/>
    <w:rsid w:val="0025678F"/>
    <w:rsid w:val="00256DD2"/>
    <w:rsid w:val="002570F2"/>
    <w:rsid w:val="00257C38"/>
    <w:rsid w:val="00257CB0"/>
    <w:rsid w:val="00260130"/>
    <w:rsid w:val="0026022A"/>
    <w:rsid w:val="002604FF"/>
    <w:rsid w:val="00260908"/>
    <w:rsid w:val="00260955"/>
    <w:rsid w:val="00260B1E"/>
    <w:rsid w:val="00261D0C"/>
    <w:rsid w:val="00261F6D"/>
    <w:rsid w:val="002625C1"/>
    <w:rsid w:val="00262A87"/>
    <w:rsid w:val="002632A4"/>
    <w:rsid w:val="00263743"/>
    <w:rsid w:val="00263DA5"/>
    <w:rsid w:val="002640C7"/>
    <w:rsid w:val="00264D90"/>
    <w:rsid w:val="00266051"/>
    <w:rsid w:val="00266D5E"/>
    <w:rsid w:val="0027012F"/>
    <w:rsid w:val="00270524"/>
    <w:rsid w:val="00270C03"/>
    <w:rsid w:val="00270C22"/>
    <w:rsid w:val="00271413"/>
    <w:rsid w:val="0027151B"/>
    <w:rsid w:val="002717C1"/>
    <w:rsid w:val="0027194E"/>
    <w:rsid w:val="00272035"/>
    <w:rsid w:val="0027296A"/>
    <w:rsid w:val="002733BA"/>
    <w:rsid w:val="00273955"/>
    <w:rsid w:val="00273B5E"/>
    <w:rsid w:val="0027444F"/>
    <w:rsid w:val="002749CC"/>
    <w:rsid w:val="00274D24"/>
    <w:rsid w:val="00274FA6"/>
    <w:rsid w:val="00275E17"/>
    <w:rsid w:val="00276A07"/>
    <w:rsid w:val="00277194"/>
    <w:rsid w:val="002776E9"/>
    <w:rsid w:val="002777BC"/>
    <w:rsid w:val="00280412"/>
    <w:rsid w:val="002807CB"/>
    <w:rsid w:val="00280AE3"/>
    <w:rsid w:val="0028113B"/>
    <w:rsid w:val="0028155F"/>
    <w:rsid w:val="0028185F"/>
    <w:rsid w:val="00281E5B"/>
    <w:rsid w:val="00282073"/>
    <w:rsid w:val="00282980"/>
    <w:rsid w:val="00282CDD"/>
    <w:rsid w:val="00283029"/>
    <w:rsid w:val="0028311A"/>
    <w:rsid w:val="002833C1"/>
    <w:rsid w:val="00283596"/>
    <w:rsid w:val="00283940"/>
    <w:rsid w:val="00283B72"/>
    <w:rsid w:val="00284BA3"/>
    <w:rsid w:val="00284F88"/>
    <w:rsid w:val="0028532E"/>
    <w:rsid w:val="00285A23"/>
    <w:rsid w:val="00285D26"/>
    <w:rsid w:val="00286DEB"/>
    <w:rsid w:val="00287888"/>
    <w:rsid w:val="00290501"/>
    <w:rsid w:val="00290F85"/>
    <w:rsid w:val="00291182"/>
    <w:rsid w:val="002913C0"/>
    <w:rsid w:val="00291D06"/>
    <w:rsid w:val="00292939"/>
    <w:rsid w:val="00292C1D"/>
    <w:rsid w:val="002933CF"/>
    <w:rsid w:val="00293C23"/>
    <w:rsid w:val="002944AC"/>
    <w:rsid w:val="00294B01"/>
    <w:rsid w:val="00294CCC"/>
    <w:rsid w:val="00295842"/>
    <w:rsid w:val="002958F1"/>
    <w:rsid w:val="00295A91"/>
    <w:rsid w:val="002962FB"/>
    <w:rsid w:val="00296339"/>
    <w:rsid w:val="0029660C"/>
    <w:rsid w:val="002972CF"/>
    <w:rsid w:val="00297352"/>
    <w:rsid w:val="0029786D"/>
    <w:rsid w:val="00297B81"/>
    <w:rsid w:val="00297E5B"/>
    <w:rsid w:val="002A042A"/>
    <w:rsid w:val="002A1429"/>
    <w:rsid w:val="002A14C2"/>
    <w:rsid w:val="002A1CF1"/>
    <w:rsid w:val="002A1E6F"/>
    <w:rsid w:val="002A21CB"/>
    <w:rsid w:val="002A2E24"/>
    <w:rsid w:val="002A3C21"/>
    <w:rsid w:val="002A42DB"/>
    <w:rsid w:val="002A4E19"/>
    <w:rsid w:val="002A56C3"/>
    <w:rsid w:val="002A6766"/>
    <w:rsid w:val="002A6D16"/>
    <w:rsid w:val="002A76AD"/>
    <w:rsid w:val="002A7992"/>
    <w:rsid w:val="002A7AE2"/>
    <w:rsid w:val="002A7B68"/>
    <w:rsid w:val="002B057A"/>
    <w:rsid w:val="002B0632"/>
    <w:rsid w:val="002B065A"/>
    <w:rsid w:val="002B0BD7"/>
    <w:rsid w:val="002B0C3F"/>
    <w:rsid w:val="002B1613"/>
    <w:rsid w:val="002B1744"/>
    <w:rsid w:val="002B18D8"/>
    <w:rsid w:val="002B198B"/>
    <w:rsid w:val="002B2814"/>
    <w:rsid w:val="002B2B82"/>
    <w:rsid w:val="002B2DBD"/>
    <w:rsid w:val="002B2DE9"/>
    <w:rsid w:val="002B2FC0"/>
    <w:rsid w:val="002B33D8"/>
    <w:rsid w:val="002B3996"/>
    <w:rsid w:val="002B3BB1"/>
    <w:rsid w:val="002B3EAC"/>
    <w:rsid w:val="002B3EF6"/>
    <w:rsid w:val="002B4AE5"/>
    <w:rsid w:val="002B5354"/>
    <w:rsid w:val="002B562C"/>
    <w:rsid w:val="002B5677"/>
    <w:rsid w:val="002B57C8"/>
    <w:rsid w:val="002B6581"/>
    <w:rsid w:val="002B6F7A"/>
    <w:rsid w:val="002C03CC"/>
    <w:rsid w:val="002C058D"/>
    <w:rsid w:val="002C0B7A"/>
    <w:rsid w:val="002C0C9C"/>
    <w:rsid w:val="002C26B6"/>
    <w:rsid w:val="002C27A7"/>
    <w:rsid w:val="002C2D79"/>
    <w:rsid w:val="002C32D3"/>
    <w:rsid w:val="002C3D91"/>
    <w:rsid w:val="002C51B0"/>
    <w:rsid w:val="002C555E"/>
    <w:rsid w:val="002C567E"/>
    <w:rsid w:val="002C5ECE"/>
    <w:rsid w:val="002C6019"/>
    <w:rsid w:val="002C6394"/>
    <w:rsid w:val="002C64A0"/>
    <w:rsid w:val="002C64A5"/>
    <w:rsid w:val="002C6C39"/>
    <w:rsid w:val="002C6EE4"/>
    <w:rsid w:val="002C7DF3"/>
    <w:rsid w:val="002D064C"/>
    <w:rsid w:val="002D0A82"/>
    <w:rsid w:val="002D104E"/>
    <w:rsid w:val="002D3BEF"/>
    <w:rsid w:val="002D3C0A"/>
    <w:rsid w:val="002D3E07"/>
    <w:rsid w:val="002D4A2D"/>
    <w:rsid w:val="002D512D"/>
    <w:rsid w:val="002D5948"/>
    <w:rsid w:val="002D5E89"/>
    <w:rsid w:val="002D61BA"/>
    <w:rsid w:val="002D6A2C"/>
    <w:rsid w:val="002D708F"/>
    <w:rsid w:val="002D71FE"/>
    <w:rsid w:val="002D7A6F"/>
    <w:rsid w:val="002D7C67"/>
    <w:rsid w:val="002D7D89"/>
    <w:rsid w:val="002E08AE"/>
    <w:rsid w:val="002E0BA4"/>
    <w:rsid w:val="002E0D41"/>
    <w:rsid w:val="002E3161"/>
    <w:rsid w:val="002E34E6"/>
    <w:rsid w:val="002E3C11"/>
    <w:rsid w:val="002E3FD1"/>
    <w:rsid w:val="002E46F1"/>
    <w:rsid w:val="002E498A"/>
    <w:rsid w:val="002E4A88"/>
    <w:rsid w:val="002E4B7B"/>
    <w:rsid w:val="002E5731"/>
    <w:rsid w:val="002E5E06"/>
    <w:rsid w:val="002E6228"/>
    <w:rsid w:val="002E6256"/>
    <w:rsid w:val="002E761A"/>
    <w:rsid w:val="002E7B47"/>
    <w:rsid w:val="002E7D9B"/>
    <w:rsid w:val="002E7E72"/>
    <w:rsid w:val="002F0458"/>
    <w:rsid w:val="002F119A"/>
    <w:rsid w:val="002F16DE"/>
    <w:rsid w:val="002F16EA"/>
    <w:rsid w:val="002F1F59"/>
    <w:rsid w:val="002F22C7"/>
    <w:rsid w:val="002F2374"/>
    <w:rsid w:val="002F304E"/>
    <w:rsid w:val="002F6C45"/>
    <w:rsid w:val="002F70DB"/>
    <w:rsid w:val="002F71AE"/>
    <w:rsid w:val="002F7B78"/>
    <w:rsid w:val="002F7D37"/>
    <w:rsid w:val="0030011C"/>
    <w:rsid w:val="003004B7"/>
    <w:rsid w:val="003005A7"/>
    <w:rsid w:val="00300851"/>
    <w:rsid w:val="00300DD9"/>
    <w:rsid w:val="00300FA8"/>
    <w:rsid w:val="0030117E"/>
    <w:rsid w:val="003015CA"/>
    <w:rsid w:val="003021E3"/>
    <w:rsid w:val="0030268F"/>
    <w:rsid w:val="00302781"/>
    <w:rsid w:val="00302A81"/>
    <w:rsid w:val="00302CBB"/>
    <w:rsid w:val="00303591"/>
    <w:rsid w:val="00303D8E"/>
    <w:rsid w:val="00303FAD"/>
    <w:rsid w:val="0030418E"/>
    <w:rsid w:val="00305663"/>
    <w:rsid w:val="0030596E"/>
    <w:rsid w:val="00305B29"/>
    <w:rsid w:val="00305B8D"/>
    <w:rsid w:val="00306443"/>
    <w:rsid w:val="00306477"/>
    <w:rsid w:val="00306526"/>
    <w:rsid w:val="00306720"/>
    <w:rsid w:val="00306C9E"/>
    <w:rsid w:val="0031036C"/>
    <w:rsid w:val="003103C1"/>
    <w:rsid w:val="0031055C"/>
    <w:rsid w:val="00310B19"/>
    <w:rsid w:val="003119AC"/>
    <w:rsid w:val="003124BD"/>
    <w:rsid w:val="00312ECC"/>
    <w:rsid w:val="00313014"/>
    <w:rsid w:val="003134A4"/>
    <w:rsid w:val="00313BC8"/>
    <w:rsid w:val="00314069"/>
    <w:rsid w:val="003143A2"/>
    <w:rsid w:val="003148C0"/>
    <w:rsid w:val="003148EF"/>
    <w:rsid w:val="00314D12"/>
    <w:rsid w:val="003156D7"/>
    <w:rsid w:val="00315891"/>
    <w:rsid w:val="0031602E"/>
    <w:rsid w:val="0031662F"/>
    <w:rsid w:val="0031744B"/>
    <w:rsid w:val="003177F3"/>
    <w:rsid w:val="00317CEF"/>
    <w:rsid w:val="00317D88"/>
    <w:rsid w:val="003204A8"/>
    <w:rsid w:val="00320801"/>
    <w:rsid w:val="00320EAB"/>
    <w:rsid w:val="00321270"/>
    <w:rsid w:val="00321EAB"/>
    <w:rsid w:val="003224C7"/>
    <w:rsid w:val="0032306B"/>
    <w:rsid w:val="0032312B"/>
    <w:rsid w:val="00323526"/>
    <w:rsid w:val="00323E27"/>
    <w:rsid w:val="00324250"/>
    <w:rsid w:val="0032426B"/>
    <w:rsid w:val="00324DE5"/>
    <w:rsid w:val="00324DFD"/>
    <w:rsid w:val="003250D2"/>
    <w:rsid w:val="00326A61"/>
    <w:rsid w:val="00327AA8"/>
    <w:rsid w:val="00327E46"/>
    <w:rsid w:val="00330096"/>
    <w:rsid w:val="00330C1B"/>
    <w:rsid w:val="00330DBE"/>
    <w:rsid w:val="00332C4B"/>
    <w:rsid w:val="00332D8F"/>
    <w:rsid w:val="00332F58"/>
    <w:rsid w:val="00332F9D"/>
    <w:rsid w:val="0033393E"/>
    <w:rsid w:val="0033426D"/>
    <w:rsid w:val="00334560"/>
    <w:rsid w:val="00334A7F"/>
    <w:rsid w:val="00335873"/>
    <w:rsid w:val="00335944"/>
    <w:rsid w:val="00335BB6"/>
    <w:rsid w:val="00335CA1"/>
    <w:rsid w:val="00335E2B"/>
    <w:rsid w:val="00336133"/>
    <w:rsid w:val="003363E1"/>
    <w:rsid w:val="00336803"/>
    <w:rsid w:val="003368E4"/>
    <w:rsid w:val="00336C03"/>
    <w:rsid w:val="00336D7F"/>
    <w:rsid w:val="00337331"/>
    <w:rsid w:val="00340320"/>
    <w:rsid w:val="00341708"/>
    <w:rsid w:val="00341C8D"/>
    <w:rsid w:val="0034214A"/>
    <w:rsid w:val="00342584"/>
    <w:rsid w:val="003426DC"/>
    <w:rsid w:val="00342F8D"/>
    <w:rsid w:val="0034361E"/>
    <w:rsid w:val="003437AF"/>
    <w:rsid w:val="0034410E"/>
    <w:rsid w:val="003445AC"/>
    <w:rsid w:val="00346008"/>
    <w:rsid w:val="00346636"/>
    <w:rsid w:val="0034699B"/>
    <w:rsid w:val="00346AB5"/>
    <w:rsid w:val="00346EF5"/>
    <w:rsid w:val="00347731"/>
    <w:rsid w:val="00347912"/>
    <w:rsid w:val="00347F94"/>
    <w:rsid w:val="0035061B"/>
    <w:rsid w:val="00350B61"/>
    <w:rsid w:val="00351018"/>
    <w:rsid w:val="0035161B"/>
    <w:rsid w:val="0035183F"/>
    <w:rsid w:val="00351843"/>
    <w:rsid w:val="00352803"/>
    <w:rsid w:val="00352B66"/>
    <w:rsid w:val="00352F0D"/>
    <w:rsid w:val="003539CB"/>
    <w:rsid w:val="00353DAD"/>
    <w:rsid w:val="00354D06"/>
    <w:rsid w:val="00355851"/>
    <w:rsid w:val="00355D5C"/>
    <w:rsid w:val="00356131"/>
    <w:rsid w:val="00356DF0"/>
    <w:rsid w:val="00356F14"/>
    <w:rsid w:val="00357019"/>
    <w:rsid w:val="003575F9"/>
    <w:rsid w:val="00357758"/>
    <w:rsid w:val="00357CF1"/>
    <w:rsid w:val="00360498"/>
    <w:rsid w:val="00360CD7"/>
    <w:rsid w:val="003610CD"/>
    <w:rsid w:val="003615DD"/>
    <w:rsid w:val="00362240"/>
    <w:rsid w:val="00362485"/>
    <w:rsid w:val="0036296A"/>
    <w:rsid w:val="00362CCE"/>
    <w:rsid w:val="00362CD7"/>
    <w:rsid w:val="00362E41"/>
    <w:rsid w:val="00363178"/>
    <w:rsid w:val="00363EA0"/>
    <w:rsid w:val="0036459B"/>
    <w:rsid w:val="00364762"/>
    <w:rsid w:val="00365203"/>
    <w:rsid w:val="00365445"/>
    <w:rsid w:val="0036795B"/>
    <w:rsid w:val="00367FAA"/>
    <w:rsid w:val="003703E7"/>
    <w:rsid w:val="003706D5"/>
    <w:rsid w:val="00370872"/>
    <w:rsid w:val="00370DCA"/>
    <w:rsid w:val="00370FBB"/>
    <w:rsid w:val="00371BE8"/>
    <w:rsid w:val="0037240D"/>
    <w:rsid w:val="00372A95"/>
    <w:rsid w:val="0037302C"/>
    <w:rsid w:val="00373C7F"/>
    <w:rsid w:val="00373FA6"/>
    <w:rsid w:val="003748B8"/>
    <w:rsid w:val="00374F53"/>
    <w:rsid w:val="003750D8"/>
    <w:rsid w:val="00375326"/>
    <w:rsid w:val="00375682"/>
    <w:rsid w:val="003764F3"/>
    <w:rsid w:val="00376872"/>
    <w:rsid w:val="00376944"/>
    <w:rsid w:val="00376D38"/>
    <w:rsid w:val="00376D43"/>
    <w:rsid w:val="003775DD"/>
    <w:rsid w:val="00377E36"/>
    <w:rsid w:val="00380EB8"/>
    <w:rsid w:val="0038200A"/>
    <w:rsid w:val="0038421A"/>
    <w:rsid w:val="00384E6B"/>
    <w:rsid w:val="00384F86"/>
    <w:rsid w:val="003853F8"/>
    <w:rsid w:val="00385BD8"/>
    <w:rsid w:val="00385BF4"/>
    <w:rsid w:val="00385F95"/>
    <w:rsid w:val="00386086"/>
    <w:rsid w:val="0038650D"/>
    <w:rsid w:val="00386C76"/>
    <w:rsid w:val="00386CD2"/>
    <w:rsid w:val="003900AF"/>
    <w:rsid w:val="00390BD2"/>
    <w:rsid w:val="00390EFD"/>
    <w:rsid w:val="003912D2"/>
    <w:rsid w:val="00391693"/>
    <w:rsid w:val="003918F2"/>
    <w:rsid w:val="00392086"/>
    <w:rsid w:val="003920A8"/>
    <w:rsid w:val="00392738"/>
    <w:rsid w:val="00392C13"/>
    <w:rsid w:val="0039300E"/>
    <w:rsid w:val="003931E5"/>
    <w:rsid w:val="003933DC"/>
    <w:rsid w:val="003940D8"/>
    <w:rsid w:val="003941F4"/>
    <w:rsid w:val="00394AE8"/>
    <w:rsid w:val="00394E55"/>
    <w:rsid w:val="0039571C"/>
    <w:rsid w:val="00395A53"/>
    <w:rsid w:val="00395AD8"/>
    <w:rsid w:val="00396225"/>
    <w:rsid w:val="0039631C"/>
    <w:rsid w:val="003963A9"/>
    <w:rsid w:val="003964AE"/>
    <w:rsid w:val="00396BC4"/>
    <w:rsid w:val="003971A9"/>
    <w:rsid w:val="00397272"/>
    <w:rsid w:val="003A00B3"/>
    <w:rsid w:val="003A03DA"/>
    <w:rsid w:val="003A075A"/>
    <w:rsid w:val="003A1950"/>
    <w:rsid w:val="003A1C6C"/>
    <w:rsid w:val="003A1DD5"/>
    <w:rsid w:val="003A2223"/>
    <w:rsid w:val="003A27B6"/>
    <w:rsid w:val="003A3366"/>
    <w:rsid w:val="003A3551"/>
    <w:rsid w:val="003A3AE4"/>
    <w:rsid w:val="003A43E2"/>
    <w:rsid w:val="003A46A2"/>
    <w:rsid w:val="003A4D51"/>
    <w:rsid w:val="003A5085"/>
    <w:rsid w:val="003A5396"/>
    <w:rsid w:val="003A5BBB"/>
    <w:rsid w:val="003A65F9"/>
    <w:rsid w:val="003A7083"/>
    <w:rsid w:val="003A7815"/>
    <w:rsid w:val="003A7BCF"/>
    <w:rsid w:val="003B0FA0"/>
    <w:rsid w:val="003B1A97"/>
    <w:rsid w:val="003B1C18"/>
    <w:rsid w:val="003B1ED3"/>
    <w:rsid w:val="003B2784"/>
    <w:rsid w:val="003B2CB4"/>
    <w:rsid w:val="003B3318"/>
    <w:rsid w:val="003B3957"/>
    <w:rsid w:val="003B3A8B"/>
    <w:rsid w:val="003B3CF7"/>
    <w:rsid w:val="003B3D5F"/>
    <w:rsid w:val="003B42EA"/>
    <w:rsid w:val="003B52B2"/>
    <w:rsid w:val="003B5588"/>
    <w:rsid w:val="003B67AB"/>
    <w:rsid w:val="003B68ED"/>
    <w:rsid w:val="003B7711"/>
    <w:rsid w:val="003B77FA"/>
    <w:rsid w:val="003C00FE"/>
    <w:rsid w:val="003C0182"/>
    <w:rsid w:val="003C0CEE"/>
    <w:rsid w:val="003C1A86"/>
    <w:rsid w:val="003C1F33"/>
    <w:rsid w:val="003C31DA"/>
    <w:rsid w:val="003C3237"/>
    <w:rsid w:val="003C354D"/>
    <w:rsid w:val="003C3FBE"/>
    <w:rsid w:val="003C4EE3"/>
    <w:rsid w:val="003C56B3"/>
    <w:rsid w:val="003C59C0"/>
    <w:rsid w:val="003C5DDE"/>
    <w:rsid w:val="003C6387"/>
    <w:rsid w:val="003C64EF"/>
    <w:rsid w:val="003C66D0"/>
    <w:rsid w:val="003C6983"/>
    <w:rsid w:val="003C7A8F"/>
    <w:rsid w:val="003C7B7D"/>
    <w:rsid w:val="003D0F1C"/>
    <w:rsid w:val="003D1948"/>
    <w:rsid w:val="003D2734"/>
    <w:rsid w:val="003D2EE5"/>
    <w:rsid w:val="003D3276"/>
    <w:rsid w:val="003D3858"/>
    <w:rsid w:val="003D3F90"/>
    <w:rsid w:val="003D5411"/>
    <w:rsid w:val="003D5454"/>
    <w:rsid w:val="003D5833"/>
    <w:rsid w:val="003D5BEA"/>
    <w:rsid w:val="003D5C00"/>
    <w:rsid w:val="003D63B2"/>
    <w:rsid w:val="003D6504"/>
    <w:rsid w:val="003D72E6"/>
    <w:rsid w:val="003D73B5"/>
    <w:rsid w:val="003D7750"/>
    <w:rsid w:val="003D791A"/>
    <w:rsid w:val="003D79D7"/>
    <w:rsid w:val="003D7A78"/>
    <w:rsid w:val="003D7E9D"/>
    <w:rsid w:val="003E002C"/>
    <w:rsid w:val="003E045B"/>
    <w:rsid w:val="003E06CA"/>
    <w:rsid w:val="003E0950"/>
    <w:rsid w:val="003E0965"/>
    <w:rsid w:val="003E0A61"/>
    <w:rsid w:val="003E0B32"/>
    <w:rsid w:val="003E0B68"/>
    <w:rsid w:val="003E0D2A"/>
    <w:rsid w:val="003E0EE0"/>
    <w:rsid w:val="003E1B74"/>
    <w:rsid w:val="003E261C"/>
    <w:rsid w:val="003E38F4"/>
    <w:rsid w:val="003E3A85"/>
    <w:rsid w:val="003E3AA4"/>
    <w:rsid w:val="003E3CE4"/>
    <w:rsid w:val="003E3FA5"/>
    <w:rsid w:val="003E4680"/>
    <w:rsid w:val="003E4A08"/>
    <w:rsid w:val="003E4F65"/>
    <w:rsid w:val="003E5498"/>
    <w:rsid w:val="003E57F2"/>
    <w:rsid w:val="003E5BBB"/>
    <w:rsid w:val="003E5E79"/>
    <w:rsid w:val="003E65B4"/>
    <w:rsid w:val="003E66E6"/>
    <w:rsid w:val="003E6FAC"/>
    <w:rsid w:val="003E7AAB"/>
    <w:rsid w:val="003E7DBD"/>
    <w:rsid w:val="003E7E2D"/>
    <w:rsid w:val="003F003C"/>
    <w:rsid w:val="003F00C0"/>
    <w:rsid w:val="003F0C24"/>
    <w:rsid w:val="003F0FC5"/>
    <w:rsid w:val="003F1277"/>
    <w:rsid w:val="003F1484"/>
    <w:rsid w:val="003F2B0B"/>
    <w:rsid w:val="003F2D7E"/>
    <w:rsid w:val="003F300A"/>
    <w:rsid w:val="003F438F"/>
    <w:rsid w:val="003F462A"/>
    <w:rsid w:val="003F47CC"/>
    <w:rsid w:val="003F5464"/>
    <w:rsid w:val="003F54FC"/>
    <w:rsid w:val="003F57DD"/>
    <w:rsid w:val="003F598C"/>
    <w:rsid w:val="003F6596"/>
    <w:rsid w:val="003F65FA"/>
    <w:rsid w:val="003F6B9A"/>
    <w:rsid w:val="003F6EF3"/>
    <w:rsid w:val="003F711D"/>
    <w:rsid w:val="003F7A2F"/>
    <w:rsid w:val="00400237"/>
    <w:rsid w:val="00400467"/>
    <w:rsid w:val="00400607"/>
    <w:rsid w:val="004006C8"/>
    <w:rsid w:val="00400F6B"/>
    <w:rsid w:val="00401735"/>
    <w:rsid w:val="00403140"/>
    <w:rsid w:val="004034BB"/>
    <w:rsid w:val="00403656"/>
    <w:rsid w:val="004047FB"/>
    <w:rsid w:val="00404DCF"/>
    <w:rsid w:val="00404E84"/>
    <w:rsid w:val="00405623"/>
    <w:rsid w:val="00405C0F"/>
    <w:rsid w:val="004064E9"/>
    <w:rsid w:val="0040695C"/>
    <w:rsid w:val="004070FD"/>
    <w:rsid w:val="004071FD"/>
    <w:rsid w:val="004078B9"/>
    <w:rsid w:val="00407970"/>
    <w:rsid w:val="00407E78"/>
    <w:rsid w:val="0041156D"/>
    <w:rsid w:val="0041181A"/>
    <w:rsid w:val="00411A5A"/>
    <w:rsid w:val="00411CB8"/>
    <w:rsid w:val="004131FA"/>
    <w:rsid w:val="00413505"/>
    <w:rsid w:val="00413533"/>
    <w:rsid w:val="004135DF"/>
    <w:rsid w:val="00413A0F"/>
    <w:rsid w:val="00413B6C"/>
    <w:rsid w:val="00413CD6"/>
    <w:rsid w:val="0041456F"/>
    <w:rsid w:val="004148B8"/>
    <w:rsid w:val="00414D01"/>
    <w:rsid w:val="00415139"/>
    <w:rsid w:val="004158E5"/>
    <w:rsid w:val="0041623E"/>
    <w:rsid w:val="004175ED"/>
    <w:rsid w:val="0041785B"/>
    <w:rsid w:val="0041799E"/>
    <w:rsid w:val="00417A81"/>
    <w:rsid w:val="00417C24"/>
    <w:rsid w:val="0042006D"/>
    <w:rsid w:val="0042087E"/>
    <w:rsid w:val="00420E16"/>
    <w:rsid w:val="00421302"/>
    <w:rsid w:val="00421BE8"/>
    <w:rsid w:val="004228FA"/>
    <w:rsid w:val="00423E56"/>
    <w:rsid w:val="00424248"/>
    <w:rsid w:val="0042429F"/>
    <w:rsid w:val="0042504D"/>
    <w:rsid w:val="0042590C"/>
    <w:rsid w:val="00425F0C"/>
    <w:rsid w:val="0042606B"/>
    <w:rsid w:val="00426708"/>
    <w:rsid w:val="00426DF2"/>
    <w:rsid w:val="004301F4"/>
    <w:rsid w:val="0043098C"/>
    <w:rsid w:val="004309D8"/>
    <w:rsid w:val="00431C0A"/>
    <w:rsid w:val="0043245D"/>
    <w:rsid w:val="00432A8C"/>
    <w:rsid w:val="00433DE8"/>
    <w:rsid w:val="004344B9"/>
    <w:rsid w:val="0043552D"/>
    <w:rsid w:val="0043589F"/>
    <w:rsid w:val="00435BA9"/>
    <w:rsid w:val="00436204"/>
    <w:rsid w:val="004376DB"/>
    <w:rsid w:val="00437996"/>
    <w:rsid w:val="00437F87"/>
    <w:rsid w:val="00440077"/>
    <w:rsid w:val="00440228"/>
    <w:rsid w:val="00440620"/>
    <w:rsid w:val="004407A1"/>
    <w:rsid w:val="00440A38"/>
    <w:rsid w:val="00441363"/>
    <w:rsid w:val="004417BF"/>
    <w:rsid w:val="00441CFE"/>
    <w:rsid w:val="004420AA"/>
    <w:rsid w:val="004427B2"/>
    <w:rsid w:val="00442884"/>
    <w:rsid w:val="00443598"/>
    <w:rsid w:val="00443640"/>
    <w:rsid w:val="004437E8"/>
    <w:rsid w:val="004439E5"/>
    <w:rsid w:val="00444AF0"/>
    <w:rsid w:val="00444DAD"/>
    <w:rsid w:val="004465E3"/>
    <w:rsid w:val="00446768"/>
    <w:rsid w:val="004468DD"/>
    <w:rsid w:val="00446C64"/>
    <w:rsid w:val="004471DC"/>
    <w:rsid w:val="004474D9"/>
    <w:rsid w:val="00450646"/>
    <w:rsid w:val="004509CF"/>
    <w:rsid w:val="00450A5B"/>
    <w:rsid w:val="00450EDA"/>
    <w:rsid w:val="00451555"/>
    <w:rsid w:val="004515F7"/>
    <w:rsid w:val="00451C44"/>
    <w:rsid w:val="0045291A"/>
    <w:rsid w:val="0045454E"/>
    <w:rsid w:val="0045492B"/>
    <w:rsid w:val="00454A64"/>
    <w:rsid w:val="00454F08"/>
    <w:rsid w:val="00455136"/>
    <w:rsid w:val="004561FA"/>
    <w:rsid w:val="00456521"/>
    <w:rsid w:val="00457F64"/>
    <w:rsid w:val="00457F9D"/>
    <w:rsid w:val="004600A8"/>
    <w:rsid w:val="00460345"/>
    <w:rsid w:val="004605CE"/>
    <w:rsid w:val="004606B4"/>
    <w:rsid w:val="00460A8E"/>
    <w:rsid w:val="00460CA4"/>
    <w:rsid w:val="00460D5E"/>
    <w:rsid w:val="00461938"/>
    <w:rsid w:val="004627CB"/>
    <w:rsid w:val="00462E76"/>
    <w:rsid w:val="0046311A"/>
    <w:rsid w:val="00463B19"/>
    <w:rsid w:val="00464736"/>
    <w:rsid w:val="004652F4"/>
    <w:rsid w:val="00465504"/>
    <w:rsid w:val="00465525"/>
    <w:rsid w:val="00465992"/>
    <w:rsid w:val="00466B44"/>
    <w:rsid w:val="00466DA8"/>
    <w:rsid w:val="004676D7"/>
    <w:rsid w:val="004676ED"/>
    <w:rsid w:val="00470868"/>
    <w:rsid w:val="004708DB"/>
    <w:rsid w:val="00470932"/>
    <w:rsid w:val="00470B33"/>
    <w:rsid w:val="00471129"/>
    <w:rsid w:val="00471921"/>
    <w:rsid w:val="00471B50"/>
    <w:rsid w:val="00471C17"/>
    <w:rsid w:val="00471E56"/>
    <w:rsid w:val="004723E4"/>
    <w:rsid w:val="00472619"/>
    <w:rsid w:val="004726BD"/>
    <w:rsid w:val="00472E4F"/>
    <w:rsid w:val="00473213"/>
    <w:rsid w:val="004732DE"/>
    <w:rsid w:val="004733AD"/>
    <w:rsid w:val="004737DA"/>
    <w:rsid w:val="004738FE"/>
    <w:rsid w:val="0047398E"/>
    <w:rsid w:val="004743DC"/>
    <w:rsid w:val="00474723"/>
    <w:rsid w:val="00474A6B"/>
    <w:rsid w:val="00475492"/>
    <w:rsid w:val="00475685"/>
    <w:rsid w:val="00477516"/>
    <w:rsid w:val="00477791"/>
    <w:rsid w:val="00477C18"/>
    <w:rsid w:val="00477D80"/>
    <w:rsid w:val="004801D6"/>
    <w:rsid w:val="00481615"/>
    <w:rsid w:val="00481859"/>
    <w:rsid w:val="00482276"/>
    <w:rsid w:val="004825A2"/>
    <w:rsid w:val="00483B37"/>
    <w:rsid w:val="00484094"/>
    <w:rsid w:val="0048506B"/>
    <w:rsid w:val="0048510D"/>
    <w:rsid w:val="00485404"/>
    <w:rsid w:val="0048552A"/>
    <w:rsid w:val="00485639"/>
    <w:rsid w:val="00487CD1"/>
    <w:rsid w:val="00490A86"/>
    <w:rsid w:val="00490CE9"/>
    <w:rsid w:val="00491562"/>
    <w:rsid w:val="00491D68"/>
    <w:rsid w:val="00491EFF"/>
    <w:rsid w:val="00492A31"/>
    <w:rsid w:val="00492A58"/>
    <w:rsid w:val="00493399"/>
    <w:rsid w:val="00494030"/>
    <w:rsid w:val="0049430B"/>
    <w:rsid w:val="00494815"/>
    <w:rsid w:val="00494AE5"/>
    <w:rsid w:val="004951D5"/>
    <w:rsid w:val="004955E5"/>
    <w:rsid w:val="0049561A"/>
    <w:rsid w:val="0049567D"/>
    <w:rsid w:val="00496810"/>
    <w:rsid w:val="00496D71"/>
    <w:rsid w:val="00497402"/>
    <w:rsid w:val="00497B4F"/>
    <w:rsid w:val="00497BE7"/>
    <w:rsid w:val="00497DE5"/>
    <w:rsid w:val="00497E27"/>
    <w:rsid w:val="004A031D"/>
    <w:rsid w:val="004A1D5B"/>
    <w:rsid w:val="004A20D5"/>
    <w:rsid w:val="004A27D4"/>
    <w:rsid w:val="004A2828"/>
    <w:rsid w:val="004A2BBC"/>
    <w:rsid w:val="004A2CD7"/>
    <w:rsid w:val="004A3616"/>
    <w:rsid w:val="004A3AE2"/>
    <w:rsid w:val="004A3BD4"/>
    <w:rsid w:val="004A4C5E"/>
    <w:rsid w:val="004A4FFF"/>
    <w:rsid w:val="004A519E"/>
    <w:rsid w:val="004A5264"/>
    <w:rsid w:val="004A6D0D"/>
    <w:rsid w:val="004A6D25"/>
    <w:rsid w:val="004A6E6E"/>
    <w:rsid w:val="004A74CF"/>
    <w:rsid w:val="004A7795"/>
    <w:rsid w:val="004A78CE"/>
    <w:rsid w:val="004B0373"/>
    <w:rsid w:val="004B0884"/>
    <w:rsid w:val="004B1260"/>
    <w:rsid w:val="004B1376"/>
    <w:rsid w:val="004B2069"/>
    <w:rsid w:val="004B2B40"/>
    <w:rsid w:val="004B2F8B"/>
    <w:rsid w:val="004B2FD8"/>
    <w:rsid w:val="004B3299"/>
    <w:rsid w:val="004B408A"/>
    <w:rsid w:val="004B4648"/>
    <w:rsid w:val="004B4890"/>
    <w:rsid w:val="004B4BAC"/>
    <w:rsid w:val="004B4EB1"/>
    <w:rsid w:val="004B4F84"/>
    <w:rsid w:val="004B6342"/>
    <w:rsid w:val="004B666A"/>
    <w:rsid w:val="004B674F"/>
    <w:rsid w:val="004B69E7"/>
    <w:rsid w:val="004B79A7"/>
    <w:rsid w:val="004C00A2"/>
    <w:rsid w:val="004C022B"/>
    <w:rsid w:val="004C0AAB"/>
    <w:rsid w:val="004C0BC9"/>
    <w:rsid w:val="004C1652"/>
    <w:rsid w:val="004C219B"/>
    <w:rsid w:val="004C21B1"/>
    <w:rsid w:val="004C2476"/>
    <w:rsid w:val="004C2DA4"/>
    <w:rsid w:val="004C2E64"/>
    <w:rsid w:val="004C2EB5"/>
    <w:rsid w:val="004C3B1A"/>
    <w:rsid w:val="004C4347"/>
    <w:rsid w:val="004C5268"/>
    <w:rsid w:val="004C550C"/>
    <w:rsid w:val="004C69E5"/>
    <w:rsid w:val="004C7219"/>
    <w:rsid w:val="004C72EE"/>
    <w:rsid w:val="004C7400"/>
    <w:rsid w:val="004C76D6"/>
    <w:rsid w:val="004C7ADF"/>
    <w:rsid w:val="004D06C6"/>
    <w:rsid w:val="004D0780"/>
    <w:rsid w:val="004D0978"/>
    <w:rsid w:val="004D0C4B"/>
    <w:rsid w:val="004D0FC1"/>
    <w:rsid w:val="004D182E"/>
    <w:rsid w:val="004D1A59"/>
    <w:rsid w:val="004D1C7E"/>
    <w:rsid w:val="004D2639"/>
    <w:rsid w:val="004D3141"/>
    <w:rsid w:val="004D383E"/>
    <w:rsid w:val="004D3A28"/>
    <w:rsid w:val="004D3B58"/>
    <w:rsid w:val="004D3F54"/>
    <w:rsid w:val="004D47B4"/>
    <w:rsid w:val="004D5157"/>
    <w:rsid w:val="004D5270"/>
    <w:rsid w:val="004D550F"/>
    <w:rsid w:val="004D57BF"/>
    <w:rsid w:val="004D5DB2"/>
    <w:rsid w:val="004D625B"/>
    <w:rsid w:val="004D7292"/>
    <w:rsid w:val="004D73EB"/>
    <w:rsid w:val="004D757D"/>
    <w:rsid w:val="004D7A68"/>
    <w:rsid w:val="004D7DC0"/>
    <w:rsid w:val="004E03F3"/>
    <w:rsid w:val="004E1303"/>
    <w:rsid w:val="004E16A4"/>
    <w:rsid w:val="004E1B50"/>
    <w:rsid w:val="004E2511"/>
    <w:rsid w:val="004E29B1"/>
    <w:rsid w:val="004E369E"/>
    <w:rsid w:val="004E3D6B"/>
    <w:rsid w:val="004E4E83"/>
    <w:rsid w:val="004E545C"/>
    <w:rsid w:val="004E5F75"/>
    <w:rsid w:val="004E66B5"/>
    <w:rsid w:val="004E68BF"/>
    <w:rsid w:val="004F06A1"/>
    <w:rsid w:val="004F06BB"/>
    <w:rsid w:val="004F0ABE"/>
    <w:rsid w:val="004F1146"/>
    <w:rsid w:val="004F14B5"/>
    <w:rsid w:val="004F1560"/>
    <w:rsid w:val="004F1C0A"/>
    <w:rsid w:val="004F1DD2"/>
    <w:rsid w:val="004F277E"/>
    <w:rsid w:val="004F2CF3"/>
    <w:rsid w:val="004F2D81"/>
    <w:rsid w:val="004F2FEF"/>
    <w:rsid w:val="004F3179"/>
    <w:rsid w:val="004F3815"/>
    <w:rsid w:val="004F3C84"/>
    <w:rsid w:val="004F3D1E"/>
    <w:rsid w:val="004F41B0"/>
    <w:rsid w:val="004F4A12"/>
    <w:rsid w:val="004F4C63"/>
    <w:rsid w:val="004F528A"/>
    <w:rsid w:val="004F5A3F"/>
    <w:rsid w:val="004F63D4"/>
    <w:rsid w:val="004F6579"/>
    <w:rsid w:val="004F6C7C"/>
    <w:rsid w:val="004F7168"/>
    <w:rsid w:val="004F73A2"/>
    <w:rsid w:val="0050040F"/>
    <w:rsid w:val="0050077E"/>
    <w:rsid w:val="0050147F"/>
    <w:rsid w:val="00501A18"/>
    <w:rsid w:val="00501B47"/>
    <w:rsid w:val="00501C14"/>
    <w:rsid w:val="005038E6"/>
    <w:rsid w:val="00504955"/>
    <w:rsid w:val="00505E0A"/>
    <w:rsid w:val="0050617E"/>
    <w:rsid w:val="00506A17"/>
    <w:rsid w:val="00506CC4"/>
    <w:rsid w:val="00506D20"/>
    <w:rsid w:val="0050767A"/>
    <w:rsid w:val="005102B6"/>
    <w:rsid w:val="005108DA"/>
    <w:rsid w:val="00510CB1"/>
    <w:rsid w:val="00510F2A"/>
    <w:rsid w:val="005111E2"/>
    <w:rsid w:val="00511311"/>
    <w:rsid w:val="00511BE5"/>
    <w:rsid w:val="00511BFB"/>
    <w:rsid w:val="00511E27"/>
    <w:rsid w:val="00511FEE"/>
    <w:rsid w:val="00511FFA"/>
    <w:rsid w:val="00512BB8"/>
    <w:rsid w:val="00512E83"/>
    <w:rsid w:val="00513180"/>
    <w:rsid w:val="0051343C"/>
    <w:rsid w:val="00513F19"/>
    <w:rsid w:val="0051522E"/>
    <w:rsid w:val="005155C7"/>
    <w:rsid w:val="005157AB"/>
    <w:rsid w:val="0051590E"/>
    <w:rsid w:val="005159BE"/>
    <w:rsid w:val="00515B41"/>
    <w:rsid w:val="005166F0"/>
    <w:rsid w:val="00516A20"/>
    <w:rsid w:val="005200AB"/>
    <w:rsid w:val="00520E2A"/>
    <w:rsid w:val="005211E4"/>
    <w:rsid w:val="005215C2"/>
    <w:rsid w:val="005215D9"/>
    <w:rsid w:val="00521D27"/>
    <w:rsid w:val="005220C1"/>
    <w:rsid w:val="00522E9C"/>
    <w:rsid w:val="00523087"/>
    <w:rsid w:val="005230CD"/>
    <w:rsid w:val="005233CB"/>
    <w:rsid w:val="00523AEE"/>
    <w:rsid w:val="00523E4C"/>
    <w:rsid w:val="00524252"/>
    <w:rsid w:val="005244C3"/>
    <w:rsid w:val="00525155"/>
    <w:rsid w:val="00525FC0"/>
    <w:rsid w:val="0052682C"/>
    <w:rsid w:val="00526A09"/>
    <w:rsid w:val="00530451"/>
    <w:rsid w:val="00530B66"/>
    <w:rsid w:val="00530C17"/>
    <w:rsid w:val="005310FD"/>
    <w:rsid w:val="00531CC2"/>
    <w:rsid w:val="00531DE5"/>
    <w:rsid w:val="00532325"/>
    <w:rsid w:val="00532330"/>
    <w:rsid w:val="00532446"/>
    <w:rsid w:val="00532735"/>
    <w:rsid w:val="0053330D"/>
    <w:rsid w:val="00533DF0"/>
    <w:rsid w:val="005345FA"/>
    <w:rsid w:val="005351F6"/>
    <w:rsid w:val="00535361"/>
    <w:rsid w:val="005354F7"/>
    <w:rsid w:val="00535957"/>
    <w:rsid w:val="00535FBC"/>
    <w:rsid w:val="00537282"/>
    <w:rsid w:val="005377A5"/>
    <w:rsid w:val="005378D0"/>
    <w:rsid w:val="00537945"/>
    <w:rsid w:val="00537AC9"/>
    <w:rsid w:val="005403A2"/>
    <w:rsid w:val="0054075B"/>
    <w:rsid w:val="00541415"/>
    <w:rsid w:val="00541578"/>
    <w:rsid w:val="0054167E"/>
    <w:rsid w:val="00541BED"/>
    <w:rsid w:val="00541F6C"/>
    <w:rsid w:val="005421B6"/>
    <w:rsid w:val="00542E43"/>
    <w:rsid w:val="005431AB"/>
    <w:rsid w:val="00543254"/>
    <w:rsid w:val="00543562"/>
    <w:rsid w:val="00543C6D"/>
    <w:rsid w:val="00543CCC"/>
    <w:rsid w:val="00543D1A"/>
    <w:rsid w:val="00543EDB"/>
    <w:rsid w:val="00544739"/>
    <w:rsid w:val="005447AD"/>
    <w:rsid w:val="00544AEC"/>
    <w:rsid w:val="00545140"/>
    <w:rsid w:val="005454CC"/>
    <w:rsid w:val="005459C7"/>
    <w:rsid w:val="005460AB"/>
    <w:rsid w:val="0055017A"/>
    <w:rsid w:val="005511B6"/>
    <w:rsid w:val="00552002"/>
    <w:rsid w:val="0055233C"/>
    <w:rsid w:val="00552AD9"/>
    <w:rsid w:val="00552B38"/>
    <w:rsid w:val="005531B9"/>
    <w:rsid w:val="00553965"/>
    <w:rsid w:val="005539CB"/>
    <w:rsid w:val="00553C60"/>
    <w:rsid w:val="005549B5"/>
    <w:rsid w:val="00554DDB"/>
    <w:rsid w:val="00554DFE"/>
    <w:rsid w:val="00555BDA"/>
    <w:rsid w:val="00556357"/>
    <w:rsid w:val="00557E25"/>
    <w:rsid w:val="005602A9"/>
    <w:rsid w:val="005604DB"/>
    <w:rsid w:val="00561441"/>
    <w:rsid w:val="00561677"/>
    <w:rsid w:val="00561AB8"/>
    <w:rsid w:val="00561F6D"/>
    <w:rsid w:val="00563010"/>
    <w:rsid w:val="00563449"/>
    <w:rsid w:val="00563459"/>
    <w:rsid w:val="00563805"/>
    <w:rsid w:val="0056384D"/>
    <w:rsid w:val="0056457C"/>
    <w:rsid w:val="00564DA5"/>
    <w:rsid w:val="0056538F"/>
    <w:rsid w:val="00565B80"/>
    <w:rsid w:val="00565F3C"/>
    <w:rsid w:val="0056600F"/>
    <w:rsid w:val="00566020"/>
    <w:rsid w:val="00566360"/>
    <w:rsid w:val="00566779"/>
    <w:rsid w:val="00566833"/>
    <w:rsid w:val="00566C20"/>
    <w:rsid w:val="00566FA8"/>
    <w:rsid w:val="005672E8"/>
    <w:rsid w:val="005673C9"/>
    <w:rsid w:val="00567586"/>
    <w:rsid w:val="0056796C"/>
    <w:rsid w:val="00570605"/>
    <w:rsid w:val="00570F31"/>
    <w:rsid w:val="00571299"/>
    <w:rsid w:val="00571BFA"/>
    <w:rsid w:val="005725BE"/>
    <w:rsid w:val="00572F53"/>
    <w:rsid w:val="00573BF3"/>
    <w:rsid w:val="00574A46"/>
    <w:rsid w:val="0057543E"/>
    <w:rsid w:val="00575B01"/>
    <w:rsid w:val="00575C0A"/>
    <w:rsid w:val="0057612A"/>
    <w:rsid w:val="0057633B"/>
    <w:rsid w:val="00576C47"/>
    <w:rsid w:val="005770A5"/>
    <w:rsid w:val="00577702"/>
    <w:rsid w:val="0057796E"/>
    <w:rsid w:val="00577F78"/>
    <w:rsid w:val="00581074"/>
    <w:rsid w:val="00581214"/>
    <w:rsid w:val="00581697"/>
    <w:rsid w:val="00582236"/>
    <w:rsid w:val="00582BD4"/>
    <w:rsid w:val="00583143"/>
    <w:rsid w:val="0058315B"/>
    <w:rsid w:val="00583264"/>
    <w:rsid w:val="00583A0C"/>
    <w:rsid w:val="00583D2F"/>
    <w:rsid w:val="00584BD1"/>
    <w:rsid w:val="00585077"/>
    <w:rsid w:val="0058548E"/>
    <w:rsid w:val="005854B9"/>
    <w:rsid w:val="005857C1"/>
    <w:rsid w:val="00585C12"/>
    <w:rsid w:val="00585C45"/>
    <w:rsid w:val="005866F6"/>
    <w:rsid w:val="0058695E"/>
    <w:rsid w:val="00586BF9"/>
    <w:rsid w:val="00586C3A"/>
    <w:rsid w:val="0058723F"/>
    <w:rsid w:val="005872D5"/>
    <w:rsid w:val="005873DE"/>
    <w:rsid w:val="00587957"/>
    <w:rsid w:val="0059012C"/>
    <w:rsid w:val="005903E1"/>
    <w:rsid w:val="005905B5"/>
    <w:rsid w:val="005908A4"/>
    <w:rsid w:val="00590B01"/>
    <w:rsid w:val="00590F13"/>
    <w:rsid w:val="005913B6"/>
    <w:rsid w:val="005917BA"/>
    <w:rsid w:val="005921C3"/>
    <w:rsid w:val="00592D25"/>
    <w:rsid w:val="00592D87"/>
    <w:rsid w:val="005930C6"/>
    <w:rsid w:val="00593150"/>
    <w:rsid w:val="00593225"/>
    <w:rsid w:val="005935F8"/>
    <w:rsid w:val="00593C46"/>
    <w:rsid w:val="00593D82"/>
    <w:rsid w:val="0059424A"/>
    <w:rsid w:val="00594B2F"/>
    <w:rsid w:val="00594C83"/>
    <w:rsid w:val="00595429"/>
    <w:rsid w:val="0059624A"/>
    <w:rsid w:val="00596E23"/>
    <w:rsid w:val="00596F21"/>
    <w:rsid w:val="0059724E"/>
    <w:rsid w:val="005977BB"/>
    <w:rsid w:val="005A07D7"/>
    <w:rsid w:val="005A230A"/>
    <w:rsid w:val="005A3688"/>
    <w:rsid w:val="005A3DED"/>
    <w:rsid w:val="005A4A15"/>
    <w:rsid w:val="005A4B14"/>
    <w:rsid w:val="005A5731"/>
    <w:rsid w:val="005A6496"/>
    <w:rsid w:val="005A6A88"/>
    <w:rsid w:val="005A70F2"/>
    <w:rsid w:val="005A755F"/>
    <w:rsid w:val="005A7C17"/>
    <w:rsid w:val="005B0A07"/>
    <w:rsid w:val="005B0B30"/>
    <w:rsid w:val="005B1285"/>
    <w:rsid w:val="005B22C0"/>
    <w:rsid w:val="005B3587"/>
    <w:rsid w:val="005B386B"/>
    <w:rsid w:val="005B3E34"/>
    <w:rsid w:val="005B3EFF"/>
    <w:rsid w:val="005B50A6"/>
    <w:rsid w:val="005B566D"/>
    <w:rsid w:val="005B57A7"/>
    <w:rsid w:val="005B597E"/>
    <w:rsid w:val="005B59AF"/>
    <w:rsid w:val="005B5CDF"/>
    <w:rsid w:val="005B5DC8"/>
    <w:rsid w:val="005B662D"/>
    <w:rsid w:val="005B6650"/>
    <w:rsid w:val="005B7B83"/>
    <w:rsid w:val="005B7D85"/>
    <w:rsid w:val="005C08EC"/>
    <w:rsid w:val="005C1B07"/>
    <w:rsid w:val="005C2043"/>
    <w:rsid w:val="005C20E3"/>
    <w:rsid w:val="005C2579"/>
    <w:rsid w:val="005C25E9"/>
    <w:rsid w:val="005C3020"/>
    <w:rsid w:val="005C3041"/>
    <w:rsid w:val="005C380C"/>
    <w:rsid w:val="005C431F"/>
    <w:rsid w:val="005C4BC4"/>
    <w:rsid w:val="005C5465"/>
    <w:rsid w:val="005C589F"/>
    <w:rsid w:val="005C5941"/>
    <w:rsid w:val="005C629D"/>
    <w:rsid w:val="005C65F2"/>
    <w:rsid w:val="005C6999"/>
    <w:rsid w:val="005C6BA2"/>
    <w:rsid w:val="005C757E"/>
    <w:rsid w:val="005C7822"/>
    <w:rsid w:val="005D1024"/>
    <w:rsid w:val="005D108C"/>
    <w:rsid w:val="005D142E"/>
    <w:rsid w:val="005D1507"/>
    <w:rsid w:val="005D15E7"/>
    <w:rsid w:val="005D1C3D"/>
    <w:rsid w:val="005D1F1C"/>
    <w:rsid w:val="005D22FC"/>
    <w:rsid w:val="005D2EF6"/>
    <w:rsid w:val="005D3518"/>
    <w:rsid w:val="005D4D9B"/>
    <w:rsid w:val="005D56DD"/>
    <w:rsid w:val="005D5B07"/>
    <w:rsid w:val="005D64DA"/>
    <w:rsid w:val="005D6526"/>
    <w:rsid w:val="005D6E67"/>
    <w:rsid w:val="005D6EA8"/>
    <w:rsid w:val="005D7A62"/>
    <w:rsid w:val="005D7AD9"/>
    <w:rsid w:val="005E0063"/>
    <w:rsid w:val="005E0F5F"/>
    <w:rsid w:val="005E0F87"/>
    <w:rsid w:val="005E0FA4"/>
    <w:rsid w:val="005E177F"/>
    <w:rsid w:val="005E19E0"/>
    <w:rsid w:val="005E1D1E"/>
    <w:rsid w:val="005E204A"/>
    <w:rsid w:val="005E2529"/>
    <w:rsid w:val="005E2F10"/>
    <w:rsid w:val="005E32BA"/>
    <w:rsid w:val="005E3345"/>
    <w:rsid w:val="005E33CC"/>
    <w:rsid w:val="005E3964"/>
    <w:rsid w:val="005E41BC"/>
    <w:rsid w:val="005E42E5"/>
    <w:rsid w:val="005E43F1"/>
    <w:rsid w:val="005E483D"/>
    <w:rsid w:val="005E4876"/>
    <w:rsid w:val="005E49DE"/>
    <w:rsid w:val="005E4B65"/>
    <w:rsid w:val="005E4F26"/>
    <w:rsid w:val="005E4FBF"/>
    <w:rsid w:val="005E5458"/>
    <w:rsid w:val="005E57B1"/>
    <w:rsid w:val="005E5DAA"/>
    <w:rsid w:val="005E5EF0"/>
    <w:rsid w:val="005E6B7C"/>
    <w:rsid w:val="005E6E2C"/>
    <w:rsid w:val="005E73BC"/>
    <w:rsid w:val="005F1D23"/>
    <w:rsid w:val="005F1F12"/>
    <w:rsid w:val="005F2146"/>
    <w:rsid w:val="005F2870"/>
    <w:rsid w:val="005F2A5E"/>
    <w:rsid w:val="005F3047"/>
    <w:rsid w:val="005F3656"/>
    <w:rsid w:val="005F415A"/>
    <w:rsid w:val="005F4275"/>
    <w:rsid w:val="005F4751"/>
    <w:rsid w:val="005F479E"/>
    <w:rsid w:val="005F4869"/>
    <w:rsid w:val="005F4A28"/>
    <w:rsid w:val="005F4DF4"/>
    <w:rsid w:val="005F4E18"/>
    <w:rsid w:val="005F4ED7"/>
    <w:rsid w:val="005F5A3D"/>
    <w:rsid w:val="005F5AA2"/>
    <w:rsid w:val="005F5FCF"/>
    <w:rsid w:val="005F60F9"/>
    <w:rsid w:val="005F6B43"/>
    <w:rsid w:val="005F6C7D"/>
    <w:rsid w:val="005F6F64"/>
    <w:rsid w:val="005F714C"/>
    <w:rsid w:val="005F7150"/>
    <w:rsid w:val="005F751F"/>
    <w:rsid w:val="005F7751"/>
    <w:rsid w:val="005F78CC"/>
    <w:rsid w:val="005F7CE6"/>
    <w:rsid w:val="0060068D"/>
    <w:rsid w:val="00601558"/>
    <w:rsid w:val="006016E3"/>
    <w:rsid w:val="00601C48"/>
    <w:rsid w:val="00602704"/>
    <w:rsid w:val="00602AB7"/>
    <w:rsid w:val="00603079"/>
    <w:rsid w:val="00603531"/>
    <w:rsid w:val="00603587"/>
    <w:rsid w:val="006038FE"/>
    <w:rsid w:val="00603BA6"/>
    <w:rsid w:val="006040AC"/>
    <w:rsid w:val="00604EB7"/>
    <w:rsid w:val="0060538F"/>
    <w:rsid w:val="0060621A"/>
    <w:rsid w:val="00606702"/>
    <w:rsid w:val="00606842"/>
    <w:rsid w:val="006078D6"/>
    <w:rsid w:val="00607A6A"/>
    <w:rsid w:val="00607E90"/>
    <w:rsid w:val="00610BA1"/>
    <w:rsid w:val="00611082"/>
    <w:rsid w:val="00611159"/>
    <w:rsid w:val="006115E0"/>
    <w:rsid w:val="00611C09"/>
    <w:rsid w:val="00611C67"/>
    <w:rsid w:val="006124FE"/>
    <w:rsid w:val="00612C3F"/>
    <w:rsid w:val="00612D3E"/>
    <w:rsid w:val="00612DAC"/>
    <w:rsid w:val="006136D2"/>
    <w:rsid w:val="0061449A"/>
    <w:rsid w:val="006145DA"/>
    <w:rsid w:val="006147E1"/>
    <w:rsid w:val="0061484C"/>
    <w:rsid w:val="00614ADF"/>
    <w:rsid w:val="00615069"/>
    <w:rsid w:val="00615335"/>
    <w:rsid w:val="0061574D"/>
    <w:rsid w:val="006165DA"/>
    <w:rsid w:val="00616641"/>
    <w:rsid w:val="00616CCF"/>
    <w:rsid w:val="00616DEC"/>
    <w:rsid w:val="006170B0"/>
    <w:rsid w:val="00617DB5"/>
    <w:rsid w:val="0062073F"/>
    <w:rsid w:val="006207F5"/>
    <w:rsid w:val="0062092B"/>
    <w:rsid w:val="00620AEC"/>
    <w:rsid w:val="00620EE1"/>
    <w:rsid w:val="00621189"/>
    <w:rsid w:val="00621240"/>
    <w:rsid w:val="00621431"/>
    <w:rsid w:val="00621551"/>
    <w:rsid w:val="00621F91"/>
    <w:rsid w:val="0062212A"/>
    <w:rsid w:val="006226B7"/>
    <w:rsid w:val="00622A48"/>
    <w:rsid w:val="00622B4F"/>
    <w:rsid w:val="00622E05"/>
    <w:rsid w:val="00623075"/>
    <w:rsid w:val="006241F3"/>
    <w:rsid w:val="006244C4"/>
    <w:rsid w:val="00624535"/>
    <w:rsid w:val="0062483A"/>
    <w:rsid w:val="00625289"/>
    <w:rsid w:val="006269EC"/>
    <w:rsid w:val="00627BC7"/>
    <w:rsid w:val="00627E5D"/>
    <w:rsid w:val="00630528"/>
    <w:rsid w:val="00630996"/>
    <w:rsid w:val="00630E21"/>
    <w:rsid w:val="006310B9"/>
    <w:rsid w:val="00631132"/>
    <w:rsid w:val="00631537"/>
    <w:rsid w:val="00631724"/>
    <w:rsid w:val="00631C26"/>
    <w:rsid w:val="00632173"/>
    <w:rsid w:val="006323B6"/>
    <w:rsid w:val="00632BFD"/>
    <w:rsid w:val="00632C3D"/>
    <w:rsid w:val="00632CCA"/>
    <w:rsid w:val="00632F04"/>
    <w:rsid w:val="00633172"/>
    <w:rsid w:val="006339F1"/>
    <w:rsid w:val="0063442B"/>
    <w:rsid w:val="00635851"/>
    <w:rsid w:val="00635A80"/>
    <w:rsid w:val="00636C0C"/>
    <w:rsid w:val="00636D29"/>
    <w:rsid w:val="006372A8"/>
    <w:rsid w:val="006373B1"/>
    <w:rsid w:val="00640990"/>
    <w:rsid w:val="00641189"/>
    <w:rsid w:val="006411AC"/>
    <w:rsid w:val="0064169E"/>
    <w:rsid w:val="0064182E"/>
    <w:rsid w:val="0064222C"/>
    <w:rsid w:val="006437BC"/>
    <w:rsid w:val="00643F6A"/>
    <w:rsid w:val="00643FE8"/>
    <w:rsid w:val="0064516C"/>
    <w:rsid w:val="006454EE"/>
    <w:rsid w:val="00645864"/>
    <w:rsid w:val="006460C5"/>
    <w:rsid w:val="006463F2"/>
    <w:rsid w:val="006465DC"/>
    <w:rsid w:val="00646807"/>
    <w:rsid w:val="006468D4"/>
    <w:rsid w:val="0064691C"/>
    <w:rsid w:val="006472E2"/>
    <w:rsid w:val="006473F7"/>
    <w:rsid w:val="006476AD"/>
    <w:rsid w:val="00647D4F"/>
    <w:rsid w:val="00647DF5"/>
    <w:rsid w:val="00650228"/>
    <w:rsid w:val="0065061C"/>
    <w:rsid w:val="0065092F"/>
    <w:rsid w:val="00650B94"/>
    <w:rsid w:val="006510EA"/>
    <w:rsid w:val="0065125A"/>
    <w:rsid w:val="00651289"/>
    <w:rsid w:val="00651424"/>
    <w:rsid w:val="0065173B"/>
    <w:rsid w:val="00652478"/>
    <w:rsid w:val="00652821"/>
    <w:rsid w:val="00652AC3"/>
    <w:rsid w:val="0065320C"/>
    <w:rsid w:val="00653DA2"/>
    <w:rsid w:val="00654125"/>
    <w:rsid w:val="00655465"/>
    <w:rsid w:val="006559CF"/>
    <w:rsid w:val="006559FE"/>
    <w:rsid w:val="006561FC"/>
    <w:rsid w:val="006562BF"/>
    <w:rsid w:val="0065656A"/>
    <w:rsid w:val="006566A5"/>
    <w:rsid w:val="0065679D"/>
    <w:rsid w:val="00656B77"/>
    <w:rsid w:val="0065700D"/>
    <w:rsid w:val="00660096"/>
    <w:rsid w:val="00661A71"/>
    <w:rsid w:val="006625F8"/>
    <w:rsid w:val="006637E2"/>
    <w:rsid w:val="006639DC"/>
    <w:rsid w:val="00663BB7"/>
    <w:rsid w:val="0066403A"/>
    <w:rsid w:val="006641CC"/>
    <w:rsid w:val="0066436A"/>
    <w:rsid w:val="0066457C"/>
    <w:rsid w:val="0066479A"/>
    <w:rsid w:val="0066483A"/>
    <w:rsid w:val="006649C4"/>
    <w:rsid w:val="006650EB"/>
    <w:rsid w:val="00665C04"/>
    <w:rsid w:val="00666157"/>
    <w:rsid w:val="00666172"/>
    <w:rsid w:val="00666981"/>
    <w:rsid w:val="00667624"/>
    <w:rsid w:val="00667865"/>
    <w:rsid w:val="00667CC2"/>
    <w:rsid w:val="00667F1E"/>
    <w:rsid w:val="00670617"/>
    <w:rsid w:val="00670844"/>
    <w:rsid w:val="00670917"/>
    <w:rsid w:val="006713F0"/>
    <w:rsid w:val="00671650"/>
    <w:rsid w:val="00671AB3"/>
    <w:rsid w:val="006724E5"/>
    <w:rsid w:val="0067293F"/>
    <w:rsid w:val="00672EC1"/>
    <w:rsid w:val="00672EF3"/>
    <w:rsid w:val="00673051"/>
    <w:rsid w:val="006731EE"/>
    <w:rsid w:val="006732C8"/>
    <w:rsid w:val="006734A4"/>
    <w:rsid w:val="006736C8"/>
    <w:rsid w:val="00673784"/>
    <w:rsid w:val="006739F0"/>
    <w:rsid w:val="00673FD4"/>
    <w:rsid w:val="00674604"/>
    <w:rsid w:val="00674721"/>
    <w:rsid w:val="0067515C"/>
    <w:rsid w:val="00675A69"/>
    <w:rsid w:val="00676B4A"/>
    <w:rsid w:val="006800D3"/>
    <w:rsid w:val="00680804"/>
    <w:rsid w:val="00680A20"/>
    <w:rsid w:val="00680C87"/>
    <w:rsid w:val="00680C8E"/>
    <w:rsid w:val="0068120C"/>
    <w:rsid w:val="0068136C"/>
    <w:rsid w:val="006816C2"/>
    <w:rsid w:val="00681B02"/>
    <w:rsid w:val="00682484"/>
    <w:rsid w:val="0068289C"/>
    <w:rsid w:val="00682B54"/>
    <w:rsid w:val="00683520"/>
    <w:rsid w:val="00683AA8"/>
    <w:rsid w:val="00684346"/>
    <w:rsid w:val="00684C61"/>
    <w:rsid w:val="00684F96"/>
    <w:rsid w:val="00685E52"/>
    <w:rsid w:val="00685FD3"/>
    <w:rsid w:val="00686267"/>
    <w:rsid w:val="006866A7"/>
    <w:rsid w:val="00686AA9"/>
    <w:rsid w:val="00686F2C"/>
    <w:rsid w:val="006879B8"/>
    <w:rsid w:val="0069062A"/>
    <w:rsid w:val="006906BD"/>
    <w:rsid w:val="006909A5"/>
    <w:rsid w:val="00690AE8"/>
    <w:rsid w:val="00690D19"/>
    <w:rsid w:val="00691CF6"/>
    <w:rsid w:val="00692665"/>
    <w:rsid w:val="006929E0"/>
    <w:rsid w:val="00692F0E"/>
    <w:rsid w:val="00692FC4"/>
    <w:rsid w:val="00693780"/>
    <w:rsid w:val="00693C1F"/>
    <w:rsid w:val="006940C8"/>
    <w:rsid w:val="00694296"/>
    <w:rsid w:val="006942B7"/>
    <w:rsid w:val="006944AA"/>
    <w:rsid w:val="00694DD6"/>
    <w:rsid w:val="00694FBA"/>
    <w:rsid w:val="00695838"/>
    <w:rsid w:val="00695AF6"/>
    <w:rsid w:val="00695F82"/>
    <w:rsid w:val="00696514"/>
    <w:rsid w:val="00696AA8"/>
    <w:rsid w:val="006975AF"/>
    <w:rsid w:val="00697761"/>
    <w:rsid w:val="00697BC2"/>
    <w:rsid w:val="006A1174"/>
    <w:rsid w:val="006A11C0"/>
    <w:rsid w:val="006A202E"/>
    <w:rsid w:val="006A22C7"/>
    <w:rsid w:val="006A25EC"/>
    <w:rsid w:val="006A29E3"/>
    <w:rsid w:val="006A2B68"/>
    <w:rsid w:val="006A3C28"/>
    <w:rsid w:val="006A3C42"/>
    <w:rsid w:val="006A4D0D"/>
    <w:rsid w:val="006A4F94"/>
    <w:rsid w:val="006A5129"/>
    <w:rsid w:val="006A53B5"/>
    <w:rsid w:val="006A5577"/>
    <w:rsid w:val="006A58D9"/>
    <w:rsid w:val="006A5A00"/>
    <w:rsid w:val="006A6190"/>
    <w:rsid w:val="006A6708"/>
    <w:rsid w:val="006A702A"/>
    <w:rsid w:val="006A7325"/>
    <w:rsid w:val="006A7616"/>
    <w:rsid w:val="006A76F3"/>
    <w:rsid w:val="006A7EBC"/>
    <w:rsid w:val="006B0862"/>
    <w:rsid w:val="006B0B45"/>
    <w:rsid w:val="006B198F"/>
    <w:rsid w:val="006B1AFA"/>
    <w:rsid w:val="006B1B65"/>
    <w:rsid w:val="006B1C40"/>
    <w:rsid w:val="006B2230"/>
    <w:rsid w:val="006B2347"/>
    <w:rsid w:val="006B2422"/>
    <w:rsid w:val="006B2A5B"/>
    <w:rsid w:val="006B3BAF"/>
    <w:rsid w:val="006B41BA"/>
    <w:rsid w:val="006B4773"/>
    <w:rsid w:val="006B4879"/>
    <w:rsid w:val="006B4CF2"/>
    <w:rsid w:val="006B55E5"/>
    <w:rsid w:val="006B5650"/>
    <w:rsid w:val="006B5AB2"/>
    <w:rsid w:val="006B5C4D"/>
    <w:rsid w:val="006B61CD"/>
    <w:rsid w:val="006B6245"/>
    <w:rsid w:val="006B7003"/>
    <w:rsid w:val="006B7196"/>
    <w:rsid w:val="006B774E"/>
    <w:rsid w:val="006B790B"/>
    <w:rsid w:val="006B797E"/>
    <w:rsid w:val="006C0681"/>
    <w:rsid w:val="006C08E5"/>
    <w:rsid w:val="006C095B"/>
    <w:rsid w:val="006C0B82"/>
    <w:rsid w:val="006C0D39"/>
    <w:rsid w:val="006C0ED2"/>
    <w:rsid w:val="006C0F7A"/>
    <w:rsid w:val="006C1518"/>
    <w:rsid w:val="006C1F39"/>
    <w:rsid w:val="006C228C"/>
    <w:rsid w:val="006C2743"/>
    <w:rsid w:val="006C3715"/>
    <w:rsid w:val="006C3EC4"/>
    <w:rsid w:val="006C4354"/>
    <w:rsid w:val="006C47D9"/>
    <w:rsid w:val="006C5129"/>
    <w:rsid w:val="006C5216"/>
    <w:rsid w:val="006C52BC"/>
    <w:rsid w:val="006C52F9"/>
    <w:rsid w:val="006C5FE1"/>
    <w:rsid w:val="006C6358"/>
    <w:rsid w:val="006C6502"/>
    <w:rsid w:val="006C711C"/>
    <w:rsid w:val="006C7AAA"/>
    <w:rsid w:val="006D089B"/>
    <w:rsid w:val="006D0D38"/>
    <w:rsid w:val="006D0DE0"/>
    <w:rsid w:val="006D0E87"/>
    <w:rsid w:val="006D1070"/>
    <w:rsid w:val="006D158C"/>
    <w:rsid w:val="006D26E7"/>
    <w:rsid w:val="006D28A7"/>
    <w:rsid w:val="006D2B0F"/>
    <w:rsid w:val="006D2B84"/>
    <w:rsid w:val="006D2D8F"/>
    <w:rsid w:val="006D3740"/>
    <w:rsid w:val="006D3916"/>
    <w:rsid w:val="006D3A75"/>
    <w:rsid w:val="006D427B"/>
    <w:rsid w:val="006D4D11"/>
    <w:rsid w:val="006D5003"/>
    <w:rsid w:val="006D500E"/>
    <w:rsid w:val="006D54DE"/>
    <w:rsid w:val="006D6846"/>
    <w:rsid w:val="006D7065"/>
    <w:rsid w:val="006D750D"/>
    <w:rsid w:val="006D75DB"/>
    <w:rsid w:val="006D7610"/>
    <w:rsid w:val="006E0A7B"/>
    <w:rsid w:val="006E0AC2"/>
    <w:rsid w:val="006E0F41"/>
    <w:rsid w:val="006E1115"/>
    <w:rsid w:val="006E1E34"/>
    <w:rsid w:val="006E2F44"/>
    <w:rsid w:val="006E3A7F"/>
    <w:rsid w:val="006E3DEF"/>
    <w:rsid w:val="006E44AA"/>
    <w:rsid w:val="006E49DC"/>
    <w:rsid w:val="006E54A1"/>
    <w:rsid w:val="006E54C3"/>
    <w:rsid w:val="006E5563"/>
    <w:rsid w:val="006E5972"/>
    <w:rsid w:val="006E66AC"/>
    <w:rsid w:val="006E7312"/>
    <w:rsid w:val="006E762B"/>
    <w:rsid w:val="006E7A61"/>
    <w:rsid w:val="006F140D"/>
    <w:rsid w:val="006F18DC"/>
    <w:rsid w:val="006F1BF2"/>
    <w:rsid w:val="006F27DE"/>
    <w:rsid w:val="006F2900"/>
    <w:rsid w:val="006F2E64"/>
    <w:rsid w:val="006F2EDC"/>
    <w:rsid w:val="006F3496"/>
    <w:rsid w:val="006F3A00"/>
    <w:rsid w:val="006F3A54"/>
    <w:rsid w:val="006F40B1"/>
    <w:rsid w:val="006F507B"/>
    <w:rsid w:val="006F5F7C"/>
    <w:rsid w:val="006F6127"/>
    <w:rsid w:val="006F614E"/>
    <w:rsid w:val="006F65F5"/>
    <w:rsid w:val="006F6D69"/>
    <w:rsid w:val="006F7192"/>
    <w:rsid w:val="006F7B3E"/>
    <w:rsid w:val="006F7E42"/>
    <w:rsid w:val="007002CA"/>
    <w:rsid w:val="007005BF"/>
    <w:rsid w:val="00700D69"/>
    <w:rsid w:val="00700EF8"/>
    <w:rsid w:val="00701D3C"/>
    <w:rsid w:val="00701F56"/>
    <w:rsid w:val="00702BAB"/>
    <w:rsid w:val="0070331C"/>
    <w:rsid w:val="00703689"/>
    <w:rsid w:val="007036AB"/>
    <w:rsid w:val="00703D93"/>
    <w:rsid w:val="0070405A"/>
    <w:rsid w:val="0070510F"/>
    <w:rsid w:val="00705385"/>
    <w:rsid w:val="007055D0"/>
    <w:rsid w:val="00705C5C"/>
    <w:rsid w:val="007065FC"/>
    <w:rsid w:val="007067B2"/>
    <w:rsid w:val="0071065D"/>
    <w:rsid w:val="007117B4"/>
    <w:rsid w:val="00711A62"/>
    <w:rsid w:val="00711C12"/>
    <w:rsid w:val="0071225A"/>
    <w:rsid w:val="0071238F"/>
    <w:rsid w:val="00712456"/>
    <w:rsid w:val="0071275D"/>
    <w:rsid w:val="00713100"/>
    <w:rsid w:val="0071314D"/>
    <w:rsid w:val="0071324B"/>
    <w:rsid w:val="00713903"/>
    <w:rsid w:val="00713B7D"/>
    <w:rsid w:val="007144E8"/>
    <w:rsid w:val="00715035"/>
    <w:rsid w:val="00715FA9"/>
    <w:rsid w:val="00716BFA"/>
    <w:rsid w:val="00717B00"/>
    <w:rsid w:val="00720476"/>
    <w:rsid w:val="007210A1"/>
    <w:rsid w:val="0072129B"/>
    <w:rsid w:val="00721A8A"/>
    <w:rsid w:val="00722435"/>
    <w:rsid w:val="00723E33"/>
    <w:rsid w:val="0072401B"/>
    <w:rsid w:val="00724E1B"/>
    <w:rsid w:val="00725419"/>
    <w:rsid w:val="00725A00"/>
    <w:rsid w:val="00725FFD"/>
    <w:rsid w:val="00726566"/>
    <w:rsid w:val="00727DED"/>
    <w:rsid w:val="00730464"/>
    <w:rsid w:val="0073047B"/>
    <w:rsid w:val="007309A7"/>
    <w:rsid w:val="00730C10"/>
    <w:rsid w:val="00731284"/>
    <w:rsid w:val="0073230C"/>
    <w:rsid w:val="0073283B"/>
    <w:rsid w:val="007329C2"/>
    <w:rsid w:val="00733480"/>
    <w:rsid w:val="007336B7"/>
    <w:rsid w:val="007337E4"/>
    <w:rsid w:val="00733882"/>
    <w:rsid w:val="00733D1A"/>
    <w:rsid w:val="00733F1E"/>
    <w:rsid w:val="007342FE"/>
    <w:rsid w:val="0073481F"/>
    <w:rsid w:val="00734843"/>
    <w:rsid w:val="00734968"/>
    <w:rsid w:val="00734A86"/>
    <w:rsid w:val="00734B8A"/>
    <w:rsid w:val="00734B9B"/>
    <w:rsid w:val="007358E3"/>
    <w:rsid w:val="00735D3B"/>
    <w:rsid w:val="00735FDA"/>
    <w:rsid w:val="00736160"/>
    <w:rsid w:val="00737F2B"/>
    <w:rsid w:val="00740492"/>
    <w:rsid w:val="00741093"/>
    <w:rsid w:val="00741395"/>
    <w:rsid w:val="00741559"/>
    <w:rsid w:val="00741885"/>
    <w:rsid w:val="00741FD2"/>
    <w:rsid w:val="00742096"/>
    <w:rsid w:val="0074228A"/>
    <w:rsid w:val="0074277D"/>
    <w:rsid w:val="0074290C"/>
    <w:rsid w:val="0074307D"/>
    <w:rsid w:val="00743351"/>
    <w:rsid w:val="007433D9"/>
    <w:rsid w:val="00743713"/>
    <w:rsid w:val="00743832"/>
    <w:rsid w:val="00744C87"/>
    <w:rsid w:val="00745445"/>
    <w:rsid w:val="0074571B"/>
    <w:rsid w:val="00745C06"/>
    <w:rsid w:val="00745C89"/>
    <w:rsid w:val="00746338"/>
    <w:rsid w:val="0074643A"/>
    <w:rsid w:val="00746770"/>
    <w:rsid w:val="007474DE"/>
    <w:rsid w:val="00747F2C"/>
    <w:rsid w:val="007500C4"/>
    <w:rsid w:val="00750430"/>
    <w:rsid w:val="0075047C"/>
    <w:rsid w:val="00750566"/>
    <w:rsid w:val="00750643"/>
    <w:rsid w:val="00750ACA"/>
    <w:rsid w:val="00750AF7"/>
    <w:rsid w:val="0075116A"/>
    <w:rsid w:val="00751940"/>
    <w:rsid w:val="00752020"/>
    <w:rsid w:val="00753521"/>
    <w:rsid w:val="0075389D"/>
    <w:rsid w:val="007540A2"/>
    <w:rsid w:val="00754C16"/>
    <w:rsid w:val="00755AB0"/>
    <w:rsid w:val="007560C5"/>
    <w:rsid w:val="007561D2"/>
    <w:rsid w:val="0075639A"/>
    <w:rsid w:val="007565AA"/>
    <w:rsid w:val="00756E6B"/>
    <w:rsid w:val="00756EFF"/>
    <w:rsid w:val="0075771B"/>
    <w:rsid w:val="00757B51"/>
    <w:rsid w:val="00757CDC"/>
    <w:rsid w:val="0076132F"/>
    <w:rsid w:val="007616F4"/>
    <w:rsid w:val="00761A46"/>
    <w:rsid w:val="00762014"/>
    <w:rsid w:val="0076223E"/>
    <w:rsid w:val="00762268"/>
    <w:rsid w:val="00762394"/>
    <w:rsid w:val="0076324A"/>
    <w:rsid w:val="007633B0"/>
    <w:rsid w:val="007639C5"/>
    <w:rsid w:val="0076456A"/>
    <w:rsid w:val="00764B81"/>
    <w:rsid w:val="007659FC"/>
    <w:rsid w:val="00766156"/>
    <w:rsid w:val="00766578"/>
    <w:rsid w:val="00767596"/>
    <w:rsid w:val="00767A13"/>
    <w:rsid w:val="00767C5A"/>
    <w:rsid w:val="00770380"/>
    <w:rsid w:val="0077173C"/>
    <w:rsid w:val="00771B21"/>
    <w:rsid w:val="00771C2D"/>
    <w:rsid w:val="00771D1C"/>
    <w:rsid w:val="00771DDC"/>
    <w:rsid w:val="00773C82"/>
    <w:rsid w:val="00774217"/>
    <w:rsid w:val="007744B3"/>
    <w:rsid w:val="00774C0C"/>
    <w:rsid w:val="0077572A"/>
    <w:rsid w:val="00776072"/>
    <w:rsid w:val="007779C5"/>
    <w:rsid w:val="0078012E"/>
    <w:rsid w:val="007802F6"/>
    <w:rsid w:val="00780644"/>
    <w:rsid w:val="00780F90"/>
    <w:rsid w:val="00781BF0"/>
    <w:rsid w:val="00781E3B"/>
    <w:rsid w:val="0078233C"/>
    <w:rsid w:val="007827A6"/>
    <w:rsid w:val="00782866"/>
    <w:rsid w:val="00783811"/>
    <w:rsid w:val="00783A01"/>
    <w:rsid w:val="00783ECD"/>
    <w:rsid w:val="0078468C"/>
    <w:rsid w:val="0078501D"/>
    <w:rsid w:val="0078562D"/>
    <w:rsid w:val="00785DD0"/>
    <w:rsid w:val="00785FF9"/>
    <w:rsid w:val="00786933"/>
    <w:rsid w:val="00786B65"/>
    <w:rsid w:val="00786C66"/>
    <w:rsid w:val="00787FC9"/>
    <w:rsid w:val="007903ED"/>
    <w:rsid w:val="007908F5"/>
    <w:rsid w:val="00790B61"/>
    <w:rsid w:val="00790CF0"/>
    <w:rsid w:val="007917CA"/>
    <w:rsid w:val="00792290"/>
    <w:rsid w:val="007923B2"/>
    <w:rsid w:val="00792AA4"/>
    <w:rsid w:val="00792D51"/>
    <w:rsid w:val="007933D9"/>
    <w:rsid w:val="00793903"/>
    <w:rsid w:val="00794606"/>
    <w:rsid w:val="00794719"/>
    <w:rsid w:val="00794A0B"/>
    <w:rsid w:val="00794CD2"/>
    <w:rsid w:val="00794FE9"/>
    <w:rsid w:val="007951EA"/>
    <w:rsid w:val="007959DF"/>
    <w:rsid w:val="00797F11"/>
    <w:rsid w:val="007A0454"/>
    <w:rsid w:val="007A0A9B"/>
    <w:rsid w:val="007A12F0"/>
    <w:rsid w:val="007A14AF"/>
    <w:rsid w:val="007A1C1F"/>
    <w:rsid w:val="007A1CA6"/>
    <w:rsid w:val="007A2831"/>
    <w:rsid w:val="007A2B1D"/>
    <w:rsid w:val="007A2EF4"/>
    <w:rsid w:val="007A2EF5"/>
    <w:rsid w:val="007A30A6"/>
    <w:rsid w:val="007A3ABC"/>
    <w:rsid w:val="007A470E"/>
    <w:rsid w:val="007A4E40"/>
    <w:rsid w:val="007A5527"/>
    <w:rsid w:val="007A554A"/>
    <w:rsid w:val="007A58F8"/>
    <w:rsid w:val="007A697F"/>
    <w:rsid w:val="007A6D5E"/>
    <w:rsid w:val="007A7656"/>
    <w:rsid w:val="007A7A15"/>
    <w:rsid w:val="007A7C2A"/>
    <w:rsid w:val="007A7EBC"/>
    <w:rsid w:val="007B015E"/>
    <w:rsid w:val="007B0383"/>
    <w:rsid w:val="007B0599"/>
    <w:rsid w:val="007B05FB"/>
    <w:rsid w:val="007B09A1"/>
    <w:rsid w:val="007B0EC0"/>
    <w:rsid w:val="007B0F61"/>
    <w:rsid w:val="007B1281"/>
    <w:rsid w:val="007B1BA5"/>
    <w:rsid w:val="007B2665"/>
    <w:rsid w:val="007B2820"/>
    <w:rsid w:val="007B2B32"/>
    <w:rsid w:val="007B2E87"/>
    <w:rsid w:val="007B391F"/>
    <w:rsid w:val="007B3920"/>
    <w:rsid w:val="007B3B50"/>
    <w:rsid w:val="007B40CE"/>
    <w:rsid w:val="007B44BA"/>
    <w:rsid w:val="007B4E08"/>
    <w:rsid w:val="007B5423"/>
    <w:rsid w:val="007B5FC9"/>
    <w:rsid w:val="007B646C"/>
    <w:rsid w:val="007B6A1F"/>
    <w:rsid w:val="007B6FB6"/>
    <w:rsid w:val="007B7703"/>
    <w:rsid w:val="007B7E68"/>
    <w:rsid w:val="007C0032"/>
    <w:rsid w:val="007C0EF5"/>
    <w:rsid w:val="007C111A"/>
    <w:rsid w:val="007C1306"/>
    <w:rsid w:val="007C1783"/>
    <w:rsid w:val="007C20E6"/>
    <w:rsid w:val="007C2584"/>
    <w:rsid w:val="007C276C"/>
    <w:rsid w:val="007C2806"/>
    <w:rsid w:val="007C29B6"/>
    <w:rsid w:val="007C2B8E"/>
    <w:rsid w:val="007C33A3"/>
    <w:rsid w:val="007C3C80"/>
    <w:rsid w:val="007C4C85"/>
    <w:rsid w:val="007C4F77"/>
    <w:rsid w:val="007C545E"/>
    <w:rsid w:val="007C5661"/>
    <w:rsid w:val="007C5B93"/>
    <w:rsid w:val="007C5DBC"/>
    <w:rsid w:val="007C62A1"/>
    <w:rsid w:val="007C6411"/>
    <w:rsid w:val="007C66EE"/>
    <w:rsid w:val="007C6735"/>
    <w:rsid w:val="007C69AA"/>
    <w:rsid w:val="007C6C85"/>
    <w:rsid w:val="007C6DDF"/>
    <w:rsid w:val="007D0107"/>
    <w:rsid w:val="007D089C"/>
    <w:rsid w:val="007D0AA3"/>
    <w:rsid w:val="007D0E3F"/>
    <w:rsid w:val="007D0EBF"/>
    <w:rsid w:val="007D1513"/>
    <w:rsid w:val="007D19C1"/>
    <w:rsid w:val="007D1EEE"/>
    <w:rsid w:val="007D22DA"/>
    <w:rsid w:val="007D2367"/>
    <w:rsid w:val="007D3571"/>
    <w:rsid w:val="007D36FB"/>
    <w:rsid w:val="007D3912"/>
    <w:rsid w:val="007D3A13"/>
    <w:rsid w:val="007D3DEF"/>
    <w:rsid w:val="007D4131"/>
    <w:rsid w:val="007D42C4"/>
    <w:rsid w:val="007D434E"/>
    <w:rsid w:val="007D4D1C"/>
    <w:rsid w:val="007D4F01"/>
    <w:rsid w:val="007D5036"/>
    <w:rsid w:val="007D507A"/>
    <w:rsid w:val="007D53F8"/>
    <w:rsid w:val="007D5799"/>
    <w:rsid w:val="007D64AE"/>
    <w:rsid w:val="007D6D21"/>
    <w:rsid w:val="007D6F26"/>
    <w:rsid w:val="007E0291"/>
    <w:rsid w:val="007E08B9"/>
    <w:rsid w:val="007E1120"/>
    <w:rsid w:val="007E135D"/>
    <w:rsid w:val="007E2192"/>
    <w:rsid w:val="007E2EA1"/>
    <w:rsid w:val="007E2EB3"/>
    <w:rsid w:val="007E327F"/>
    <w:rsid w:val="007E36E0"/>
    <w:rsid w:val="007E3724"/>
    <w:rsid w:val="007E3BE0"/>
    <w:rsid w:val="007E3E20"/>
    <w:rsid w:val="007E4285"/>
    <w:rsid w:val="007E494D"/>
    <w:rsid w:val="007E4DA0"/>
    <w:rsid w:val="007E4F4A"/>
    <w:rsid w:val="007E5180"/>
    <w:rsid w:val="007E5F0B"/>
    <w:rsid w:val="007E671F"/>
    <w:rsid w:val="007E7F34"/>
    <w:rsid w:val="007F04E3"/>
    <w:rsid w:val="007F0DAB"/>
    <w:rsid w:val="007F0DFA"/>
    <w:rsid w:val="007F135F"/>
    <w:rsid w:val="007F2D63"/>
    <w:rsid w:val="007F2DAA"/>
    <w:rsid w:val="007F3A5E"/>
    <w:rsid w:val="007F3C45"/>
    <w:rsid w:val="007F47F2"/>
    <w:rsid w:val="007F4C11"/>
    <w:rsid w:val="007F4C6B"/>
    <w:rsid w:val="007F4E01"/>
    <w:rsid w:val="007F4E34"/>
    <w:rsid w:val="007F4ED1"/>
    <w:rsid w:val="007F5177"/>
    <w:rsid w:val="007F5E33"/>
    <w:rsid w:val="007F68F2"/>
    <w:rsid w:val="007F6A04"/>
    <w:rsid w:val="0080051B"/>
    <w:rsid w:val="008008E2"/>
    <w:rsid w:val="00800980"/>
    <w:rsid w:val="008013FE"/>
    <w:rsid w:val="008017FD"/>
    <w:rsid w:val="00801CCA"/>
    <w:rsid w:val="00802F9E"/>
    <w:rsid w:val="008033F8"/>
    <w:rsid w:val="008034F9"/>
    <w:rsid w:val="00803DC9"/>
    <w:rsid w:val="008057FE"/>
    <w:rsid w:val="00807556"/>
    <w:rsid w:val="008075A3"/>
    <w:rsid w:val="00807DDD"/>
    <w:rsid w:val="00810693"/>
    <w:rsid w:val="00810921"/>
    <w:rsid w:val="008109EB"/>
    <w:rsid w:val="00810A48"/>
    <w:rsid w:val="00810AC4"/>
    <w:rsid w:val="00810D4C"/>
    <w:rsid w:val="00810F4B"/>
    <w:rsid w:val="008116A7"/>
    <w:rsid w:val="00812012"/>
    <w:rsid w:val="00812E54"/>
    <w:rsid w:val="00812FEE"/>
    <w:rsid w:val="0081321A"/>
    <w:rsid w:val="00813620"/>
    <w:rsid w:val="00814391"/>
    <w:rsid w:val="00814829"/>
    <w:rsid w:val="00815291"/>
    <w:rsid w:val="008154BD"/>
    <w:rsid w:val="008157E6"/>
    <w:rsid w:val="00815CB3"/>
    <w:rsid w:val="0081606F"/>
    <w:rsid w:val="0081662F"/>
    <w:rsid w:val="00816BAE"/>
    <w:rsid w:val="00816FF6"/>
    <w:rsid w:val="00817C2A"/>
    <w:rsid w:val="00820DED"/>
    <w:rsid w:val="00821962"/>
    <w:rsid w:val="0082222C"/>
    <w:rsid w:val="008228D8"/>
    <w:rsid w:val="00823090"/>
    <w:rsid w:val="00823241"/>
    <w:rsid w:val="00823365"/>
    <w:rsid w:val="00823847"/>
    <w:rsid w:val="00823B35"/>
    <w:rsid w:val="00823E7D"/>
    <w:rsid w:val="00825018"/>
    <w:rsid w:val="008251FC"/>
    <w:rsid w:val="00825EB8"/>
    <w:rsid w:val="00826F87"/>
    <w:rsid w:val="00827066"/>
    <w:rsid w:val="00827608"/>
    <w:rsid w:val="0082778A"/>
    <w:rsid w:val="00827887"/>
    <w:rsid w:val="008279E5"/>
    <w:rsid w:val="00827D5E"/>
    <w:rsid w:val="008301CD"/>
    <w:rsid w:val="00832717"/>
    <w:rsid w:val="00832A78"/>
    <w:rsid w:val="008331E7"/>
    <w:rsid w:val="00833C55"/>
    <w:rsid w:val="00833C76"/>
    <w:rsid w:val="00833C90"/>
    <w:rsid w:val="008343D7"/>
    <w:rsid w:val="008348A7"/>
    <w:rsid w:val="00834A49"/>
    <w:rsid w:val="00834CB3"/>
    <w:rsid w:val="00834DBF"/>
    <w:rsid w:val="00834EDE"/>
    <w:rsid w:val="0083586C"/>
    <w:rsid w:val="00835C94"/>
    <w:rsid w:val="00836252"/>
    <w:rsid w:val="00836316"/>
    <w:rsid w:val="0083670F"/>
    <w:rsid w:val="00836DD5"/>
    <w:rsid w:val="00837555"/>
    <w:rsid w:val="00837B4E"/>
    <w:rsid w:val="008400D5"/>
    <w:rsid w:val="00840ADC"/>
    <w:rsid w:val="00840C60"/>
    <w:rsid w:val="00841104"/>
    <w:rsid w:val="008415B9"/>
    <w:rsid w:val="00842701"/>
    <w:rsid w:val="00842B08"/>
    <w:rsid w:val="008433E2"/>
    <w:rsid w:val="00843532"/>
    <w:rsid w:val="00843934"/>
    <w:rsid w:val="00844D25"/>
    <w:rsid w:val="00844F78"/>
    <w:rsid w:val="00846154"/>
    <w:rsid w:val="00846412"/>
    <w:rsid w:val="00846447"/>
    <w:rsid w:val="00846531"/>
    <w:rsid w:val="0084675E"/>
    <w:rsid w:val="008476CA"/>
    <w:rsid w:val="008477CA"/>
    <w:rsid w:val="00847D80"/>
    <w:rsid w:val="00847F7D"/>
    <w:rsid w:val="00850C24"/>
    <w:rsid w:val="00850D29"/>
    <w:rsid w:val="0085128B"/>
    <w:rsid w:val="00851DC0"/>
    <w:rsid w:val="00853657"/>
    <w:rsid w:val="008539AF"/>
    <w:rsid w:val="00853A3F"/>
    <w:rsid w:val="00854079"/>
    <w:rsid w:val="0085444C"/>
    <w:rsid w:val="00854998"/>
    <w:rsid w:val="00855187"/>
    <w:rsid w:val="008555B2"/>
    <w:rsid w:val="00855FBB"/>
    <w:rsid w:val="00856500"/>
    <w:rsid w:val="00856917"/>
    <w:rsid w:val="00857273"/>
    <w:rsid w:val="008573A3"/>
    <w:rsid w:val="00857420"/>
    <w:rsid w:val="008575AA"/>
    <w:rsid w:val="008576B3"/>
    <w:rsid w:val="008600F9"/>
    <w:rsid w:val="008601B7"/>
    <w:rsid w:val="008606FB"/>
    <w:rsid w:val="00860823"/>
    <w:rsid w:val="00860856"/>
    <w:rsid w:val="008612A5"/>
    <w:rsid w:val="00861506"/>
    <w:rsid w:val="008617C2"/>
    <w:rsid w:val="008617C5"/>
    <w:rsid w:val="00861E79"/>
    <w:rsid w:val="00861E87"/>
    <w:rsid w:val="008627A9"/>
    <w:rsid w:val="00862EF7"/>
    <w:rsid w:val="00863AB8"/>
    <w:rsid w:val="00863B2D"/>
    <w:rsid w:val="00863BC2"/>
    <w:rsid w:val="0086401E"/>
    <w:rsid w:val="008640AF"/>
    <w:rsid w:val="00864483"/>
    <w:rsid w:val="0086459E"/>
    <w:rsid w:val="0086534E"/>
    <w:rsid w:val="00865501"/>
    <w:rsid w:val="00865C5B"/>
    <w:rsid w:val="00866DD0"/>
    <w:rsid w:val="00866EB4"/>
    <w:rsid w:val="00866F40"/>
    <w:rsid w:val="0086700C"/>
    <w:rsid w:val="0086724F"/>
    <w:rsid w:val="00870859"/>
    <w:rsid w:val="00870A69"/>
    <w:rsid w:val="00871072"/>
    <w:rsid w:val="008712DC"/>
    <w:rsid w:val="00871C4B"/>
    <w:rsid w:val="008722DB"/>
    <w:rsid w:val="008727B0"/>
    <w:rsid w:val="00872A3B"/>
    <w:rsid w:val="00873602"/>
    <w:rsid w:val="00873BE5"/>
    <w:rsid w:val="00873EFE"/>
    <w:rsid w:val="008743B0"/>
    <w:rsid w:val="00874656"/>
    <w:rsid w:val="008747F1"/>
    <w:rsid w:val="00874E02"/>
    <w:rsid w:val="00874EB7"/>
    <w:rsid w:val="0087512D"/>
    <w:rsid w:val="008759BC"/>
    <w:rsid w:val="0087610E"/>
    <w:rsid w:val="008761BC"/>
    <w:rsid w:val="008764B0"/>
    <w:rsid w:val="00876576"/>
    <w:rsid w:val="008775D6"/>
    <w:rsid w:val="0087784B"/>
    <w:rsid w:val="008779D5"/>
    <w:rsid w:val="00880E87"/>
    <w:rsid w:val="0088157B"/>
    <w:rsid w:val="00881E0F"/>
    <w:rsid w:val="008826EC"/>
    <w:rsid w:val="008829FF"/>
    <w:rsid w:val="00882C24"/>
    <w:rsid w:val="00882C57"/>
    <w:rsid w:val="0088316F"/>
    <w:rsid w:val="0088339B"/>
    <w:rsid w:val="008838D7"/>
    <w:rsid w:val="00883AC1"/>
    <w:rsid w:val="00883EC0"/>
    <w:rsid w:val="00884463"/>
    <w:rsid w:val="00884772"/>
    <w:rsid w:val="00884B24"/>
    <w:rsid w:val="00885077"/>
    <w:rsid w:val="008853DD"/>
    <w:rsid w:val="00885E77"/>
    <w:rsid w:val="00886996"/>
    <w:rsid w:val="008870B0"/>
    <w:rsid w:val="008872BF"/>
    <w:rsid w:val="00887A3E"/>
    <w:rsid w:val="00890909"/>
    <w:rsid w:val="00891027"/>
    <w:rsid w:val="008911BC"/>
    <w:rsid w:val="008919EB"/>
    <w:rsid w:val="00892353"/>
    <w:rsid w:val="0089237D"/>
    <w:rsid w:val="0089254B"/>
    <w:rsid w:val="008925B9"/>
    <w:rsid w:val="008927C0"/>
    <w:rsid w:val="008936F2"/>
    <w:rsid w:val="00894092"/>
    <w:rsid w:val="008945B4"/>
    <w:rsid w:val="0089532C"/>
    <w:rsid w:val="00895CAC"/>
    <w:rsid w:val="00896909"/>
    <w:rsid w:val="00896DC0"/>
    <w:rsid w:val="0089755D"/>
    <w:rsid w:val="0089797E"/>
    <w:rsid w:val="00897A3A"/>
    <w:rsid w:val="00897A55"/>
    <w:rsid w:val="008A0016"/>
    <w:rsid w:val="008A0410"/>
    <w:rsid w:val="008A043C"/>
    <w:rsid w:val="008A0508"/>
    <w:rsid w:val="008A0F9E"/>
    <w:rsid w:val="008A11AE"/>
    <w:rsid w:val="008A1AC1"/>
    <w:rsid w:val="008A1FCC"/>
    <w:rsid w:val="008A20C9"/>
    <w:rsid w:val="008A2221"/>
    <w:rsid w:val="008A2BA1"/>
    <w:rsid w:val="008A2D95"/>
    <w:rsid w:val="008A50FC"/>
    <w:rsid w:val="008A51FB"/>
    <w:rsid w:val="008A5369"/>
    <w:rsid w:val="008A53BF"/>
    <w:rsid w:val="008A59B5"/>
    <w:rsid w:val="008A5E8A"/>
    <w:rsid w:val="008A6FE4"/>
    <w:rsid w:val="008A70B7"/>
    <w:rsid w:val="008A73DF"/>
    <w:rsid w:val="008B08C5"/>
    <w:rsid w:val="008B0E7C"/>
    <w:rsid w:val="008B16D8"/>
    <w:rsid w:val="008B1B24"/>
    <w:rsid w:val="008B22D5"/>
    <w:rsid w:val="008B26E7"/>
    <w:rsid w:val="008B2B24"/>
    <w:rsid w:val="008B37B6"/>
    <w:rsid w:val="008B3F7C"/>
    <w:rsid w:val="008B42A5"/>
    <w:rsid w:val="008B4E2C"/>
    <w:rsid w:val="008B50F1"/>
    <w:rsid w:val="008B598D"/>
    <w:rsid w:val="008B60A1"/>
    <w:rsid w:val="008B6813"/>
    <w:rsid w:val="008B6C77"/>
    <w:rsid w:val="008B77A3"/>
    <w:rsid w:val="008B7D60"/>
    <w:rsid w:val="008B7E39"/>
    <w:rsid w:val="008B7FF0"/>
    <w:rsid w:val="008C060B"/>
    <w:rsid w:val="008C100D"/>
    <w:rsid w:val="008C1750"/>
    <w:rsid w:val="008C1EE7"/>
    <w:rsid w:val="008C2634"/>
    <w:rsid w:val="008C28EC"/>
    <w:rsid w:val="008C2EA3"/>
    <w:rsid w:val="008C44E4"/>
    <w:rsid w:val="008C48D9"/>
    <w:rsid w:val="008C4DD5"/>
    <w:rsid w:val="008C52A2"/>
    <w:rsid w:val="008C59D7"/>
    <w:rsid w:val="008C6103"/>
    <w:rsid w:val="008C67BC"/>
    <w:rsid w:val="008C6DB2"/>
    <w:rsid w:val="008C752F"/>
    <w:rsid w:val="008C7FBA"/>
    <w:rsid w:val="008C7FE0"/>
    <w:rsid w:val="008D0EDC"/>
    <w:rsid w:val="008D24B2"/>
    <w:rsid w:val="008D254D"/>
    <w:rsid w:val="008D2D8B"/>
    <w:rsid w:val="008D2DB3"/>
    <w:rsid w:val="008D316B"/>
    <w:rsid w:val="008D43EA"/>
    <w:rsid w:val="008D55EC"/>
    <w:rsid w:val="008D5AD6"/>
    <w:rsid w:val="008D6226"/>
    <w:rsid w:val="008D65BE"/>
    <w:rsid w:val="008D6AD3"/>
    <w:rsid w:val="008D6FC2"/>
    <w:rsid w:val="008D7A21"/>
    <w:rsid w:val="008D7B77"/>
    <w:rsid w:val="008E049C"/>
    <w:rsid w:val="008E0E7C"/>
    <w:rsid w:val="008E101C"/>
    <w:rsid w:val="008E142D"/>
    <w:rsid w:val="008E1775"/>
    <w:rsid w:val="008E1902"/>
    <w:rsid w:val="008E21B6"/>
    <w:rsid w:val="008E27BB"/>
    <w:rsid w:val="008E3738"/>
    <w:rsid w:val="008E37D9"/>
    <w:rsid w:val="008E4AF0"/>
    <w:rsid w:val="008E5042"/>
    <w:rsid w:val="008E5561"/>
    <w:rsid w:val="008E5C3B"/>
    <w:rsid w:val="008E5E57"/>
    <w:rsid w:val="008E5FC1"/>
    <w:rsid w:val="008E6745"/>
    <w:rsid w:val="008E69E9"/>
    <w:rsid w:val="008E7194"/>
    <w:rsid w:val="008E7529"/>
    <w:rsid w:val="008E781A"/>
    <w:rsid w:val="008E7AE8"/>
    <w:rsid w:val="008E7B78"/>
    <w:rsid w:val="008F07A3"/>
    <w:rsid w:val="008F0895"/>
    <w:rsid w:val="008F09F9"/>
    <w:rsid w:val="008F0AFC"/>
    <w:rsid w:val="008F0E3E"/>
    <w:rsid w:val="008F1C59"/>
    <w:rsid w:val="008F1C8A"/>
    <w:rsid w:val="008F1D3A"/>
    <w:rsid w:val="008F1E3D"/>
    <w:rsid w:val="008F2182"/>
    <w:rsid w:val="008F2B96"/>
    <w:rsid w:val="008F3317"/>
    <w:rsid w:val="008F3D1F"/>
    <w:rsid w:val="008F3E1D"/>
    <w:rsid w:val="008F48D9"/>
    <w:rsid w:val="008F53FE"/>
    <w:rsid w:val="008F588D"/>
    <w:rsid w:val="008F5C32"/>
    <w:rsid w:val="008F65FF"/>
    <w:rsid w:val="008F666F"/>
    <w:rsid w:val="008F6A3E"/>
    <w:rsid w:val="009003EE"/>
    <w:rsid w:val="009004BA"/>
    <w:rsid w:val="009004F5"/>
    <w:rsid w:val="00900B14"/>
    <w:rsid w:val="00900BA1"/>
    <w:rsid w:val="00900C5D"/>
    <w:rsid w:val="0090167F"/>
    <w:rsid w:val="009029BE"/>
    <w:rsid w:val="00902C96"/>
    <w:rsid w:val="00902DCE"/>
    <w:rsid w:val="0090432E"/>
    <w:rsid w:val="00904A84"/>
    <w:rsid w:val="00904B78"/>
    <w:rsid w:val="00905541"/>
    <w:rsid w:val="009058DC"/>
    <w:rsid w:val="009066B9"/>
    <w:rsid w:val="00906F88"/>
    <w:rsid w:val="00907794"/>
    <w:rsid w:val="0090793D"/>
    <w:rsid w:val="00907A1A"/>
    <w:rsid w:val="0091006C"/>
    <w:rsid w:val="00910FB9"/>
    <w:rsid w:val="00910FC4"/>
    <w:rsid w:val="00911181"/>
    <w:rsid w:val="00911C25"/>
    <w:rsid w:val="00912A73"/>
    <w:rsid w:val="00913666"/>
    <w:rsid w:val="00913917"/>
    <w:rsid w:val="009139D9"/>
    <w:rsid w:val="00913D23"/>
    <w:rsid w:val="0091432B"/>
    <w:rsid w:val="009150F9"/>
    <w:rsid w:val="0091548E"/>
    <w:rsid w:val="00915986"/>
    <w:rsid w:val="00915D2C"/>
    <w:rsid w:val="0091640D"/>
    <w:rsid w:val="009165EC"/>
    <w:rsid w:val="0091722F"/>
    <w:rsid w:val="00921C42"/>
    <w:rsid w:val="00922220"/>
    <w:rsid w:val="009226DE"/>
    <w:rsid w:val="0092325B"/>
    <w:rsid w:val="0092328B"/>
    <w:rsid w:val="009236CC"/>
    <w:rsid w:val="00924190"/>
    <w:rsid w:val="009243DA"/>
    <w:rsid w:val="009253F2"/>
    <w:rsid w:val="00925B44"/>
    <w:rsid w:val="00925FFB"/>
    <w:rsid w:val="0092612D"/>
    <w:rsid w:val="0092653D"/>
    <w:rsid w:val="009266A7"/>
    <w:rsid w:val="009273E3"/>
    <w:rsid w:val="0093031D"/>
    <w:rsid w:val="00930839"/>
    <w:rsid w:val="00930C47"/>
    <w:rsid w:val="00930C53"/>
    <w:rsid w:val="00930F8D"/>
    <w:rsid w:val="00931E36"/>
    <w:rsid w:val="00932337"/>
    <w:rsid w:val="00932DC0"/>
    <w:rsid w:val="009337E2"/>
    <w:rsid w:val="00934208"/>
    <w:rsid w:val="009343CF"/>
    <w:rsid w:val="009366B4"/>
    <w:rsid w:val="00937449"/>
    <w:rsid w:val="009376BB"/>
    <w:rsid w:val="00937DAD"/>
    <w:rsid w:val="0094055A"/>
    <w:rsid w:val="009406CB"/>
    <w:rsid w:val="009407CE"/>
    <w:rsid w:val="009415FD"/>
    <w:rsid w:val="00941915"/>
    <w:rsid w:val="00941DEE"/>
    <w:rsid w:val="009427DC"/>
    <w:rsid w:val="00942A43"/>
    <w:rsid w:val="00942D03"/>
    <w:rsid w:val="009431A6"/>
    <w:rsid w:val="00943296"/>
    <w:rsid w:val="009438CB"/>
    <w:rsid w:val="00943C58"/>
    <w:rsid w:val="00943E93"/>
    <w:rsid w:val="00944885"/>
    <w:rsid w:val="00944B15"/>
    <w:rsid w:val="0094603C"/>
    <w:rsid w:val="00946218"/>
    <w:rsid w:val="00946787"/>
    <w:rsid w:val="00946DDC"/>
    <w:rsid w:val="009473F9"/>
    <w:rsid w:val="00947E67"/>
    <w:rsid w:val="009501DF"/>
    <w:rsid w:val="00950230"/>
    <w:rsid w:val="00950367"/>
    <w:rsid w:val="00950662"/>
    <w:rsid w:val="00950819"/>
    <w:rsid w:val="00950C3E"/>
    <w:rsid w:val="00951263"/>
    <w:rsid w:val="00951BFE"/>
    <w:rsid w:val="00952545"/>
    <w:rsid w:val="0095389B"/>
    <w:rsid w:val="00954804"/>
    <w:rsid w:val="00954A36"/>
    <w:rsid w:val="00954A41"/>
    <w:rsid w:val="00954B22"/>
    <w:rsid w:val="00955123"/>
    <w:rsid w:val="00955161"/>
    <w:rsid w:val="00955F93"/>
    <w:rsid w:val="009566E1"/>
    <w:rsid w:val="00956CF3"/>
    <w:rsid w:val="009570A2"/>
    <w:rsid w:val="0095763A"/>
    <w:rsid w:val="0095764E"/>
    <w:rsid w:val="00957E50"/>
    <w:rsid w:val="00960194"/>
    <w:rsid w:val="0096070B"/>
    <w:rsid w:val="0096088B"/>
    <w:rsid w:val="0096180C"/>
    <w:rsid w:val="00961BAA"/>
    <w:rsid w:val="00961CFC"/>
    <w:rsid w:val="00962A7E"/>
    <w:rsid w:val="00962FC6"/>
    <w:rsid w:val="00964087"/>
    <w:rsid w:val="009645BD"/>
    <w:rsid w:val="00965020"/>
    <w:rsid w:val="0096509D"/>
    <w:rsid w:val="009651C9"/>
    <w:rsid w:val="0096589B"/>
    <w:rsid w:val="0096718B"/>
    <w:rsid w:val="009673D7"/>
    <w:rsid w:val="009679AB"/>
    <w:rsid w:val="00970E89"/>
    <w:rsid w:val="00971471"/>
    <w:rsid w:val="00971D49"/>
    <w:rsid w:val="00971F54"/>
    <w:rsid w:val="00972279"/>
    <w:rsid w:val="009724C0"/>
    <w:rsid w:val="00972A4C"/>
    <w:rsid w:val="0097327E"/>
    <w:rsid w:val="0097398C"/>
    <w:rsid w:val="00973E7A"/>
    <w:rsid w:val="0097498A"/>
    <w:rsid w:val="00974D11"/>
    <w:rsid w:val="00976224"/>
    <w:rsid w:val="009763D4"/>
    <w:rsid w:val="00976666"/>
    <w:rsid w:val="0097677F"/>
    <w:rsid w:val="00976952"/>
    <w:rsid w:val="00976A9E"/>
    <w:rsid w:val="00976BBB"/>
    <w:rsid w:val="00977046"/>
    <w:rsid w:val="00977454"/>
    <w:rsid w:val="009775C0"/>
    <w:rsid w:val="009804AE"/>
    <w:rsid w:val="00980D2D"/>
    <w:rsid w:val="00981077"/>
    <w:rsid w:val="009816AE"/>
    <w:rsid w:val="00982518"/>
    <w:rsid w:val="00982E2D"/>
    <w:rsid w:val="009832A9"/>
    <w:rsid w:val="00983679"/>
    <w:rsid w:val="00983889"/>
    <w:rsid w:val="00983BDE"/>
    <w:rsid w:val="00983DD6"/>
    <w:rsid w:val="009843F0"/>
    <w:rsid w:val="00984EB9"/>
    <w:rsid w:val="00985132"/>
    <w:rsid w:val="009852DC"/>
    <w:rsid w:val="009855A2"/>
    <w:rsid w:val="00985A10"/>
    <w:rsid w:val="0098610C"/>
    <w:rsid w:val="00986291"/>
    <w:rsid w:val="009867D5"/>
    <w:rsid w:val="00986E4D"/>
    <w:rsid w:val="00986F86"/>
    <w:rsid w:val="00986FBE"/>
    <w:rsid w:val="0098704B"/>
    <w:rsid w:val="00987251"/>
    <w:rsid w:val="009878FD"/>
    <w:rsid w:val="00987BDB"/>
    <w:rsid w:val="00990082"/>
    <w:rsid w:val="009901F4"/>
    <w:rsid w:val="00990355"/>
    <w:rsid w:val="00990434"/>
    <w:rsid w:val="00990869"/>
    <w:rsid w:val="00990D48"/>
    <w:rsid w:val="009911BB"/>
    <w:rsid w:val="00991655"/>
    <w:rsid w:val="0099188E"/>
    <w:rsid w:val="00991921"/>
    <w:rsid w:val="00991B43"/>
    <w:rsid w:val="0099243A"/>
    <w:rsid w:val="0099284A"/>
    <w:rsid w:val="009937F1"/>
    <w:rsid w:val="0099414B"/>
    <w:rsid w:val="009941A3"/>
    <w:rsid w:val="00994516"/>
    <w:rsid w:val="00994D82"/>
    <w:rsid w:val="00994FA2"/>
    <w:rsid w:val="0099525D"/>
    <w:rsid w:val="009952F6"/>
    <w:rsid w:val="009957FD"/>
    <w:rsid w:val="00996164"/>
    <w:rsid w:val="00996792"/>
    <w:rsid w:val="00996E10"/>
    <w:rsid w:val="009A00D0"/>
    <w:rsid w:val="009A0E94"/>
    <w:rsid w:val="009A17E7"/>
    <w:rsid w:val="009A1AD3"/>
    <w:rsid w:val="009A1DBD"/>
    <w:rsid w:val="009A2A8B"/>
    <w:rsid w:val="009A2D22"/>
    <w:rsid w:val="009A2EC3"/>
    <w:rsid w:val="009A2FAE"/>
    <w:rsid w:val="009A3096"/>
    <w:rsid w:val="009A3C4F"/>
    <w:rsid w:val="009A473E"/>
    <w:rsid w:val="009A47AD"/>
    <w:rsid w:val="009A4E29"/>
    <w:rsid w:val="009A52C8"/>
    <w:rsid w:val="009A5919"/>
    <w:rsid w:val="009A5FBB"/>
    <w:rsid w:val="009A622C"/>
    <w:rsid w:val="009A64BC"/>
    <w:rsid w:val="009A69E7"/>
    <w:rsid w:val="009A76D8"/>
    <w:rsid w:val="009A7887"/>
    <w:rsid w:val="009A7ABB"/>
    <w:rsid w:val="009A7B0D"/>
    <w:rsid w:val="009A7ED5"/>
    <w:rsid w:val="009A7FDB"/>
    <w:rsid w:val="009B0AE3"/>
    <w:rsid w:val="009B0BB3"/>
    <w:rsid w:val="009B135D"/>
    <w:rsid w:val="009B1362"/>
    <w:rsid w:val="009B179B"/>
    <w:rsid w:val="009B2534"/>
    <w:rsid w:val="009B289C"/>
    <w:rsid w:val="009B2D53"/>
    <w:rsid w:val="009B33A8"/>
    <w:rsid w:val="009B33FD"/>
    <w:rsid w:val="009B3726"/>
    <w:rsid w:val="009B3C4F"/>
    <w:rsid w:val="009B4304"/>
    <w:rsid w:val="009B445F"/>
    <w:rsid w:val="009B4699"/>
    <w:rsid w:val="009B4A92"/>
    <w:rsid w:val="009B4D80"/>
    <w:rsid w:val="009B518A"/>
    <w:rsid w:val="009B51F5"/>
    <w:rsid w:val="009B52A3"/>
    <w:rsid w:val="009B5610"/>
    <w:rsid w:val="009B5BA3"/>
    <w:rsid w:val="009B5C15"/>
    <w:rsid w:val="009B65A2"/>
    <w:rsid w:val="009B6FCF"/>
    <w:rsid w:val="009B6FF8"/>
    <w:rsid w:val="009B710E"/>
    <w:rsid w:val="009B7760"/>
    <w:rsid w:val="009B78F5"/>
    <w:rsid w:val="009B7CF4"/>
    <w:rsid w:val="009B7D41"/>
    <w:rsid w:val="009C0A42"/>
    <w:rsid w:val="009C1147"/>
    <w:rsid w:val="009C27ED"/>
    <w:rsid w:val="009C2A62"/>
    <w:rsid w:val="009C3157"/>
    <w:rsid w:val="009C3863"/>
    <w:rsid w:val="009C38AD"/>
    <w:rsid w:val="009C3966"/>
    <w:rsid w:val="009C3E6C"/>
    <w:rsid w:val="009C401E"/>
    <w:rsid w:val="009C4B17"/>
    <w:rsid w:val="009C4E22"/>
    <w:rsid w:val="009C5477"/>
    <w:rsid w:val="009C67BC"/>
    <w:rsid w:val="009C6FAD"/>
    <w:rsid w:val="009C73BF"/>
    <w:rsid w:val="009C7CDE"/>
    <w:rsid w:val="009D014C"/>
    <w:rsid w:val="009D0510"/>
    <w:rsid w:val="009D0937"/>
    <w:rsid w:val="009D1467"/>
    <w:rsid w:val="009D1716"/>
    <w:rsid w:val="009D1732"/>
    <w:rsid w:val="009D217C"/>
    <w:rsid w:val="009D22E6"/>
    <w:rsid w:val="009D3BAB"/>
    <w:rsid w:val="009D40F7"/>
    <w:rsid w:val="009D44D0"/>
    <w:rsid w:val="009D4C24"/>
    <w:rsid w:val="009D4EBD"/>
    <w:rsid w:val="009D4FBE"/>
    <w:rsid w:val="009D5064"/>
    <w:rsid w:val="009D5366"/>
    <w:rsid w:val="009D5EEA"/>
    <w:rsid w:val="009D668C"/>
    <w:rsid w:val="009D67CA"/>
    <w:rsid w:val="009D6B00"/>
    <w:rsid w:val="009D6F33"/>
    <w:rsid w:val="009D723F"/>
    <w:rsid w:val="009D77F2"/>
    <w:rsid w:val="009D7F35"/>
    <w:rsid w:val="009E0253"/>
    <w:rsid w:val="009E03EE"/>
    <w:rsid w:val="009E06E6"/>
    <w:rsid w:val="009E0C8C"/>
    <w:rsid w:val="009E0F4E"/>
    <w:rsid w:val="009E19E7"/>
    <w:rsid w:val="009E1F22"/>
    <w:rsid w:val="009E21AE"/>
    <w:rsid w:val="009E2666"/>
    <w:rsid w:val="009E2872"/>
    <w:rsid w:val="009E2D67"/>
    <w:rsid w:val="009E2EBC"/>
    <w:rsid w:val="009E2F60"/>
    <w:rsid w:val="009E360E"/>
    <w:rsid w:val="009E43AF"/>
    <w:rsid w:val="009E47D3"/>
    <w:rsid w:val="009E5900"/>
    <w:rsid w:val="009E5E7D"/>
    <w:rsid w:val="009E622F"/>
    <w:rsid w:val="009E63E2"/>
    <w:rsid w:val="009E6724"/>
    <w:rsid w:val="009E6CB0"/>
    <w:rsid w:val="009E726B"/>
    <w:rsid w:val="009F1231"/>
    <w:rsid w:val="009F1554"/>
    <w:rsid w:val="009F15CF"/>
    <w:rsid w:val="009F177B"/>
    <w:rsid w:val="009F2C81"/>
    <w:rsid w:val="009F3D50"/>
    <w:rsid w:val="009F4068"/>
    <w:rsid w:val="009F437B"/>
    <w:rsid w:val="009F4FBB"/>
    <w:rsid w:val="009F529C"/>
    <w:rsid w:val="009F538B"/>
    <w:rsid w:val="009F5405"/>
    <w:rsid w:val="009F5424"/>
    <w:rsid w:val="009F6587"/>
    <w:rsid w:val="009F743C"/>
    <w:rsid w:val="009F7AE8"/>
    <w:rsid w:val="00A0040D"/>
    <w:rsid w:val="00A006A7"/>
    <w:rsid w:val="00A006BB"/>
    <w:rsid w:val="00A01C66"/>
    <w:rsid w:val="00A01D30"/>
    <w:rsid w:val="00A02621"/>
    <w:rsid w:val="00A02738"/>
    <w:rsid w:val="00A02ADB"/>
    <w:rsid w:val="00A02DC9"/>
    <w:rsid w:val="00A0367A"/>
    <w:rsid w:val="00A03863"/>
    <w:rsid w:val="00A03E06"/>
    <w:rsid w:val="00A04324"/>
    <w:rsid w:val="00A04392"/>
    <w:rsid w:val="00A04432"/>
    <w:rsid w:val="00A047E2"/>
    <w:rsid w:val="00A04BF2"/>
    <w:rsid w:val="00A05170"/>
    <w:rsid w:val="00A0523B"/>
    <w:rsid w:val="00A05E06"/>
    <w:rsid w:val="00A067BB"/>
    <w:rsid w:val="00A10880"/>
    <w:rsid w:val="00A109C0"/>
    <w:rsid w:val="00A10A5F"/>
    <w:rsid w:val="00A1107A"/>
    <w:rsid w:val="00A115BE"/>
    <w:rsid w:val="00A11644"/>
    <w:rsid w:val="00A1236A"/>
    <w:rsid w:val="00A127AB"/>
    <w:rsid w:val="00A12848"/>
    <w:rsid w:val="00A12B46"/>
    <w:rsid w:val="00A12E6C"/>
    <w:rsid w:val="00A13178"/>
    <w:rsid w:val="00A13CA2"/>
    <w:rsid w:val="00A13FD5"/>
    <w:rsid w:val="00A14DAA"/>
    <w:rsid w:val="00A1517F"/>
    <w:rsid w:val="00A153B2"/>
    <w:rsid w:val="00A15735"/>
    <w:rsid w:val="00A158CD"/>
    <w:rsid w:val="00A16A77"/>
    <w:rsid w:val="00A170B9"/>
    <w:rsid w:val="00A1723F"/>
    <w:rsid w:val="00A174F8"/>
    <w:rsid w:val="00A175F4"/>
    <w:rsid w:val="00A2050E"/>
    <w:rsid w:val="00A2102F"/>
    <w:rsid w:val="00A228F0"/>
    <w:rsid w:val="00A22A55"/>
    <w:rsid w:val="00A22B1F"/>
    <w:rsid w:val="00A22B9E"/>
    <w:rsid w:val="00A23068"/>
    <w:rsid w:val="00A246A2"/>
    <w:rsid w:val="00A24F74"/>
    <w:rsid w:val="00A250D8"/>
    <w:rsid w:val="00A257C6"/>
    <w:rsid w:val="00A25D61"/>
    <w:rsid w:val="00A26094"/>
    <w:rsid w:val="00A27F1E"/>
    <w:rsid w:val="00A27FFA"/>
    <w:rsid w:val="00A314FB"/>
    <w:rsid w:val="00A31EBC"/>
    <w:rsid w:val="00A31F08"/>
    <w:rsid w:val="00A31FB3"/>
    <w:rsid w:val="00A336B7"/>
    <w:rsid w:val="00A33AC7"/>
    <w:rsid w:val="00A34490"/>
    <w:rsid w:val="00A34EEE"/>
    <w:rsid w:val="00A3531B"/>
    <w:rsid w:val="00A357E6"/>
    <w:rsid w:val="00A35C7A"/>
    <w:rsid w:val="00A35D4B"/>
    <w:rsid w:val="00A36218"/>
    <w:rsid w:val="00A36413"/>
    <w:rsid w:val="00A36778"/>
    <w:rsid w:val="00A36820"/>
    <w:rsid w:val="00A3717B"/>
    <w:rsid w:val="00A37537"/>
    <w:rsid w:val="00A37C30"/>
    <w:rsid w:val="00A37CCD"/>
    <w:rsid w:val="00A37FED"/>
    <w:rsid w:val="00A40299"/>
    <w:rsid w:val="00A40836"/>
    <w:rsid w:val="00A408AD"/>
    <w:rsid w:val="00A408F7"/>
    <w:rsid w:val="00A40E5B"/>
    <w:rsid w:val="00A414FF"/>
    <w:rsid w:val="00A41AD7"/>
    <w:rsid w:val="00A424D0"/>
    <w:rsid w:val="00A42670"/>
    <w:rsid w:val="00A4310D"/>
    <w:rsid w:val="00A434E4"/>
    <w:rsid w:val="00A4377B"/>
    <w:rsid w:val="00A44339"/>
    <w:rsid w:val="00A4449F"/>
    <w:rsid w:val="00A446E7"/>
    <w:rsid w:val="00A44AC4"/>
    <w:rsid w:val="00A44AE2"/>
    <w:rsid w:val="00A450C2"/>
    <w:rsid w:val="00A4517B"/>
    <w:rsid w:val="00A453D4"/>
    <w:rsid w:val="00A461B0"/>
    <w:rsid w:val="00A46856"/>
    <w:rsid w:val="00A46B4B"/>
    <w:rsid w:val="00A47147"/>
    <w:rsid w:val="00A47264"/>
    <w:rsid w:val="00A472E9"/>
    <w:rsid w:val="00A47957"/>
    <w:rsid w:val="00A47B9B"/>
    <w:rsid w:val="00A47C67"/>
    <w:rsid w:val="00A47E1D"/>
    <w:rsid w:val="00A47EBC"/>
    <w:rsid w:val="00A47F94"/>
    <w:rsid w:val="00A508B5"/>
    <w:rsid w:val="00A50C7D"/>
    <w:rsid w:val="00A51785"/>
    <w:rsid w:val="00A528D2"/>
    <w:rsid w:val="00A52E72"/>
    <w:rsid w:val="00A53373"/>
    <w:rsid w:val="00A539A6"/>
    <w:rsid w:val="00A5432E"/>
    <w:rsid w:val="00A546C6"/>
    <w:rsid w:val="00A5491B"/>
    <w:rsid w:val="00A55236"/>
    <w:rsid w:val="00A55268"/>
    <w:rsid w:val="00A55BC9"/>
    <w:rsid w:val="00A56943"/>
    <w:rsid w:val="00A57383"/>
    <w:rsid w:val="00A577CF"/>
    <w:rsid w:val="00A5788E"/>
    <w:rsid w:val="00A57D7C"/>
    <w:rsid w:val="00A608CD"/>
    <w:rsid w:val="00A6110A"/>
    <w:rsid w:val="00A613E3"/>
    <w:rsid w:val="00A6196F"/>
    <w:rsid w:val="00A61F60"/>
    <w:rsid w:val="00A62780"/>
    <w:rsid w:val="00A628C2"/>
    <w:rsid w:val="00A634EB"/>
    <w:rsid w:val="00A636DC"/>
    <w:rsid w:val="00A638AE"/>
    <w:rsid w:val="00A641DC"/>
    <w:rsid w:val="00A64488"/>
    <w:rsid w:val="00A64D5D"/>
    <w:rsid w:val="00A65E3D"/>
    <w:rsid w:val="00A66607"/>
    <w:rsid w:val="00A66808"/>
    <w:rsid w:val="00A66848"/>
    <w:rsid w:val="00A66A7B"/>
    <w:rsid w:val="00A67009"/>
    <w:rsid w:val="00A67C76"/>
    <w:rsid w:val="00A67CFE"/>
    <w:rsid w:val="00A70E78"/>
    <w:rsid w:val="00A7122C"/>
    <w:rsid w:val="00A716FA"/>
    <w:rsid w:val="00A71C75"/>
    <w:rsid w:val="00A72239"/>
    <w:rsid w:val="00A7277A"/>
    <w:rsid w:val="00A72BAA"/>
    <w:rsid w:val="00A72E46"/>
    <w:rsid w:val="00A734B5"/>
    <w:rsid w:val="00A75104"/>
    <w:rsid w:val="00A7523F"/>
    <w:rsid w:val="00A75316"/>
    <w:rsid w:val="00A75359"/>
    <w:rsid w:val="00A75975"/>
    <w:rsid w:val="00A75DAE"/>
    <w:rsid w:val="00A762E6"/>
    <w:rsid w:val="00A76541"/>
    <w:rsid w:val="00A769DA"/>
    <w:rsid w:val="00A7743B"/>
    <w:rsid w:val="00A77865"/>
    <w:rsid w:val="00A77F77"/>
    <w:rsid w:val="00A81248"/>
    <w:rsid w:val="00A81675"/>
    <w:rsid w:val="00A825D9"/>
    <w:rsid w:val="00A829A9"/>
    <w:rsid w:val="00A82D5F"/>
    <w:rsid w:val="00A83B43"/>
    <w:rsid w:val="00A83B4D"/>
    <w:rsid w:val="00A83BAE"/>
    <w:rsid w:val="00A8434D"/>
    <w:rsid w:val="00A845A7"/>
    <w:rsid w:val="00A84AB0"/>
    <w:rsid w:val="00A85922"/>
    <w:rsid w:val="00A85CEC"/>
    <w:rsid w:val="00A85F36"/>
    <w:rsid w:val="00A861B1"/>
    <w:rsid w:val="00A86AFC"/>
    <w:rsid w:val="00A873C6"/>
    <w:rsid w:val="00A87659"/>
    <w:rsid w:val="00A87826"/>
    <w:rsid w:val="00A87AC6"/>
    <w:rsid w:val="00A911FE"/>
    <w:rsid w:val="00A91221"/>
    <w:rsid w:val="00A9208E"/>
    <w:rsid w:val="00A9223D"/>
    <w:rsid w:val="00A93204"/>
    <w:rsid w:val="00A93A24"/>
    <w:rsid w:val="00A942B6"/>
    <w:rsid w:val="00A948B2"/>
    <w:rsid w:val="00A948EA"/>
    <w:rsid w:val="00A952DA"/>
    <w:rsid w:val="00A95508"/>
    <w:rsid w:val="00A95D0C"/>
    <w:rsid w:val="00A95F98"/>
    <w:rsid w:val="00A96BC8"/>
    <w:rsid w:val="00A96BC9"/>
    <w:rsid w:val="00A96E7E"/>
    <w:rsid w:val="00A970AA"/>
    <w:rsid w:val="00A970B2"/>
    <w:rsid w:val="00A978B8"/>
    <w:rsid w:val="00A97F3B"/>
    <w:rsid w:val="00AA052A"/>
    <w:rsid w:val="00AA122B"/>
    <w:rsid w:val="00AA1922"/>
    <w:rsid w:val="00AA2BC4"/>
    <w:rsid w:val="00AA2D64"/>
    <w:rsid w:val="00AA320C"/>
    <w:rsid w:val="00AA43A8"/>
    <w:rsid w:val="00AA5145"/>
    <w:rsid w:val="00AA555E"/>
    <w:rsid w:val="00AA571B"/>
    <w:rsid w:val="00AA5FD1"/>
    <w:rsid w:val="00AA67DC"/>
    <w:rsid w:val="00AA69A3"/>
    <w:rsid w:val="00AA6CC9"/>
    <w:rsid w:val="00AA6DB3"/>
    <w:rsid w:val="00AA7130"/>
    <w:rsid w:val="00AA7E5B"/>
    <w:rsid w:val="00AB04A6"/>
    <w:rsid w:val="00AB06BC"/>
    <w:rsid w:val="00AB1686"/>
    <w:rsid w:val="00AB2163"/>
    <w:rsid w:val="00AB2428"/>
    <w:rsid w:val="00AB3B3B"/>
    <w:rsid w:val="00AB3C04"/>
    <w:rsid w:val="00AB44F7"/>
    <w:rsid w:val="00AB4EE2"/>
    <w:rsid w:val="00AB5286"/>
    <w:rsid w:val="00AB59F8"/>
    <w:rsid w:val="00AB5CE4"/>
    <w:rsid w:val="00AB655F"/>
    <w:rsid w:val="00AB69F7"/>
    <w:rsid w:val="00AB6D3B"/>
    <w:rsid w:val="00AB6EE1"/>
    <w:rsid w:val="00AB77C7"/>
    <w:rsid w:val="00AB7BCE"/>
    <w:rsid w:val="00AB7CD9"/>
    <w:rsid w:val="00AB7FD2"/>
    <w:rsid w:val="00AC055E"/>
    <w:rsid w:val="00AC0878"/>
    <w:rsid w:val="00AC0A10"/>
    <w:rsid w:val="00AC0FB5"/>
    <w:rsid w:val="00AC116B"/>
    <w:rsid w:val="00AC1712"/>
    <w:rsid w:val="00AC18D0"/>
    <w:rsid w:val="00AC1EB0"/>
    <w:rsid w:val="00AC2CEC"/>
    <w:rsid w:val="00AC3A6B"/>
    <w:rsid w:val="00AC3A74"/>
    <w:rsid w:val="00AC4112"/>
    <w:rsid w:val="00AC4716"/>
    <w:rsid w:val="00AC4C6D"/>
    <w:rsid w:val="00AC4FFF"/>
    <w:rsid w:val="00AC52A7"/>
    <w:rsid w:val="00AC54E2"/>
    <w:rsid w:val="00AC592E"/>
    <w:rsid w:val="00AC5971"/>
    <w:rsid w:val="00AC6644"/>
    <w:rsid w:val="00AC6B35"/>
    <w:rsid w:val="00AC7C46"/>
    <w:rsid w:val="00AD0407"/>
    <w:rsid w:val="00AD077D"/>
    <w:rsid w:val="00AD0B41"/>
    <w:rsid w:val="00AD10AB"/>
    <w:rsid w:val="00AD145C"/>
    <w:rsid w:val="00AD186D"/>
    <w:rsid w:val="00AD205A"/>
    <w:rsid w:val="00AD2EF0"/>
    <w:rsid w:val="00AD3B55"/>
    <w:rsid w:val="00AD4609"/>
    <w:rsid w:val="00AD4B1B"/>
    <w:rsid w:val="00AD5472"/>
    <w:rsid w:val="00AD57B1"/>
    <w:rsid w:val="00AD5965"/>
    <w:rsid w:val="00AD6D9D"/>
    <w:rsid w:val="00AD73DD"/>
    <w:rsid w:val="00AD75AC"/>
    <w:rsid w:val="00AD7AB7"/>
    <w:rsid w:val="00AD7BC9"/>
    <w:rsid w:val="00AD7D01"/>
    <w:rsid w:val="00AD7E27"/>
    <w:rsid w:val="00AD7E2A"/>
    <w:rsid w:val="00AD7E6C"/>
    <w:rsid w:val="00AE0244"/>
    <w:rsid w:val="00AE060D"/>
    <w:rsid w:val="00AE0A51"/>
    <w:rsid w:val="00AE101B"/>
    <w:rsid w:val="00AE1D1C"/>
    <w:rsid w:val="00AE203D"/>
    <w:rsid w:val="00AE20A2"/>
    <w:rsid w:val="00AE20C8"/>
    <w:rsid w:val="00AE28AE"/>
    <w:rsid w:val="00AE295F"/>
    <w:rsid w:val="00AE2C55"/>
    <w:rsid w:val="00AE35D1"/>
    <w:rsid w:val="00AE3B75"/>
    <w:rsid w:val="00AE41CF"/>
    <w:rsid w:val="00AE4A04"/>
    <w:rsid w:val="00AE4A38"/>
    <w:rsid w:val="00AE573D"/>
    <w:rsid w:val="00AE5872"/>
    <w:rsid w:val="00AE6209"/>
    <w:rsid w:val="00AE63B8"/>
    <w:rsid w:val="00AE65DC"/>
    <w:rsid w:val="00AE772B"/>
    <w:rsid w:val="00AE7C04"/>
    <w:rsid w:val="00AF03D1"/>
    <w:rsid w:val="00AF069E"/>
    <w:rsid w:val="00AF1A00"/>
    <w:rsid w:val="00AF2A35"/>
    <w:rsid w:val="00AF341E"/>
    <w:rsid w:val="00AF34B4"/>
    <w:rsid w:val="00AF3711"/>
    <w:rsid w:val="00AF3F3D"/>
    <w:rsid w:val="00AF4DAB"/>
    <w:rsid w:val="00AF4E21"/>
    <w:rsid w:val="00AF5298"/>
    <w:rsid w:val="00AF53FC"/>
    <w:rsid w:val="00AF5AEE"/>
    <w:rsid w:val="00AF5B12"/>
    <w:rsid w:val="00AF690A"/>
    <w:rsid w:val="00AF6A57"/>
    <w:rsid w:val="00AF6D6B"/>
    <w:rsid w:val="00AF6E4B"/>
    <w:rsid w:val="00AF7365"/>
    <w:rsid w:val="00AF7839"/>
    <w:rsid w:val="00B004CC"/>
    <w:rsid w:val="00B0106B"/>
    <w:rsid w:val="00B016F6"/>
    <w:rsid w:val="00B01E28"/>
    <w:rsid w:val="00B027C0"/>
    <w:rsid w:val="00B0297D"/>
    <w:rsid w:val="00B02F08"/>
    <w:rsid w:val="00B0358F"/>
    <w:rsid w:val="00B0367B"/>
    <w:rsid w:val="00B039D6"/>
    <w:rsid w:val="00B03AAB"/>
    <w:rsid w:val="00B03D89"/>
    <w:rsid w:val="00B055CE"/>
    <w:rsid w:val="00B05DEB"/>
    <w:rsid w:val="00B06543"/>
    <w:rsid w:val="00B0766C"/>
    <w:rsid w:val="00B07D07"/>
    <w:rsid w:val="00B10346"/>
    <w:rsid w:val="00B103D9"/>
    <w:rsid w:val="00B10681"/>
    <w:rsid w:val="00B10685"/>
    <w:rsid w:val="00B11172"/>
    <w:rsid w:val="00B11751"/>
    <w:rsid w:val="00B11982"/>
    <w:rsid w:val="00B119F8"/>
    <w:rsid w:val="00B11A7E"/>
    <w:rsid w:val="00B11CA1"/>
    <w:rsid w:val="00B12563"/>
    <w:rsid w:val="00B1258C"/>
    <w:rsid w:val="00B13439"/>
    <w:rsid w:val="00B13DE9"/>
    <w:rsid w:val="00B14384"/>
    <w:rsid w:val="00B1487A"/>
    <w:rsid w:val="00B16148"/>
    <w:rsid w:val="00B165AA"/>
    <w:rsid w:val="00B1685D"/>
    <w:rsid w:val="00B16AAD"/>
    <w:rsid w:val="00B16EC5"/>
    <w:rsid w:val="00B200E3"/>
    <w:rsid w:val="00B204E2"/>
    <w:rsid w:val="00B206E4"/>
    <w:rsid w:val="00B2088F"/>
    <w:rsid w:val="00B20D30"/>
    <w:rsid w:val="00B22BFA"/>
    <w:rsid w:val="00B24128"/>
    <w:rsid w:val="00B246E0"/>
    <w:rsid w:val="00B24C1F"/>
    <w:rsid w:val="00B24CFD"/>
    <w:rsid w:val="00B25734"/>
    <w:rsid w:val="00B25936"/>
    <w:rsid w:val="00B25A66"/>
    <w:rsid w:val="00B25FA1"/>
    <w:rsid w:val="00B26191"/>
    <w:rsid w:val="00B26217"/>
    <w:rsid w:val="00B263B3"/>
    <w:rsid w:val="00B26BD2"/>
    <w:rsid w:val="00B26FDF"/>
    <w:rsid w:val="00B26FEF"/>
    <w:rsid w:val="00B2744E"/>
    <w:rsid w:val="00B27602"/>
    <w:rsid w:val="00B27CE8"/>
    <w:rsid w:val="00B30F23"/>
    <w:rsid w:val="00B31370"/>
    <w:rsid w:val="00B31A00"/>
    <w:rsid w:val="00B31A96"/>
    <w:rsid w:val="00B31CCC"/>
    <w:rsid w:val="00B31F73"/>
    <w:rsid w:val="00B32551"/>
    <w:rsid w:val="00B327A5"/>
    <w:rsid w:val="00B32C97"/>
    <w:rsid w:val="00B33BEB"/>
    <w:rsid w:val="00B33C22"/>
    <w:rsid w:val="00B34343"/>
    <w:rsid w:val="00B3499C"/>
    <w:rsid w:val="00B34B2D"/>
    <w:rsid w:val="00B359CD"/>
    <w:rsid w:val="00B362F4"/>
    <w:rsid w:val="00B3671D"/>
    <w:rsid w:val="00B36726"/>
    <w:rsid w:val="00B36803"/>
    <w:rsid w:val="00B36D3B"/>
    <w:rsid w:val="00B36F2F"/>
    <w:rsid w:val="00B373EB"/>
    <w:rsid w:val="00B37433"/>
    <w:rsid w:val="00B379A8"/>
    <w:rsid w:val="00B37B5D"/>
    <w:rsid w:val="00B41077"/>
    <w:rsid w:val="00B41418"/>
    <w:rsid w:val="00B41620"/>
    <w:rsid w:val="00B41DA8"/>
    <w:rsid w:val="00B42194"/>
    <w:rsid w:val="00B421C1"/>
    <w:rsid w:val="00B4248E"/>
    <w:rsid w:val="00B42F14"/>
    <w:rsid w:val="00B43AF5"/>
    <w:rsid w:val="00B44373"/>
    <w:rsid w:val="00B44CA1"/>
    <w:rsid w:val="00B450A2"/>
    <w:rsid w:val="00B45680"/>
    <w:rsid w:val="00B45DC6"/>
    <w:rsid w:val="00B46207"/>
    <w:rsid w:val="00B466BB"/>
    <w:rsid w:val="00B46ECB"/>
    <w:rsid w:val="00B47694"/>
    <w:rsid w:val="00B478C5"/>
    <w:rsid w:val="00B50172"/>
    <w:rsid w:val="00B50A0F"/>
    <w:rsid w:val="00B50B28"/>
    <w:rsid w:val="00B51341"/>
    <w:rsid w:val="00B519F8"/>
    <w:rsid w:val="00B51AA1"/>
    <w:rsid w:val="00B51CF2"/>
    <w:rsid w:val="00B51CFA"/>
    <w:rsid w:val="00B5248E"/>
    <w:rsid w:val="00B5263F"/>
    <w:rsid w:val="00B527E0"/>
    <w:rsid w:val="00B529E9"/>
    <w:rsid w:val="00B52D13"/>
    <w:rsid w:val="00B530CC"/>
    <w:rsid w:val="00B536C9"/>
    <w:rsid w:val="00B5382A"/>
    <w:rsid w:val="00B53C91"/>
    <w:rsid w:val="00B53D10"/>
    <w:rsid w:val="00B54717"/>
    <w:rsid w:val="00B5574B"/>
    <w:rsid w:val="00B55A14"/>
    <w:rsid w:val="00B55A4C"/>
    <w:rsid w:val="00B55D1B"/>
    <w:rsid w:val="00B564E2"/>
    <w:rsid w:val="00B56792"/>
    <w:rsid w:val="00B56F6D"/>
    <w:rsid w:val="00B57026"/>
    <w:rsid w:val="00B579AD"/>
    <w:rsid w:val="00B579B9"/>
    <w:rsid w:val="00B604E1"/>
    <w:rsid w:val="00B608B8"/>
    <w:rsid w:val="00B60A81"/>
    <w:rsid w:val="00B61860"/>
    <w:rsid w:val="00B621B2"/>
    <w:rsid w:val="00B62B48"/>
    <w:rsid w:val="00B62C06"/>
    <w:rsid w:val="00B63AE6"/>
    <w:rsid w:val="00B63B2D"/>
    <w:rsid w:val="00B6466D"/>
    <w:rsid w:val="00B64BBC"/>
    <w:rsid w:val="00B64E28"/>
    <w:rsid w:val="00B65533"/>
    <w:rsid w:val="00B6584B"/>
    <w:rsid w:val="00B666CB"/>
    <w:rsid w:val="00B66B46"/>
    <w:rsid w:val="00B678EE"/>
    <w:rsid w:val="00B67C37"/>
    <w:rsid w:val="00B67D58"/>
    <w:rsid w:val="00B67F3E"/>
    <w:rsid w:val="00B70648"/>
    <w:rsid w:val="00B70D23"/>
    <w:rsid w:val="00B70EFF"/>
    <w:rsid w:val="00B716D0"/>
    <w:rsid w:val="00B71970"/>
    <w:rsid w:val="00B723C6"/>
    <w:rsid w:val="00B724EE"/>
    <w:rsid w:val="00B72570"/>
    <w:rsid w:val="00B73262"/>
    <w:rsid w:val="00B73AF4"/>
    <w:rsid w:val="00B73C5C"/>
    <w:rsid w:val="00B74FE2"/>
    <w:rsid w:val="00B7512C"/>
    <w:rsid w:val="00B75517"/>
    <w:rsid w:val="00B75758"/>
    <w:rsid w:val="00B76267"/>
    <w:rsid w:val="00B768E8"/>
    <w:rsid w:val="00B7694A"/>
    <w:rsid w:val="00B776C6"/>
    <w:rsid w:val="00B77CE6"/>
    <w:rsid w:val="00B805A3"/>
    <w:rsid w:val="00B80670"/>
    <w:rsid w:val="00B80975"/>
    <w:rsid w:val="00B80AFF"/>
    <w:rsid w:val="00B80C61"/>
    <w:rsid w:val="00B81E2B"/>
    <w:rsid w:val="00B82302"/>
    <w:rsid w:val="00B82F89"/>
    <w:rsid w:val="00B83176"/>
    <w:rsid w:val="00B83549"/>
    <w:rsid w:val="00B83607"/>
    <w:rsid w:val="00B83851"/>
    <w:rsid w:val="00B838F1"/>
    <w:rsid w:val="00B843E6"/>
    <w:rsid w:val="00B844CA"/>
    <w:rsid w:val="00B84777"/>
    <w:rsid w:val="00B84F7D"/>
    <w:rsid w:val="00B8528B"/>
    <w:rsid w:val="00B852DA"/>
    <w:rsid w:val="00B8530A"/>
    <w:rsid w:val="00B85675"/>
    <w:rsid w:val="00B85D96"/>
    <w:rsid w:val="00B86BD6"/>
    <w:rsid w:val="00B86FB2"/>
    <w:rsid w:val="00B86FD8"/>
    <w:rsid w:val="00B876EE"/>
    <w:rsid w:val="00B87F07"/>
    <w:rsid w:val="00B87FC4"/>
    <w:rsid w:val="00B904FA"/>
    <w:rsid w:val="00B9058F"/>
    <w:rsid w:val="00B922F3"/>
    <w:rsid w:val="00B92371"/>
    <w:rsid w:val="00B9255C"/>
    <w:rsid w:val="00B9278C"/>
    <w:rsid w:val="00B93240"/>
    <w:rsid w:val="00B93716"/>
    <w:rsid w:val="00B93839"/>
    <w:rsid w:val="00B93BEA"/>
    <w:rsid w:val="00B93D97"/>
    <w:rsid w:val="00B9443A"/>
    <w:rsid w:val="00B94F22"/>
    <w:rsid w:val="00B953DA"/>
    <w:rsid w:val="00B96241"/>
    <w:rsid w:val="00B964A3"/>
    <w:rsid w:val="00B974FB"/>
    <w:rsid w:val="00B976F4"/>
    <w:rsid w:val="00B97FFA"/>
    <w:rsid w:val="00BA0674"/>
    <w:rsid w:val="00BA0AEF"/>
    <w:rsid w:val="00BA0D25"/>
    <w:rsid w:val="00BA0D2D"/>
    <w:rsid w:val="00BA1274"/>
    <w:rsid w:val="00BA1324"/>
    <w:rsid w:val="00BA152B"/>
    <w:rsid w:val="00BA1870"/>
    <w:rsid w:val="00BA18A4"/>
    <w:rsid w:val="00BA19FE"/>
    <w:rsid w:val="00BA1D87"/>
    <w:rsid w:val="00BA1EB5"/>
    <w:rsid w:val="00BA1F33"/>
    <w:rsid w:val="00BA2269"/>
    <w:rsid w:val="00BA3B6E"/>
    <w:rsid w:val="00BA4AF0"/>
    <w:rsid w:val="00BA4CFE"/>
    <w:rsid w:val="00BA5426"/>
    <w:rsid w:val="00BA69A8"/>
    <w:rsid w:val="00BA717C"/>
    <w:rsid w:val="00BA785C"/>
    <w:rsid w:val="00BA7DD6"/>
    <w:rsid w:val="00BA7E86"/>
    <w:rsid w:val="00BA7FA1"/>
    <w:rsid w:val="00BB0867"/>
    <w:rsid w:val="00BB0B80"/>
    <w:rsid w:val="00BB0FAA"/>
    <w:rsid w:val="00BB139B"/>
    <w:rsid w:val="00BB163D"/>
    <w:rsid w:val="00BB173D"/>
    <w:rsid w:val="00BB22C9"/>
    <w:rsid w:val="00BB248E"/>
    <w:rsid w:val="00BB35E0"/>
    <w:rsid w:val="00BB3BB7"/>
    <w:rsid w:val="00BB3D10"/>
    <w:rsid w:val="00BB409B"/>
    <w:rsid w:val="00BB419D"/>
    <w:rsid w:val="00BB425D"/>
    <w:rsid w:val="00BB4667"/>
    <w:rsid w:val="00BB49E3"/>
    <w:rsid w:val="00BB4D78"/>
    <w:rsid w:val="00BB4E12"/>
    <w:rsid w:val="00BB5BED"/>
    <w:rsid w:val="00BB600B"/>
    <w:rsid w:val="00BB6576"/>
    <w:rsid w:val="00BB75BF"/>
    <w:rsid w:val="00BB75FB"/>
    <w:rsid w:val="00BB7652"/>
    <w:rsid w:val="00BB785C"/>
    <w:rsid w:val="00BB7C36"/>
    <w:rsid w:val="00BC0211"/>
    <w:rsid w:val="00BC0886"/>
    <w:rsid w:val="00BC08CA"/>
    <w:rsid w:val="00BC09AD"/>
    <w:rsid w:val="00BC1505"/>
    <w:rsid w:val="00BC233A"/>
    <w:rsid w:val="00BC2421"/>
    <w:rsid w:val="00BC28BA"/>
    <w:rsid w:val="00BC2A6E"/>
    <w:rsid w:val="00BC2ADB"/>
    <w:rsid w:val="00BC320E"/>
    <w:rsid w:val="00BC331E"/>
    <w:rsid w:val="00BC3407"/>
    <w:rsid w:val="00BC35C7"/>
    <w:rsid w:val="00BC428D"/>
    <w:rsid w:val="00BC437A"/>
    <w:rsid w:val="00BC46B0"/>
    <w:rsid w:val="00BC4E32"/>
    <w:rsid w:val="00BC65A1"/>
    <w:rsid w:val="00BC6BE0"/>
    <w:rsid w:val="00BC72DA"/>
    <w:rsid w:val="00BC768D"/>
    <w:rsid w:val="00BC7CB6"/>
    <w:rsid w:val="00BD14D9"/>
    <w:rsid w:val="00BD1E18"/>
    <w:rsid w:val="00BD23E2"/>
    <w:rsid w:val="00BD2D8E"/>
    <w:rsid w:val="00BD2DA2"/>
    <w:rsid w:val="00BD3579"/>
    <w:rsid w:val="00BD38DF"/>
    <w:rsid w:val="00BD3B13"/>
    <w:rsid w:val="00BD4451"/>
    <w:rsid w:val="00BD560D"/>
    <w:rsid w:val="00BD6CD7"/>
    <w:rsid w:val="00BD772C"/>
    <w:rsid w:val="00BD7CAD"/>
    <w:rsid w:val="00BE14B0"/>
    <w:rsid w:val="00BE1541"/>
    <w:rsid w:val="00BE2477"/>
    <w:rsid w:val="00BE2831"/>
    <w:rsid w:val="00BE30CF"/>
    <w:rsid w:val="00BE37FE"/>
    <w:rsid w:val="00BE3D76"/>
    <w:rsid w:val="00BE446B"/>
    <w:rsid w:val="00BE4F0A"/>
    <w:rsid w:val="00BE534D"/>
    <w:rsid w:val="00BE58F5"/>
    <w:rsid w:val="00BE774E"/>
    <w:rsid w:val="00BF0CD5"/>
    <w:rsid w:val="00BF0DFE"/>
    <w:rsid w:val="00BF0F2F"/>
    <w:rsid w:val="00BF0FB2"/>
    <w:rsid w:val="00BF1110"/>
    <w:rsid w:val="00BF16E9"/>
    <w:rsid w:val="00BF1ECA"/>
    <w:rsid w:val="00BF31A7"/>
    <w:rsid w:val="00BF32D3"/>
    <w:rsid w:val="00BF34E7"/>
    <w:rsid w:val="00BF41AF"/>
    <w:rsid w:val="00BF4362"/>
    <w:rsid w:val="00BF482C"/>
    <w:rsid w:val="00BF4952"/>
    <w:rsid w:val="00BF4B62"/>
    <w:rsid w:val="00BF4C92"/>
    <w:rsid w:val="00BF4CA6"/>
    <w:rsid w:val="00BF4DB0"/>
    <w:rsid w:val="00BF58A9"/>
    <w:rsid w:val="00BF5B1C"/>
    <w:rsid w:val="00BF6AB8"/>
    <w:rsid w:val="00BF6BC3"/>
    <w:rsid w:val="00BF7EE0"/>
    <w:rsid w:val="00C00533"/>
    <w:rsid w:val="00C00EA9"/>
    <w:rsid w:val="00C01023"/>
    <w:rsid w:val="00C0203A"/>
    <w:rsid w:val="00C021B2"/>
    <w:rsid w:val="00C0259F"/>
    <w:rsid w:val="00C02727"/>
    <w:rsid w:val="00C03099"/>
    <w:rsid w:val="00C03BB3"/>
    <w:rsid w:val="00C03D74"/>
    <w:rsid w:val="00C04406"/>
    <w:rsid w:val="00C05077"/>
    <w:rsid w:val="00C05156"/>
    <w:rsid w:val="00C057C7"/>
    <w:rsid w:val="00C06DDB"/>
    <w:rsid w:val="00C06DE6"/>
    <w:rsid w:val="00C06ECC"/>
    <w:rsid w:val="00C0703F"/>
    <w:rsid w:val="00C071F8"/>
    <w:rsid w:val="00C07386"/>
    <w:rsid w:val="00C07D13"/>
    <w:rsid w:val="00C10410"/>
    <w:rsid w:val="00C10A78"/>
    <w:rsid w:val="00C10E43"/>
    <w:rsid w:val="00C110C8"/>
    <w:rsid w:val="00C115FC"/>
    <w:rsid w:val="00C11C15"/>
    <w:rsid w:val="00C11DE8"/>
    <w:rsid w:val="00C1200E"/>
    <w:rsid w:val="00C12221"/>
    <w:rsid w:val="00C12277"/>
    <w:rsid w:val="00C12731"/>
    <w:rsid w:val="00C12E5F"/>
    <w:rsid w:val="00C12FC1"/>
    <w:rsid w:val="00C1398D"/>
    <w:rsid w:val="00C13A79"/>
    <w:rsid w:val="00C13BE0"/>
    <w:rsid w:val="00C13F4A"/>
    <w:rsid w:val="00C1436E"/>
    <w:rsid w:val="00C143A8"/>
    <w:rsid w:val="00C149F7"/>
    <w:rsid w:val="00C14B04"/>
    <w:rsid w:val="00C15140"/>
    <w:rsid w:val="00C1556C"/>
    <w:rsid w:val="00C15721"/>
    <w:rsid w:val="00C164C4"/>
    <w:rsid w:val="00C1653D"/>
    <w:rsid w:val="00C16EE8"/>
    <w:rsid w:val="00C1719A"/>
    <w:rsid w:val="00C17324"/>
    <w:rsid w:val="00C174C6"/>
    <w:rsid w:val="00C200A5"/>
    <w:rsid w:val="00C201B8"/>
    <w:rsid w:val="00C202CD"/>
    <w:rsid w:val="00C202EA"/>
    <w:rsid w:val="00C211FE"/>
    <w:rsid w:val="00C212C7"/>
    <w:rsid w:val="00C215A4"/>
    <w:rsid w:val="00C21F26"/>
    <w:rsid w:val="00C21FAF"/>
    <w:rsid w:val="00C22418"/>
    <w:rsid w:val="00C22D53"/>
    <w:rsid w:val="00C22F03"/>
    <w:rsid w:val="00C235B4"/>
    <w:rsid w:val="00C23AF9"/>
    <w:rsid w:val="00C23C74"/>
    <w:rsid w:val="00C24773"/>
    <w:rsid w:val="00C253CA"/>
    <w:rsid w:val="00C2575F"/>
    <w:rsid w:val="00C25A9A"/>
    <w:rsid w:val="00C25C8B"/>
    <w:rsid w:val="00C25FB9"/>
    <w:rsid w:val="00C25FEA"/>
    <w:rsid w:val="00C26703"/>
    <w:rsid w:val="00C26C00"/>
    <w:rsid w:val="00C27061"/>
    <w:rsid w:val="00C27341"/>
    <w:rsid w:val="00C278D7"/>
    <w:rsid w:val="00C278EE"/>
    <w:rsid w:val="00C27956"/>
    <w:rsid w:val="00C30790"/>
    <w:rsid w:val="00C30A9C"/>
    <w:rsid w:val="00C30D9A"/>
    <w:rsid w:val="00C30E78"/>
    <w:rsid w:val="00C30F7B"/>
    <w:rsid w:val="00C311BA"/>
    <w:rsid w:val="00C311D9"/>
    <w:rsid w:val="00C3145F"/>
    <w:rsid w:val="00C3231C"/>
    <w:rsid w:val="00C324DE"/>
    <w:rsid w:val="00C334DC"/>
    <w:rsid w:val="00C33594"/>
    <w:rsid w:val="00C3414B"/>
    <w:rsid w:val="00C34A83"/>
    <w:rsid w:val="00C34D66"/>
    <w:rsid w:val="00C3542C"/>
    <w:rsid w:val="00C3563C"/>
    <w:rsid w:val="00C35752"/>
    <w:rsid w:val="00C358D0"/>
    <w:rsid w:val="00C36309"/>
    <w:rsid w:val="00C36736"/>
    <w:rsid w:val="00C36C1C"/>
    <w:rsid w:val="00C370BF"/>
    <w:rsid w:val="00C37AC1"/>
    <w:rsid w:val="00C37D55"/>
    <w:rsid w:val="00C37D8B"/>
    <w:rsid w:val="00C4082B"/>
    <w:rsid w:val="00C40922"/>
    <w:rsid w:val="00C421FB"/>
    <w:rsid w:val="00C429A9"/>
    <w:rsid w:val="00C42CD2"/>
    <w:rsid w:val="00C436A5"/>
    <w:rsid w:val="00C44795"/>
    <w:rsid w:val="00C44FDA"/>
    <w:rsid w:val="00C452DB"/>
    <w:rsid w:val="00C45583"/>
    <w:rsid w:val="00C45665"/>
    <w:rsid w:val="00C45D3B"/>
    <w:rsid w:val="00C4603F"/>
    <w:rsid w:val="00C4661C"/>
    <w:rsid w:val="00C46885"/>
    <w:rsid w:val="00C4694B"/>
    <w:rsid w:val="00C46C5F"/>
    <w:rsid w:val="00C474B4"/>
    <w:rsid w:val="00C47C22"/>
    <w:rsid w:val="00C50CD0"/>
    <w:rsid w:val="00C50DD1"/>
    <w:rsid w:val="00C515AD"/>
    <w:rsid w:val="00C51710"/>
    <w:rsid w:val="00C5174E"/>
    <w:rsid w:val="00C521A9"/>
    <w:rsid w:val="00C52E51"/>
    <w:rsid w:val="00C52E8B"/>
    <w:rsid w:val="00C52FD6"/>
    <w:rsid w:val="00C533B1"/>
    <w:rsid w:val="00C5371C"/>
    <w:rsid w:val="00C53B70"/>
    <w:rsid w:val="00C5405F"/>
    <w:rsid w:val="00C54BDE"/>
    <w:rsid w:val="00C550BA"/>
    <w:rsid w:val="00C5512E"/>
    <w:rsid w:val="00C553F4"/>
    <w:rsid w:val="00C55516"/>
    <w:rsid w:val="00C55581"/>
    <w:rsid w:val="00C57265"/>
    <w:rsid w:val="00C57430"/>
    <w:rsid w:val="00C575B4"/>
    <w:rsid w:val="00C60418"/>
    <w:rsid w:val="00C60795"/>
    <w:rsid w:val="00C60ACE"/>
    <w:rsid w:val="00C612CA"/>
    <w:rsid w:val="00C62675"/>
    <w:rsid w:val="00C62E60"/>
    <w:rsid w:val="00C62FF0"/>
    <w:rsid w:val="00C63A0B"/>
    <w:rsid w:val="00C63C18"/>
    <w:rsid w:val="00C6427F"/>
    <w:rsid w:val="00C6434A"/>
    <w:rsid w:val="00C645AB"/>
    <w:rsid w:val="00C6465E"/>
    <w:rsid w:val="00C6488F"/>
    <w:rsid w:val="00C64F85"/>
    <w:rsid w:val="00C65136"/>
    <w:rsid w:val="00C653AC"/>
    <w:rsid w:val="00C659EF"/>
    <w:rsid w:val="00C65E06"/>
    <w:rsid w:val="00C65F3C"/>
    <w:rsid w:val="00C66310"/>
    <w:rsid w:val="00C663A4"/>
    <w:rsid w:val="00C6697D"/>
    <w:rsid w:val="00C66FCE"/>
    <w:rsid w:val="00C672D7"/>
    <w:rsid w:val="00C677BF"/>
    <w:rsid w:val="00C678AE"/>
    <w:rsid w:val="00C6798B"/>
    <w:rsid w:val="00C67ABF"/>
    <w:rsid w:val="00C67B02"/>
    <w:rsid w:val="00C70112"/>
    <w:rsid w:val="00C70714"/>
    <w:rsid w:val="00C71529"/>
    <w:rsid w:val="00C72A0F"/>
    <w:rsid w:val="00C732A8"/>
    <w:rsid w:val="00C73646"/>
    <w:rsid w:val="00C7388B"/>
    <w:rsid w:val="00C73966"/>
    <w:rsid w:val="00C73BA6"/>
    <w:rsid w:val="00C73C8C"/>
    <w:rsid w:val="00C74B91"/>
    <w:rsid w:val="00C752D3"/>
    <w:rsid w:val="00C75A08"/>
    <w:rsid w:val="00C7628C"/>
    <w:rsid w:val="00C76438"/>
    <w:rsid w:val="00C76532"/>
    <w:rsid w:val="00C76D10"/>
    <w:rsid w:val="00C76D91"/>
    <w:rsid w:val="00C77303"/>
    <w:rsid w:val="00C776FB"/>
    <w:rsid w:val="00C7774A"/>
    <w:rsid w:val="00C77873"/>
    <w:rsid w:val="00C77AC1"/>
    <w:rsid w:val="00C77B1D"/>
    <w:rsid w:val="00C77C58"/>
    <w:rsid w:val="00C80AC8"/>
    <w:rsid w:val="00C80C30"/>
    <w:rsid w:val="00C80DA7"/>
    <w:rsid w:val="00C81B7B"/>
    <w:rsid w:val="00C81CDD"/>
    <w:rsid w:val="00C81DBA"/>
    <w:rsid w:val="00C82420"/>
    <w:rsid w:val="00C827AE"/>
    <w:rsid w:val="00C828A7"/>
    <w:rsid w:val="00C83760"/>
    <w:rsid w:val="00C83E28"/>
    <w:rsid w:val="00C84A03"/>
    <w:rsid w:val="00C85147"/>
    <w:rsid w:val="00C85282"/>
    <w:rsid w:val="00C85352"/>
    <w:rsid w:val="00C85533"/>
    <w:rsid w:val="00C857E7"/>
    <w:rsid w:val="00C86422"/>
    <w:rsid w:val="00C8688C"/>
    <w:rsid w:val="00C86E6B"/>
    <w:rsid w:val="00C87F09"/>
    <w:rsid w:val="00C9034D"/>
    <w:rsid w:val="00C905D3"/>
    <w:rsid w:val="00C90E2E"/>
    <w:rsid w:val="00C90EB2"/>
    <w:rsid w:val="00C90F0B"/>
    <w:rsid w:val="00C90F95"/>
    <w:rsid w:val="00C91434"/>
    <w:rsid w:val="00C91B8E"/>
    <w:rsid w:val="00C91C4C"/>
    <w:rsid w:val="00C921A4"/>
    <w:rsid w:val="00C926D0"/>
    <w:rsid w:val="00C9390A"/>
    <w:rsid w:val="00C93F5C"/>
    <w:rsid w:val="00C94197"/>
    <w:rsid w:val="00C94EDF"/>
    <w:rsid w:val="00C967A7"/>
    <w:rsid w:val="00C96DAC"/>
    <w:rsid w:val="00C9779C"/>
    <w:rsid w:val="00C97BBC"/>
    <w:rsid w:val="00C97EA3"/>
    <w:rsid w:val="00CA04E5"/>
    <w:rsid w:val="00CA1D41"/>
    <w:rsid w:val="00CA1DEF"/>
    <w:rsid w:val="00CA23F0"/>
    <w:rsid w:val="00CA2631"/>
    <w:rsid w:val="00CA2F8C"/>
    <w:rsid w:val="00CA3723"/>
    <w:rsid w:val="00CA3FB8"/>
    <w:rsid w:val="00CA4052"/>
    <w:rsid w:val="00CA41E3"/>
    <w:rsid w:val="00CA41E7"/>
    <w:rsid w:val="00CA453D"/>
    <w:rsid w:val="00CA4587"/>
    <w:rsid w:val="00CA46C7"/>
    <w:rsid w:val="00CA5A54"/>
    <w:rsid w:val="00CA5BFC"/>
    <w:rsid w:val="00CA600E"/>
    <w:rsid w:val="00CA6363"/>
    <w:rsid w:val="00CA64C1"/>
    <w:rsid w:val="00CA74B3"/>
    <w:rsid w:val="00CB00A2"/>
    <w:rsid w:val="00CB02B8"/>
    <w:rsid w:val="00CB069F"/>
    <w:rsid w:val="00CB0E09"/>
    <w:rsid w:val="00CB0E71"/>
    <w:rsid w:val="00CB1593"/>
    <w:rsid w:val="00CB2127"/>
    <w:rsid w:val="00CB2722"/>
    <w:rsid w:val="00CB2BA3"/>
    <w:rsid w:val="00CB36CF"/>
    <w:rsid w:val="00CB46FC"/>
    <w:rsid w:val="00CB4832"/>
    <w:rsid w:val="00CB493D"/>
    <w:rsid w:val="00CB5720"/>
    <w:rsid w:val="00CB5869"/>
    <w:rsid w:val="00CB63E6"/>
    <w:rsid w:val="00CB6520"/>
    <w:rsid w:val="00CB6CA4"/>
    <w:rsid w:val="00CB7518"/>
    <w:rsid w:val="00CB761F"/>
    <w:rsid w:val="00CC0380"/>
    <w:rsid w:val="00CC0638"/>
    <w:rsid w:val="00CC094F"/>
    <w:rsid w:val="00CC0B96"/>
    <w:rsid w:val="00CC1104"/>
    <w:rsid w:val="00CC1606"/>
    <w:rsid w:val="00CC164F"/>
    <w:rsid w:val="00CC223A"/>
    <w:rsid w:val="00CC229D"/>
    <w:rsid w:val="00CC28B7"/>
    <w:rsid w:val="00CC31FF"/>
    <w:rsid w:val="00CC34C3"/>
    <w:rsid w:val="00CC4033"/>
    <w:rsid w:val="00CC42DF"/>
    <w:rsid w:val="00CC44D8"/>
    <w:rsid w:val="00CC5772"/>
    <w:rsid w:val="00CC6F9F"/>
    <w:rsid w:val="00CC70DB"/>
    <w:rsid w:val="00CC7249"/>
    <w:rsid w:val="00CC73E6"/>
    <w:rsid w:val="00CC746D"/>
    <w:rsid w:val="00CD003D"/>
    <w:rsid w:val="00CD0627"/>
    <w:rsid w:val="00CD06C6"/>
    <w:rsid w:val="00CD0F92"/>
    <w:rsid w:val="00CD1306"/>
    <w:rsid w:val="00CD2384"/>
    <w:rsid w:val="00CD299D"/>
    <w:rsid w:val="00CD299F"/>
    <w:rsid w:val="00CD30B6"/>
    <w:rsid w:val="00CD3B0C"/>
    <w:rsid w:val="00CD3E4D"/>
    <w:rsid w:val="00CD43AF"/>
    <w:rsid w:val="00CD5658"/>
    <w:rsid w:val="00CD5A7E"/>
    <w:rsid w:val="00CD5B2D"/>
    <w:rsid w:val="00CD66D4"/>
    <w:rsid w:val="00CD6856"/>
    <w:rsid w:val="00CD6A10"/>
    <w:rsid w:val="00CD6C15"/>
    <w:rsid w:val="00CD6C37"/>
    <w:rsid w:val="00CD6E20"/>
    <w:rsid w:val="00CD726D"/>
    <w:rsid w:val="00CD72A8"/>
    <w:rsid w:val="00CE0013"/>
    <w:rsid w:val="00CE041E"/>
    <w:rsid w:val="00CE04F0"/>
    <w:rsid w:val="00CE0966"/>
    <w:rsid w:val="00CE0ADC"/>
    <w:rsid w:val="00CE1365"/>
    <w:rsid w:val="00CE1C2F"/>
    <w:rsid w:val="00CE292E"/>
    <w:rsid w:val="00CE2DF0"/>
    <w:rsid w:val="00CE2FC0"/>
    <w:rsid w:val="00CE3506"/>
    <w:rsid w:val="00CE471A"/>
    <w:rsid w:val="00CE49E3"/>
    <w:rsid w:val="00CE4F1B"/>
    <w:rsid w:val="00CE597C"/>
    <w:rsid w:val="00CE63D4"/>
    <w:rsid w:val="00CE6423"/>
    <w:rsid w:val="00CE651C"/>
    <w:rsid w:val="00CE668D"/>
    <w:rsid w:val="00CE6D42"/>
    <w:rsid w:val="00CE6D75"/>
    <w:rsid w:val="00CE721C"/>
    <w:rsid w:val="00CE7EE4"/>
    <w:rsid w:val="00CF0265"/>
    <w:rsid w:val="00CF162C"/>
    <w:rsid w:val="00CF18B3"/>
    <w:rsid w:val="00CF1D29"/>
    <w:rsid w:val="00CF1FBA"/>
    <w:rsid w:val="00CF2E79"/>
    <w:rsid w:val="00CF30D4"/>
    <w:rsid w:val="00CF47E3"/>
    <w:rsid w:val="00CF507A"/>
    <w:rsid w:val="00CF52EC"/>
    <w:rsid w:val="00CF58E5"/>
    <w:rsid w:val="00CF594D"/>
    <w:rsid w:val="00CF5DAB"/>
    <w:rsid w:val="00CF6371"/>
    <w:rsid w:val="00CF6BEF"/>
    <w:rsid w:val="00CF70AE"/>
    <w:rsid w:val="00CF7633"/>
    <w:rsid w:val="00CF7AF5"/>
    <w:rsid w:val="00CF7BFE"/>
    <w:rsid w:val="00CF7E99"/>
    <w:rsid w:val="00CF7F30"/>
    <w:rsid w:val="00D00106"/>
    <w:rsid w:val="00D00503"/>
    <w:rsid w:val="00D00694"/>
    <w:rsid w:val="00D00AFE"/>
    <w:rsid w:val="00D01810"/>
    <w:rsid w:val="00D019E5"/>
    <w:rsid w:val="00D01A1B"/>
    <w:rsid w:val="00D01ABF"/>
    <w:rsid w:val="00D0243B"/>
    <w:rsid w:val="00D02D3A"/>
    <w:rsid w:val="00D02F8F"/>
    <w:rsid w:val="00D0307D"/>
    <w:rsid w:val="00D0327E"/>
    <w:rsid w:val="00D03658"/>
    <w:rsid w:val="00D03AB6"/>
    <w:rsid w:val="00D04251"/>
    <w:rsid w:val="00D04848"/>
    <w:rsid w:val="00D048A5"/>
    <w:rsid w:val="00D04B32"/>
    <w:rsid w:val="00D0540F"/>
    <w:rsid w:val="00D065C1"/>
    <w:rsid w:val="00D0752B"/>
    <w:rsid w:val="00D0796B"/>
    <w:rsid w:val="00D119D7"/>
    <w:rsid w:val="00D11A6C"/>
    <w:rsid w:val="00D11C52"/>
    <w:rsid w:val="00D11CEF"/>
    <w:rsid w:val="00D12309"/>
    <w:rsid w:val="00D12588"/>
    <w:rsid w:val="00D12A3D"/>
    <w:rsid w:val="00D12FDF"/>
    <w:rsid w:val="00D136F6"/>
    <w:rsid w:val="00D138B0"/>
    <w:rsid w:val="00D1435E"/>
    <w:rsid w:val="00D14529"/>
    <w:rsid w:val="00D14720"/>
    <w:rsid w:val="00D14761"/>
    <w:rsid w:val="00D14B41"/>
    <w:rsid w:val="00D15006"/>
    <w:rsid w:val="00D156DA"/>
    <w:rsid w:val="00D15E53"/>
    <w:rsid w:val="00D15F62"/>
    <w:rsid w:val="00D162AF"/>
    <w:rsid w:val="00D16817"/>
    <w:rsid w:val="00D16A24"/>
    <w:rsid w:val="00D16DB5"/>
    <w:rsid w:val="00D16F5B"/>
    <w:rsid w:val="00D17575"/>
    <w:rsid w:val="00D1777F"/>
    <w:rsid w:val="00D179AE"/>
    <w:rsid w:val="00D17D19"/>
    <w:rsid w:val="00D20991"/>
    <w:rsid w:val="00D21083"/>
    <w:rsid w:val="00D21E11"/>
    <w:rsid w:val="00D22B51"/>
    <w:rsid w:val="00D22F3B"/>
    <w:rsid w:val="00D243FC"/>
    <w:rsid w:val="00D25D03"/>
    <w:rsid w:val="00D25F8A"/>
    <w:rsid w:val="00D267CA"/>
    <w:rsid w:val="00D27094"/>
    <w:rsid w:val="00D2743E"/>
    <w:rsid w:val="00D2751C"/>
    <w:rsid w:val="00D2768C"/>
    <w:rsid w:val="00D277DD"/>
    <w:rsid w:val="00D2799D"/>
    <w:rsid w:val="00D30693"/>
    <w:rsid w:val="00D30BC2"/>
    <w:rsid w:val="00D30EC6"/>
    <w:rsid w:val="00D32458"/>
    <w:rsid w:val="00D335D8"/>
    <w:rsid w:val="00D3468E"/>
    <w:rsid w:val="00D34A06"/>
    <w:rsid w:val="00D34B68"/>
    <w:rsid w:val="00D34F5F"/>
    <w:rsid w:val="00D35058"/>
    <w:rsid w:val="00D35134"/>
    <w:rsid w:val="00D3570F"/>
    <w:rsid w:val="00D35AED"/>
    <w:rsid w:val="00D3640B"/>
    <w:rsid w:val="00D36A1F"/>
    <w:rsid w:val="00D374AF"/>
    <w:rsid w:val="00D3761E"/>
    <w:rsid w:val="00D3777F"/>
    <w:rsid w:val="00D402CA"/>
    <w:rsid w:val="00D40F98"/>
    <w:rsid w:val="00D41778"/>
    <w:rsid w:val="00D4184A"/>
    <w:rsid w:val="00D4196F"/>
    <w:rsid w:val="00D41FDB"/>
    <w:rsid w:val="00D424C3"/>
    <w:rsid w:val="00D42850"/>
    <w:rsid w:val="00D43294"/>
    <w:rsid w:val="00D43319"/>
    <w:rsid w:val="00D43873"/>
    <w:rsid w:val="00D43FD1"/>
    <w:rsid w:val="00D451BF"/>
    <w:rsid w:val="00D45211"/>
    <w:rsid w:val="00D45318"/>
    <w:rsid w:val="00D45C56"/>
    <w:rsid w:val="00D4682F"/>
    <w:rsid w:val="00D470AF"/>
    <w:rsid w:val="00D47347"/>
    <w:rsid w:val="00D47988"/>
    <w:rsid w:val="00D500AA"/>
    <w:rsid w:val="00D50B02"/>
    <w:rsid w:val="00D51055"/>
    <w:rsid w:val="00D51654"/>
    <w:rsid w:val="00D51BFC"/>
    <w:rsid w:val="00D52340"/>
    <w:rsid w:val="00D527DA"/>
    <w:rsid w:val="00D52DB7"/>
    <w:rsid w:val="00D52ECC"/>
    <w:rsid w:val="00D53066"/>
    <w:rsid w:val="00D5336E"/>
    <w:rsid w:val="00D533FD"/>
    <w:rsid w:val="00D535F2"/>
    <w:rsid w:val="00D5381C"/>
    <w:rsid w:val="00D548C0"/>
    <w:rsid w:val="00D559E9"/>
    <w:rsid w:val="00D55BFB"/>
    <w:rsid w:val="00D5679C"/>
    <w:rsid w:val="00D568CB"/>
    <w:rsid w:val="00D57540"/>
    <w:rsid w:val="00D57585"/>
    <w:rsid w:val="00D57A0E"/>
    <w:rsid w:val="00D57DE5"/>
    <w:rsid w:val="00D60491"/>
    <w:rsid w:val="00D6057E"/>
    <w:rsid w:val="00D60774"/>
    <w:rsid w:val="00D61353"/>
    <w:rsid w:val="00D61708"/>
    <w:rsid w:val="00D61998"/>
    <w:rsid w:val="00D61A5F"/>
    <w:rsid w:val="00D6296F"/>
    <w:rsid w:val="00D63001"/>
    <w:rsid w:val="00D63334"/>
    <w:rsid w:val="00D63CBC"/>
    <w:rsid w:val="00D64D74"/>
    <w:rsid w:val="00D64E63"/>
    <w:rsid w:val="00D64F61"/>
    <w:rsid w:val="00D66B14"/>
    <w:rsid w:val="00D706A8"/>
    <w:rsid w:val="00D70C2D"/>
    <w:rsid w:val="00D71148"/>
    <w:rsid w:val="00D71423"/>
    <w:rsid w:val="00D7162B"/>
    <w:rsid w:val="00D71AB6"/>
    <w:rsid w:val="00D71B62"/>
    <w:rsid w:val="00D71F7E"/>
    <w:rsid w:val="00D73076"/>
    <w:rsid w:val="00D73146"/>
    <w:rsid w:val="00D73425"/>
    <w:rsid w:val="00D73480"/>
    <w:rsid w:val="00D738DD"/>
    <w:rsid w:val="00D73BC7"/>
    <w:rsid w:val="00D73E88"/>
    <w:rsid w:val="00D74FDE"/>
    <w:rsid w:val="00D753B2"/>
    <w:rsid w:val="00D75BF7"/>
    <w:rsid w:val="00D75E57"/>
    <w:rsid w:val="00D76536"/>
    <w:rsid w:val="00D76C3E"/>
    <w:rsid w:val="00D77762"/>
    <w:rsid w:val="00D7778E"/>
    <w:rsid w:val="00D778D7"/>
    <w:rsid w:val="00D80700"/>
    <w:rsid w:val="00D80729"/>
    <w:rsid w:val="00D80A3F"/>
    <w:rsid w:val="00D80B06"/>
    <w:rsid w:val="00D80BF9"/>
    <w:rsid w:val="00D80DC7"/>
    <w:rsid w:val="00D80FAE"/>
    <w:rsid w:val="00D810B0"/>
    <w:rsid w:val="00D81467"/>
    <w:rsid w:val="00D824E9"/>
    <w:rsid w:val="00D82C09"/>
    <w:rsid w:val="00D82EED"/>
    <w:rsid w:val="00D8385A"/>
    <w:rsid w:val="00D8487B"/>
    <w:rsid w:val="00D84916"/>
    <w:rsid w:val="00D84AB6"/>
    <w:rsid w:val="00D850D9"/>
    <w:rsid w:val="00D8531B"/>
    <w:rsid w:val="00D8540A"/>
    <w:rsid w:val="00D854F4"/>
    <w:rsid w:val="00D85F06"/>
    <w:rsid w:val="00D85F3A"/>
    <w:rsid w:val="00D86389"/>
    <w:rsid w:val="00D873B9"/>
    <w:rsid w:val="00D90663"/>
    <w:rsid w:val="00D90E48"/>
    <w:rsid w:val="00D91009"/>
    <w:rsid w:val="00D9104B"/>
    <w:rsid w:val="00D914DC"/>
    <w:rsid w:val="00D919C0"/>
    <w:rsid w:val="00D92E6A"/>
    <w:rsid w:val="00D940FB"/>
    <w:rsid w:val="00D94522"/>
    <w:rsid w:val="00D94669"/>
    <w:rsid w:val="00D94890"/>
    <w:rsid w:val="00D94A3F"/>
    <w:rsid w:val="00D94FAF"/>
    <w:rsid w:val="00D959AA"/>
    <w:rsid w:val="00D95B65"/>
    <w:rsid w:val="00D97D00"/>
    <w:rsid w:val="00DA0146"/>
    <w:rsid w:val="00DA0598"/>
    <w:rsid w:val="00DA061E"/>
    <w:rsid w:val="00DA09FD"/>
    <w:rsid w:val="00DA0F8E"/>
    <w:rsid w:val="00DA2D41"/>
    <w:rsid w:val="00DA3561"/>
    <w:rsid w:val="00DA3825"/>
    <w:rsid w:val="00DA40DF"/>
    <w:rsid w:val="00DA4284"/>
    <w:rsid w:val="00DA42FC"/>
    <w:rsid w:val="00DA43E3"/>
    <w:rsid w:val="00DA484E"/>
    <w:rsid w:val="00DA5AFA"/>
    <w:rsid w:val="00DA5B1E"/>
    <w:rsid w:val="00DA6607"/>
    <w:rsid w:val="00DA6BEE"/>
    <w:rsid w:val="00DA6DE4"/>
    <w:rsid w:val="00DA7646"/>
    <w:rsid w:val="00DA7D07"/>
    <w:rsid w:val="00DB0CDD"/>
    <w:rsid w:val="00DB18EF"/>
    <w:rsid w:val="00DB1914"/>
    <w:rsid w:val="00DB20DE"/>
    <w:rsid w:val="00DB21F4"/>
    <w:rsid w:val="00DB2398"/>
    <w:rsid w:val="00DB2907"/>
    <w:rsid w:val="00DB2D09"/>
    <w:rsid w:val="00DB2F64"/>
    <w:rsid w:val="00DB3341"/>
    <w:rsid w:val="00DB34AD"/>
    <w:rsid w:val="00DB34DE"/>
    <w:rsid w:val="00DB3DB1"/>
    <w:rsid w:val="00DB5B38"/>
    <w:rsid w:val="00DB5E75"/>
    <w:rsid w:val="00DB64FE"/>
    <w:rsid w:val="00DB65CB"/>
    <w:rsid w:val="00DB6633"/>
    <w:rsid w:val="00DB7490"/>
    <w:rsid w:val="00DB749D"/>
    <w:rsid w:val="00DB766F"/>
    <w:rsid w:val="00DB7B0F"/>
    <w:rsid w:val="00DC005E"/>
    <w:rsid w:val="00DC0383"/>
    <w:rsid w:val="00DC03BF"/>
    <w:rsid w:val="00DC063F"/>
    <w:rsid w:val="00DC08D1"/>
    <w:rsid w:val="00DC1240"/>
    <w:rsid w:val="00DC1442"/>
    <w:rsid w:val="00DC22C7"/>
    <w:rsid w:val="00DC25C5"/>
    <w:rsid w:val="00DC28F0"/>
    <w:rsid w:val="00DC2A00"/>
    <w:rsid w:val="00DC2AD3"/>
    <w:rsid w:val="00DC2E4E"/>
    <w:rsid w:val="00DC2EB9"/>
    <w:rsid w:val="00DC301A"/>
    <w:rsid w:val="00DC33E0"/>
    <w:rsid w:val="00DC3634"/>
    <w:rsid w:val="00DC3649"/>
    <w:rsid w:val="00DC3979"/>
    <w:rsid w:val="00DC399F"/>
    <w:rsid w:val="00DC39F3"/>
    <w:rsid w:val="00DC3B3D"/>
    <w:rsid w:val="00DC3C6B"/>
    <w:rsid w:val="00DC3DF8"/>
    <w:rsid w:val="00DC3E7E"/>
    <w:rsid w:val="00DC3ECB"/>
    <w:rsid w:val="00DC3EF0"/>
    <w:rsid w:val="00DC5134"/>
    <w:rsid w:val="00DC5886"/>
    <w:rsid w:val="00DC5A75"/>
    <w:rsid w:val="00DC6997"/>
    <w:rsid w:val="00DC6A7C"/>
    <w:rsid w:val="00DC6FC9"/>
    <w:rsid w:val="00DC77BD"/>
    <w:rsid w:val="00DC7AD4"/>
    <w:rsid w:val="00DD07B4"/>
    <w:rsid w:val="00DD0923"/>
    <w:rsid w:val="00DD0F7E"/>
    <w:rsid w:val="00DD19A2"/>
    <w:rsid w:val="00DD19F8"/>
    <w:rsid w:val="00DD1BAD"/>
    <w:rsid w:val="00DD1CEF"/>
    <w:rsid w:val="00DD1D27"/>
    <w:rsid w:val="00DD1E2B"/>
    <w:rsid w:val="00DD22A5"/>
    <w:rsid w:val="00DD2962"/>
    <w:rsid w:val="00DD39BE"/>
    <w:rsid w:val="00DD4798"/>
    <w:rsid w:val="00DD4B11"/>
    <w:rsid w:val="00DD5054"/>
    <w:rsid w:val="00DD52AD"/>
    <w:rsid w:val="00DD52C6"/>
    <w:rsid w:val="00DD5E62"/>
    <w:rsid w:val="00DD5E99"/>
    <w:rsid w:val="00DD6CF5"/>
    <w:rsid w:val="00DD6E63"/>
    <w:rsid w:val="00DD71D2"/>
    <w:rsid w:val="00DD7C14"/>
    <w:rsid w:val="00DD7FE5"/>
    <w:rsid w:val="00DE0775"/>
    <w:rsid w:val="00DE08F1"/>
    <w:rsid w:val="00DE0AEE"/>
    <w:rsid w:val="00DE0CB4"/>
    <w:rsid w:val="00DE12D7"/>
    <w:rsid w:val="00DE1EF0"/>
    <w:rsid w:val="00DE1F93"/>
    <w:rsid w:val="00DE26A3"/>
    <w:rsid w:val="00DE2DA0"/>
    <w:rsid w:val="00DE371C"/>
    <w:rsid w:val="00DE44A6"/>
    <w:rsid w:val="00DE477E"/>
    <w:rsid w:val="00DE4878"/>
    <w:rsid w:val="00DE4F03"/>
    <w:rsid w:val="00DE5DE9"/>
    <w:rsid w:val="00DE5FFE"/>
    <w:rsid w:val="00DE60D7"/>
    <w:rsid w:val="00DE657E"/>
    <w:rsid w:val="00DE65B7"/>
    <w:rsid w:val="00DE6E0A"/>
    <w:rsid w:val="00DE744F"/>
    <w:rsid w:val="00DF01E0"/>
    <w:rsid w:val="00DF026B"/>
    <w:rsid w:val="00DF03B8"/>
    <w:rsid w:val="00DF05EE"/>
    <w:rsid w:val="00DF072B"/>
    <w:rsid w:val="00DF0CF2"/>
    <w:rsid w:val="00DF0D1C"/>
    <w:rsid w:val="00DF15CC"/>
    <w:rsid w:val="00DF162E"/>
    <w:rsid w:val="00DF1763"/>
    <w:rsid w:val="00DF17EF"/>
    <w:rsid w:val="00DF239F"/>
    <w:rsid w:val="00DF2573"/>
    <w:rsid w:val="00DF260E"/>
    <w:rsid w:val="00DF2C6C"/>
    <w:rsid w:val="00DF2F8F"/>
    <w:rsid w:val="00DF30F4"/>
    <w:rsid w:val="00DF3709"/>
    <w:rsid w:val="00DF44CE"/>
    <w:rsid w:val="00DF46B1"/>
    <w:rsid w:val="00DF4720"/>
    <w:rsid w:val="00DF4C2E"/>
    <w:rsid w:val="00DF4D88"/>
    <w:rsid w:val="00DF4DA0"/>
    <w:rsid w:val="00DF51CF"/>
    <w:rsid w:val="00DF5B36"/>
    <w:rsid w:val="00DF5C7F"/>
    <w:rsid w:val="00DF5F2A"/>
    <w:rsid w:val="00DF674D"/>
    <w:rsid w:val="00DF7175"/>
    <w:rsid w:val="00DF7CD4"/>
    <w:rsid w:val="00DF7F36"/>
    <w:rsid w:val="00E0083F"/>
    <w:rsid w:val="00E00D73"/>
    <w:rsid w:val="00E010B2"/>
    <w:rsid w:val="00E02E2C"/>
    <w:rsid w:val="00E02E3A"/>
    <w:rsid w:val="00E0302B"/>
    <w:rsid w:val="00E032AC"/>
    <w:rsid w:val="00E03853"/>
    <w:rsid w:val="00E04429"/>
    <w:rsid w:val="00E0477C"/>
    <w:rsid w:val="00E04DDA"/>
    <w:rsid w:val="00E04F46"/>
    <w:rsid w:val="00E0581D"/>
    <w:rsid w:val="00E05C92"/>
    <w:rsid w:val="00E06217"/>
    <w:rsid w:val="00E06B54"/>
    <w:rsid w:val="00E06D80"/>
    <w:rsid w:val="00E07158"/>
    <w:rsid w:val="00E0728F"/>
    <w:rsid w:val="00E073DF"/>
    <w:rsid w:val="00E079F2"/>
    <w:rsid w:val="00E07D1D"/>
    <w:rsid w:val="00E10023"/>
    <w:rsid w:val="00E10592"/>
    <w:rsid w:val="00E1078C"/>
    <w:rsid w:val="00E1095B"/>
    <w:rsid w:val="00E10C06"/>
    <w:rsid w:val="00E112A3"/>
    <w:rsid w:val="00E11858"/>
    <w:rsid w:val="00E11897"/>
    <w:rsid w:val="00E120CF"/>
    <w:rsid w:val="00E128D5"/>
    <w:rsid w:val="00E130BE"/>
    <w:rsid w:val="00E130C1"/>
    <w:rsid w:val="00E134D4"/>
    <w:rsid w:val="00E13D6B"/>
    <w:rsid w:val="00E13E4F"/>
    <w:rsid w:val="00E141F8"/>
    <w:rsid w:val="00E143ED"/>
    <w:rsid w:val="00E1490B"/>
    <w:rsid w:val="00E15652"/>
    <w:rsid w:val="00E15748"/>
    <w:rsid w:val="00E15794"/>
    <w:rsid w:val="00E158DA"/>
    <w:rsid w:val="00E15A92"/>
    <w:rsid w:val="00E15AF5"/>
    <w:rsid w:val="00E15F2F"/>
    <w:rsid w:val="00E161EB"/>
    <w:rsid w:val="00E168AB"/>
    <w:rsid w:val="00E1694E"/>
    <w:rsid w:val="00E20533"/>
    <w:rsid w:val="00E21197"/>
    <w:rsid w:val="00E22E9E"/>
    <w:rsid w:val="00E22F3D"/>
    <w:rsid w:val="00E231FA"/>
    <w:rsid w:val="00E232CD"/>
    <w:rsid w:val="00E232E5"/>
    <w:rsid w:val="00E23734"/>
    <w:rsid w:val="00E243E3"/>
    <w:rsid w:val="00E24AF1"/>
    <w:rsid w:val="00E24C56"/>
    <w:rsid w:val="00E24DA0"/>
    <w:rsid w:val="00E25892"/>
    <w:rsid w:val="00E26242"/>
    <w:rsid w:val="00E268D8"/>
    <w:rsid w:val="00E300DA"/>
    <w:rsid w:val="00E30EF2"/>
    <w:rsid w:val="00E328CD"/>
    <w:rsid w:val="00E32E1C"/>
    <w:rsid w:val="00E333DF"/>
    <w:rsid w:val="00E33A3B"/>
    <w:rsid w:val="00E33B56"/>
    <w:rsid w:val="00E33CDA"/>
    <w:rsid w:val="00E33F47"/>
    <w:rsid w:val="00E34A63"/>
    <w:rsid w:val="00E34AA5"/>
    <w:rsid w:val="00E34CE2"/>
    <w:rsid w:val="00E34EF5"/>
    <w:rsid w:val="00E35080"/>
    <w:rsid w:val="00E35393"/>
    <w:rsid w:val="00E3553B"/>
    <w:rsid w:val="00E35805"/>
    <w:rsid w:val="00E35958"/>
    <w:rsid w:val="00E35A4D"/>
    <w:rsid w:val="00E35C89"/>
    <w:rsid w:val="00E35EC1"/>
    <w:rsid w:val="00E36174"/>
    <w:rsid w:val="00E3627A"/>
    <w:rsid w:val="00E36E27"/>
    <w:rsid w:val="00E372E5"/>
    <w:rsid w:val="00E37FA1"/>
    <w:rsid w:val="00E40C5D"/>
    <w:rsid w:val="00E41419"/>
    <w:rsid w:val="00E4161D"/>
    <w:rsid w:val="00E4180F"/>
    <w:rsid w:val="00E41AFF"/>
    <w:rsid w:val="00E4222A"/>
    <w:rsid w:val="00E43102"/>
    <w:rsid w:val="00E43209"/>
    <w:rsid w:val="00E435F5"/>
    <w:rsid w:val="00E436AD"/>
    <w:rsid w:val="00E43979"/>
    <w:rsid w:val="00E43F15"/>
    <w:rsid w:val="00E4435C"/>
    <w:rsid w:val="00E44931"/>
    <w:rsid w:val="00E44A16"/>
    <w:rsid w:val="00E45368"/>
    <w:rsid w:val="00E453DC"/>
    <w:rsid w:val="00E465DD"/>
    <w:rsid w:val="00E475AC"/>
    <w:rsid w:val="00E502FD"/>
    <w:rsid w:val="00E50FAE"/>
    <w:rsid w:val="00E51728"/>
    <w:rsid w:val="00E51773"/>
    <w:rsid w:val="00E51C42"/>
    <w:rsid w:val="00E51CBE"/>
    <w:rsid w:val="00E521F0"/>
    <w:rsid w:val="00E5223C"/>
    <w:rsid w:val="00E523DF"/>
    <w:rsid w:val="00E52847"/>
    <w:rsid w:val="00E5286B"/>
    <w:rsid w:val="00E52F91"/>
    <w:rsid w:val="00E53D8C"/>
    <w:rsid w:val="00E54041"/>
    <w:rsid w:val="00E54320"/>
    <w:rsid w:val="00E54E1B"/>
    <w:rsid w:val="00E54E87"/>
    <w:rsid w:val="00E55709"/>
    <w:rsid w:val="00E55800"/>
    <w:rsid w:val="00E55A5B"/>
    <w:rsid w:val="00E55C59"/>
    <w:rsid w:val="00E56005"/>
    <w:rsid w:val="00E56B3A"/>
    <w:rsid w:val="00E57570"/>
    <w:rsid w:val="00E576DF"/>
    <w:rsid w:val="00E60784"/>
    <w:rsid w:val="00E6096E"/>
    <w:rsid w:val="00E60FBB"/>
    <w:rsid w:val="00E61971"/>
    <w:rsid w:val="00E61A0B"/>
    <w:rsid w:val="00E61A6C"/>
    <w:rsid w:val="00E61C42"/>
    <w:rsid w:val="00E62CA5"/>
    <w:rsid w:val="00E64990"/>
    <w:rsid w:val="00E64A23"/>
    <w:rsid w:val="00E64D80"/>
    <w:rsid w:val="00E65193"/>
    <w:rsid w:val="00E6596F"/>
    <w:rsid w:val="00E65B74"/>
    <w:rsid w:val="00E65DC2"/>
    <w:rsid w:val="00E6688E"/>
    <w:rsid w:val="00E67405"/>
    <w:rsid w:val="00E6750E"/>
    <w:rsid w:val="00E67E39"/>
    <w:rsid w:val="00E70422"/>
    <w:rsid w:val="00E70573"/>
    <w:rsid w:val="00E70C07"/>
    <w:rsid w:val="00E7139A"/>
    <w:rsid w:val="00E716C3"/>
    <w:rsid w:val="00E71B0D"/>
    <w:rsid w:val="00E737FB"/>
    <w:rsid w:val="00E73865"/>
    <w:rsid w:val="00E73903"/>
    <w:rsid w:val="00E7517A"/>
    <w:rsid w:val="00E75B6F"/>
    <w:rsid w:val="00E761D0"/>
    <w:rsid w:val="00E76564"/>
    <w:rsid w:val="00E76691"/>
    <w:rsid w:val="00E778A4"/>
    <w:rsid w:val="00E809E7"/>
    <w:rsid w:val="00E81222"/>
    <w:rsid w:val="00E81D61"/>
    <w:rsid w:val="00E820FE"/>
    <w:rsid w:val="00E82C51"/>
    <w:rsid w:val="00E83962"/>
    <w:rsid w:val="00E843D8"/>
    <w:rsid w:val="00E8495C"/>
    <w:rsid w:val="00E84E09"/>
    <w:rsid w:val="00E855A0"/>
    <w:rsid w:val="00E8612D"/>
    <w:rsid w:val="00E864B5"/>
    <w:rsid w:val="00E86878"/>
    <w:rsid w:val="00E86D19"/>
    <w:rsid w:val="00E87318"/>
    <w:rsid w:val="00E875BA"/>
    <w:rsid w:val="00E87A09"/>
    <w:rsid w:val="00E90133"/>
    <w:rsid w:val="00E904E0"/>
    <w:rsid w:val="00E90857"/>
    <w:rsid w:val="00E90FCC"/>
    <w:rsid w:val="00E9110E"/>
    <w:rsid w:val="00E91523"/>
    <w:rsid w:val="00E9251D"/>
    <w:rsid w:val="00E92A43"/>
    <w:rsid w:val="00E945A3"/>
    <w:rsid w:val="00E94892"/>
    <w:rsid w:val="00E94A35"/>
    <w:rsid w:val="00E94D3F"/>
    <w:rsid w:val="00E94DBD"/>
    <w:rsid w:val="00E9538F"/>
    <w:rsid w:val="00E95471"/>
    <w:rsid w:val="00E95975"/>
    <w:rsid w:val="00E95977"/>
    <w:rsid w:val="00E95B65"/>
    <w:rsid w:val="00E9605C"/>
    <w:rsid w:val="00E96090"/>
    <w:rsid w:val="00E97386"/>
    <w:rsid w:val="00E973F0"/>
    <w:rsid w:val="00E97859"/>
    <w:rsid w:val="00E97AAA"/>
    <w:rsid w:val="00EA0CB0"/>
    <w:rsid w:val="00EA0FB3"/>
    <w:rsid w:val="00EA121E"/>
    <w:rsid w:val="00EA164A"/>
    <w:rsid w:val="00EA1DA8"/>
    <w:rsid w:val="00EA3019"/>
    <w:rsid w:val="00EA4C68"/>
    <w:rsid w:val="00EA653E"/>
    <w:rsid w:val="00EA6D42"/>
    <w:rsid w:val="00EA71F4"/>
    <w:rsid w:val="00EA728E"/>
    <w:rsid w:val="00EA78FE"/>
    <w:rsid w:val="00EA7CED"/>
    <w:rsid w:val="00EB0036"/>
    <w:rsid w:val="00EB01B7"/>
    <w:rsid w:val="00EB0755"/>
    <w:rsid w:val="00EB0855"/>
    <w:rsid w:val="00EB09D9"/>
    <w:rsid w:val="00EB1DD8"/>
    <w:rsid w:val="00EB1E12"/>
    <w:rsid w:val="00EB1E52"/>
    <w:rsid w:val="00EB2411"/>
    <w:rsid w:val="00EB2933"/>
    <w:rsid w:val="00EB298E"/>
    <w:rsid w:val="00EB2BDC"/>
    <w:rsid w:val="00EB2F84"/>
    <w:rsid w:val="00EB30BE"/>
    <w:rsid w:val="00EB3763"/>
    <w:rsid w:val="00EB3A11"/>
    <w:rsid w:val="00EB3BB6"/>
    <w:rsid w:val="00EB413F"/>
    <w:rsid w:val="00EB499D"/>
    <w:rsid w:val="00EB520B"/>
    <w:rsid w:val="00EB560E"/>
    <w:rsid w:val="00EB57EB"/>
    <w:rsid w:val="00EB58A5"/>
    <w:rsid w:val="00EB5E8F"/>
    <w:rsid w:val="00EB6536"/>
    <w:rsid w:val="00EB67BD"/>
    <w:rsid w:val="00EB7201"/>
    <w:rsid w:val="00EB76D6"/>
    <w:rsid w:val="00EB794C"/>
    <w:rsid w:val="00EC02B8"/>
    <w:rsid w:val="00EC0312"/>
    <w:rsid w:val="00EC0340"/>
    <w:rsid w:val="00EC13CF"/>
    <w:rsid w:val="00EC13D4"/>
    <w:rsid w:val="00EC1F7E"/>
    <w:rsid w:val="00EC237E"/>
    <w:rsid w:val="00EC338A"/>
    <w:rsid w:val="00EC37C8"/>
    <w:rsid w:val="00EC49A8"/>
    <w:rsid w:val="00EC51E6"/>
    <w:rsid w:val="00EC634F"/>
    <w:rsid w:val="00EC671A"/>
    <w:rsid w:val="00EC6C4D"/>
    <w:rsid w:val="00EC73D1"/>
    <w:rsid w:val="00EC7B62"/>
    <w:rsid w:val="00EC7FB6"/>
    <w:rsid w:val="00ED15A4"/>
    <w:rsid w:val="00ED2653"/>
    <w:rsid w:val="00ED3313"/>
    <w:rsid w:val="00ED3E78"/>
    <w:rsid w:val="00ED3F2D"/>
    <w:rsid w:val="00ED420C"/>
    <w:rsid w:val="00ED4758"/>
    <w:rsid w:val="00ED47F9"/>
    <w:rsid w:val="00ED4A8E"/>
    <w:rsid w:val="00ED4DC3"/>
    <w:rsid w:val="00ED54A8"/>
    <w:rsid w:val="00ED5795"/>
    <w:rsid w:val="00ED59F2"/>
    <w:rsid w:val="00ED5B0F"/>
    <w:rsid w:val="00ED5D80"/>
    <w:rsid w:val="00ED62A4"/>
    <w:rsid w:val="00ED7B74"/>
    <w:rsid w:val="00ED7EC8"/>
    <w:rsid w:val="00EE0301"/>
    <w:rsid w:val="00EE0310"/>
    <w:rsid w:val="00EE0384"/>
    <w:rsid w:val="00EE0B60"/>
    <w:rsid w:val="00EE0BE6"/>
    <w:rsid w:val="00EE0FAB"/>
    <w:rsid w:val="00EE0FFB"/>
    <w:rsid w:val="00EE1270"/>
    <w:rsid w:val="00EE132E"/>
    <w:rsid w:val="00EE16B7"/>
    <w:rsid w:val="00EE1B3B"/>
    <w:rsid w:val="00EE1EFE"/>
    <w:rsid w:val="00EE2640"/>
    <w:rsid w:val="00EE28A7"/>
    <w:rsid w:val="00EE2B1B"/>
    <w:rsid w:val="00EE2B9A"/>
    <w:rsid w:val="00EE370F"/>
    <w:rsid w:val="00EE395A"/>
    <w:rsid w:val="00EE3A54"/>
    <w:rsid w:val="00EE491C"/>
    <w:rsid w:val="00EE4B50"/>
    <w:rsid w:val="00EE4D2C"/>
    <w:rsid w:val="00EE5C0D"/>
    <w:rsid w:val="00EE5D60"/>
    <w:rsid w:val="00EE5F30"/>
    <w:rsid w:val="00EE6059"/>
    <w:rsid w:val="00EE6940"/>
    <w:rsid w:val="00EE6A90"/>
    <w:rsid w:val="00EE6E0A"/>
    <w:rsid w:val="00EE7183"/>
    <w:rsid w:val="00EE72D4"/>
    <w:rsid w:val="00EE74F5"/>
    <w:rsid w:val="00EF0241"/>
    <w:rsid w:val="00EF04DF"/>
    <w:rsid w:val="00EF0921"/>
    <w:rsid w:val="00EF12C0"/>
    <w:rsid w:val="00EF1A82"/>
    <w:rsid w:val="00EF1CCF"/>
    <w:rsid w:val="00EF1F0B"/>
    <w:rsid w:val="00EF2022"/>
    <w:rsid w:val="00EF257D"/>
    <w:rsid w:val="00EF290A"/>
    <w:rsid w:val="00EF2F71"/>
    <w:rsid w:val="00EF4158"/>
    <w:rsid w:val="00EF50DF"/>
    <w:rsid w:val="00EF519C"/>
    <w:rsid w:val="00EF55A3"/>
    <w:rsid w:val="00EF5860"/>
    <w:rsid w:val="00EF61F5"/>
    <w:rsid w:val="00EF64EB"/>
    <w:rsid w:val="00EF6E07"/>
    <w:rsid w:val="00EF6EDC"/>
    <w:rsid w:val="00EF708A"/>
    <w:rsid w:val="00EF761A"/>
    <w:rsid w:val="00F00058"/>
    <w:rsid w:val="00F003B9"/>
    <w:rsid w:val="00F00599"/>
    <w:rsid w:val="00F00AB3"/>
    <w:rsid w:val="00F01100"/>
    <w:rsid w:val="00F018A2"/>
    <w:rsid w:val="00F01F4B"/>
    <w:rsid w:val="00F025F3"/>
    <w:rsid w:val="00F029D2"/>
    <w:rsid w:val="00F02E87"/>
    <w:rsid w:val="00F03390"/>
    <w:rsid w:val="00F03480"/>
    <w:rsid w:val="00F03636"/>
    <w:rsid w:val="00F03648"/>
    <w:rsid w:val="00F03839"/>
    <w:rsid w:val="00F03B47"/>
    <w:rsid w:val="00F03C4A"/>
    <w:rsid w:val="00F043EF"/>
    <w:rsid w:val="00F0463B"/>
    <w:rsid w:val="00F049DD"/>
    <w:rsid w:val="00F04A56"/>
    <w:rsid w:val="00F04ABF"/>
    <w:rsid w:val="00F06E53"/>
    <w:rsid w:val="00F06E84"/>
    <w:rsid w:val="00F07003"/>
    <w:rsid w:val="00F07205"/>
    <w:rsid w:val="00F07824"/>
    <w:rsid w:val="00F07FFE"/>
    <w:rsid w:val="00F100DD"/>
    <w:rsid w:val="00F10C0A"/>
    <w:rsid w:val="00F10F66"/>
    <w:rsid w:val="00F11688"/>
    <w:rsid w:val="00F12053"/>
    <w:rsid w:val="00F13F99"/>
    <w:rsid w:val="00F147FC"/>
    <w:rsid w:val="00F15DBB"/>
    <w:rsid w:val="00F15E1E"/>
    <w:rsid w:val="00F16BAB"/>
    <w:rsid w:val="00F16EA3"/>
    <w:rsid w:val="00F17005"/>
    <w:rsid w:val="00F17B00"/>
    <w:rsid w:val="00F17CD7"/>
    <w:rsid w:val="00F20BC3"/>
    <w:rsid w:val="00F21154"/>
    <w:rsid w:val="00F2116B"/>
    <w:rsid w:val="00F21497"/>
    <w:rsid w:val="00F233FF"/>
    <w:rsid w:val="00F2370E"/>
    <w:rsid w:val="00F2385A"/>
    <w:rsid w:val="00F23AEE"/>
    <w:rsid w:val="00F23F2E"/>
    <w:rsid w:val="00F242E8"/>
    <w:rsid w:val="00F2481E"/>
    <w:rsid w:val="00F250BD"/>
    <w:rsid w:val="00F26692"/>
    <w:rsid w:val="00F26881"/>
    <w:rsid w:val="00F26A0B"/>
    <w:rsid w:val="00F27153"/>
    <w:rsid w:val="00F278DE"/>
    <w:rsid w:val="00F27C53"/>
    <w:rsid w:val="00F27E31"/>
    <w:rsid w:val="00F300CA"/>
    <w:rsid w:val="00F305D5"/>
    <w:rsid w:val="00F30654"/>
    <w:rsid w:val="00F314D1"/>
    <w:rsid w:val="00F31A25"/>
    <w:rsid w:val="00F31ABD"/>
    <w:rsid w:val="00F31B54"/>
    <w:rsid w:val="00F326F2"/>
    <w:rsid w:val="00F32A35"/>
    <w:rsid w:val="00F32EB2"/>
    <w:rsid w:val="00F32F3D"/>
    <w:rsid w:val="00F3333D"/>
    <w:rsid w:val="00F343EB"/>
    <w:rsid w:val="00F3459C"/>
    <w:rsid w:val="00F34724"/>
    <w:rsid w:val="00F35639"/>
    <w:rsid w:val="00F35836"/>
    <w:rsid w:val="00F35BFF"/>
    <w:rsid w:val="00F36304"/>
    <w:rsid w:val="00F36778"/>
    <w:rsid w:val="00F36AB6"/>
    <w:rsid w:val="00F36DDB"/>
    <w:rsid w:val="00F376F4"/>
    <w:rsid w:val="00F40FCC"/>
    <w:rsid w:val="00F412BF"/>
    <w:rsid w:val="00F41B92"/>
    <w:rsid w:val="00F4247C"/>
    <w:rsid w:val="00F424ED"/>
    <w:rsid w:val="00F42602"/>
    <w:rsid w:val="00F43368"/>
    <w:rsid w:val="00F4341C"/>
    <w:rsid w:val="00F43846"/>
    <w:rsid w:val="00F43A31"/>
    <w:rsid w:val="00F43A6D"/>
    <w:rsid w:val="00F43FBF"/>
    <w:rsid w:val="00F441BF"/>
    <w:rsid w:val="00F448D7"/>
    <w:rsid w:val="00F4494B"/>
    <w:rsid w:val="00F45246"/>
    <w:rsid w:val="00F45382"/>
    <w:rsid w:val="00F456C1"/>
    <w:rsid w:val="00F4580F"/>
    <w:rsid w:val="00F45AC7"/>
    <w:rsid w:val="00F45B13"/>
    <w:rsid w:val="00F45B64"/>
    <w:rsid w:val="00F45BC1"/>
    <w:rsid w:val="00F45DE8"/>
    <w:rsid w:val="00F4672A"/>
    <w:rsid w:val="00F471EB"/>
    <w:rsid w:val="00F47D05"/>
    <w:rsid w:val="00F47F3F"/>
    <w:rsid w:val="00F506D6"/>
    <w:rsid w:val="00F50786"/>
    <w:rsid w:val="00F514E1"/>
    <w:rsid w:val="00F51CB7"/>
    <w:rsid w:val="00F5229F"/>
    <w:rsid w:val="00F522B0"/>
    <w:rsid w:val="00F52579"/>
    <w:rsid w:val="00F5266E"/>
    <w:rsid w:val="00F52B84"/>
    <w:rsid w:val="00F5308E"/>
    <w:rsid w:val="00F5329C"/>
    <w:rsid w:val="00F535DA"/>
    <w:rsid w:val="00F53B75"/>
    <w:rsid w:val="00F53C24"/>
    <w:rsid w:val="00F54C17"/>
    <w:rsid w:val="00F552BA"/>
    <w:rsid w:val="00F55507"/>
    <w:rsid w:val="00F55B28"/>
    <w:rsid w:val="00F55D63"/>
    <w:rsid w:val="00F566BD"/>
    <w:rsid w:val="00F572E9"/>
    <w:rsid w:val="00F5759E"/>
    <w:rsid w:val="00F575EA"/>
    <w:rsid w:val="00F576AF"/>
    <w:rsid w:val="00F57ECF"/>
    <w:rsid w:val="00F602DB"/>
    <w:rsid w:val="00F60752"/>
    <w:rsid w:val="00F60A9B"/>
    <w:rsid w:val="00F619CE"/>
    <w:rsid w:val="00F61A0D"/>
    <w:rsid w:val="00F62315"/>
    <w:rsid w:val="00F633A9"/>
    <w:rsid w:val="00F63ADD"/>
    <w:rsid w:val="00F63B73"/>
    <w:rsid w:val="00F64E09"/>
    <w:rsid w:val="00F65BB0"/>
    <w:rsid w:val="00F66F66"/>
    <w:rsid w:val="00F66F6D"/>
    <w:rsid w:val="00F66F80"/>
    <w:rsid w:val="00F67062"/>
    <w:rsid w:val="00F67334"/>
    <w:rsid w:val="00F67464"/>
    <w:rsid w:val="00F679DB"/>
    <w:rsid w:val="00F708DF"/>
    <w:rsid w:val="00F70AFB"/>
    <w:rsid w:val="00F70F1F"/>
    <w:rsid w:val="00F718F2"/>
    <w:rsid w:val="00F71A8F"/>
    <w:rsid w:val="00F722F3"/>
    <w:rsid w:val="00F72F2C"/>
    <w:rsid w:val="00F7354E"/>
    <w:rsid w:val="00F73773"/>
    <w:rsid w:val="00F73BF4"/>
    <w:rsid w:val="00F73D68"/>
    <w:rsid w:val="00F73DE5"/>
    <w:rsid w:val="00F74128"/>
    <w:rsid w:val="00F74DC9"/>
    <w:rsid w:val="00F75016"/>
    <w:rsid w:val="00F753DB"/>
    <w:rsid w:val="00F754B4"/>
    <w:rsid w:val="00F75811"/>
    <w:rsid w:val="00F7588F"/>
    <w:rsid w:val="00F75984"/>
    <w:rsid w:val="00F7608B"/>
    <w:rsid w:val="00F76102"/>
    <w:rsid w:val="00F76F88"/>
    <w:rsid w:val="00F76FB9"/>
    <w:rsid w:val="00F77D96"/>
    <w:rsid w:val="00F80443"/>
    <w:rsid w:val="00F80E2F"/>
    <w:rsid w:val="00F82036"/>
    <w:rsid w:val="00F82106"/>
    <w:rsid w:val="00F8249C"/>
    <w:rsid w:val="00F83260"/>
    <w:rsid w:val="00F83A01"/>
    <w:rsid w:val="00F83C23"/>
    <w:rsid w:val="00F83D0D"/>
    <w:rsid w:val="00F84A9A"/>
    <w:rsid w:val="00F85525"/>
    <w:rsid w:val="00F85BF2"/>
    <w:rsid w:val="00F86186"/>
    <w:rsid w:val="00F8676B"/>
    <w:rsid w:val="00F868F4"/>
    <w:rsid w:val="00F86AD9"/>
    <w:rsid w:val="00F86E4F"/>
    <w:rsid w:val="00F86EB2"/>
    <w:rsid w:val="00F87329"/>
    <w:rsid w:val="00F8735F"/>
    <w:rsid w:val="00F87588"/>
    <w:rsid w:val="00F876D1"/>
    <w:rsid w:val="00F911B2"/>
    <w:rsid w:val="00F91B79"/>
    <w:rsid w:val="00F91DD0"/>
    <w:rsid w:val="00F92208"/>
    <w:rsid w:val="00F935F0"/>
    <w:rsid w:val="00F93F75"/>
    <w:rsid w:val="00F941E3"/>
    <w:rsid w:val="00F9470B"/>
    <w:rsid w:val="00F94DE3"/>
    <w:rsid w:val="00F9505F"/>
    <w:rsid w:val="00F953FC"/>
    <w:rsid w:val="00F956CB"/>
    <w:rsid w:val="00F9590E"/>
    <w:rsid w:val="00F95EE7"/>
    <w:rsid w:val="00F963A5"/>
    <w:rsid w:val="00F96592"/>
    <w:rsid w:val="00F965BE"/>
    <w:rsid w:val="00F96AD1"/>
    <w:rsid w:val="00F96B6B"/>
    <w:rsid w:val="00F97109"/>
    <w:rsid w:val="00F971C3"/>
    <w:rsid w:val="00F97624"/>
    <w:rsid w:val="00F9782F"/>
    <w:rsid w:val="00FA041E"/>
    <w:rsid w:val="00FA070A"/>
    <w:rsid w:val="00FA0C7B"/>
    <w:rsid w:val="00FA1B30"/>
    <w:rsid w:val="00FA1CA2"/>
    <w:rsid w:val="00FA1F08"/>
    <w:rsid w:val="00FA22C8"/>
    <w:rsid w:val="00FA2ED7"/>
    <w:rsid w:val="00FA4534"/>
    <w:rsid w:val="00FA6410"/>
    <w:rsid w:val="00FA67BF"/>
    <w:rsid w:val="00FA67F2"/>
    <w:rsid w:val="00FA6CCE"/>
    <w:rsid w:val="00FA6CFF"/>
    <w:rsid w:val="00FA7178"/>
    <w:rsid w:val="00FA7897"/>
    <w:rsid w:val="00FB04E9"/>
    <w:rsid w:val="00FB125C"/>
    <w:rsid w:val="00FB1901"/>
    <w:rsid w:val="00FB19FB"/>
    <w:rsid w:val="00FB1CBC"/>
    <w:rsid w:val="00FB20D8"/>
    <w:rsid w:val="00FB240E"/>
    <w:rsid w:val="00FB2755"/>
    <w:rsid w:val="00FB3AD7"/>
    <w:rsid w:val="00FB3D2C"/>
    <w:rsid w:val="00FB46B5"/>
    <w:rsid w:val="00FB4793"/>
    <w:rsid w:val="00FB4E2F"/>
    <w:rsid w:val="00FB4F6E"/>
    <w:rsid w:val="00FB531A"/>
    <w:rsid w:val="00FB599B"/>
    <w:rsid w:val="00FB6140"/>
    <w:rsid w:val="00FB6208"/>
    <w:rsid w:val="00FB6795"/>
    <w:rsid w:val="00FB6988"/>
    <w:rsid w:val="00FB6AD6"/>
    <w:rsid w:val="00FB6DEB"/>
    <w:rsid w:val="00FB7AEB"/>
    <w:rsid w:val="00FC011C"/>
    <w:rsid w:val="00FC03E3"/>
    <w:rsid w:val="00FC09A2"/>
    <w:rsid w:val="00FC0E72"/>
    <w:rsid w:val="00FC12E3"/>
    <w:rsid w:val="00FC19CC"/>
    <w:rsid w:val="00FC1F84"/>
    <w:rsid w:val="00FC210F"/>
    <w:rsid w:val="00FC2B03"/>
    <w:rsid w:val="00FC3175"/>
    <w:rsid w:val="00FC31C6"/>
    <w:rsid w:val="00FC34EE"/>
    <w:rsid w:val="00FC35B0"/>
    <w:rsid w:val="00FC36F5"/>
    <w:rsid w:val="00FC3D34"/>
    <w:rsid w:val="00FC4206"/>
    <w:rsid w:val="00FC4623"/>
    <w:rsid w:val="00FC46B8"/>
    <w:rsid w:val="00FC4C21"/>
    <w:rsid w:val="00FC5573"/>
    <w:rsid w:val="00FC55D2"/>
    <w:rsid w:val="00FC660B"/>
    <w:rsid w:val="00FC66C9"/>
    <w:rsid w:val="00FC690D"/>
    <w:rsid w:val="00FC7248"/>
    <w:rsid w:val="00FC76E3"/>
    <w:rsid w:val="00FC7FB5"/>
    <w:rsid w:val="00FD0823"/>
    <w:rsid w:val="00FD1693"/>
    <w:rsid w:val="00FD2008"/>
    <w:rsid w:val="00FD25F6"/>
    <w:rsid w:val="00FD3D97"/>
    <w:rsid w:val="00FD42E8"/>
    <w:rsid w:val="00FD458B"/>
    <w:rsid w:val="00FD4BFA"/>
    <w:rsid w:val="00FD5137"/>
    <w:rsid w:val="00FD55B3"/>
    <w:rsid w:val="00FD5E18"/>
    <w:rsid w:val="00FD6898"/>
    <w:rsid w:val="00FD6FDC"/>
    <w:rsid w:val="00FD7801"/>
    <w:rsid w:val="00FD7F5B"/>
    <w:rsid w:val="00FE0DDE"/>
    <w:rsid w:val="00FE0F74"/>
    <w:rsid w:val="00FE1370"/>
    <w:rsid w:val="00FE18CF"/>
    <w:rsid w:val="00FE1F7D"/>
    <w:rsid w:val="00FE1FE3"/>
    <w:rsid w:val="00FE30EA"/>
    <w:rsid w:val="00FE360E"/>
    <w:rsid w:val="00FE3973"/>
    <w:rsid w:val="00FE470C"/>
    <w:rsid w:val="00FE53AD"/>
    <w:rsid w:val="00FE5E4E"/>
    <w:rsid w:val="00FE6198"/>
    <w:rsid w:val="00FE645A"/>
    <w:rsid w:val="00FE679D"/>
    <w:rsid w:val="00FE6961"/>
    <w:rsid w:val="00FE700A"/>
    <w:rsid w:val="00FE7334"/>
    <w:rsid w:val="00FE78E9"/>
    <w:rsid w:val="00FE7F4D"/>
    <w:rsid w:val="00FF0282"/>
    <w:rsid w:val="00FF0CBA"/>
    <w:rsid w:val="00FF0F72"/>
    <w:rsid w:val="00FF104B"/>
    <w:rsid w:val="00FF1CFD"/>
    <w:rsid w:val="00FF1D03"/>
    <w:rsid w:val="00FF1DA7"/>
    <w:rsid w:val="00FF4079"/>
    <w:rsid w:val="00FF4119"/>
    <w:rsid w:val="00FF44F7"/>
    <w:rsid w:val="00FF44FD"/>
    <w:rsid w:val="00FF4A9D"/>
    <w:rsid w:val="00FF5233"/>
    <w:rsid w:val="00FF588F"/>
    <w:rsid w:val="00FF6E25"/>
    <w:rsid w:val="00FF6F69"/>
    <w:rsid w:val="00FF795E"/>
    <w:rsid w:val="00FF7D49"/>
    <w:rsid w:val="00FF7F0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CAE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st Bulle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268"/>
    <w:pPr>
      <w:spacing w:after="120" w:line="264" w:lineRule="auto"/>
      <w:jc w:val="both"/>
    </w:pPr>
    <w:rPr>
      <w:rFonts w:asciiTheme="minorHAnsi" w:hAnsiTheme="minorHAnsi"/>
      <w:color w:val="404040" w:themeColor="text1" w:themeTint="BF"/>
      <w:sz w:val="21"/>
      <w:lang w:eastAsia="en-US"/>
    </w:rPr>
  </w:style>
  <w:style w:type="paragraph" w:styleId="Heading1">
    <w:name w:val="heading 1"/>
    <w:aliases w:val="Heading1,Level  1,H1-Heading 1,h1,Header 1,l1,Legal Line 1,head 1,Heading No. L1,list 1,II+,I,H1,temp,heading 1,a,1,11,12,13,111,14,112,15,113,121,131,1111,141,1121,16,114,122,132,1112,142,1122,151,1131,1211,1311,11111,1411,11211,17,18,115,123"/>
    <w:basedOn w:val="Normal"/>
    <w:next w:val="Normal"/>
    <w:link w:val="Heading1Char"/>
    <w:qFormat/>
    <w:rsid w:val="00B27CE8"/>
    <w:pPr>
      <w:keepNext/>
      <w:pageBreakBefore/>
      <w:numPr>
        <w:numId w:val="80"/>
      </w:numPr>
      <w:tabs>
        <w:tab w:val="left" w:pos="720"/>
      </w:tabs>
      <w:spacing w:before="120" w:after="60"/>
      <w:outlineLvl w:val="0"/>
    </w:pPr>
    <w:rPr>
      <w:rFonts w:ascii="Arial" w:hAnsi="Arial" w:cs="Arial"/>
      <w:b/>
      <w:color w:val="1F497D" w:themeColor="text2"/>
      <w:kern w:val="28"/>
      <w:sz w:val="28"/>
    </w:rPr>
  </w:style>
  <w:style w:type="paragraph" w:styleId="Heading2">
    <w:name w:val="heading 2"/>
    <w:aliases w:val="Heading 21,Heading2,H2-Heading 2,2,Header 2,l2,Header2,h2,22,heading2,list2,H2,heading 2,A,A.B.C.,list 2,21,23,24,25,211,221,231,241,26,212,222,232,242,251,2111,2211,2311,2411,27,213,223,233,243,252,2112,2212,2312,2412,261,2121,2221,2321,2421"/>
    <w:basedOn w:val="Normal"/>
    <w:next w:val="Normal"/>
    <w:link w:val="Heading2Char"/>
    <w:qFormat/>
    <w:rsid w:val="008B6C77"/>
    <w:pPr>
      <w:keepNext/>
      <w:numPr>
        <w:ilvl w:val="1"/>
        <w:numId w:val="80"/>
      </w:numPr>
      <w:spacing w:before="120"/>
      <w:outlineLvl w:val="1"/>
    </w:pPr>
    <w:rPr>
      <w:rFonts w:ascii="Arial" w:hAnsi="Arial" w:cs="Arial"/>
      <w:b/>
      <w:color w:val="4F81BD" w:themeColor="accent1"/>
      <w:sz w:val="26"/>
    </w:rPr>
  </w:style>
  <w:style w:type="paragraph" w:styleId="Heading3">
    <w:name w:val="heading 3"/>
    <w:aliases w:val="HeadSmall,Heading3,h3,3,1.,l3,H3,H3-Heading 3,l3.3,list 3,list3,heading 3,subhead,Heading No. L3,h31,3 bullet,b,Second,SECOND,3 Ggbullet,BLANK2,4 bullet,CT,hd3,Section,Head 3,Subheading,Task,Tsk,B Head,Para3,C Sub-Sub/Italic,h3 sub heading,l31"/>
    <w:basedOn w:val="Normal"/>
    <w:next w:val="Normal"/>
    <w:link w:val="Heading3Char"/>
    <w:qFormat/>
    <w:rsid w:val="008109EB"/>
    <w:pPr>
      <w:keepNext/>
      <w:numPr>
        <w:ilvl w:val="2"/>
        <w:numId w:val="80"/>
      </w:numPr>
      <w:spacing w:before="200" w:after="60"/>
      <w:outlineLvl w:val="2"/>
    </w:pPr>
    <w:rPr>
      <w:rFonts w:ascii="Arial" w:hAnsi="Arial"/>
      <w:b/>
    </w:rPr>
  </w:style>
  <w:style w:type="paragraph" w:styleId="Heading4">
    <w:name w:val="heading 4"/>
    <w:aliases w:val="Heading4,h4,H4,heading 4,H4-Heading 4,l4,heading4,a.,44,4 dash,d,Description,Heading No. L4,Map Title,I4,H4-Heading 4&#10;,h4 sub sub heading,a) b) c),Level III for #'s,Sub-subheading,PIM 4,Level 2 - (a),4,Level 4"/>
    <w:basedOn w:val="Normal"/>
    <w:next w:val="Normal"/>
    <w:link w:val="Heading4Char"/>
    <w:qFormat/>
    <w:rsid w:val="00AC4112"/>
    <w:pPr>
      <w:keepNext/>
      <w:numPr>
        <w:ilvl w:val="3"/>
        <w:numId w:val="80"/>
      </w:numPr>
      <w:spacing w:before="120" w:after="60"/>
      <w:outlineLvl w:val="3"/>
    </w:pPr>
    <w:rPr>
      <w:rFonts w:ascii="Arial" w:hAnsi="Arial"/>
      <w:b/>
      <w:color w:val="DF8C1E"/>
    </w:rPr>
  </w:style>
  <w:style w:type="paragraph" w:styleId="Heading5">
    <w:name w:val="heading 5"/>
    <w:basedOn w:val="Normal"/>
    <w:next w:val="BodyText5"/>
    <w:link w:val="Heading5Char"/>
    <w:qFormat/>
    <w:rsid w:val="006A202E"/>
    <w:pPr>
      <w:numPr>
        <w:ilvl w:val="4"/>
        <w:numId w:val="80"/>
      </w:numPr>
      <w:spacing w:before="240" w:after="60"/>
      <w:outlineLvl w:val="4"/>
    </w:pPr>
  </w:style>
  <w:style w:type="paragraph" w:styleId="Heading6">
    <w:name w:val="heading 6"/>
    <w:basedOn w:val="Normal"/>
    <w:next w:val="Normal"/>
    <w:link w:val="Heading6Char"/>
    <w:qFormat/>
    <w:rsid w:val="009B52A3"/>
    <w:pPr>
      <w:numPr>
        <w:ilvl w:val="5"/>
        <w:numId w:val="80"/>
      </w:numPr>
      <w:spacing w:before="240" w:after="60"/>
      <w:outlineLvl w:val="5"/>
    </w:pPr>
    <w:rPr>
      <w:i/>
    </w:rPr>
  </w:style>
  <w:style w:type="paragraph" w:styleId="Heading7">
    <w:name w:val="heading 7"/>
    <w:basedOn w:val="Normal"/>
    <w:next w:val="Normal"/>
    <w:link w:val="Heading7Char"/>
    <w:qFormat/>
    <w:rsid w:val="009B52A3"/>
    <w:pPr>
      <w:numPr>
        <w:ilvl w:val="6"/>
        <w:numId w:val="80"/>
      </w:numPr>
      <w:spacing w:before="240" w:after="60"/>
      <w:outlineLvl w:val="6"/>
    </w:pPr>
    <w:rPr>
      <w:rFonts w:ascii="Arial" w:hAnsi="Arial"/>
    </w:rPr>
  </w:style>
  <w:style w:type="paragraph" w:styleId="Heading8">
    <w:name w:val="heading 8"/>
    <w:aliases w:val="Center Bold"/>
    <w:basedOn w:val="Normal"/>
    <w:next w:val="Normal"/>
    <w:link w:val="Heading8Char"/>
    <w:qFormat/>
    <w:rsid w:val="009B52A3"/>
    <w:pPr>
      <w:numPr>
        <w:ilvl w:val="7"/>
        <w:numId w:val="80"/>
      </w:numPr>
      <w:spacing w:before="240" w:after="60"/>
      <w:outlineLvl w:val="7"/>
    </w:pPr>
    <w:rPr>
      <w:rFonts w:ascii="Arial" w:hAnsi="Arial"/>
      <w:i/>
    </w:rPr>
  </w:style>
  <w:style w:type="paragraph" w:styleId="Heading9">
    <w:name w:val="heading 9"/>
    <w:aliases w:val="Titre 10"/>
    <w:basedOn w:val="Normal"/>
    <w:next w:val="Normal"/>
    <w:link w:val="Heading9Char"/>
    <w:qFormat/>
    <w:rsid w:val="009B52A3"/>
    <w:pPr>
      <w:numPr>
        <w:ilvl w:val="8"/>
        <w:numId w:val="80"/>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rsid w:val="000C3EA0"/>
    <w:pPr>
      <w:keepNext/>
      <w:spacing w:after="0"/>
      <w:ind w:left="630"/>
    </w:pPr>
    <w:rPr>
      <w:rFonts w:cs="Arial"/>
    </w:rPr>
  </w:style>
  <w:style w:type="paragraph" w:styleId="NormalIndent">
    <w:name w:val="Normal Indent"/>
    <w:basedOn w:val="Normal"/>
    <w:link w:val="NormalIndentChar"/>
    <w:rsid w:val="009B52A3"/>
    <w:pPr>
      <w:ind w:left="720"/>
    </w:pPr>
  </w:style>
  <w:style w:type="paragraph" w:customStyle="1" w:styleId="Cpoyright">
    <w:name w:val="Cpoyright"/>
    <w:basedOn w:val="Heading4"/>
    <w:rsid w:val="009B52A3"/>
    <w:pPr>
      <w:keepLines/>
      <w:numPr>
        <w:ilvl w:val="0"/>
        <w:numId w:val="0"/>
      </w:numPr>
      <w:spacing w:after="0"/>
      <w:outlineLvl w:val="9"/>
    </w:pPr>
    <w:rPr>
      <w:i/>
      <w:lang w:val="en-US"/>
    </w:rPr>
  </w:style>
  <w:style w:type="paragraph" w:styleId="MessageHeader">
    <w:name w:val="Message Header"/>
    <w:basedOn w:val="Normal"/>
    <w:rsid w:val="009B52A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TOC1">
    <w:name w:val="toc 1"/>
    <w:basedOn w:val="Normal"/>
    <w:next w:val="Normal"/>
    <w:uiPriority w:val="39"/>
    <w:rsid w:val="00C72A0F"/>
    <w:pPr>
      <w:tabs>
        <w:tab w:val="right" w:pos="0"/>
        <w:tab w:val="right" w:leader="dot" w:pos="10080"/>
      </w:tabs>
      <w:spacing w:before="60" w:after="80" w:line="240" w:lineRule="auto"/>
    </w:pPr>
    <w:rPr>
      <w:b/>
      <w:caps/>
    </w:rPr>
  </w:style>
  <w:style w:type="paragraph" w:styleId="TOC2">
    <w:name w:val="toc 2"/>
    <w:basedOn w:val="Normal"/>
    <w:next w:val="Normal"/>
    <w:uiPriority w:val="39"/>
    <w:rsid w:val="000F5B9B"/>
    <w:pPr>
      <w:tabs>
        <w:tab w:val="right" w:leader="dot" w:pos="10080"/>
      </w:tabs>
      <w:spacing w:line="240" w:lineRule="auto"/>
      <w:ind w:left="220"/>
    </w:pPr>
    <w:rPr>
      <w:smallCaps/>
    </w:rPr>
  </w:style>
  <w:style w:type="paragraph" w:styleId="TOC3">
    <w:name w:val="toc 3"/>
    <w:basedOn w:val="Normal"/>
    <w:next w:val="Normal"/>
    <w:uiPriority w:val="39"/>
    <w:rsid w:val="00A72E46"/>
    <w:pPr>
      <w:tabs>
        <w:tab w:val="right" w:leader="dot" w:pos="10080"/>
      </w:tabs>
      <w:spacing w:line="240" w:lineRule="auto"/>
      <w:ind w:left="440"/>
    </w:pPr>
    <w:rPr>
      <w:i/>
    </w:rPr>
  </w:style>
  <w:style w:type="paragraph" w:styleId="TOC4">
    <w:name w:val="toc 4"/>
    <w:basedOn w:val="Normal"/>
    <w:next w:val="Normal"/>
    <w:uiPriority w:val="39"/>
    <w:rsid w:val="00C72A0F"/>
    <w:pPr>
      <w:tabs>
        <w:tab w:val="right" w:leader="dot" w:pos="10080"/>
      </w:tabs>
      <w:spacing w:after="0"/>
      <w:ind w:left="662"/>
    </w:pPr>
    <w:rPr>
      <w:sz w:val="18"/>
    </w:rPr>
  </w:style>
  <w:style w:type="paragraph" w:styleId="TOC5">
    <w:name w:val="toc 5"/>
    <w:basedOn w:val="Normal"/>
    <w:next w:val="Normal"/>
    <w:uiPriority w:val="39"/>
    <w:rsid w:val="009B52A3"/>
    <w:pPr>
      <w:tabs>
        <w:tab w:val="right" w:leader="dot" w:pos="8640"/>
      </w:tabs>
      <w:ind w:left="880"/>
    </w:pPr>
    <w:rPr>
      <w:sz w:val="18"/>
    </w:rPr>
  </w:style>
  <w:style w:type="paragraph" w:styleId="TOC6">
    <w:name w:val="toc 6"/>
    <w:basedOn w:val="Normal"/>
    <w:next w:val="Normal"/>
    <w:uiPriority w:val="39"/>
    <w:rsid w:val="009B52A3"/>
    <w:pPr>
      <w:tabs>
        <w:tab w:val="right" w:leader="dot" w:pos="8640"/>
      </w:tabs>
      <w:ind w:left="1100"/>
    </w:pPr>
    <w:rPr>
      <w:sz w:val="18"/>
    </w:rPr>
  </w:style>
  <w:style w:type="paragraph" w:styleId="TOC7">
    <w:name w:val="toc 7"/>
    <w:basedOn w:val="Normal"/>
    <w:next w:val="Normal"/>
    <w:uiPriority w:val="39"/>
    <w:rsid w:val="009B52A3"/>
    <w:pPr>
      <w:tabs>
        <w:tab w:val="right" w:leader="dot" w:pos="8640"/>
      </w:tabs>
      <w:ind w:left="1320"/>
    </w:pPr>
    <w:rPr>
      <w:sz w:val="18"/>
    </w:rPr>
  </w:style>
  <w:style w:type="paragraph" w:styleId="TOC8">
    <w:name w:val="toc 8"/>
    <w:basedOn w:val="Normal"/>
    <w:next w:val="Normal"/>
    <w:uiPriority w:val="39"/>
    <w:rsid w:val="009B52A3"/>
    <w:pPr>
      <w:tabs>
        <w:tab w:val="right" w:leader="dot" w:pos="8640"/>
      </w:tabs>
      <w:ind w:left="1540"/>
    </w:pPr>
    <w:rPr>
      <w:sz w:val="18"/>
    </w:rPr>
  </w:style>
  <w:style w:type="paragraph" w:styleId="TOC9">
    <w:name w:val="toc 9"/>
    <w:basedOn w:val="Normal"/>
    <w:next w:val="Normal"/>
    <w:uiPriority w:val="39"/>
    <w:rsid w:val="009B52A3"/>
    <w:pPr>
      <w:tabs>
        <w:tab w:val="right" w:leader="dot" w:pos="8640"/>
      </w:tabs>
      <w:ind w:left="1760"/>
    </w:pPr>
    <w:rPr>
      <w:sz w:val="18"/>
    </w:rPr>
  </w:style>
  <w:style w:type="paragraph" w:styleId="Caption">
    <w:name w:val="caption"/>
    <w:basedOn w:val="Normal"/>
    <w:next w:val="Normal"/>
    <w:qFormat/>
    <w:rsid w:val="00451C44"/>
    <w:pPr>
      <w:spacing w:before="120"/>
      <w:ind w:left="720"/>
      <w:jc w:val="center"/>
    </w:pPr>
    <w:rPr>
      <w:sz w:val="16"/>
    </w:rPr>
  </w:style>
  <w:style w:type="paragraph" w:customStyle="1" w:styleId="Code">
    <w:name w:val="Code"/>
    <w:basedOn w:val="BodyText"/>
    <w:rsid w:val="009B52A3"/>
    <w:pPr>
      <w:ind w:left="1440"/>
    </w:pPr>
    <w:rPr>
      <w:rFonts w:ascii="Courier New" w:hAnsi="Courier New"/>
    </w:rPr>
  </w:style>
  <w:style w:type="paragraph" w:customStyle="1" w:styleId="NumberList">
    <w:name w:val="Number List"/>
    <w:basedOn w:val="BodyText"/>
    <w:rsid w:val="009B52A3"/>
    <w:pPr>
      <w:spacing w:before="60" w:after="60"/>
      <w:ind w:left="3240" w:right="446" w:hanging="360"/>
    </w:pPr>
  </w:style>
  <w:style w:type="paragraph" w:styleId="Footer">
    <w:name w:val="footer"/>
    <w:basedOn w:val="Normal"/>
    <w:link w:val="FooterChar"/>
    <w:rsid w:val="00F5266E"/>
    <w:pPr>
      <w:tabs>
        <w:tab w:val="center" w:pos="4320"/>
        <w:tab w:val="right" w:pos="8640"/>
      </w:tabs>
    </w:pPr>
    <w:rPr>
      <w:sz w:val="18"/>
    </w:rPr>
  </w:style>
  <w:style w:type="character" w:styleId="PageNumber">
    <w:name w:val="page number"/>
    <w:basedOn w:val="DefaultParagraphFont"/>
    <w:rsid w:val="009B52A3"/>
  </w:style>
  <w:style w:type="paragraph" w:styleId="Header">
    <w:name w:val="header"/>
    <w:basedOn w:val="Normal"/>
    <w:rsid w:val="009B52A3"/>
    <w:pPr>
      <w:tabs>
        <w:tab w:val="center" w:pos="4320"/>
        <w:tab w:val="right" w:pos="8640"/>
      </w:tabs>
    </w:pPr>
  </w:style>
  <w:style w:type="paragraph" w:customStyle="1" w:styleId="TableText">
    <w:name w:val="Table Text"/>
    <w:aliases w:val="tt"/>
    <w:basedOn w:val="Normal"/>
    <w:link w:val="TableTextChar"/>
    <w:rsid w:val="006F140D"/>
    <w:pPr>
      <w:keepLines/>
      <w:spacing w:line="240" w:lineRule="auto"/>
    </w:pPr>
  </w:style>
  <w:style w:type="paragraph" w:customStyle="1" w:styleId="HeadingBar">
    <w:name w:val="Heading Bar"/>
    <w:basedOn w:val="Normal"/>
    <w:next w:val="Heading3"/>
    <w:rsid w:val="009B52A3"/>
    <w:pPr>
      <w:keepNext/>
      <w:keepLines/>
      <w:shd w:val="solid" w:color="auto" w:fill="auto"/>
      <w:spacing w:before="240"/>
      <w:ind w:right="7830"/>
    </w:pPr>
    <w:rPr>
      <w:color w:val="FFFFFF"/>
      <w:sz w:val="8"/>
    </w:rPr>
  </w:style>
  <w:style w:type="paragraph" w:customStyle="1" w:styleId="AIMNote">
    <w:name w:val="AIM Note"/>
    <w:basedOn w:val="BodyText"/>
    <w:rsid w:val="009B52A3"/>
    <w:pPr>
      <w:pBdr>
        <w:top w:val="single" w:sz="6" w:space="1" w:color="auto" w:shadow="1"/>
        <w:left w:val="single" w:sz="6" w:space="1" w:color="auto" w:shadow="1"/>
        <w:bottom w:val="single" w:sz="6" w:space="1" w:color="auto" w:shadow="1"/>
        <w:right w:val="single" w:sz="6" w:space="1" w:color="auto" w:shadow="1"/>
      </w:pBdr>
      <w:shd w:val="solid" w:color="FFFF00" w:fill="auto"/>
      <w:spacing w:before="120"/>
      <w:ind w:left="1152" w:right="5040" w:hanging="1152"/>
    </w:pPr>
    <w:rPr>
      <w:vanish/>
    </w:rPr>
  </w:style>
  <w:style w:type="paragraph" w:customStyle="1" w:styleId="TableHeading">
    <w:name w:val="Table Heading"/>
    <w:basedOn w:val="TableText"/>
    <w:rsid w:val="00541BED"/>
    <w:pPr>
      <w:spacing w:before="120"/>
    </w:pPr>
    <w:rPr>
      <w:b/>
      <w:color w:val="FFFFFF"/>
    </w:rPr>
  </w:style>
  <w:style w:type="paragraph" w:customStyle="1" w:styleId="TableHeader">
    <w:name w:val="TableHeader"/>
    <w:basedOn w:val="Normal"/>
    <w:rsid w:val="009B52A3"/>
    <w:rPr>
      <w:rFonts w:ascii="Arial" w:hAnsi="Arial"/>
      <w:b/>
    </w:rPr>
  </w:style>
  <w:style w:type="paragraph" w:styleId="DocumentMap">
    <w:name w:val="Document Map"/>
    <w:basedOn w:val="Normal"/>
    <w:semiHidden/>
    <w:rsid w:val="009B52A3"/>
    <w:pPr>
      <w:shd w:val="clear" w:color="auto" w:fill="000080"/>
      <w:spacing w:after="0" w:line="240" w:lineRule="auto"/>
    </w:pPr>
    <w:rPr>
      <w:rFonts w:ascii="Tahoma" w:hAnsi="Tahoma"/>
    </w:rPr>
  </w:style>
  <w:style w:type="paragraph" w:styleId="BlockText">
    <w:name w:val="Block Text"/>
    <w:basedOn w:val="Normal"/>
    <w:rsid w:val="009B52A3"/>
    <w:pPr>
      <w:ind w:left="1440" w:right="1440"/>
    </w:pPr>
  </w:style>
  <w:style w:type="paragraph" w:customStyle="1" w:styleId="Figure">
    <w:name w:val="Figure"/>
    <w:basedOn w:val="BlockText"/>
    <w:rsid w:val="009B52A3"/>
    <w:pPr>
      <w:keepNext/>
      <w:numPr>
        <w:ilvl w:val="1"/>
        <w:numId w:val="1"/>
      </w:numPr>
      <w:jc w:val="center"/>
    </w:pPr>
  </w:style>
  <w:style w:type="paragraph" w:styleId="BodyTextIndent">
    <w:name w:val="Body Text Indent"/>
    <w:basedOn w:val="Normal"/>
    <w:link w:val="BodyTextIndentChar1"/>
    <w:rsid w:val="009B1362"/>
    <w:pPr>
      <w:tabs>
        <w:tab w:val="num" w:pos="720"/>
      </w:tabs>
      <w:ind w:left="630"/>
    </w:pPr>
    <w:rPr>
      <w:rFonts w:cs="Arial"/>
    </w:rPr>
  </w:style>
  <w:style w:type="paragraph" w:styleId="BodyTextIndent2">
    <w:name w:val="Body Text Indent 2"/>
    <w:basedOn w:val="Normal"/>
    <w:rsid w:val="009B52A3"/>
    <w:pPr>
      <w:ind w:left="720"/>
    </w:pPr>
    <w:rPr>
      <w:snapToGrid w:val="0"/>
      <w:color w:val="000000"/>
    </w:rPr>
  </w:style>
  <w:style w:type="paragraph" w:styleId="BodyTextIndent3">
    <w:name w:val="Body Text Indent 3"/>
    <w:basedOn w:val="Normal"/>
    <w:rsid w:val="009B52A3"/>
    <w:pPr>
      <w:ind w:left="720"/>
    </w:pPr>
    <w:rPr>
      <w:i/>
    </w:rPr>
  </w:style>
  <w:style w:type="paragraph" w:styleId="List">
    <w:name w:val="List"/>
    <w:basedOn w:val="Normal"/>
    <w:rsid w:val="009B52A3"/>
    <w:pPr>
      <w:ind w:left="360" w:hanging="360"/>
    </w:pPr>
  </w:style>
  <w:style w:type="paragraph" w:styleId="List2">
    <w:name w:val="List 2"/>
    <w:basedOn w:val="Normal"/>
    <w:rsid w:val="009B52A3"/>
    <w:pPr>
      <w:ind w:left="720" w:hanging="360"/>
    </w:pPr>
  </w:style>
  <w:style w:type="paragraph" w:styleId="List3">
    <w:name w:val="List 3"/>
    <w:basedOn w:val="Normal"/>
    <w:rsid w:val="009B52A3"/>
    <w:pPr>
      <w:ind w:left="1080" w:hanging="360"/>
    </w:pPr>
  </w:style>
  <w:style w:type="character" w:styleId="Hyperlink">
    <w:name w:val="Hyperlink"/>
    <w:basedOn w:val="DefaultParagraphFont"/>
    <w:uiPriority w:val="99"/>
    <w:rsid w:val="009B52A3"/>
    <w:rPr>
      <w:color w:val="0000FF"/>
      <w:u w:val="single"/>
    </w:rPr>
  </w:style>
  <w:style w:type="paragraph" w:customStyle="1" w:styleId="Text2">
    <w:name w:val="Text 2"/>
    <w:basedOn w:val="Normal"/>
    <w:rsid w:val="009B52A3"/>
    <w:pPr>
      <w:spacing w:before="240" w:after="0"/>
      <w:ind w:left="1260"/>
    </w:pPr>
    <w:rPr>
      <w:rFonts w:ascii="Book Antiqua" w:hAnsi="Book Antiqua"/>
      <w:snapToGrid w:val="0"/>
    </w:rPr>
  </w:style>
  <w:style w:type="paragraph" w:customStyle="1" w:styleId="bulletindent">
    <w:name w:val="bullet indent"/>
    <w:basedOn w:val="Normal"/>
    <w:rsid w:val="009B52A3"/>
    <w:pPr>
      <w:tabs>
        <w:tab w:val="left" w:pos="3060"/>
        <w:tab w:val="left" w:pos="3240"/>
        <w:tab w:val="left" w:pos="3870"/>
      </w:tabs>
      <w:spacing w:before="40" w:after="0" w:line="240" w:lineRule="auto"/>
      <w:ind w:left="2767" w:hanging="425"/>
    </w:pPr>
  </w:style>
  <w:style w:type="paragraph" w:customStyle="1" w:styleId="bullet">
    <w:name w:val="bullet"/>
    <w:basedOn w:val="List"/>
    <w:rsid w:val="009B52A3"/>
    <w:pPr>
      <w:tabs>
        <w:tab w:val="left" w:pos="3060"/>
        <w:tab w:val="left" w:pos="3240"/>
        <w:tab w:val="left" w:pos="3870"/>
      </w:tabs>
      <w:spacing w:line="240" w:lineRule="auto"/>
      <w:ind w:left="2345"/>
    </w:pPr>
    <w:rPr>
      <w:rFonts w:ascii="CG Times (W1)" w:hAnsi="CG Times (W1)"/>
    </w:rPr>
  </w:style>
  <w:style w:type="paragraph" w:customStyle="1" w:styleId="Body">
    <w:name w:val="Body"/>
    <w:basedOn w:val="Normal"/>
    <w:rsid w:val="009B52A3"/>
    <w:pPr>
      <w:spacing w:line="240" w:lineRule="auto"/>
      <w:ind w:left="1985"/>
    </w:pPr>
  </w:style>
  <w:style w:type="paragraph" w:styleId="BodyText3">
    <w:name w:val="Body Text 3"/>
    <w:basedOn w:val="Normal"/>
    <w:link w:val="BodyText3Char"/>
    <w:rsid w:val="00750ACA"/>
    <w:pPr>
      <w:tabs>
        <w:tab w:val="left" w:pos="990"/>
      </w:tabs>
      <w:ind w:left="990"/>
    </w:pPr>
    <w:rPr>
      <w:snapToGrid w:val="0"/>
      <w:kern w:val="24"/>
    </w:rPr>
  </w:style>
  <w:style w:type="paragraph" w:customStyle="1" w:styleId="BodyTextIndent30">
    <w:name w:val="Body Text Indent3"/>
    <w:basedOn w:val="Normal"/>
    <w:rsid w:val="009B52A3"/>
    <w:pPr>
      <w:widowControl w:val="0"/>
      <w:spacing w:before="120" w:after="0" w:line="240" w:lineRule="auto"/>
      <w:ind w:left="432"/>
    </w:pPr>
  </w:style>
  <w:style w:type="paragraph" w:customStyle="1" w:styleId="Picture">
    <w:name w:val="Picture"/>
    <w:basedOn w:val="Normal"/>
    <w:next w:val="Normal"/>
    <w:rsid w:val="009B52A3"/>
    <w:pPr>
      <w:numPr>
        <w:ilvl w:val="12"/>
      </w:numPr>
      <w:spacing w:before="80" w:after="0" w:line="240" w:lineRule="auto"/>
      <w:ind w:left="2340"/>
    </w:pPr>
  </w:style>
  <w:style w:type="paragraph" w:styleId="z-BottomofForm">
    <w:name w:val="HTML Bottom of Form"/>
    <w:next w:val="Normal"/>
    <w:hidden/>
    <w:rsid w:val="009B52A3"/>
    <w:pPr>
      <w:pBdr>
        <w:top w:val="double" w:sz="2" w:space="0" w:color="000000"/>
      </w:pBdr>
      <w:jc w:val="center"/>
    </w:pPr>
    <w:rPr>
      <w:rFonts w:ascii="Arial" w:hAnsi="Arial"/>
      <w:snapToGrid w:val="0"/>
      <w:vanish/>
      <w:sz w:val="16"/>
      <w:lang w:val="en-US" w:eastAsia="en-US"/>
    </w:rPr>
  </w:style>
  <w:style w:type="paragraph" w:styleId="z-TopofForm">
    <w:name w:val="HTML Top of Form"/>
    <w:next w:val="Normal"/>
    <w:hidden/>
    <w:rsid w:val="009B52A3"/>
    <w:pPr>
      <w:pBdr>
        <w:bottom w:val="double" w:sz="2" w:space="0" w:color="000000"/>
      </w:pBdr>
      <w:jc w:val="center"/>
    </w:pPr>
    <w:rPr>
      <w:rFonts w:ascii="Arial" w:hAnsi="Arial"/>
      <w:snapToGrid w:val="0"/>
      <w:vanish/>
      <w:sz w:val="16"/>
      <w:lang w:val="en-US" w:eastAsia="en-US"/>
    </w:rPr>
  </w:style>
  <w:style w:type="paragraph" w:styleId="BodyText2">
    <w:name w:val="Body Text 2"/>
    <w:basedOn w:val="BodyText3"/>
    <w:link w:val="BodyText2Char"/>
    <w:rsid w:val="00750ACA"/>
    <w:pPr>
      <w:tabs>
        <w:tab w:val="clear" w:pos="990"/>
        <w:tab w:val="left" w:pos="720"/>
      </w:tabs>
      <w:ind w:left="720"/>
    </w:pPr>
  </w:style>
  <w:style w:type="character" w:customStyle="1" w:styleId="definechar">
    <w:name w:val="define char"/>
    <w:basedOn w:val="DefaultParagraphFont"/>
    <w:rsid w:val="009B52A3"/>
    <w:rPr>
      <w:i/>
    </w:rPr>
  </w:style>
  <w:style w:type="character" w:styleId="FollowedHyperlink">
    <w:name w:val="FollowedHyperlink"/>
    <w:basedOn w:val="DefaultParagraphFont"/>
    <w:rsid w:val="009B52A3"/>
    <w:rPr>
      <w:color w:val="800080"/>
      <w:u w:val="single"/>
    </w:rPr>
  </w:style>
  <w:style w:type="paragraph" w:customStyle="1" w:styleId="SXPMessages">
    <w:name w:val="SXP Messages"/>
    <w:basedOn w:val="Normal"/>
    <w:rsid w:val="009B52A3"/>
    <w:pPr>
      <w:tabs>
        <w:tab w:val="left" w:pos="1080"/>
      </w:tabs>
      <w:spacing w:after="0" w:line="240" w:lineRule="auto"/>
    </w:pPr>
  </w:style>
  <w:style w:type="paragraph" w:customStyle="1" w:styleId="Bodybullet">
    <w:name w:val="Body bullet"/>
    <w:basedOn w:val="BodyText"/>
    <w:rsid w:val="009B52A3"/>
    <w:pPr>
      <w:numPr>
        <w:numId w:val="2"/>
      </w:numPr>
    </w:pPr>
    <w:rPr>
      <w:rFonts w:ascii="Arial" w:hAnsi="Arial"/>
      <w:sz w:val="24"/>
      <w:szCs w:val="24"/>
    </w:rPr>
  </w:style>
  <w:style w:type="paragraph" w:customStyle="1" w:styleId="textbody">
    <w:name w:val="text body"/>
    <w:basedOn w:val="Heading2"/>
    <w:rsid w:val="009B52A3"/>
    <w:rPr>
      <w:b w:val="0"/>
    </w:rPr>
  </w:style>
  <w:style w:type="paragraph" w:customStyle="1" w:styleId="bodytexst">
    <w:name w:val="body texst"/>
    <w:basedOn w:val="textbody"/>
    <w:rsid w:val="009B52A3"/>
    <w:rPr>
      <w:b/>
    </w:rPr>
  </w:style>
  <w:style w:type="paragraph" w:styleId="NormalWeb">
    <w:name w:val="Normal (Web)"/>
    <w:basedOn w:val="Normal"/>
    <w:uiPriority w:val="99"/>
    <w:rsid w:val="009B52A3"/>
    <w:pPr>
      <w:spacing w:before="100" w:beforeAutospacing="1" w:after="100" w:afterAutospacing="1" w:line="240" w:lineRule="auto"/>
    </w:pPr>
    <w:rPr>
      <w:color w:val="000000"/>
      <w:sz w:val="24"/>
      <w:szCs w:val="24"/>
    </w:rPr>
  </w:style>
  <w:style w:type="paragraph" w:styleId="CommentText">
    <w:name w:val="annotation text"/>
    <w:basedOn w:val="Normal"/>
    <w:link w:val="CommentTextChar"/>
    <w:semiHidden/>
    <w:rsid w:val="009B52A3"/>
    <w:pPr>
      <w:spacing w:after="0" w:line="240" w:lineRule="auto"/>
    </w:pPr>
  </w:style>
  <w:style w:type="paragraph" w:customStyle="1" w:styleId="ClickHeader3">
    <w:name w:val="ClickHeader 3"/>
    <w:basedOn w:val="Normal"/>
    <w:rsid w:val="009B52A3"/>
    <w:pPr>
      <w:keepNext/>
      <w:spacing w:after="0" w:line="240" w:lineRule="auto"/>
      <w:outlineLvl w:val="0"/>
    </w:pPr>
    <w:rPr>
      <w:rFonts w:ascii="Arial" w:hAnsi="Arial" w:cs="Arial"/>
      <w:b/>
      <w:bCs/>
      <w:color w:val="3366FF"/>
      <w:sz w:val="24"/>
      <w:szCs w:val="48"/>
    </w:rPr>
  </w:style>
  <w:style w:type="paragraph" w:customStyle="1" w:styleId="ClickHeader2">
    <w:name w:val="ClickHeader 2"/>
    <w:basedOn w:val="Normal"/>
    <w:rsid w:val="009B52A3"/>
    <w:pPr>
      <w:keepNext/>
      <w:spacing w:after="0" w:line="240" w:lineRule="auto"/>
      <w:outlineLvl w:val="0"/>
    </w:pPr>
    <w:rPr>
      <w:rFonts w:ascii="Arial" w:hAnsi="Arial" w:cs="Arial"/>
      <w:b/>
      <w:bCs/>
      <w:color w:val="0000FF"/>
      <w:sz w:val="32"/>
      <w:szCs w:val="48"/>
    </w:rPr>
  </w:style>
  <w:style w:type="paragraph" w:customStyle="1" w:styleId="TableCellChar">
    <w:name w:val="Table Cell Char"/>
    <w:basedOn w:val="Normal"/>
    <w:rsid w:val="005E19E0"/>
    <w:pPr>
      <w:spacing w:after="60" w:line="240" w:lineRule="auto"/>
    </w:pPr>
    <w:rPr>
      <w:color w:val="000000"/>
    </w:rPr>
  </w:style>
  <w:style w:type="paragraph" w:customStyle="1" w:styleId="Normal2">
    <w:name w:val="Normal 2"/>
    <w:basedOn w:val="Normal"/>
    <w:rsid w:val="009B52A3"/>
    <w:pPr>
      <w:tabs>
        <w:tab w:val="left" w:pos="720"/>
      </w:tabs>
      <w:spacing w:line="240" w:lineRule="auto"/>
      <w:ind w:left="360"/>
    </w:pPr>
  </w:style>
  <w:style w:type="paragraph" w:customStyle="1" w:styleId="TableHead">
    <w:name w:val="Table Head"/>
    <w:basedOn w:val="TableCellChar"/>
    <w:next w:val="TableCellChar"/>
    <w:rsid w:val="009B52A3"/>
    <w:pPr>
      <w:spacing w:before="60"/>
    </w:pPr>
    <w:rPr>
      <w:b/>
      <w:color w:val="FFFFFF"/>
    </w:rPr>
  </w:style>
  <w:style w:type="paragraph" w:customStyle="1" w:styleId="BodyText1Bullet">
    <w:name w:val="Body Text 1 Bullet"/>
    <w:basedOn w:val="Normal"/>
    <w:rsid w:val="009B52A3"/>
    <w:pPr>
      <w:tabs>
        <w:tab w:val="num" w:pos="360"/>
      </w:tabs>
      <w:spacing w:after="0"/>
      <w:ind w:left="360" w:hanging="360"/>
    </w:pPr>
    <w:rPr>
      <w:rFonts w:ascii="Book Antiqua" w:hAnsi="Book Antiqua"/>
    </w:rPr>
  </w:style>
  <w:style w:type="paragraph" w:customStyle="1" w:styleId="n">
    <w:name w:val="n"/>
    <w:basedOn w:val="BodyText"/>
    <w:rsid w:val="009B52A3"/>
    <w:pPr>
      <w:tabs>
        <w:tab w:val="num" w:pos="720"/>
      </w:tabs>
      <w:ind w:hanging="360"/>
    </w:pPr>
  </w:style>
  <w:style w:type="character" w:styleId="CommentReference">
    <w:name w:val="annotation reference"/>
    <w:basedOn w:val="DefaultParagraphFont"/>
    <w:uiPriority w:val="99"/>
    <w:rsid w:val="009B52A3"/>
    <w:rPr>
      <w:sz w:val="16"/>
      <w:szCs w:val="16"/>
    </w:rPr>
  </w:style>
  <w:style w:type="paragraph" w:styleId="BalloonText">
    <w:name w:val="Balloon Text"/>
    <w:basedOn w:val="Normal"/>
    <w:link w:val="BalloonTextChar"/>
    <w:uiPriority w:val="99"/>
    <w:semiHidden/>
    <w:rsid w:val="009B52A3"/>
    <w:rPr>
      <w:rFonts w:ascii="Tahoma" w:hAnsi="Tahoma" w:cs="Tahoma"/>
      <w:sz w:val="16"/>
      <w:szCs w:val="16"/>
    </w:rPr>
  </w:style>
  <w:style w:type="paragraph" w:styleId="CommentSubject">
    <w:name w:val="annotation subject"/>
    <w:basedOn w:val="CommentText"/>
    <w:next w:val="CommentText"/>
    <w:semiHidden/>
    <w:rsid w:val="009B52A3"/>
    <w:pPr>
      <w:spacing w:after="120" w:line="360" w:lineRule="auto"/>
    </w:pPr>
    <w:rPr>
      <w:b/>
      <w:bCs/>
      <w:lang w:val="en-US"/>
    </w:rPr>
  </w:style>
  <w:style w:type="paragraph" w:customStyle="1" w:styleId="BodyText4">
    <w:name w:val="Body Text 4"/>
    <w:basedOn w:val="BodyText"/>
    <w:rsid w:val="00E43209"/>
    <w:pPr>
      <w:ind w:left="990"/>
    </w:pPr>
  </w:style>
  <w:style w:type="character" w:customStyle="1" w:styleId="TableCellCharChar">
    <w:name w:val="Table Cell Char Char"/>
    <w:basedOn w:val="DefaultParagraphFont"/>
    <w:rsid w:val="009B52A3"/>
    <w:rPr>
      <w:rFonts w:ascii="Arial" w:hAnsi="Arial"/>
      <w:color w:val="000000"/>
      <w:lang w:val="en-US" w:eastAsia="en-US" w:bidi="ar-SA"/>
    </w:rPr>
  </w:style>
  <w:style w:type="character" w:customStyle="1" w:styleId="Level2-aChar">
    <w:name w:val="Level 2 - (a) Char"/>
    <w:basedOn w:val="DefaultParagraphFont"/>
    <w:rsid w:val="009B52A3"/>
    <w:rPr>
      <w:rFonts w:ascii="Arial" w:hAnsi="Arial"/>
      <w:b/>
      <w:i/>
      <w:sz w:val="24"/>
      <w:lang w:val="en-GB" w:eastAsia="en-US" w:bidi="ar-SA"/>
    </w:rPr>
  </w:style>
  <w:style w:type="character" w:customStyle="1" w:styleId="NormalIndentChar">
    <w:name w:val="Normal Indent Char"/>
    <w:basedOn w:val="DefaultParagraphFont"/>
    <w:link w:val="NormalIndent"/>
    <w:rsid w:val="00F01100"/>
    <w:rPr>
      <w:rFonts w:ascii="Arial" w:hAnsi="Arial"/>
      <w:lang w:val="en-US" w:eastAsia="en-US" w:bidi="ar-SA"/>
    </w:rPr>
  </w:style>
  <w:style w:type="table" w:styleId="TableGrid">
    <w:name w:val="Table Grid"/>
    <w:basedOn w:val="TableNormal"/>
    <w:uiPriority w:val="59"/>
    <w:rsid w:val="0016132A"/>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Header"/>
    <w:rsid w:val="00F5266E"/>
    <w:pPr>
      <w:pBdr>
        <w:bottom w:val="single" w:sz="4" w:space="1" w:color="auto"/>
      </w:pBdr>
    </w:pPr>
    <w:rPr>
      <w:rFonts w:cs="Arial"/>
      <w:i/>
      <w:sz w:val="18"/>
    </w:rPr>
  </w:style>
  <w:style w:type="paragraph" w:customStyle="1" w:styleId="StyleTableHeaderComplexArialComplexBold">
    <w:name w:val="Style TableHeader + (Complex) Arial (Complex) Bold"/>
    <w:basedOn w:val="TableHeader"/>
    <w:rsid w:val="00F5266E"/>
    <w:rPr>
      <w:rFonts w:ascii="Verdana" w:hAnsi="Verdana" w:cs="Arial"/>
      <w:bCs/>
    </w:rPr>
  </w:style>
  <w:style w:type="paragraph" w:customStyle="1" w:styleId="StyleHeading1Heading1Level1H1-Heading1h1Header1l1Legal">
    <w:name w:val="Style Heading 1Heading1Level  1H1-Heading 1h1Header 1l1Legal..."/>
    <w:basedOn w:val="Heading1"/>
    <w:rsid w:val="004A5264"/>
  </w:style>
  <w:style w:type="paragraph" w:customStyle="1" w:styleId="StyleTableHeadingComplexArialWhiteJustified">
    <w:name w:val="Style Table Heading + (Complex) Arial White Justified"/>
    <w:basedOn w:val="TableHeading"/>
    <w:rsid w:val="004A5264"/>
    <w:rPr>
      <w:rFonts w:cs="Arial"/>
    </w:rPr>
  </w:style>
  <w:style w:type="paragraph" w:customStyle="1" w:styleId="StyleBodyText1BulletLatinArialComplexArialLatin">
    <w:name w:val="Style Body Text 1 Bullet + (Latin) Arial (Complex) Arial (Latin) ..."/>
    <w:basedOn w:val="BodyText1Bullet"/>
    <w:rsid w:val="001922CE"/>
    <w:pPr>
      <w:ind w:left="0" w:firstLine="0"/>
    </w:pPr>
    <w:rPr>
      <w:rFonts w:ascii="Verdana" w:hAnsi="Verdana" w:cs="Arial"/>
      <w:b/>
      <w:color w:val="FFFFFF"/>
    </w:rPr>
  </w:style>
  <w:style w:type="character" w:customStyle="1" w:styleId="BodyTextIndentChar1">
    <w:name w:val="Body Text Indent Char1"/>
    <w:basedOn w:val="DefaultParagraphFont"/>
    <w:link w:val="BodyTextIndent"/>
    <w:rsid w:val="009B1362"/>
    <w:rPr>
      <w:rFonts w:ascii="Verdana" w:hAnsi="Verdana" w:cs="Arial"/>
      <w:lang w:val="en-GB" w:eastAsia="en-US" w:bidi="ar-SA"/>
    </w:rPr>
  </w:style>
  <w:style w:type="paragraph" w:customStyle="1" w:styleId="BodyText1">
    <w:name w:val="Body Text 1"/>
    <w:basedOn w:val="BodyTextIndent"/>
    <w:rsid w:val="00D00503"/>
  </w:style>
  <w:style w:type="paragraph" w:customStyle="1" w:styleId="StyleHeading4Heading4h4H4heading4H4-Heading4l4heading4a">
    <w:name w:val="Style Heading 4Heading4h4H4heading 4H4-Heading 4l4heading4a..."/>
    <w:basedOn w:val="Heading4"/>
    <w:rsid w:val="00052AEF"/>
    <w:rPr>
      <w:i/>
      <w:iCs/>
      <w:szCs w:val="22"/>
    </w:rPr>
  </w:style>
  <w:style w:type="paragraph" w:customStyle="1" w:styleId="StyleBefore05">
    <w:name w:val="Style Before:  0.5&quot;"/>
    <w:basedOn w:val="Normal"/>
    <w:rsid w:val="00C10E43"/>
    <w:pPr>
      <w:ind w:left="720"/>
    </w:pPr>
  </w:style>
  <w:style w:type="paragraph" w:customStyle="1" w:styleId="NormalBRSL2">
    <w:name w:val="Normal BRS L2"/>
    <w:basedOn w:val="Normal"/>
    <w:link w:val="NormalBRSL2Char"/>
    <w:rsid w:val="009D7F35"/>
    <w:pPr>
      <w:numPr>
        <w:ilvl w:val="1"/>
        <w:numId w:val="3"/>
      </w:numPr>
      <w:spacing w:after="0" w:line="276" w:lineRule="auto"/>
    </w:pPr>
    <w:rPr>
      <w:szCs w:val="24"/>
      <w:lang w:val="en-US"/>
    </w:rPr>
  </w:style>
  <w:style w:type="paragraph" w:customStyle="1" w:styleId="BodyText5">
    <w:name w:val="Body Text 5"/>
    <w:basedOn w:val="Normal"/>
    <w:rsid w:val="006A202E"/>
    <w:pPr>
      <w:spacing w:before="120" w:after="0"/>
      <w:ind w:left="1170"/>
    </w:pPr>
    <w:rPr>
      <w:lang w:val="en-US"/>
    </w:rPr>
  </w:style>
  <w:style w:type="character" w:styleId="Emphasis">
    <w:name w:val="Emphasis"/>
    <w:basedOn w:val="DefaultParagraphFont"/>
    <w:uiPriority w:val="20"/>
    <w:qFormat/>
    <w:rsid w:val="00062816"/>
    <w:rPr>
      <w:i/>
      <w:iCs/>
    </w:rPr>
  </w:style>
  <w:style w:type="character" w:customStyle="1" w:styleId="BodyText2Char">
    <w:name w:val="Body Text 2 Char"/>
    <w:basedOn w:val="DefaultParagraphFont"/>
    <w:link w:val="BodyText2"/>
    <w:rsid w:val="00750ACA"/>
    <w:rPr>
      <w:rFonts w:ascii="Verdana" w:hAnsi="Verdana"/>
      <w:snapToGrid w:val="0"/>
      <w:kern w:val="24"/>
      <w:lang w:val="en-GB" w:eastAsia="en-US" w:bidi="ar-SA"/>
    </w:rPr>
  </w:style>
  <w:style w:type="paragraph" w:customStyle="1" w:styleId="pbody">
    <w:name w:val="pbody"/>
    <w:basedOn w:val="Normal"/>
    <w:rsid w:val="00854998"/>
    <w:pPr>
      <w:spacing w:before="100" w:beforeAutospacing="1" w:after="100" w:afterAutospacing="1" w:line="240" w:lineRule="auto"/>
    </w:pPr>
    <w:rPr>
      <w:rFonts w:ascii="Times New Roman" w:hAnsi="Times New Roman"/>
      <w:sz w:val="24"/>
      <w:szCs w:val="24"/>
      <w:lang w:val="en-US" w:bidi="he-IL"/>
    </w:rPr>
  </w:style>
  <w:style w:type="character" w:customStyle="1" w:styleId="BodyText3Char">
    <w:name w:val="Body Text 3 Char"/>
    <w:basedOn w:val="DefaultParagraphFont"/>
    <w:link w:val="BodyText3"/>
    <w:rsid w:val="00750ACA"/>
    <w:rPr>
      <w:rFonts w:ascii="Verdana" w:hAnsi="Verdana"/>
      <w:snapToGrid w:val="0"/>
      <w:kern w:val="24"/>
      <w:lang w:val="en-GB" w:eastAsia="en-US" w:bidi="ar-SA"/>
    </w:rPr>
  </w:style>
  <w:style w:type="table" w:styleId="TableProfessional">
    <w:name w:val="Table Professional"/>
    <w:basedOn w:val="TableNormal"/>
    <w:rsid w:val="005F751F"/>
    <w:rPr>
      <w:rFonts w:ascii="Arial" w:hAnsi="Arial"/>
      <w:sz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rFonts w:ascii="Arial" w:hAnsi="Arial"/>
        <w:b/>
        <w:bCs/>
        <w:color w:val="auto"/>
        <w:sz w:val="22"/>
      </w:rPr>
      <w:tblPr/>
      <w:tcPr>
        <w:tcBorders>
          <w:tl2br w:val="none" w:sz="0" w:space="0" w:color="auto"/>
          <w:tr2bl w:val="none" w:sz="0" w:space="0" w:color="auto"/>
        </w:tcBorders>
        <w:shd w:val="solid" w:color="000000" w:fill="FFFFFF"/>
      </w:tcPr>
    </w:tblStylePr>
  </w:style>
  <w:style w:type="paragraph" w:customStyle="1" w:styleId="NormalBRSL3">
    <w:name w:val="Normal BRS L3"/>
    <w:basedOn w:val="Normal"/>
    <w:rsid w:val="00C02727"/>
    <w:pPr>
      <w:spacing w:after="0" w:line="240" w:lineRule="auto"/>
      <w:ind w:left="864"/>
    </w:pPr>
    <w:rPr>
      <w:rFonts w:ascii="Arial" w:hAnsi="Arial"/>
      <w:sz w:val="22"/>
      <w:szCs w:val="24"/>
      <w:lang w:val="en-US"/>
    </w:rPr>
  </w:style>
  <w:style w:type="paragraph" w:customStyle="1" w:styleId="StyleHeading3HeadSmallHeading3h331l3H3H3-Heading3l33">
    <w:name w:val="Style Heading 3HeadSmallHeading3h331.l3H3H3-Heading 3l3.3..."/>
    <w:basedOn w:val="Heading3"/>
    <w:rsid w:val="000E0011"/>
    <w:pPr>
      <w:numPr>
        <w:ilvl w:val="0"/>
        <w:numId w:val="0"/>
      </w:numPr>
      <w:spacing w:before="240"/>
      <w:ind w:left="720" w:hanging="720"/>
    </w:pPr>
    <w:rPr>
      <w:bCs/>
    </w:rPr>
  </w:style>
  <w:style w:type="paragraph" w:customStyle="1" w:styleId="StyleComplexArialBefore04">
    <w:name w:val="Style (Complex) Arial Before:  0.4&quot;"/>
    <w:basedOn w:val="Normal"/>
    <w:rsid w:val="00511FFA"/>
    <w:pPr>
      <w:ind w:left="576"/>
    </w:pPr>
    <w:rPr>
      <w:rFonts w:ascii="Arial" w:hAnsi="Arial" w:cs="Arial"/>
    </w:rPr>
  </w:style>
  <w:style w:type="character" w:customStyle="1" w:styleId="hcp1">
    <w:name w:val="hcp1"/>
    <w:basedOn w:val="DefaultParagraphFont"/>
    <w:rsid w:val="00054CEA"/>
    <w:rPr>
      <w:rFonts w:ascii="Symbol" w:hAnsi="Symbol" w:hint="default"/>
    </w:rPr>
  </w:style>
  <w:style w:type="character" w:customStyle="1" w:styleId="hcp2">
    <w:name w:val="hcp2"/>
    <w:basedOn w:val="DefaultParagraphFont"/>
    <w:rsid w:val="00054CEA"/>
    <w:rPr>
      <w:rFonts w:ascii="Times New Roman" w:hAnsi="Times New Roman" w:cs="Times New Roman" w:hint="default"/>
      <w:sz w:val="14"/>
      <w:szCs w:val="14"/>
    </w:rPr>
  </w:style>
  <w:style w:type="paragraph" w:customStyle="1" w:styleId="bodytext0">
    <w:name w:val="bodytext"/>
    <w:basedOn w:val="Normal"/>
    <w:rsid w:val="00054CEA"/>
    <w:pPr>
      <w:spacing w:before="100" w:beforeAutospacing="1" w:after="100" w:afterAutospacing="1" w:line="240" w:lineRule="auto"/>
    </w:pPr>
    <w:rPr>
      <w:rFonts w:ascii="Times New Roman" w:hAnsi="Times New Roman"/>
      <w:sz w:val="24"/>
      <w:szCs w:val="24"/>
      <w:lang w:val="en-US" w:bidi="he-IL"/>
    </w:rPr>
  </w:style>
  <w:style w:type="paragraph" w:customStyle="1" w:styleId="listbullet0">
    <w:name w:val="listbullet"/>
    <w:basedOn w:val="Normal"/>
    <w:rsid w:val="00054CEA"/>
    <w:pPr>
      <w:spacing w:before="100" w:beforeAutospacing="1" w:after="100" w:afterAutospacing="1" w:line="240" w:lineRule="auto"/>
    </w:pPr>
    <w:rPr>
      <w:rFonts w:ascii="Times New Roman" w:hAnsi="Times New Roman"/>
      <w:sz w:val="24"/>
      <w:szCs w:val="24"/>
      <w:lang w:val="en-US" w:bidi="he-IL"/>
    </w:rPr>
  </w:style>
  <w:style w:type="character" w:customStyle="1" w:styleId="BodyTextIndentChar">
    <w:name w:val="Body Text Indent Char"/>
    <w:basedOn w:val="DefaultParagraphFont"/>
    <w:rsid w:val="00ED3F2D"/>
    <w:rPr>
      <w:rFonts w:ascii="Verdana" w:hAnsi="Verdana" w:cs="Arial"/>
      <w:lang w:val="en-GB" w:eastAsia="en-US" w:bidi="ar-SA"/>
    </w:rPr>
  </w:style>
  <w:style w:type="character" w:customStyle="1" w:styleId="AlecBerry">
    <w:name w:val="Alec Berry"/>
    <w:basedOn w:val="DefaultParagraphFont"/>
    <w:semiHidden/>
    <w:rsid w:val="00D04848"/>
    <w:rPr>
      <w:rFonts w:ascii="Arial" w:hAnsi="Arial" w:cs="Arial"/>
      <w:color w:val="auto"/>
      <w:sz w:val="20"/>
      <w:szCs w:val="20"/>
    </w:rPr>
  </w:style>
  <w:style w:type="paragraph" w:customStyle="1" w:styleId="TableTextPattern">
    <w:name w:val="Table Text + Pattern:"/>
    <w:basedOn w:val="TableText"/>
    <w:rsid w:val="00E67E39"/>
    <w:rPr>
      <w:shd w:val="clear" w:color="auto" w:fill="FFFF00"/>
    </w:rPr>
  </w:style>
  <w:style w:type="character" w:styleId="HTMLCode">
    <w:name w:val="HTML Code"/>
    <w:basedOn w:val="DefaultParagraphFont"/>
    <w:uiPriority w:val="99"/>
    <w:rsid w:val="00854998"/>
    <w:rPr>
      <w:rFonts w:ascii="Courier New" w:eastAsia="Times New Roman" w:hAnsi="Courier New" w:cs="Courier New"/>
      <w:sz w:val="20"/>
      <w:szCs w:val="20"/>
    </w:rPr>
  </w:style>
  <w:style w:type="paragraph" w:styleId="Revision">
    <w:name w:val="Revision"/>
    <w:hidden/>
    <w:uiPriority w:val="99"/>
    <w:semiHidden/>
    <w:rsid w:val="004E5F75"/>
    <w:rPr>
      <w:rFonts w:ascii="Verdana" w:hAnsi="Verdana"/>
      <w:lang w:eastAsia="en-US"/>
    </w:rPr>
  </w:style>
  <w:style w:type="paragraph" w:customStyle="1" w:styleId="BRSTOCNormal">
    <w:name w:val="BRS TOC Normal"/>
    <w:basedOn w:val="Normal"/>
    <w:rsid w:val="006C6358"/>
    <w:pPr>
      <w:spacing w:after="0" w:line="240" w:lineRule="auto"/>
      <w:ind w:left="144"/>
    </w:pPr>
    <w:rPr>
      <w:rFonts w:ascii="Arial" w:hAnsi="Arial"/>
      <w:i/>
      <w:sz w:val="28"/>
      <w:szCs w:val="36"/>
      <w:lang w:val="en-US"/>
    </w:rPr>
  </w:style>
  <w:style w:type="character" w:customStyle="1" w:styleId="NormalBRSL2Char">
    <w:name w:val="Normal BRS L2 Char"/>
    <w:basedOn w:val="DefaultParagraphFont"/>
    <w:link w:val="NormalBRSL2"/>
    <w:rsid w:val="009D7F35"/>
    <w:rPr>
      <w:rFonts w:asciiTheme="minorHAnsi" w:hAnsiTheme="minorHAnsi"/>
      <w:color w:val="404040" w:themeColor="text1" w:themeTint="BF"/>
      <w:sz w:val="21"/>
      <w:szCs w:val="24"/>
      <w:lang w:val="en-US" w:eastAsia="en-US"/>
    </w:rPr>
  </w:style>
  <w:style w:type="paragraph" w:styleId="FootnoteText">
    <w:name w:val="footnote text"/>
    <w:basedOn w:val="Normal"/>
    <w:link w:val="FootnoteTextChar"/>
    <w:rsid w:val="00D0243B"/>
    <w:pPr>
      <w:spacing w:after="0" w:line="240" w:lineRule="auto"/>
    </w:pPr>
    <w:rPr>
      <w:rFonts w:ascii="Arial" w:hAnsi="Arial"/>
      <w:lang w:val="en-US"/>
    </w:rPr>
  </w:style>
  <w:style w:type="character" w:customStyle="1" w:styleId="FootnoteTextChar">
    <w:name w:val="Footnote Text Char"/>
    <w:basedOn w:val="DefaultParagraphFont"/>
    <w:link w:val="FootnoteText"/>
    <w:rsid w:val="00D0243B"/>
    <w:rPr>
      <w:rFonts w:ascii="Arial" w:hAnsi="Arial"/>
      <w:lang w:eastAsia="en-US" w:bidi="ar-SA"/>
    </w:rPr>
  </w:style>
  <w:style w:type="character" w:styleId="FootnoteReference">
    <w:name w:val="footnote reference"/>
    <w:basedOn w:val="DefaultParagraphFont"/>
    <w:rsid w:val="00D0243B"/>
    <w:rPr>
      <w:rFonts w:ascii="Arial" w:hAnsi="Arial" w:cs="Arial"/>
      <w:vertAlign w:val="superscript"/>
    </w:rPr>
  </w:style>
  <w:style w:type="paragraph" w:customStyle="1" w:styleId="BRSListL2">
    <w:name w:val="BRS List L2"/>
    <w:basedOn w:val="NormalBRSL2"/>
    <w:rsid w:val="005E57B1"/>
    <w:pPr>
      <w:numPr>
        <w:ilvl w:val="0"/>
        <w:numId w:val="4"/>
      </w:numPr>
    </w:pPr>
  </w:style>
  <w:style w:type="paragraph" w:customStyle="1" w:styleId="StyleBodyText5ComplexArial">
    <w:name w:val="Style Body Text 5 + (Complex) Arial"/>
    <w:basedOn w:val="BodyText5"/>
    <w:rsid w:val="005E57B1"/>
    <w:rPr>
      <w:rFonts w:cs="Arial"/>
    </w:rPr>
  </w:style>
  <w:style w:type="paragraph" w:styleId="Index6">
    <w:name w:val="index 6"/>
    <w:basedOn w:val="Normal"/>
    <w:next w:val="Normal"/>
    <w:rsid w:val="008E5042"/>
    <w:pPr>
      <w:tabs>
        <w:tab w:val="left" w:pos="284"/>
        <w:tab w:val="left" w:pos="2268"/>
        <w:tab w:val="right" w:pos="3041"/>
      </w:tabs>
      <w:spacing w:before="120" w:line="240" w:lineRule="auto"/>
      <w:ind w:left="1200" w:hanging="200"/>
    </w:pPr>
    <w:rPr>
      <w:rFonts w:ascii="Times New Roman" w:hAnsi="Times New Roman"/>
      <w:sz w:val="18"/>
      <w:lang w:val="en-US"/>
    </w:rPr>
  </w:style>
  <w:style w:type="paragraph" w:customStyle="1" w:styleId="table">
    <w:name w:val="table"/>
    <w:basedOn w:val="Normal"/>
    <w:rsid w:val="008E5042"/>
    <w:pPr>
      <w:tabs>
        <w:tab w:val="left" w:pos="284"/>
        <w:tab w:val="left" w:pos="567"/>
      </w:tabs>
      <w:spacing w:before="60" w:after="60" w:line="240" w:lineRule="exact"/>
    </w:pPr>
    <w:rPr>
      <w:rFonts w:ascii="Arial Narrow" w:hAnsi="Arial Narrow"/>
      <w:lang w:val="en-US"/>
    </w:rPr>
  </w:style>
  <w:style w:type="paragraph" w:customStyle="1" w:styleId="list-bullet2">
    <w:name w:val="list-bullet2"/>
    <w:basedOn w:val="Normal"/>
    <w:rsid w:val="00F43FBF"/>
    <w:pPr>
      <w:spacing w:before="100" w:beforeAutospacing="1" w:after="100" w:afterAutospacing="1" w:line="240" w:lineRule="auto"/>
    </w:pPr>
    <w:rPr>
      <w:rFonts w:ascii="Times New Roman" w:hAnsi="Times New Roman"/>
      <w:sz w:val="24"/>
      <w:szCs w:val="24"/>
      <w:lang w:val="en-US" w:eastAsia="ja-JP" w:bidi="he-IL"/>
    </w:rPr>
  </w:style>
  <w:style w:type="paragraph" w:styleId="Title">
    <w:name w:val="Title"/>
    <w:basedOn w:val="Normal"/>
    <w:next w:val="Normal"/>
    <w:link w:val="TitleChar"/>
    <w:uiPriority w:val="10"/>
    <w:qFormat/>
    <w:rsid w:val="00FC4C21"/>
    <w:pPr>
      <w:pBdr>
        <w:bottom w:val="single" w:sz="8" w:space="4" w:color="4F81BD" w:themeColor="accent1"/>
      </w:pBdr>
      <w:spacing w:after="300" w:line="240" w:lineRule="auto"/>
      <w:contextualSpacing/>
      <w:jc w:val="right"/>
    </w:pPr>
    <w:rPr>
      <w:rFonts w:eastAsiaTheme="majorEastAsia" w:cstheme="majorBidi"/>
      <w:b/>
      <w:color w:val="0F243E" w:themeColor="text2" w:themeShade="80"/>
      <w:spacing w:val="5"/>
      <w:kern w:val="28"/>
      <w:sz w:val="72"/>
      <w:szCs w:val="52"/>
    </w:rPr>
  </w:style>
  <w:style w:type="character" w:customStyle="1" w:styleId="TitleChar">
    <w:name w:val="Title Char"/>
    <w:basedOn w:val="DefaultParagraphFont"/>
    <w:link w:val="Title"/>
    <w:uiPriority w:val="10"/>
    <w:rsid w:val="00FC4C21"/>
    <w:rPr>
      <w:rFonts w:asciiTheme="minorHAnsi" w:eastAsiaTheme="majorEastAsia" w:hAnsiTheme="minorHAnsi" w:cstheme="majorBidi"/>
      <w:b/>
      <w:color w:val="0F243E" w:themeColor="text2" w:themeShade="80"/>
      <w:spacing w:val="5"/>
      <w:kern w:val="28"/>
      <w:sz w:val="72"/>
      <w:szCs w:val="52"/>
      <w:lang w:eastAsia="en-US"/>
    </w:rPr>
  </w:style>
  <w:style w:type="paragraph" w:styleId="NoSpacing">
    <w:name w:val="No Spacing"/>
    <w:uiPriority w:val="1"/>
    <w:qFormat/>
    <w:rsid w:val="00413A0F"/>
    <w:rPr>
      <w:rFonts w:asciiTheme="minorHAnsi" w:eastAsiaTheme="minorHAnsi" w:hAnsiTheme="minorHAnsi" w:cstheme="minorBidi"/>
      <w:color w:val="262626" w:themeColor="text1" w:themeTint="D9"/>
      <w:sz w:val="22"/>
      <w:szCs w:val="22"/>
      <w:lang w:eastAsia="en-US"/>
    </w:rPr>
  </w:style>
  <w:style w:type="paragraph" w:customStyle="1" w:styleId="Heading4a">
    <w:name w:val="Heading 4a"/>
    <w:next w:val="Normal"/>
    <w:link w:val="Heading4aChar"/>
    <w:qFormat/>
    <w:rsid w:val="00FF4A9D"/>
    <w:pPr>
      <w:spacing w:before="120" w:after="200" w:line="276" w:lineRule="auto"/>
    </w:pPr>
    <w:rPr>
      <w:rFonts w:ascii="Arial" w:eastAsiaTheme="majorEastAsia" w:hAnsi="Arial" w:cstheme="majorBidi"/>
      <w:b/>
      <w:bCs/>
      <w:iCs/>
      <w:color w:val="DF8C1E"/>
      <w:sz w:val="22"/>
      <w:szCs w:val="22"/>
      <w:lang w:eastAsia="en-US"/>
    </w:rPr>
  </w:style>
  <w:style w:type="character" w:customStyle="1" w:styleId="Heading4aChar">
    <w:name w:val="Heading 4a Char"/>
    <w:basedOn w:val="DefaultParagraphFont"/>
    <w:link w:val="Heading4a"/>
    <w:rsid w:val="00FF4A9D"/>
    <w:rPr>
      <w:rFonts w:ascii="Arial" w:eastAsiaTheme="majorEastAsia" w:hAnsi="Arial" w:cstheme="majorBidi"/>
      <w:b/>
      <w:bCs/>
      <w:iCs/>
      <w:color w:val="DF8C1E"/>
      <w:sz w:val="22"/>
      <w:szCs w:val="22"/>
      <w:lang w:eastAsia="en-US"/>
    </w:rPr>
  </w:style>
  <w:style w:type="paragraph" w:styleId="ListParagraph">
    <w:name w:val="List Paragraph"/>
    <w:basedOn w:val="Normal"/>
    <w:uiPriority w:val="34"/>
    <w:qFormat/>
    <w:rsid w:val="00537AC9"/>
    <w:pPr>
      <w:ind w:left="720"/>
      <w:contextualSpacing/>
    </w:pPr>
  </w:style>
  <w:style w:type="table" w:styleId="MediumGrid1-Accent1">
    <w:name w:val="Medium Grid 1 Accent 1"/>
    <w:basedOn w:val="TableNormal"/>
    <w:uiPriority w:val="67"/>
    <w:rsid w:val="0042504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Number2">
    <w:name w:val="List Number 2"/>
    <w:rsid w:val="00450A5B"/>
    <w:pPr>
      <w:numPr>
        <w:numId w:val="8"/>
      </w:numPr>
      <w:spacing w:before="180"/>
    </w:pPr>
    <w:rPr>
      <w:rFonts w:ascii="Arial" w:hAnsi="Arial"/>
      <w:sz w:val="22"/>
      <w:lang w:eastAsia="en-US"/>
    </w:rPr>
  </w:style>
  <w:style w:type="paragraph" w:customStyle="1" w:styleId="Listnumbersingleline">
    <w:name w:val="List number single line"/>
    <w:rsid w:val="00725A00"/>
    <w:pPr>
      <w:numPr>
        <w:numId w:val="9"/>
      </w:numPr>
    </w:pPr>
    <w:rPr>
      <w:rFonts w:ascii="Arial" w:hAnsi="Arial"/>
      <w:sz w:val="22"/>
      <w:lang w:eastAsia="en-US"/>
    </w:rPr>
  </w:style>
  <w:style w:type="paragraph" w:customStyle="1" w:styleId="NoteForImplementer">
    <w:name w:val="NoteForImplementer"/>
    <w:basedOn w:val="Normal"/>
    <w:next w:val="Normal"/>
    <w:link w:val="NoteForImplementerChar"/>
    <w:qFormat/>
    <w:rsid w:val="00A44AE2"/>
    <w:rPr>
      <w:color w:val="4F81BD" w:themeColor="accent1"/>
    </w:rPr>
  </w:style>
  <w:style w:type="character" w:customStyle="1" w:styleId="NoteForImplementerChar">
    <w:name w:val="NoteForImplementer Char"/>
    <w:basedOn w:val="DefaultParagraphFont"/>
    <w:link w:val="NoteForImplementer"/>
    <w:rsid w:val="00A44AE2"/>
    <w:rPr>
      <w:rFonts w:asciiTheme="minorHAnsi" w:hAnsiTheme="minorHAnsi"/>
      <w:color w:val="4F81BD" w:themeColor="accent1"/>
      <w:sz w:val="21"/>
      <w:lang w:eastAsia="en-US"/>
    </w:rPr>
  </w:style>
  <w:style w:type="table" w:styleId="MediumGrid3-Accent1">
    <w:name w:val="Medium Grid 3 Accent 1"/>
    <w:basedOn w:val="TableNormal"/>
    <w:uiPriority w:val="69"/>
    <w:rsid w:val="00137CE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Shading1-Accent11">
    <w:name w:val="Medium Shading 1 - Accent 11"/>
    <w:basedOn w:val="TableNormal"/>
    <w:uiPriority w:val="63"/>
    <w:rsid w:val="00137CE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Strong">
    <w:name w:val="Strong"/>
    <w:basedOn w:val="DefaultParagraphFont"/>
    <w:uiPriority w:val="22"/>
    <w:qFormat/>
    <w:rsid w:val="00AC1712"/>
    <w:rPr>
      <w:b/>
      <w:bCs/>
    </w:rPr>
  </w:style>
  <w:style w:type="character" w:customStyle="1" w:styleId="Heading2Char">
    <w:name w:val="Heading 2 Char"/>
    <w:aliases w:val="Heading 21 Char,Heading2 Char,H2-Heading 2 Char,2 Char,Header 2 Char,l2 Char,Header2 Char,h2 Char,22 Char,heading2 Char,list2 Char,H2 Char,heading 2 Char,A Char,A.B.C. Char,list 2 Char,21 Char,23 Char,24 Char,25 Char,211 Char,221 Char"/>
    <w:basedOn w:val="DefaultParagraphFont"/>
    <w:link w:val="Heading2"/>
    <w:rsid w:val="00FC36F5"/>
    <w:rPr>
      <w:rFonts w:ascii="Arial" w:hAnsi="Arial" w:cs="Arial"/>
      <w:b/>
      <w:color w:val="4F81BD" w:themeColor="accent1"/>
      <w:sz w:val="26"/>
      <w:lang w:eastAsia="en-US"/>
    </w:rPr>
  </w:style>
  <w:style w:type="character" w:customStyle="1" w:styleId="ms-rtefontsize-31">
    <w:name w:val="ms-rtefontsize-31"/>
    <w:basedOn w:val="DefaultParagraphFont"/>
    <w:rsid w:val="00C37D8B"/>
    <w:rPr>
      <w:sz w:val="24"/>
      <w:szCs w:val="24"/>
    </w:rPr>
  </w:style>
  <w:style w:type="character" w:customStyle="1" w:styleId="FooterChar">
    <w:name w:val="Footer Char"/>
    <w:link w:val="Footer"/>
    <w:rsid w:val="004B666A"/>
    <w:rPr>
      <w:rFonts w:asciiTheme="minorHAnsi" w:hAnsiTheme="minorHAnsi"/>
      <w:color w:val="404040" w:themeColor="text1" w:themeTint="BF"/>
      <w:sz w:val="18"/>
      <w:lang w:eastAsia="en-US"/>
    </w:rPr>
  </w:style>
  <w:style w:type="character" w:customStyle="1" w:styleId="CommentTextChar">
    <w:name w:val="Comment Text Char"/>
    <w:basedOn w:val="DefaultParagraphFont"/>
    <w:link w:val="CommentText"/>
    <w:semiHidden/>
    <w:rsid w:val="004B666A"/>
    <w:rPr>
      <w:rFonts w:asciiTheme="minorHAnsi" w:hAnsiTheme="minorHAnsi"/>
      <w:color w:val="404040" w:themeColor="text1" w:themeTint="BF"/>
      <w:sz w:val="21"/>
      <w:lang w:eastAsia="en-US"/>
    </w:rPr>
  </w:style>
  <w:style w:type="character" w:customStyle="1" w:styleId="TableTextChar">
    <w:name w:val="Table Text Char"/>
    <w:basedOn w:val="DefaultParagraphFont"/>
    <w:link w:val="TableText"/>
    <w:uiPriority w:val="99"/>
    <w:rsid w:val="004B666A"/>
    <w:rPr>
      <w:rFonts w:asciiTheme="minorHAnsi" w:hAnsiTheme="minorHAnsi"/>
      <w:color w:val="404040" w:themeColor="text1" w:themeTint="BF"/>
      <w:sz w:val="21"/>
      <w:lang w:eastAsia="en-US"/>
    </w:rPr>
  </w:style>
  <w:style w:type="paragraph" w:styleId="TOCHeading">
    <w:name w:val="TOC Heading"/>
    <w:basedOn w:val="Heading1"/>
    <w:next w:val="Normal"/>
    <w:uiPriority w:val="39"/>
    <w:unhideWhenUsed/>
    <w:qFormat/>
    <w:rsid w:val="00496D71"/>
    <w:pPr>
      <w:keepLines/>
      <w:pageBreakBefore w:val="0"/>
      <w:numPr>
        <w:numId w:val="0"/>
      </w:numPr>
      <w:tabs>
        <w:tab w:val="clear" w:pos="720"/>
      </w:tabs>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eastAsia="ja-JP"/>
    </w:rPr>
  </w:style>
  <w:style w:type="character" w:customStyle="1" w:styleId="codechar">
    <w:name w:val="code_char"/>
    <w:basedOn w:val="DefaultParagraphFont"/>
    <w:rsid w:val="004F06BB"/>
  </w:style>
  <w:style w:type="paragraph" w:customStyle="1" w:styleId="Default">
    <w:name w:val="Default"/>
    <w:rsid w:val="00D82C09"/>
    <w:pPr>
      <w:autoSpaceDE w:val="0"/>
      <w:autoSpaceDN w:val="0"/>
      <w:adjustRightInd w:val="0"/>
    </w:pPr>
    <w:rPr>
      <w:rFonts w:ascii="Calibri" w:hAnsi="Calibri" w:cs="Calibri"/>
      <w:color w:val="000000"/>
      <w:sz w:val="24"/>
      <w:szCs w:val="24"/>
    </w:rPr>
  </w:style>
  <w:style w:type="character" w:customStyle="1" w:styleId="Heading3Char">
    <w:name w:val="Heading 3 Char"/>
    <w:aliases w:val="HeadSmall Char,Heading3 Char,h3 Char,3 Char,1. Char,l3 Char,H3 Char,H3-Heading 3 Char,l3.3 Char,list 3 Char,list3 Char,heading 3 Char,subhead Char,Heading No. L3 Char,h31 Char,3 bullet Char,b Char,Second Char,SECOND Char,3 Ggbullet Char"/>
    <w:basedOn w:val="DefaultParagraphFont"/>
    <w:link w:val="Heading3"/>
    <w:rsid w:val="0014307C"/>
    <w:rPr>
      <w:rFonts w:ascii="Arial" w:hAnsi="Arial"/>
      <w:b/>
      <w:color w:val="404040" w:themeColor="text1" w:themeTint="BF"/>
      <w:sz w:val="21"/>
      <w:lang w:eastAsia="en-US"/>
    </w:rPr>
  </w:style>
  <w:style w:type="character" w:customStyle="1" w:styleId="Heading1Char">
    <w:name w:val="Heading 1 Char"/>
    <w:aliases w:val="Heading1 Char,Level  1 Char,H1-Heading 1 Char,h1 Char,Header 1 Char,l1 Char,Legal Line 1 Char,head 1 Char,Heading No. L1 Char,list 1 Char,II+ Char,I Char,H1 Char,temp Char,heading 1 Char,a Char,1 Char,11 Char,12 Char,13 Char,111 Char"/>
    <w:basedOn w:val="DefaultParagraphFont"/>
    <w:link w:val="Heading1"/>
    <w:rsid w:val="00BA785C"/>
    <w:rPr>
      <w:rFonts w:ascii="Arial" w:hAnsi="Arial" w:cs="Arial"/>
      <w:b/>
      <w:color w:val="1F497D" w:themeColor="text2"/>
      <w:kern w:val="28"/>
      <w:sz w:val="28"/>
      <w:lang w:eastAsia="en-US"/>
    </w:rPr>
  </w:style>
  <w:style w:type="character" w:customStyle="1" w:styleId="Heading4Char">
    <w:name w:val="Heading 4 Char"/>
    <w:aliases w:val="Heading4 Char,h4 Char,H4 Char,heading 4 Char,H4-Heading 4 Char,l4 Char,heading4 Char,a. Char,44 Char,4 dash Char,d Char,Description Char,Heading No. L4 Char,Map Title Char,I4 Char,H4-Heading 4&#10; Char,h4 sub sub heading Char,a) b) c) Char"/>
    <w:basedOn w:val="DefaultParagraphFont"/>
    <w:link w:val="Heading4"/>
    <w:rsid w:val="00BA785C"/>
    <w:rPr>
      <w:rFonts w:ascii="Arial" w:hAnsi="Arial"/>
      <w:b/>
      <w:color w:val="DF8C1E"/>
      <w:sz w:val="21"/>
      <w:lang w:eastAsia="en-US"/>
    </w:rPr>
  </w:style>
  <w:style w:type="character" w:customStyle="1" w:styleId="Heading5Char">
    <w:name w:val="Heading 5 Char"/>
    <w:basedOn w:val="DefaultParagraphFont"/>
    <w:link w:val="Heading5"/>
    <w:rsid w:val="00BA785C"/>
    <w:rPr>
      <w:rFonts w:asciiTheme="minorHAnsi" w:hAnsiTheme="minorHAnsi"/>
      <w:color w:val="404040" w:themeColor="text1" w:themeTint="BF"/>
      <w:sz w:val="21"/>
      <w:lang w:eastAsia="en-US"/>
    </w:rPr>
  </w:style>
  <w:style w:type="character" w:customStyle="1" w:styleId="Heading6Char">
    <w:name w:val="Heading 6 Char"/>
    <w:basedOn w:val="DefaultParagraphFont"/>
    <w:link w:val="Heading6"/>
    <w:rsid w:val="00BA785C"/>
    <w:rPr>
      <w:rFonts w:asciiTheme="minorHAnsi" w:hAnsiTheme="minorHAnsi"/>
      <w:i/>
      <w:color w:val="404040" w:themeColor="text1" w:themeTint="BF"/>
      <w:sz w:val="21"/>
      <w:lang w:eastAsia="en-US"/>
    </w:rPr>
  </w:style>
  <w:style w:type="character" w:customStyle="1" w:styleId="Heading7Char">
    <w:name w:val="Heading 7 Char"/>
    <w:basedOn w:val="DefaultParagraphFont"/>
    <w:link w:val="Heading7"/>
    <w:rsid w:val="00BA785C"/>
    <w:rPr>
      <w:rFonts w:ascii="Arial" w:hAnsi="Arial"/>
      <w:color w:val="404040" w:themeColor="text1" w:themeTint="BF"/>
      <w:sz w:val="21"/>
      <w:lang w:eastAsia="en-US"/>
    </w:rPr>
  </w:style>
  <w:style w:type="character" w:customStyle="1" w:styleId="Heading8Char">
    <w:name w:val="Heading 8 Char"/>
    <w:aliases w:val="Center Bold Char"/>
    <w:basedOn w:val="DefaultParagraphFont"/>
    <w:link w:val="Heading8"/>
    <w:rsid w:val="00BA785C"/>
    <w:rPr>
      <w:rFonts w:ascii="Arial" w:hAnsi="Arial"/>
      <w:i/>
      <w:color w:val="404040" w:themeColor="text1" w:themeTint="BF"/>
      <w:sz w:val="21"/>
      <w:lang w:eastAsia="en-US"/>
    </w:rPr>
  </w:style>
  <w:style w:type="character" w:customStyle="1" w:styleId="Heading9Char">
    <w:name w:val="Heading 9 Char"/>
    <w:aliases w:val="Titre 10 Char"/>
    <w:basedOn w:val="DefaultParagraphFont"/>
    <w:link w:val="Heading9"/>
    <w:rsid w:val="00BA785C"/>
    <w:rPr>
      <w:rFonts w:ascii="Arial" w:hAnsi="Arial"/>
      <w:b/>
      <w:i/>
      <w:color w:val="404040" w:themeColor="text1" w:themeTint="BF"/>
      <w:sz w:val="18"/>
      <w:lang w:eastAsia="en-US"/>
    </w:rPr>
  </w:style>
  <w:style w:type="character" w:customStyle="1" w:styleId="BalloonTextChar">
    <w:name w:val="Balloon Text Char"/>
    <w:basedOn w:val="DefaultParagraphFont"/>
    <w:link w:val="BalloonText"/>
    <w:uiPriority w:val="99"/>
    <w:semiHidden/>
    <w:rsid w:val="00BA785C"/>
    <w:rPr>
      <w:rFonts w:ascii="Tahoma" w:hAnsi="Tahoma" w:cs="Tahoma"/>
      <w:color w:val="404040" w:themeColor="text1" w:themeTint="BF"/>
      <w:sz w:val="16"/>
      <w:szCs w:val="16"/>
      <w:lang w:eastAsia="en-US"/>
    </w:rPr>
  </w:style>
  <w:style w:type="paragraph" w:styleId="ListBullet">
    <w:name w:val="List Bullet"/>
    <w:basedOn w:val="Normal"/>
    <w:uiPriority w:val="99"/>
    <w:rsid w:val="00787FC9"/>
    <w:pPr>
      <w:numPr>
        <w:numId w:val="67"/>
      </w:numPr>
      <w:ind w:left="1094" w:hanging="357"/>
      <w:contextualSpacing/>
    </w:pPr>
    <w:rPr>
      <w:rFonts w:ascii="Calibri" w:hAnsi="Calibri"/>
      <w:color w:val="auto"/>
    </w:rPr>
  </w:style>
  <w:style w:type="paragraph" w:customStyle="1" w:styleId="TblTxSm">
    <w:name w:val="Tbl Tx Sm"/>
    <w:basedOn w:val="Normal"/>
    <w:link w:val="TblTxSmChar"/>
    <w:qFormat/>
    <w:rsid w:val="00E24C56"/>
    <w:pPr>
      <w:keepNext/>
      <w:spacing w:after="0" w:line="240" w:lineRule="auto"/>
      <w:jc w:val="left"/>
    </w:pPr>
    <w:rPr>
      <w:color w:val="auto"/>
      <w:sz w:val="18"/>
    </w:rPr>
  </w:style>
  <w:style w:type="paragraph" w:customStyle="1" w:styleId="TableHeader0">
    <w:name w:val="Table Header"/>
    <w:basedOn w:val="Normal"/>
    <w:link w:val="TableHeaderChar"/>
    <w:qFormat/>
    <w:rsid w:val="00E24C56"/>
    <w:pPr>
      <w:keepNext/>
      <w:keepLines/>
      <w:spacing w:after="60" w:line="240" w:lineRule="auto"/>
      <w:jc w:val="left"/>
    </w:pPr>
    <w:rPr>
      <w:b/>
      <w:color w:val="FFFFFF" w:themeColor="background1"/>
    </w:rPr>
  </w:style>
  <w:style w:type="character" w:customStyle="1" w:styleId="TblTxSmChar">
    <w:name w:val="Tbl Tx Sm Char"/>
    <w:basedOn w:val="DefaultParagraphFont"/>
    <w:link w:val="TblTxSm"/>
    <w:rsid w:val="00E24C56"/>
    <w:rPr>
      <w:rFonts w:asciiTheme="minorHAnsi" w:hAnsiTheme="minorHAnsi"/>
      <w:sz w:val="18"/>
      <w:lang w:eastAsia="en-US"/>
    </w:rPr>
  </w:style>
  <w:style w:type="character" w:customStyle="1" w:styleId="TableHeaderChar">
    <w:name w:val="Table Header Char"/>
    <w:basedOn w:val="TblTxSmChar"/>
    <w:link w:val="TableHeader0"/>
    <w:rsid w:val="00E24C56"/>
    <w:rPr>
      <w:rFonts w:asciiTheme="minorHAnsi" w:hAnsiTheme="minorHAnsi"/>
      <w:b/>
      <w:color w:val="FFFFFF" w:themeColor="background1"/>
      <w:sz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st Bulle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268"/>
    <w:pPr>
      <w:spacing w:after="120" w:line="264" w:lineRule="auto"/>
      <w:jc w:val="both"/>
    </w:pPr>
    <w:rPr>
      <w:rFonts w:asciiTheme="minorHAnsi" w:hAnsiTheme="minorHAnsi"/>
      <w:color w:val="404040" w:themeColor="text1" w:themeTint="BF"/>
      <w:sz w:val="21"/>
      <w:lang w:eastAsia="en-US"/>
    </w:rPr>
  </w:style>
  <w:style w:type="paragraph" w:styleId="Heading1">
    <w:name w:val="heading 1"/>
    <w:aliases w:val="Heading1,Level  1,H1-Heading 1,h1,Header 1,l1,Legal Line 1,head 1,Heading No. L1,list 1,II+,I,H1,temp,heading 1,a,1,11,12,13,111,14,112,15,113,121,131,1111,141,1121,16,114,122,132,1112,142,1122,151,1131,1211,1311,11111,1411,11211,17,18,115,123"/>
    <w:basedOn w:val="Normal"/>
    <w:next w:val="Normal"/>
    <w:link w:val="Heading1Char"/>
    <w:qFormat/>
    <w:rsid w:val="00B27CE8"/>
    <w:pPr>
      <w:keepNext/>
      <w:pageBreakBefore/>
      <w:numPr>
        <w:numId w:val="80"/>
      </w:numPr>
      <w:tabs>
        <w:tab w:val="left" w:pos="720"/>
      </w:tabs>
      <w:spacing w:before="120" w:after="60"/>
      <w:outlineLvl w:val="0"/>
    </w:pPr>
    <w:rPr>
      <w:rFonts w:ascii="Arial" w:hAnsi="Arial" w:cs="Arial"/>
      <w:b/>
      <w:color w:val="1F497D" w:themeColor="text2"/>
      <w:kern w:val="28"/>
      <w:sz w:val="28"/>
    </w:rPr>
  </w:style>
  <w:style w:type="paragraph" w:styleId="Heading2">
    <w:name w:val="heading 2"/>
    <w:aliases w:val="Heading 21,Heading2,H2-Heading 2,2,Header 2,l2,Header2,h2,22,heading2,list2,H2,heading 2,A,A.B.C.,list 2,21,23,24,25,211,221,231,241,26,212,222,232,242,251,2111,2211,2311,2411,27,213,223,233,243,252,2112,2212,2312,2412,261,2121,2221,2321,2421"/>
    <w:basedOn w:val="Normal"/>
    <w:next w:val="Normal"/>
    <w:link w:val="Heading2Char"/>
    <w:qFormat/>
    <w:rsid w:val="008B6C77"/>
    <w:pPr>
      <w:keepNext/>
      <w:numPr>
        <w:ilvl w:val="1"/>
        <w:numId w:val="80"/>
      </w:numPr>
      <w:spacing w:before="120"/>
      <w:outlineLvl w:val="1"/>
    </w:pPr>
    <w:rPr>
      <w:rFonts w:ascii="Arial" w:hAnsi="Arial" w:cs="Arial"/>
      <w:b/>
      <w:color w:val="4F81BD" w:themeColor="accent1"/>
      <w:sz w:val="26"/>
    </w:rPr>
  </w:style>
  <w:style w:type="paragraph" w:styleId="Heading3">
    <w:name w:val="heading 3"/>
    <w:aliases w:val="HeadSmall,Heading3,h3,3,1.,l3,H3,H3-Heading 3,l3.3,list 3,list3,heading 3,subhead,Heading No. L3,h31,3 bullet,b,Second,SECOND,3 Ggbullet,BLANK2,4 bullet,CT,hd3,Section,Head 3,Subheading,Task,Tsk,B Head,Para3,C Sub-Sub/Italic,h3 sub heading,l31"/>
    <w:basedOn w:val="Normal"/>
    <w:next w:val="Normal"/>
    <w:link w:val="Heading3Char"/>
    <w:qFormat/>
    <w:rsid w:val="008109EB"/>
    <w:pPr>
      <w:keepNext/>
      <w:numPr>
        <w:ilvl w:val="2"/>
        <w:numId w:val="80"/>
      </w:numPr>
      <w:spacing w:before="200" w:after="60"/>
      <w:outlineLvl w:val="2"/>
    </w:pPr>
    <w:rPr>
      <w:rFonts w:ascii="Arial" w:hAnsi="Arial"/>
      <w:b/>
    </w:rPr>
  </w:style>
  <w:style w:type="paragraph" w:styleId="Heading4">
    <w:name w:val="heading 4"/>
    <w:aliases w:val="Heading4,h4,H4,heading 4,H4-Heading 4,l4,heading4,a.,44,4 dash,d,Description,Heading No. L4,Map Title,I4,H4-Heading 4&#10;,h4 sub sub heading,a) b) c),Level III for #'s,Sub-subheading,PIM 4,Level 2 - (a),4,Level 4"/>
    <w:basedOn w:val="Normal"/>
    <w:next w:val="Normal"/>
    <w:link w:val="Heading4Char"/>
    <w:qFormat/>
    <w:rsid w:val="00AC4112"/>
    <w:pPr>
      <w:keepNext/>
      <w:numPr>
        <w:ilvl w:val="3"/>
        <w:numId w:val="80"/>
      </w:numPr>
      <w:spacing w:before="120" w:after="60"/>
      <w:outlineLvl w:val="3"/>
    </w:pPr>
    <w:rPr>
      <w:rFonts w:ascii="Arial" w:hAnsi="Arial"/>
      <w:b/>
      <w:color w:val="DF8C1E"/>
    </w:rPr>
  </w:style>
  <w:style w:type="paragraph" w:styleId="Heading5">
    <w:name w:val="heading 5"/>
    <w:basedOn w:val="Normal"/>
    <w:next w:val="BodyText5"/>
    <w:link w:val="Heading5Char"/>
    <w:qFormat/>
    <w:rsid w:val="006A202E"/>
    <w:pPr>
      <w:numPr>
        <w:ilvl w:val="4"/>
        <w:numId w:val="80"/>
      </w:numPr>
      <w:spacing w:before="240" w:after="60"/>
      <w:outlineLvl w:val="4"/>
    </w:pPr>
  </w:style>
  <w:style w:type="paragraph" w:styleId="Heading6">
    <w:name w:val="heading 6"/>
    <w:basedOn w:val="Normal"/>
    <w:next w:val="Normal"/>
    <w:link w:val="Heading6Char"/>
    <w:qFormat/>
    <w:rsid w:val="009B52A3"/>
    <w:pPr>
      <w:numPr>
        <w:ilvl w:val="5"/>
        <w:numId w:val="80"/>
      </w:numPr>
      <w:spacing w:before="240" w:after="60"/>
      <w:outlineLvl w:val="5"/>
    </w:pPr>
    <w:rPr>
      <w:i/>
    </w:rPr>
  </w:style>
  <w:style w:type="paragraph" w:styleId="Heading7">
    <w:name w:val="heading 7"/>
    <w:basedOn w:val="Normal"/>
    <w:next w:val="Normal"/>
    <w:link w:val="Heading7Char"/>
    <w:qFormat/>
    <w:rsid w:val="009B52A3"/>
    <w:pPr>
      <w:numPr>
        <w:ilvl w:val="6"/>
        <w:numId w:val="80"/>
      </w:numPr>
      <w:spacing w:before="240" w:after="60"/>
      <w:outlineLvl w:val="6"/>
    </w:pPr>
    <w:rPr>
      <w:rFonts w:ascii="Arial" w:hAnsi="Arial"/>
    </w:rPr>
  </w:style>
  <w:style w:type="paragraph" w:styleId="Heading8">
    <w:name w:val="heading 8"/>
    <w:aliases w:val="Center Bold"/>
    <w:basedOn w:val="Normal"/>
    <w:next w:val="Normal"/>
    <w:link w:val="Heading8Char"/>
    <w:qFormat/>
    <w:rsid w:val="009B52A3"/>
    <w:pPr>
      <w:numPr>
        <w:ilvl w:val="7"/>
        <w:numId w:val="80"/>
      </w:numPr>
      <w:spacing w:before="240" w:after="60"/>
      <w:outlineLvl w:val="7"/>
    </w:pPr>
    <w:rPr>
      <w:rFonts w:ascii="Arial" w:hAnsi="Arial"/>
      <w:i/>
    </w:rPr>
  </w:style>
  <w:style w:type="paragraph" w:styleId="Heading9">
    <w:name w:val="heading 9"/>
    <w:aliases w:val="Titre 10"/>
    <w:basedOn w:val="Normal"/>
    <w:next w:val="Normal"/>
    <w:link w:val="Heading9Char"/>
    <w:qFormat/>
    <w:rsid w:val="009B52A3"/>
    <w:pPr>
      <w:numPr>
        <w:ilvl w:val="8"/>
        <w:numId w:val="80"/>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rsid w:val="000C3EA0"/>
    <w:pPr>
      <w:keepNext/>
      <w:spacing w:after="0"/>
      <w:ind w:left="630"/>
    </w:pPr>
    <w:rPr>
      <w:rFonts w:cs="Arial"/>
    </w:rPr>
  </w:style>
  <w:style w:type="paragraph" w:styleId="NormalIndent">
    <w:name w:val="Normal Indent"/>
    <w:basedOn w:val="Normal"/>
    <w:link w:val="NormalIndentChar"/>
    <w:rsid w:val="009B52A3"/>
    <w:pPr>
      <w:ind w:left="720"/>
    </w:pPr>
  </w:style>
  <w:style w:type="paragraph" w:customStyle="1" w:styleId="Cpoyright">
    <w:name w:val="Cpoyright"/>
    <w:basedOn w:val="Heading4"/>
    <w:rsid w:val="009B52A3"/>
    <w:pPr>
      <w:keepLines/>
      <w:numPr>
        <w:ilvl w:val="0"/>
        <w:numId w:val="0"/>
      </w:numPr>
      <w:spacing w:after="0"/>
      <w:outlineLvl w:val="9"/>
    </w:pPr>
    <w:rPr>
      <w:i/>
      <w:lang w:val="en-US"/>
    </w:rPr>
  </w:style>
  <w:style w:type="paragraph" w:styleId="MessageHeader">
    <w:name w:val="Message Header"/>
    <w:basedOn w:val="Normal"/>
    <w:rsid w:val="009B52A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TOC1">
    <w:name w:val="toc 1"/>
    <w:basedOn w:val="Normal"/>
    <w:next w:val="Normal"/>
    <w:uiPriority w:val="39"/>
    <w:rsid w:val="00C72A0F"/>
    <w:pPr>
      <w:tabs>
        <w:tab w:val="right" w:pos="0"/>
        <w:tab w:val="right" w:leader="dot" w:pos="10080"/>
      </w:tabs>
      <w:spacing w:before="60" w:after="80" w:line="240" w:lineRule="auto"/>
    </w:pPr>
    <w:rPr>
      <w:b/>
      <w:caps/>
    </w:rPr>
  </w:style>
  <w:style w:type="paragraph" w:styleId="TOC2">
    <w:name w:val="toc 2"/>
    <w:basedOn w:val="Normal"/>
    <w:next w:val="Normal"/>
    <w:uiPriority w:val="39"/>
    <w:rsid w:val="000F5B9B"/>
    <w:pPr>
      <w:tabs>
        <w:tab w:val="right" w:leader="dot" w:pos="10080"/>
      </w:tabs>
      <w:spacing w:line="240" w:lineRule="auto"/>
      <w:ind w:left="220"/>
    </w:pPr>
    <w:rPr>
      <w:smallCaps/>
    </w:rPr>
  </w:style>
  <w:style w:type="paragraph" w:styleId="TOC3">
    <w:name w:val="toc 3"/>
    <w:basedOn w:val="Normal"/>
    <w:next w:val="Normal"/>
    <w:uiPriority w:val="39"/>
    <w:rsid w:val="00A72E46"/>
    <w:pPr>
      <w:tabs>
        <w:tab w:val="right" w:leader="dot" w:pos="10080"/>
      </w:tabs>
      <w:spacing w:line="240" w:lineRule="auto"/>
      <w:ind w:left="440"/>
    </w:pPr>
    <w:rPr>
      <w:i/>
    </w:rPr>
  </w:style>
  <w:style w:type="paragraph" w:styleId="TOC4">
    <w:name w:val="toc 4"/>
    <w:basedOn w:val="Normal"/>
    <w:next w:val="Normal"/>
    <w:uiPriority w:val="39"/>
    <w:rsid w:val="00C72A0F"/>
    <w:pPr>
      <w:tabs>
        <w:tab w:val="right" w:leader="dot" w:pos="10080"/>
      </w:tabs>
      <w:spacing w:after="0"/>
      <w:ind w:left="662"/>
    </w:pPr>
    <w:rPr>
      <w:sz w:val="18"/>
    </w:rPr>
  </w:style>
  <w:style w:type="paragraph" w:styleId="TOC5">
    <w:name w:val="toc 5"/>
    <w:basedOn w:val="Normal"/>
    <w:next w:val="Normal"/>
    <w:uiPriority w:val="39"/>
    <w:rsid w:val="009B52A3"/>
    <w:pPr>
      <w:tabs>
        <w:tab w:val="right" w:leader="dot" w:pos="8640"/>
      </w:tabs>
      <w:ind w:left="880"/>
    </w:pPr>
    <w:rPr>
      <w:sz w:val="18"/>
    </w:rPr>
  </w:style>
  <w:style w:type="paragraph" w:styleId="TOC6">
    <w:name w:val="toc 6"/>
    <w:basedOn w:val="Normal"/>
    <w:next w:val="Normal"/>
    <w:uiPriority w:val="39"/>
    <w:rsid w:val="009B52A3"/>
    <w:pPr>
      <w:tabs>
        <w:tab w:val="right" w:leader="dot" w:pos="8640"/>
      </w:tabs>
      <w:ind w:left="1100"/>
    </w:pPr>
    <w:rPr>
      <w:sz w:val="18"/>
    </w:rPr>
  </w:style>
  <w:style w:type="paragraph" w:styleId="TOC7">
    <w:name w:val="toc 7"/>
    <w:basedOn w:val="Normal"/>
    <w:next w:val="Normal"/>
    <w:uiPriority w:val="39"/>
    <w:rsid w:val="009B52A3"/>
    <w:pPr>
      <w:tabs>
        <w:tab w:val="right" w:leader="dot" w:pos="8640"/>
      </w:tabs>
      <w:ind w:left="1320"/>
    </w:pPr>
    <w:rPr>
      <w:sz w:val="18"/>
    </w:rPr>
  </w:style>
  <w:style w:type="paragraph" w:styleId="TOC8">
    <w:name w:val="toc 8"/>
    <w:basedOn w:val="Normal"/>
    <w:next w:val="Normal"/>
    <w:uiPriority w:val="39"/>
    <w:rsid w:val="009B52A3"/>
    <w:pPr>
      <w:tabs>
        <w:tab w:val="right" w:leader="dot" w:pos="8640"/>
      </w:tabs>
      <w:ind w:left="1540"/>
    </w:pPr>
    <w:rPr>
      <w:sz w:val="18"/>
    </w:rPr>
  </w:style>
  <w:style w:type="paragraph" w:styleId="TOC9">
    <w:name w:val="toc 9"/>
    <w:basedOn w:val="Normal"/>
    <w:next w:val="Normal"/>
    <w:uiPriority w:val="39"/>
    <w:rsid w:val="009B52A3"/>
    <w:pPr>
      <w:tabs>
        <w:tab w:val="right" w:leader="dot" w:pos="8640"/>
      </w:tabs>
      <w:ind w:left="1760"/>
    </w:pPr>
    <w:rPr>
      <w:sz w:val="18"/>
    </w:rPr>
  </w:style>
  <w:style w:type="paragraph" w:styleId="Caption">
    <w:name w:val="caption"/>
    <w:basedOn w:val="Normal"/>
    <w:next w:val="Normal"/>
    <w:qFormat/>
    <w:rsid w:val="00451C44"/>
    <w:pPr>
      <w:spacing w:before="120"/>
      <w:ind w:left="720"/>
      <w:jc w:val="center"/>
    </w:pPr>
    <w:rPr>
      <w:sz w:val="16"/>
    </w:rPr>
  </w:style>
  <w:style w:type="paragraph" w:customStyle="1" w:styleId="Code">
    <w:name w:val="Code"/>
    <w:basedOn w:val="BodyText"/>
    <w:rsid w:val="009B52A3"/>
    <w:pPr>
      <w:ind w:left="1440"/>
    </w:pPr>
    <w:rPr>
      <w:rFonts w:ascii="Courier New" w:hAnsi="Courier New"/>
    </w:rPr>
  </w:style>
  <w:style w:type="paragraph" w:customStyle="1" w:styleId="NumberList">
    <w:name w:val="Number List"/>
    <w:basedOn w:val="BodyText"/>
    <w:rsid w:val="009B52A3"/>
    <w:pPr>
      <w:spacing w:before="60" w:after="60"/>
      <w:ind w:left="3240" w:right="446" w:hanging="360"/>
    </w:pPr>
  </w:style>
  <w:style w:type="paragraph" w:styleId="Footer">
    <w:name w:val="footer"/>
    <w:basedOn w:val="Normal"/>
    <w:link w:val="FooterChar"/>
    <w:rsid w:val="00F5266E"/>
    <w:pPr>
      <w:tabs>
        <w:tab w:val="center" w:pos="4320"/>
        <w:tab w:val="right" w:pos="8640"/>
      </w:tabs>
    </w:pPr>
    <w:rPr>
      <w:sz w:val="18"/>
    </w:rPr>
  </w:style>
  <w:style w:type="character" w:styleId="PageNumber">
    <w:name w:val="page number"/>
    <w:basedOn w:val="DefaultParagraphFont"/>
    <w:rsid w:val="009B52A3"/>
  </w:style>
  <w:style w:type="paragraph" w:styleId="Header">
    <w:name w:val="header"/>
    <w:basedOn w:val="Normal"/>
    <w:rsid w:val="009B52A3"/>
    <w:pPr>
      <w:tabs>
        <w:tab w:val="center" w:pos="4320"/>
        <w:tab w:val="right" w:pos="8640"/>
      </w:tabs>
    </w:pPr>
  </w:style>
  <w:style w:type="paragraph" w:customStyle="1" w:styleId="TableText">
    <w:name w:val="Table Text"/>
    <w:aliases w:val="tt"/>
    <w:basedOn w:val="Normal"/>
    <w:link w:val="TableTextChar"/>
    <w:rsid w:val="006F140D"/>
    <w:pPr>
      <w:keepLines/>
      <w:spacing w:line="240" w:lineRule="auto"/>
    </w:pPr>
  </w:style>
  <w:style w:type="paragraph" w:customStyle="1" w:styleId="HeadingBar">
    <w:name w:val="Heading Bar"/>
    <w:basedOn w:val="Normal"/>
    <w:next w:val="Heading3"/>
    <w:rsid w:val="009B52A3"/>
    <w:pPr>
      <w:keepNext/>
      <w:keepLines/>
      <w:shd w:val="solid" w:color="auto" w:fill="auto"/>
      <w:spacing w:before="240"/>
      <w:ind w:right="7830"/>
    </w:pPr>
    <w:rPr>
      <w:color w:val="FFFFFF"/>
      <w:sz w:val="8"/>
    </w:rPr>
  </w:style>
  <w:style w:type="paragraph" w:customStyle="1" w:styleId="AIMNote">
    <w:name w:val="AIM Note"/>
    <w:basedOn w:val="BodyText"/>
    <w:rsid w:val="009B52A3"/>
    <w:pPr>
      <w:pBdr>
        <w:top w:val="single" w:sz="6" w:space="1" w:color="auto" w:shadow="1"/>
        <w:left w:val="single" w:sz="6" w:space="1" w:color="auto" w:shadow="1"/>
        <w:bottom w:val="single" w:sz="6" w:space="1" w:color="auto" w:shadow="1"/>
        <w:right w:val="single" w:sz="6" w:space="1" w:color="auto" w:shadow="1"/>
      </w:pBdr>
      <w:shd w:val="solid" w:color="FFFF00" w:fill="auto"/>
      <w:spacing w:before="120"/>
      <w:ind w:left="1152" w:right="5040" w:hanging="1152"/>
    </w:pPr>
    <w:rPr>
      <w:vanish/>
    </w:rPr>
  </w:style>
  <w:style w:type="paragraph" w:customStyle="1" w:styleId="TableHeading">
    <w:name w:val="Table Heading"/>
    <w:basedOn w:val="TableText"/>
    <w:rsid w:val="00541BED"/>
    <w:pPr>
      <w:spacing w:before="120"/>
    </w:pPr>
    <w:rPr>
      <w:b/>
      <w:color w:val="FFFFFF"/>
    </w:rPr>
  </w:style>
  <w:style w:type="paragraph" w:customStyle="1" w:styleId="TableHeader">
    <w:name w:val="TableHeader"/>
    <w:basedOn w:val="Normal"/>
    <w:rsid w:val="009B52A3"/>
    <w:rPr>
      <w:rFonts w:ascii="Arial" w:hAnsi="Arial"/>
      <w:b/>
    </w:rPr>
  </w:style>
  <w:style w:type="paragraph" w:styleId="DocumentMap">
    <w:name w:val="Document Map"/>
    <w:basedOn w:val="Normal"/>
    <w:semiHidden/>
    <w:rsid w:val="009B52A3"/>
    <w:pPr>
      <w:shd w:val="clear" w:color="auto" w:fill="000080"/>
      <w:spacing w:after="0" w:line="240" w:lineRule="auto"/>
    </w:pPr>
    <w:rPr>
      <w:rFonts w:ascii="Tahoma" w:hAnsi="Tahoma"/>
    </w:rPr>
  </w:style>
  <w:style w:type="paragraph" w:styleId="BlockText">
    <w:name w:val="Block Text"/>
    <w:basedOn w:val="Normal"/>
    <w:rsid w:val="009B52A3"/>
    <w:pPr>
      <w:ind w:left="1440" w:right="1440"/>
    </w:pPr>
  </w:style>
  <w:style w:type="paragraph" w:customStyle="1" w:styleId="Figure">
    <w:name w:val="Figure"/>
    <w:basedOn w:val="BlockText"/>
    <w:rsid w:val="009B52A3"/>
    <w:pPr>
      <w:keepNext/>
      <w:numPr>
        <w:ilvl w:val="1"/>
        <w:numId w:val="1"/>
      </w:numPr>
      <w:jc w:val="center"/>
    </w:pPr>
  </w:style>
  <w:style w:type="paragraph" w:styleId="BodyTextIndent">
    <w:name w:val="Body Text Indent"/>
    <w:basedOn w:val="Normal"/>
    <w:link w:val="BodyTextIndentChar1"/>
    <w:rsid w:val="009B1362"/>
    <w:pPr>
      <w:tabs>
        <w:tab w:val="num" w:pos="720"/>
      </w:tabs>
      <w:ind w:left="630"/>
    </w:pPr>
    <w:rPr>
      <w:rFonts w:cs="Arial"/>
    </w:rPr>
  </w:style>
  <w:style w:type="paragraph" w:styleId="BodyTextIndent2">
    <w:name w:val="Body Text Indent 2"/>
    <w:basedOn w:val="Normal"/>
    <w:rsid w:val="009B52A3"/>
    <w:pPr>
      <w:ind w:left="720"/>
    </w:pPr>
    <w:rPr>
      <w:snapToGrid w:val="0"/>
      <w:color w:val="000000"/>
    </w:rPr>
  </w:style>
  <w:style w:type="paragraph" w:styleId="BodyTextIndent3">
    <w:name w:val="Body Text Indent 3"/>
    <w:basedOn w:val="Normal"/>
    <w:rsid w:val="009B52A3"/>
    <w:pPr>
      <w:ind w:left="720"/>
    </w:pPr>
    <w:rPr>
      <w:i/>
    </w:rPr>
  </w:style>
  <w:style w:type="paragraph" w:styleId="List">
    <w:name w:val="List"/>
    <w:basedOn w:val="Normal"/>
    <w:rsid w:val="009B52A3"/>
    <w:pPr>
      <w:ind w:left="360" w:hanging="360"/>
    </w:pPr>
  </w:style>
  <w:style w:type="paragraph" w:styleId="List2">
    <w:name w:val="List 2"/>
    <w:basedOn w:val="Normal"/>
    <w:rsid w:val="009B52A3"/>
    <w:pPr>
      <w:ind w:left="720" w:hanging="360"/>
    </w:pPr>
  </w:style>
  <w:style w:type="paragraph" w:styleId="List3">
    <w:name w:val="List 3"/>
    <w:basedOn w:val="Normal"/>
    <w:rsid w:val="009B52A3"/>
    <w:pPr>
      <w:ind w:left="1080" w:hanging="360"/>
    </w:pPr>
  </w:style>
  <w:style w:type="character" w:styleId="Hyperlink">
    <w:name w:val="Hyperlink"/>
    <w:basedOn w:val="DefaultParagraphFont"/>
    <w:uiPriority w:val="99"/>
    <w:rsid w:val="009B52A3"/>
    <w:rPr>
      <w:color w:val="0000FF"/>
      <w:u w:val="single"/>
    </w:rPr>
  </w:style>
  <w:style w:type="paragraph" w:customStyle="1" w:styleId="Text2">
    <w:name w:val="Text 2"/>
    <w:basedOn w:val="Normal"/>
    <w:rsid w:val="009B52A3"/>
    <w:pPr>
      <w:spacing w:before="240" w:after="0"/>
      <w:ind w:left="1260"/>
    </w:pPr>
    <w:rPr>
      <w:rFonts w:ascii="Book Antiqua" w:hAnsi="Book Antiqua"/>
      <w:snapToGrid w:val="0"/>
    </w:rPr>
  </w:style>
  <w:style w:type="paragraph" w:customStyle="1" w:styleId="bulletindent">
    <w:name w:val="bullet indent"/>
    <w:basedOn w:val="Normal"/>
    <w:rsid w:val="009B52A3"/>
    <w:pPr>
      <w:tabs>
        <w:tab w:val="left" w:pos="3060"/>
        <w:tab w:val="left" w:pos="3240"/>
        <w:tab w:val="left" w:pos="3870"/>
      </w:tabs>
      <w:spacing w:before="40" w:after="0" w:line="240" w:lineRule="auto"/>
      <w:ind w:left="2767" w:hanging="425"/>
    </w:pPr>
  </w:style>
  <w:style w:type="paragraph" w:customStyle="1" w:styleId="bullet">
    <w:name w:val="bullet"/>
    <w:basedOn w:val="List"/>
    <w:rsid w:val="009B52A3"/>
    <w:pPr>
      <w:tabs>
        <w:tab w:val="left" w:pos="3060"/>
        <w:tab w:val="left" w:pos="3240"/>
        <w:tab w:val="left" w:pos="3870"/>
      </w:tabs>
      <w:spacing w:line="240" w:lineRule="auto"/>
      <w:ind w:left="2345"/>
    </w:pPr>
    <w:rPr>
      <w:rFonts w:ascii="CG Times (W1)" w:hAnsi="CG Times (W1)"/>
    </w:rPr>
  </w:style>
  <w:style w:type="paragraph" w:customStyle="1" w:styleId="Body">
    <w:name w:val="Body"/>
    <w:basedOn w:val="Normal"/>
    <w:rsid w:val="009B52A3"/>
    <w:pPr>
      <w:spacing w:line="240" w:lineRule="auto"/>
      <w:ind w:left="1985"/>
    </w:pPr>
  </w:style>
  <w:style w:type="paragraph" w:styleId="BodyText3">
    <w:name w:val="Body Text 3"/>
    <w:basedOn w:val="Normal"/>
    <w:link w:val="BodyText3Char"/>
    <w:rsid w:val="00750ACA"/>
    <w:pPr>
      <w:tabs>
        <w:tab w:val="left" w:pos="990"/>
      </w:tabs>
      <w:ind w:left="990"/>
    </w:pPr>
    <w:rPr>
      <w:snapToGrid w:val="0"/>
      <w:kern w:val="24"/>
    </w:rPr>
  </w:style>
  <w:style w:type="paragraph" w:customStyle="1" w:styleId="BodyTextIndent30">
    <w:name w:val="Body Text Indent3"/>
    <w:basedOn w:val="Normal"/>
    <w:rsid w:val="009B52A3"/>
    <w:pPr>
      <w:widowControl w:val="0"/>
      <w:spacing w:before="120" w:after="0" w:line="240" w:lineRule="auto"/>
      <w:ind w:left="432"/>
    </w:pPr>
  </w:style>
  <w:style w:type="paragraph" w:customStyle="1" w:styleId="Picture">
    <w:name w:val="Picture"/>
    <w:basedOn w:val="Normal"/>
    <w:next w:val="Normal"/>
    <w:rsid w:val="009B52A3"/>
    <w:pPr>
      <w:numPr>
        <w:ilvl w:val="12"/>
      </w:numPr>
      <w:spacing w:before="80" w:after="0" w:line="240" w:lineRule="auto"/>
      <w:ind w:left="2340"/>
    </w:pPr>
  </w:style>
  <w:style w:type="paragraph" w:styleId="z-BottomofForm">
    <w:name w:val="HTML Bottom of Form"/>
    <w:next w:val="Normal"/>
    <w:hidden/>
    <w:rsid w:val="009B52A3"/>
    <w:pPr>
      <w:pBdr>
        <w:top w:val="double" w:sz="2" w:space="0" w:color="000000"/>
      </w:pBdr>
      <w:jc w:val="center"/>
    </w:pPr>
    <w:rPr>
      <w:rFonts w:ascii="Arial" w:hAnsi="Arial"/>
      <w:snapToGrid w:val="0"/>
      <w:vanish/>
      <w:sz w:val="16"/>
      <w:lang w:val="en-US" w:eastAsia="en-US"/>
    </w:rPr>
  </w:style>
  <w:style w:type="paragraph" w:styleId="z-TopofForm">
    <w:name w:val="HTML Top of Form"/>
    <w:next w:val="Normal"/>
    <w:hidden/>
    <w:rsid w:val="009B52A3"/>
    <w:pPr>
      <w:pBdr>
        <w:bottom w:val="double" w:sz="2" w:space="0" w:color="000000"/>
      </w:pBdr>
      <w:jc w:val="center"/>
    </w:pPr>
    <w:rPr>
      <w:rFonts w:ascii="Arial" w:hAnsi="Arial"/>
      <w:snapToGrid w:val="0"/>
      <w:vanish/>
      <w:sz w:val="16"/>
      <w:lang w:val="en-US" w:eastAsia="en-US"/>
    </w:rPr>
  </w:style>
  <w:style w:type="paragraph" w:styleId="BodyText2">
    <w:name w:val="Body Text 2"/>
    <w:basedOn w:val="BodyText3"/>
    <w:link w:val="BodyText2Char"/>
    <w:rsid w:val="00750ACA"/>
    <w:pPr>
      <w:tabs>
        <w:tab w:val="clear" w:pos="990"/>
        <w:tab w:val="left" w:pos="720"/>
      </w:tabs>
      <w:ind w:left="720"/>
    </w:pPr>
  </w:style>
  <w:style w:type="character" w:customStyle="1" w:styleId="definechar">
    <w:name w:val="define char"/>
    <w:basedOn w:val="DefaultParagraphFont"/>
    <w:rsid w:val="009B52A3"/>
    <w:rPr>
      <w:i/>
    </w:rPr>
  </w:style>
  <w:style w:type="character" w:styleId="FollowedHyperlink">
    <w:name w:val="FollowedHyperlink"/>
    <w:basedOn w:val="DefaultParagraphFont"/>
    <w:rsid w:val="009B52A3"/>
    <w:rPr>
      <w:color w:val="800080"/>
      <w:u w:val="single"/>
    </w:rPr>
  </w:style>
  <w:style w:type="paragraph" w:customStyle="1" w:styleId="SXPMessages">
    <w:name w:val="SXP Messages"/>
    <w:basedOn w:val="Normal"/>
    <w:rsid w:val="009B52A3"/>
    <w:pPr>
      <w:tabs>
        <w:tab w:val="left" w:pos="1080"/>
      </w:tabs>
      <w:spacing w:after="0" w:line="240" w:lineRule="auto"/>
    </w:pPr>
  </w:style>
  <w:style w:type="paragraph" w:customStyle="1" w:styleId="Bodybullet">
    <w:name w:val="Body bullet"/>
    <w:basedOn w:val="BodyText"/>
    <w:rsid w:val="009B52A3"/>
    <w:pPr>
      <w:numPr>
        <w:numId w:val="2"/>
      </w:numPr>
    </w:pPr>
    <w:rPr>
      <w:rFonts w:ascii="Arial" w:hAnsi="Arial"/>
      <w:sz w:val="24"/>
      <w:szCs w:val="24"/>
    </w:rPr>
  </w:style>
  <w:style w:type="paragraph" w:customStyle="1" w:styleId="textbody">
    <w:name w:val="text body"/>
    <w:basedOn w:val="Heading2"/>
    <w:rsid w:val="009B52A3"/>
    <w:rPr>
      <w:b w:val="0"/>
    </w:rPr>
  </w:style>
  <w:style w:type="paragraph" w:customStyle="1" w:styleId="bodytexst">
    <w:name w:val="body texst"/>
    <w:basedOn w:val="textbody"/>
    <w:rsid w:val="009B52A3"/>
    <w:rPr>
      <w:b/>
    </w:rPr>
  </w:style>
  <w:style w:type="paragraph" w:styleId="NormalWeb">
    <w:name w:val="Normal (Web)"/>
    <w:basedOn w:val="Normal"/>
    <w:uiPriority w:val="99"/>
    <w:rsid w:val="009B52A3"/>
    <w:pPr>
      <w:spacing w:before="100" w:beforeAutospacing="1" w:after="100" w:afterAutospacing="1" w:line="240" w:lineRule="auto"/>
    </w:pPr>
    <w:rPr>
      <w:color w:val="000000"/>
      <w:sz w:val="24"/>
      <w:szCs w:val="24"/>
    </w:rPr>
  </w:style>
  <w:style w:type="paragraph" w:styleId="CommentText">
    <w:name w:val="annotation text"/>
    <w:basedOn w:val="Normal"/>
    <w:link w:val="CommentTextChar"/>
    <w:semiHidden/>
    <w:rsid w:val="009B52A3"/>
    <w:pPr>
      <w:spacing w:after="0" w:line="240" w:lineRule="auto"/>
    </w:pPr>
  </w:style>
  <w:style w:type="paragraph" w:customStyle="1" w:styleId="ClickHeader3">
    <w:name w:val="ClickHeader 3"/>
    <w:basedOn w:val="Normal"/>
    <w:rsid w:val="009B52A3"/>
    <w:pPr>
      <w:keepNext/>
      <w:spacing w:after="0" w:line="240" w:lineRule="auto"/>
      <w:outlineLvl w:val="0"/>
    </w:pPr>
    <w:rPr>
      <w:rFonts w:ascii="Arial" w:hAnsi="Arial" w:cs="Arial"/>
      <w:b/>
      <w:bCs/>
      <w:color w:val="3366FF"/>
      <w:sz w:val="24"/>
      <w:szCs w:val="48"/>
    </w:rPr>
  </w:style>
  <w:style w:type="paragraph" w:customStyle="1" w:styleId="ClickHeader2">
    <w:name w:val="ClickHeader 2"/>
    <w:basedOn w:val="Normal"/>
    <w:rsid w:val="009B52A3"/>
    <w:pPr>
      <w:keepNext/>
      <w:spacing w:after="0" w:line="240" w:lineRule="auto"/>
      <w:outlineLvl w:val="0"/>
    </w:pPr>
    <w:rPr>
      <w:rFonts w:ascii="Arial" w:hAnsi="Arial" w:cs="Arial"/>
      <w:b/>
      <w:bCs/>
      <w:color w:val="0000FF"/>
      <w:sz w:val="32"/>
      <w:szCs w:val="48"/>
    </w:rPr>
  </w:style>
  <w:style w:type="paragraph" w:customStyle="1" w:styleId="TableCellChar">
    <w:name w:val="Table Cell Char"/>
    <w:basedOn w:val="Normal"/>
    <w:rsid w:val="005E19E0"/>
    <w:pPr>
      <w:spacing w:after="60" w:line="240" w:lineRule="auto"/>
    </w:pPr>
    <w:rPr>
      <w:color w:val="000000"/>
    </w:rPr>
  </w:style>
  <w:style w:type="paragraph" w:customStyle="1" w:styleId="Normal2">
    <w:name w:val="Normal 2"/>
    <w:basedOn w:val="Normal"/>
    <w:rsid w:val="009B52A3"/>
    <w:pPr>
      <w:tabs>
        <w:tab w:val="left" w:pos="720"/>
      </w:tabs>
      <w:spacing w:line="240" w:lineRule="auto"/>
      <w:ind w:left="360"/>
    </w:pPr>
  </w:style>
  <w:style w:type="paragraph" w:customStyle="1" w:styleId="TableHead">
    <w:name w:val="Table Head"/>
    <w:basedOn w:val="TableCellChar"/>
    <w:next w:val="TableCellChar"/>
    <w:rsid w:val="009B52A3"/>
    <w:pPr>
      <w:spacing w:before="60"/>
    </w:pPr>
    <w:rPr>
      <w:b/>
      <w:color w:val="FFFFFF"/>
    </w:rPr>
  </w:style>
  <w:style w:type="paragraph" w:customStyle="1" w:styleId="BodyText1Bullet">
    <w:name w:val="Body Text 1 Bullet"/>
    <w:basedOn w:val="Normal"/>
    <w:rsid w:val="009B52A3"/>
    <w:pPr>
      <w:tabs>
        <w:tab w:val="num" w:pos="360"/>
      </w:tabs>
      <w:spacing w:after="0"/>
      <w:ind w:left="360" w:hanging="360"/>
    </w:pPr>
    <w:rPr>
      <w:rFonts w:ascii="Book Antiqua" w:hAnsi="Book Antiqua"/>
    </w:rPr>
  </w:style>
  <w:style w:type="paragraph" w:customStyle="1" w:styleId="n">
    <w:name w:val="n"/>
    <w:basedOn w:val="BodyText"/>
    <w:rsid w:val="009B52A3"/>
    <w:pPr>
      <w:tabs>
        <w:tab w:val="num" w:pos="720"/>
      </w:tabs>
      <w:ind w:hanging="360"/>
    </w:pPr>
  </w:style>
  <w:style w:type="character" w:styleId="CommentReference">
    <w:name w:val="annotation reference"/>
    <w:basedOn w:val="DefaultParagraphFont"/>
    <w:uiPriority w:val="99"/>
    <w:rsid w:val="009B52A3"/>
    <w:rPr>
      <w:sz w:val="16"/>
      <w:szCs w:val="16"/>
    </w:rPr>
  </w:style>
  <w:style w:type="paragraph" w:styleId="BalloonText">
    <w:name w:val="Balloon Text"/>
    <w:basedOn w:val="Normal"/>
    <w:link w:val="BalloonTextChar"/>
    <w:uiPriority w:val="99"/>
    <w:semiHidden/>
    <w:rsid w:val="009B52A3"/>
    <w:rPr>
      <w:rFonts w:ascii="Tahoma" w:hAnsi="Tahoma" w:cs="Tahoma"/>
      <w:sz w:val="16"/>
      <w:szCs w:val="16"/>
    </w:rPr>
  </w:style>
  <w:style w:type="paragraph" w:styleId="CommentSubject">
    <w:name w:val="annotation subject"/>
    <w:basedOn w:val="CommentText"/>
    <w:next w:val="CommentText"/>
    <w:semiHidden/>
    <w:rsid w:val="009B52A3"/>
    <w:pPr>
      <w:spacing w:after="120" w:line="360" w:lineRule="auto"/>
    </w:pPr>
    <w:rPr>
      <w:b/>
      <w:bCs/>
      <w:lang w:val="en-US"/>
    </w:rPr>
  </w:style>
  <w:style w:type="paragraph" w:customStyle="1" w:styleId="BodyText4">
    <w:name w:val="Body Text 4"/>
    <w:basedOn w:val="BodyText"/>
    <w:rsid w:val="00E43209"/>
    <w:pPr>
      <w:ind w:left="990"/>
    </w:pPr>
  </w:style>
  <w:style w:type="character" w:customStyle="1" w:styleId="TableCellCharChar">
    <w:name w:val="Table Cell Char Char"/>
    <w:basedOn w:val="DefaultParagraphFont"/>
    <w:rsid w:val="009B52A3"/>
    <w:rPr>
      <w:rFonts w:ascii="Arial" w:hAnsi="Arial"/>
      <w:color w:val="000000"/>
      <w:lang w:val="en-US" w:eastAsia="en-US" w:bidi="ar-SA"/>
    </w:rPr>
  </w:style>
  <w:style w:type="character" w:customStyle="1" w:styleId="Level2-aChar">
    <w:name w:val="Level 2 - (a) Char"/>
    <w:basedOn w:val="DefaultParagraphFont"/>
    <w:rsid w:val="009B52A3"/>
    <w:rPr>
      <w:rFonts w:ascii="Arial" w:hAnsi="Arial"/>
      <w:b/>
      <w:i/>
      <w:sz w:val="24"/>
      <w:lang w:val="en-GB" w:eastAsia="en-US" w:bidi="ar-SA"/>
    </w:rPr>
  </w:style>
  <w:style w:type="character" w:customStyle="1" w:styleId="NormalIndentChar">
    <w:name w:val="Normal Indent Char"/>
    <w:basedOn w:val="DefaultParagraphFont"/>
    <w:link w:val="NormalIndent"/>
    <w:rsid w:val="00F01100"/>
    <w:rPr>
      <w:rFonts w:ascii="Arial" w:hAnsi="Arial"/>
      <w:lang w:val="en-US" w:eastAsia="en-US" w:bidi="ar-SA"/>
    </w:rPr>
  </w:style>
  <w:style w:type="table" w:styleId="TableGrid">
    <w:name w:val="Table Grid"/>
    <w:basedOn w:val="TableNormal"/>
    <w:uiPriority w:val="59"/>
    <w:rsid w:val="0016132A"/>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Header"/>
    <w:rsid w:val="00F5266E"/>
    <w:pPr>
      <w:pBdr>
        <w:bottom w:val="single" w:sz="4" w:space="1" w:color="auto"/>
      </w:pBdr>
    </w:pPr>
    <w:rPr>
      <w:rFonts w:cs="Arial"/>
      <w:i/>
      <w:sz w:val="18"/>
    </w:rPr>
  </w:style>
  <w:style w:type="paragraph" w:customStyle="1" w:styleId="StyleTableHeaderComplexArialComplexBold">
    <w:name w:val="Style TableHeader + (Complex) Arial (Complex) Bold"/>
    <w:basedOn w:val="TableHeader"/>
    <w:rsid w:val="00F5266E"/>
    <w:rPr>
      <w:rFonts w:ascii="Verdana" w:hAnsi="Verdana" w:cs="Arial"/>
      <w:bCs/>
    </w:rPr>
  </w:style>
  <w:style w:type="paragraph" w:customStyle="1" w:styleId="StyleHeading1Heading1Level1H1-Heading1h1Header1l1Legal">
    <w:name w:val="Style Heading 1Heading1Level  1H1-Heading 1h1Header 1l1Legal..."/>
    <w:basedOn w:val="Heading1"/>
    <w:rsid w:val="004A5264"/>
  </w:style>
  <w:style w:type="paragraph" w:customStyle="1" w:styleId="StyleTableHeadingComplexArialWhiteJustified">
    <w:name w:val="Style Table Heading + (Complex) Arial White Justified"/>
    <w:basedOn w:val="TableHeading"/>
    <w:rsid w:val="004A5264"/>
    <w:rPr>
      <w:rFonts w:cs="Arial"/>
    </w:rPr>
  </w:style>
  <w:style w:type="paragraph" w:customStyle="1" w:styleId="StyleBodyText1BulletLatinArialComplexArialLatin">
    <w:name w:val="Style Body Text 1 Bullet + (Latin) Arial (Complex) Arial (Latin) ..."/>
    <w:basedOn w:val="BodyText1Bullet"/>
    <w:rsid w:val="001922CE"/>
    <w:pPr>
      <w:ind w:left="0" w:firstLine="0"/>
    </w:pPr>
    <w:rPr>
      <w:rFonts w:ascii="Verdana" w:hAnsi="Verdana" w:cs="Arial"/>
      <w:b/>
      <w:color w:val="FFFFFF"/>
    </w:rPr>
  </w:style>
  <w:style w:type="character" w:customStyle="1" w:styleId="BodyTextIndentChar1">
    <w:name w:val="Body Text Indent Char1"/>
    <w:basedOn w:val="DefaultParagraphFont"/>
    <w:link w:val="BodyTextIndent"/>
    <w:rsid w:val="009B1362"/>
    <w:rPr>
      <w:rFonts w:ascii="Verdana" w:hAnsi="Verdana" w:cs="Arial"/>
      <w:lang w:val="en-GB" w:eastAsia="en-US" w:bidi="ar-SA"/>
    </w:rPr>
  </w:style>
  <w:style w:type="paragraph" w:customStyle="1" w:styleId="BodyText1">
    <w:name w:val="Body Text 1"/>
    <w:basedOn w:val="BodyTextIndent"/>
    <w:rsid w:val="00D00503"/>
  </w:style>
  <w:style w:type="paragraph" w:customStyle="1" w:styleId="StyleHeading4Heading4h4H4heading4H4-Heading4l4heading4a">
    <w:name w:val="Style Heading 4Heading4h4H4heading 4H4-Heading 4l4heading4a..."/>
    <w:basedOn w:val="Heading4"/>
    <w:rsid w:val="00052AEF"/>
    <w:rPr>
      <w:i/>
      <w:iCs/>
      <w:szCs w:val="22"/>
    </w:rPr>
  </w:style>
  <w:style w:type="paragraph" w:customStyle="1" w:styleId="StyleBefore05">
    <w:name w:val="Style Before:  0.5&quot;"/>
    <w:basedOn w:val="Normal"/>
    <w:rsid w:val="00C10E43"/>
    <w:pPr>
      <w:ind w:left="720"/>
    </w:pPr>
  </w:style>
  <w:style w:type="paragraph" w:customStyle="1" w:styleId="NormalBRSL2">
    <w:name w:val="Normal BRS L2"/>
    <w:basedOn w:val="Normal"/>
    <w:link w:val="NormalBRSL2Char"/>
    <w:rsid w:val="009D7F35"/>
    <w:pPr>
      <w:numPr>
        <w:ilvl w:val="1"/>
        <w:numId w:val="3"/>
      </w:numPr>
      <w:spacing w:after="0" w:line="276" w:lineRule="auto"/>
    </w:pPr>
    <w:rPr>
      <w:szCs w:val="24"/>
      <w:lang w:val="en-US"/>
    </w:rPr>
  </w:style>
  <w:style w:type="paragraph" w:customStyle="1" w:styleId="BodyText5">
    <w:name w:val="Body Text 5"/>
    <w:basedOn w:val="Normal"/>
    <w:rsid w:val="006A202E"/>
    <w:pPr>
      <w:spacing w:before="120" w:after="0"/>
      <w:ind w:left="1170"/>
    </w:pPr>
    <w:rPr>
      <w:lang w:val="en-US"/>
    </w:rPr>
  </w:style>
  <w:style w:type="character" w:styleId="Emphasis">
    <w:name w:val="Emphasis"/>
    <w:basedOn w:val="DefaultParagraphFont"/>
    <w:uiPriority w:val="20"/>
    <w:qFormat/>
    <w:rsid w:val="00062816"/>
    <w:rPr>
      <w:i/>
      <w:iCs/>
    </w:rPr>
  </w:style>
  <w:style w:type="character" w:customStyle="1" w:styleId="BodyText2Char">
    <w:name w:val="Body Text 2 Char"/>
    <w:basedOn w:val="DefaultParagraphFont"/>
    <w:link w:val="BodyText2"/>
    <w:rsid w:val="00750ACA"/>
    <w:rPr>
      <w:rFonts w:ascii="Verdana" w:hAnsi="Verdana"/>
      <w:snapToGrid w:val="0"/>
      <w:kern w:val="24"/>
      <w:lang w:val="en-GB" w:eastAsia="en-US" w:bidi="ar-SA"/>
    </w:rPr>
  </w:style>
  <w:style w:type="paragraph" w:customStyle="1" w:styleId="pbody">
    <w:name w:val="pbody"/>
    <w:basedOn w:val="Normal"/>
    <w:rsid w:val="00854998"/>
    <w:pPr>
      <w:spacing w:before="100" w:beforeAutospacing="1" w:after="100" w:afterAutospacing="1" w:line="240" w:lineRule="auto"/>
    </w:pPr>
    <w:rPr>
      <w:rFonts w:ascii="Times New Roman" w:hAnsi="Times New Roman"/>
      <w:sz w:val="24"/>
      <w:szCs w:val="24"/>
      <w:lang w:val="en-US" w:bidi="he-IL"/>
    </w:rPr>
  </w:style>
  <w:style w:type="character" w:customStyle="1" w:styleId="BodyText3Char">
    <w:name w:val="Body Text 3 Char"/>
    <w:basedOn w:val="DefaultParagraphFont"/>
    <w:link w:val="BodyText3"/>
    <w:rsid w:val="00750ACA"/>
    <w:rPr>
      <w:rFonts w:ascii="Verdana" w:hAnsi="Verdana"/>
      <w:snapToGrid w:val="0"/>
      <w:kern w:val="24"/>
      <w:lang w:val="en-GB" w:eastAsia="en-US" w:bidi="ar-SA"/>
    </w:rPr>
  </w:style>
  <w:style w:type="table" w:styleId="TableProfessional">
    <w:name w:val="Table Professional"/>
    <w:basedOn w:val="TableNormal"/>
    <w:rsid w:val="005F751F"/>
    <w:rPr>
      <w:rFonts w:ascii="Arial" w:hAnsi="Arial"/>
      <w:sz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rFonts w:ascii="Arial" w:hAnsi="Arial"/>
        <w:b/>
        <w:bCs/>
        <w:color w:val="auto"/>
        <w:sz w:val="22"/>
      </w:rPr>
      <w:tblPr/>
      <w:tcPr>
        <w:tcBorders>
          <w:tl2br w:val="none" w:sz="0" w:space="0" w:color="auto"/>
          <w:tr2bl w:val="none" w:sz="0" w:space="0" w:color="auto"/>
        </w:tcBorders>
        <w:shd w:val="solid" w:color="000000" w:fill="FFFFFF"/>
      </w:tcPr>
    </w:tblStylePr>
  </w:style>
  <w:style w:type="paragraph" w:customStyle="1" w:styleId="NormalBRSL3">
    <w:name w:val="Normal BRS L3"/>
    <w:basedOn w:val="Normal"/>
    <w:rsid w:val="00C02727"/>
    <w:pPr>
      <w:spacing w:after="0" w:line="240" w:lineRule="auto"/>
      <w:ind w:left="864"/>
    </w:pPr>
    <w:rPr>
      <w:rFonts w:ascii="Arial" w:hAnsi="Arial"/>
      <w:sz w:val="22"/>
      <w:szCs w:val="24"/>
      <w:lang w:val="en-US"/>
    </w:rPr>
  </w:style>
  <w:style w:type="paragraph" w:customStyle="1" w:styleId="StyleHeading3HeadSmallHeading3h331l3H3H3-Heading3l33">
    <w:name w:val="Style Heading 3HeadSmallHeading3h331.l3H3H3-Heading 3l3.3..."/>
    <w:basedOn w:val="Heading3"/>
    <w:rsid w:val="000E0011"/>
    <w:pPr>
      <w:numPr>
        <w:ilvl w:val="0"/>
        <w:numId w:val="0"/>
      </w:numPr>
      <w:spacing w:before="240"/>
      <w:ind w:left="720" w:hanging="720"/>
    </w:pPr>
    <w:rPr>
      <w:bCs/>
    </w:rPr>
  </w:style>
  <w:style w:type="paragraph" w:customStyle="1" w:styleId="StyleComplexArialBefore04">
    <w:name w:val="Style (Complex) Arial Before:  0.4&quot;"/>
    <w:basedOn w:val="Normal"/>
    <w:rsid w:val="00511FFA"/>
    <w:pPr>
      <w:ind w:left="576"/>
    </w:pPr>
    <w:rPr>
      <w:rFonts w:ascii="Arial" w:hAnsi="Arial" w:cs="Arial"/>
    </w:rPr>
  </w:style>
  <w:style w:type="character" w:customStyle="1" w:styleId="hcp1">
    <w:name w:val="hcp1"/>
    <w:basedOn w:val="DefaultParagraphFont"/>
    <w:rsid w:val="00054CEA"/>
    <w:rPr>
      <w:rFonts w:ascii="Symbol" w:hAnsi="Symbol" w:hint="default"/>
    </w:rPr>
  </w:style>
  <w:style w:type="character" w:customStyle="1" w:styleId="hcp2">
    <w:name w:val="hcp2"/>
    <w:basedOn w:val="DefaultParagraphFont"/>
    <w:rsid w:val="00054CEA"/>
    <w:rPr>
      <w:rFonts w:ascii="Times New Roman" w:hAnsi="Times New Roman" w:cs="Times New Roman" w:hint="default"/>
      <w:sz w:val="14"/>
      <w:szCs w:val="14"/>
    </w:rPr>
  </w:style>
  <w:style w:type="paragraph" w:customStyle="1" w:styleId="bodytext0">
    <w:name w:val="bodytext"/>
    <w:basedOn w:val="Normal"/>
    <w:rsid w:val="00054CEA"/>
    <w:pPr>
      <w:spacing w:before="100" w:beforeAutospacing="1" w:after="100" w:afterAutospacing="1" w:line="240" w:lineRule="auto"/>
    </w:pPr>
    <w:rPr>
      <w:rFonts w:ascii="Times New Roman" w:hAnsi="Times New Roman"/>
      <w:sz w:val="24"/>
      <w:szCs w:val="24"/>
      <w:lang w:val="en-US" w:bidi="he-IL"/>
    </w:rPr>
  </w:style>
  <w:style w:type="paragraph" w:customStyle="1" w:styleId="listbullet0">
    <w:name w:val="listbullet"/>
    <w:basedOn w:val="Normal"/>
    <w:rsid w:val="00054CEA"/>
    <w:pPr>
      <w:spacing w:before="100" w:beforeAutospacing="1" w:after="100" w:afterAutospacing="1" w:line="240" w:lineRule="auto"/>
    </w:pPr>
    <w:rPr>
      <w:rFonts w:ascii="Times New Roman" w:hAnsi="Times New Roman"/>
      <w:sz w:val="24"/>
      <w:szCs w:val="24"/>
      <w:lang w:val="en-US" w:bidi="he-IL"/>
    </w:rPr>
  </w:style>
  <w:style w:type="character" w:customStyle="1" w:styleId="BodyTextIndentChar">
    <w:name w:val="Body Text Indent Char"/>
    <w:basedOn w:val="DefaultParagraphFont"/>
    <w:rsid w:val="00ED3F2D"/>
    <w:rPr>
      <w:rFonts w:ascii="Verdana" w:hAnsi="Verdana" w:cs="Arial"/>
      <w:lang w:val="en-GB" w:eastAsia="en-US" w:bidi="ar-SA"/>
    </w:rPr>
  </w:style>
  <w:style w:type="character" w:customStyle="1" w:styleId="AlecBerry">
    <w:name w:val="Alec Berry"/>
    <w:basedOn w:val="DefaultParagraphFont"/>
    <w:semiHidden/>
    <w:rsid w:val="00D04848"/>
    <w:rPr>
      <w:rFonts w:ascii="Arial" w:hAnsi="Arial" w:cs="Arial"/>
      <w:color w:val="auto"/>
      <w:sz w:val="20"/>
      <w:szCs w:val="20"/>
    </w:rPr>
  </w:style>
  <w:style w:type="paragraph" w:customStyle="1" w:styleId="TableTextPattern">
    <w:name w:val="Table Text + Pattern:"/>
    <w:basedOn w:val="TableText"/>
    <w:rsid w:val="00E67E39"/>
    <w:rPr>
      <w:shd w:val="clear" w:color="auto" w:fill="FFFF00"/>
    </w:rPr>
  </w:style>
  <w:style w:type="character" w:styleId="HTMLCode">
    <w:name w:val="HTML Code"/>
    <w:basedOn w:val="DefaultParagraphFont"/>
    <w:uiPriority w:val="99"/>
    <w:rsid w:val="00854998"/>
    <w:rPr>
      <w:rFonts w:ascii="Courier New" w:eastAsia="Times New Roman" w:hAnsi="Courier New" w:cs="Courier New"/>
      <w:sz w:val="20"/>
      <w:szCs w:val="20"/>
    </w:rPr>
  </w:style>
  <w:style w:type="paragraph" w:styleId="Revision">
    <w:name w:val="Revision"/>
    <w:hidden/>
    <w:uiPriority w:val="99"/>
    <w:semiHidden/>
    <w:rsid w:val="004E5F75"/>
    <w:rPr>
      <w:rFonts w:ascii="Verdana" w:hAnsi="Verdana"/>
      <w:lang w:eastAsia="en-US"/>
    </w:rPr>
  </w:style>
  <w:style w:type="paragraph" w:customStyle="1" w:styleId="BRSTOCNormal">
    <w:name w:val="BRS TOC Normal"/>
    <w:basedOn w:val="Normal"/>
    <w:rsid w:val="006C6358"/>
    <w:pPr>
      <w:spacing w:after="0" w:line="240" w:lineRule="auto"/>
      <w:ind w:left="144"/>
    </w:pPr>
    <w:rPr>
      <w:rFonts w:ascii="Arial" w:hAnsi="Arial"/>
      <w:i/>
      <w:sz w:val="28"/>
      <w:szCs w:val="36"/>
      <w:lang w:val="en-US"/>
    </w:rPr>
  </w:style>
  <w:style w:type="character" w:customStyle="1" w:styleId="NormalBRSL2Char">
    <w:name w:val="Normal BRS L2 Char"/>
    <w:basedOn w:val="DefaultParagraphFont"/>
    <w:link w:val="NormalBRSL2"/>
    <w:rsid w:val="009D7F35"/>
    <w:rPr>
      <w:rFonts w:asciiTheme="minorHAnsi" w:hAnsiTheme="minorHAnsi"/>
      <w:color w:val="404040" w:themeColor="text1" w:themeTint="BF"/>
      <w:sz w:val="21"/>
      <w:szCs w:val="24"/>
      <w:lang w:val="en-US" w:eastAsia="en-US"/>
    </w:rPr>
  </w:style>
  <w:style w:type="paragraph" w:styleId="FootnoteText">
    <w:name w:val="footnote text"/>
    <w:basedOn w:val="Normal"/>
    <w:link w:val="FootnoteTextChar"/>
    <w:rsid w:val="00D0243B"/>
    <w:pPr>
      <w:spacing w:after="0" w:line="240" w:lineRule="auto"/>
    </w:pPr>
    <w:rPr>
      <w:rFonts w:ascii="Arial" w:hAnsi="Arial"/>
      <w:lang w:val="en-US"/>
    </w:rPr>
  </w:style>
  <w:style w:type="character" w:customStyle="1" w:styleId="FootnoteTextChar">
    <w:name w:val="Footnote Text Char"/>
    <w:basedOn w:val="DefaultParagraphFont"/>
    <w:link w:val="FootnoteText"/>
    <w:rsid w:val="00D0243B"/>
    <w:rPr>
      <w:rFonts w:ascii="Arial" w:hAnsi="Arial"/>
      <w:lang w:eastAsia="en-US" w:bidi="ar-SA"/>
    </w:rPr>
  </w:style>
  <w:style w:type="character" w:styleId="FootnoteReference">
    <w:name w:val="footnote reference"/>
    <w:basedOn w:val="DefaultParagraphFont"/>
    <w:rsid w:val="00D0243B"/>
    <w:rPr>
      <w:rFonts w:ascii="Arial" w:hAnsi="Arial" w:cs="Arial"/>
      <w:vertAlign w:val="superscript"/>
    </w:rPr>
  </w:style>
  <w:style w:type="paragraph" w:customStyle="1" w:styleId="BRSListL2">
    <w:name w:val="BRS List L2"/>
    <w:basedOn w:val="NormalBRSL2"/>
    <w:rsid w:val="005E57B1"/>
    <w:pPr>
      <w:numPr>
        <w:ilvl w:val="0"/>
        <w:numId w:val="4"/>
      </w:numPr>
    </w:pPr>
  </w:style>
  <w:style w:type="paragraph" w:customStyle="1" w:styleId="StyleBodyText5ComplexArial">
    <w:name w:val="Style Body Text 5 + (Complex) Arial"/>
    <w:basedOn w:val="BodyText5"/>
    <w:rsid w:val="005E57B1"/>
    <w:rPr>
      <w:rFonts w:cs="Arial"/>
    </w:rPr>
  </w:style>
  <w:style w:type="paragraph" w:styleId="Index6">
    <w:name w:val="index 6"/>
    <w:basedOn w:val="Normal"/>
    <w:next w:val="Normal"/>
    <w:rsid w:val="008E5042"/>
    <w:pPr>
      <w:tabs>
        <w:tab w:val="left" w:pos="284"/>
        <w:tab w:val="left" w:pos="2268"/>
        <w:tab w:val="right" w:pos="3041"/>
      </w:tabs>
      <w:spacing w:before="120" w:line="240" w:lineRule="auto"/>
      <w:ind w:left="1200" w:hanging="200"/>
    </w:pPr>
    <w:rPr>
      <w:rFonts w:ascii="Times New Roman" w:hAnsi="Times New Roman"/>
      <w:sz w:val="18"/>
      <w:lang w:val="en-US"/>
    </w:rPr>
  </w:style>
  <w:style w:type="paragraph" w:customStyle="1" w:styleId="table">
    <w:name w:val="table"/>
    <w:basedOn w:val="Normal"/>
    <w:rsid w:val="008E5042"/>
    <w:pPr>
      <w:tabs>
        <w:tab w:val="left" w:pos="284"/>
        <w:tab w:val="left" w:pos="567"/>
      </w:tabs>
      <w:spacing w:before="60" w:after="60" w:line="240" w:lineRule="exact"/>
    </w:pPr>
    <w:rPr>
      <w:rFonts w:ascii="Arial Narrow" w:hAnsi="Arial Narrow"/>
      <w:lang w:val="en-US"/>
    </w:rPr>
  </w:style>
  <w:style w:type="paragraph" w:customStyle="1" w:styleId="list-bullet2">
    <w:name w:val="list-bullet2"/>
    <w:basedOn w:val="Normal"/>
    <w:rsid w:val="00F43FBF"/>
    <w:pPr>
      <w:spacing w:before="100" w:beforeAutospacing="1" w:after="100" w:afterAutospacing="1" w:line="240" w:lineRule="auto"/>
    </w:pPr>
    <w:rPr>
      <w:rFonts w:ascii="Times New Roman" w:hAnsi="Times New Roman"/>
      <w:sz w:val="24"/>
      <w:szCs w:val="24"/>
      <w:lang w:val="en-US" w:eastAsia="ja-JP" w:bidi="he-IL"/>
    </w:rPr>
  </w:style>
  <w:style w:type="paragraph" w:styleId="Title">
    <w:name w:val="Title"/>
    <w:basedOn w:val="Normal"/>
    <w:next w:val="Normal"/>
    <w:link w:val="TitleChar"/>
    <w:uiPriority w:val="10"/>
    <w:qFormat/>
    <w:rsid w:val="00FC4C21"/>
    <w:pPr>
      <w:pBdr>
        <w:bottom w:val="single" w:sz="8" w:space="4" w:color="4F81BD" w:themeColor="accent1"/>
      </w:pBdr>
      <w:spacing w:after="300" w:line="240" w:lineRule="auto"/>
      <w:contextualSpacing/>
      <w:jc w:val="right"/>
    </w:pPr>
    <w:rPr>
      <w:rFonts w:eastAsiaTheme="majorEastAsia" w:cstheme="majorBidi"/>
      <w:b/>
      <w:color w:val="0F243E" w:themeColor="text2" w:themeShade="80"/>
      <w:spacing w:val="5"/>
      <w:kern w:val="28"/>
      <w:sz w:val="72"/>
      <w:szCs w:val="52"/>
    </w:rPr>
  </w:style>
  <w:style w:type="character" w:customStyle="1" w:styleId="TitleChar">
    <w:name w:val="Title Char"/>
    <w:basedOn w:val="DefaultParagraphFont"/>
    <w:link w:val="Title"/>
    <w:uiPriority w:val="10"/>
    <w:rsid w:val="00FC4C21"/>
    <w:rPr>
      <w:rFonts w:asciiTheme="minorHAnsi" w:eastAsiaTheme="majorEastAsia" w:hAnsiTheme="minorHAnsi" w:cstheme="majorBidi"/>
      <w:b/>
      <w:color w:val="0F243E" w:themeColor="text2" w:themeShade="80"/>
      <w:spacing w:val="5"/>
      <w:kern w:val="28"/>
      <w:sz w:val="72"/>
      <w:szCs w:val="52"/>
      <w:lang w:eastAsia="en-US"/>
    </w:rPr>
  </w:style>
  <w:style w:type="paragraph" w:styleId="NoSpacing">
    <w:name w:val="No Spacing"/>
    <w:uiPriority w:val="1"/>
    <w:qFormat/>
    <w:rsid w:val="00413A0F"/>
    <w:rPr>
      <w:rFonts w:asciiTheme="minorHAnsi" w:eastAsiaTheme="minorHAnsi" w:hAnsiTheme="minorHAnsi" w:cstheme="minorBidi"/>
      <w:color w:val="262626" w:themeColor="text1" w:themeTint="D9"/>
      <w:sz w:val="22"/>
      <w:szCs w:val="22"/>
      <w:lang w:eastAsia="en-US"/>
    </w:rPr>
  </w:style>
  <w:style w:type="paragraph" w:customStyle="1" w:styleId="Heading4a">
    <w:name w:val="Heading 4a"/>
    <w:next w:val="Normal"/>
    <w:link w:val="Heading4aChar"/>
    <w:qFormat/>
    <w:rsid w:val="00FF4A9D"/>
    <w:pPr>
      <w:spacing w:before="120" w:after="200" w:line="276" w:lineRule="auto"/>
    </w:pPr>
    <w:rPr>
      <w:rFonts w:ascii="Arial" w:eastAsiaTheme="majorEastAsia" w:hAnsi="Arial" w:cstheme="majorBidi"/>
      <w:b/>
      <w:bCs/>
      <w:iCs/>
      <w:color w:val="DF8C1E"/>
      <w:sz w:val="22"/>
      <w:szCs w:val="22"/>
      <w:lang w:eastAsia="en-US"/>
    </w:rPr>
  </w:style>
  <w:style w:type="character" w:customStyle="1" w:styleId="Heading4aChar">
    <w:name w:val="Heading 4a Char"/>
    <w:basedOn w:val="DefaultParagraphFont"/>
    <w:link w:val="Heading4a"/>
    <w:rsid w:val="00FF4A9D"/>
    <w:rPr>
      <w:rFonts w:ascii="Arial" w:eastAsiaTheme="majorEastAsia" w:hAnsi="Arial" w:cstheme="majorBidi"/>
      <w:b/>
      <w:bCs/>
      <w:iCs/>
      <w:color w:val="DF8C1E"/>
      <w:sz w:val="22"/>
      <w:szCs w:val="22"/>
      <w:lang w:eastAsia="en-US"/>
    </w:rPr>
  </w:style>
  <w:style w:type="paragraph" w:styleId="ListParagraph">
    <w:name w:val="List Paragraph"/>
    <w:basedOn w:val="Normal"/>
    <w:uiPriority w:val="34"/>
    <w:qFormat/>
    <w:rsid w:val="00537AC9"/>
    <w:pPr>
      <w:ind w:left="720"/>
      <w:contextualSpacing/>
    </w:pPr>
  </w:style>
  <w:style w:type="table" w:styleId="MediumGrid1-Accent1">
    <w:name w:val="Medium Grid 1 Accent 1"/>
    <w:basedOn w:val="TableNormal"/>
    <w:uiPriority w:val="67"/>
    <w:rsid w:val="0042504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Number2">
    <w:name w:val="List Number 2"/>
    <w:rsid w:val="00450A5B"/>
    <w:pPr>
      <w:numPr>
        <w:numId w:val="8"/>
      </w:numPr>
      <w:spacing w:before="180"/>
    </w:pPr>
    <w:rPr>
      <w:rFonts w:ascii="Arial" w:hAnsi="Arial"/>
      <w:sz w:val="22"/>
      <w:lang w:eastAsia="en-US"/>
    </w:rPr>
  </w:style>
  <w:style w:type="paragraph" w:customStyle="1" w:styleId="Listnumbersingleline">
    <w:name w:val="List number single line"/>
    <w:rsid w:val="00725A00"/>
    <w:pPr>
      <w:numPr>
        <w:numId w:val="9"/>
      </w:numPr>
    </w:pPr>
    <w:rPr>
      <w:rFonts w:ascii="Arial" w:hAnsi="Arial"/>
      <w:sz w:val="22"/>
      <w:lang w:eastAsia="en-US"/>
    </w:rPr>
  </w:style>
  <w:style w:type="paragraph" w:customStyle="1" w:styleId="NoteForImplementer">
    <w:name w:val="NoteForImplementer"/>
    <w:basedOn w:val="Normal"/>
    <w:next w:val="Normal"/>
    <w:link w:val="NoteForImplementerChar"/>
    <w:qFormat/>
    <w:rsid w:val="00A44AE2"/>
    <w:rPr>
      <w:color w:val="4F81BD" w:themeColor="accent1"/>
    </w:rPr>
  </w:style>
  <w:style w:type="character" w:customStyle="1" w:styleId="NoteForImplementerChar">
    <w:name w:val="NoteForImplementer Char"/>
    <w:basedOn w:val="DefaultParagraphFont"/>
    <w:link w:val="NoteForImplementer"/>
    <w:rsid w:val="00A44AE2"/>
    <w:rPr>
      <w:rFonts w:asciiTheme="minorHAnsi" w:hAnsiTheme="minorHAnsi"/>
      <w:color w:val="4F81BD" w:themeColor="accent1"/>
      <w:sz w:val="21"/>
      <w:lang w:eastAsia="en-US"/>
    </w:rPr>
  </w:style>
  <w:style w:type="table" w:styleId="MediumGrid3-Accent1">
    <w:name w:val="Medium Grid 3 Accent 1"/>
    <w:basedOn w:val="TableNormal"/>
    <w:uiPriority w:val="69"/>
    <w:rsid w:val="00137CE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Shading1-Accent11">
    <w:name w:val="Medium Shading 1 - Accent 11"/>
    <w:basedOn w:val="TableNormal"/>
    <w:uiPriority w:val="63"/>
    <w:rsid w:val="00137CE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Strong">
    <w:name w:val="Strong"/>
    <w:basedOn w:val="DefaultParagraphFont"/>
    <w:uiPriority w:val="22"/>
    <w:qFormat/>
    <w:rsid w:val="00AC1712"/>
    <w:rPr>
      <w:b/>
      <w:bCs/>
    </w:rPr>
  </w:style>
  <w:style w:type="character" w:customStyle="1" w:styleId="Heading2Char">
    <w:name w:val="Heading 2 Char"/>
    <w:aliases w:val="Heading 21 Char,Heading2 Char,H2-Heading 2 Char,2 Char,Header 2 Char,l2 Char,Header2 Char,h2 Char,22 Char,heading2 Char,list2 Char,H2 Char,heading 2 Char,A Char,A.B.C. Char,list 2 Char,21 Char,23 Char,24 Char,25 Char,211 Char,221 Char"/>
    <w:basedOn w:val="DefaultParagraphFont"/>
    <w:link w:val="Heading2"/>
    <w:rsid w:val="00FC36F5"/>
    <w:rPr>
      <w:rFonts w:ascii="Arial" w:hAnsi="Arial" w:cs="Arial"/>
      <w:b/>
      <w:color w:val="4F81BD" w:themeColor="accent1"/>
      <w:sz w:val="26"/>
      <w:lang w:eastAsia="en-US"/>
    </w:rPr>
  </w:style>
  <w:style w:type="character" w:customStyle="1" w:styleId="ms-rtefontsize-31">
    <w:name w:val="ms-rtefontsize-31"/>
    <w:basedOn w:val="DefaultParagraphFont"/>
    <w:rsid w:val="00C37D8B"/>
    <w:rPr>
      <w:sz w:val="24"/>
      <w:szCs w:val="24"/>
    </w:rPr>
  </w:style>
  <w:style w:type="character" w:customStyle="1" w:styleId="FooterChar">
    <w:name w:val="Footer Char"/>
    <w:link w:val="Footer"/>
    <w:rsid w:val="004B666A"/>
    <w:rPr>
      <w:rFonts w:asciiTheme="minorHAnsi" w:hAnsiTheme="minorHAnsi"/>
      <w:color w:val="404040" w:themeColor="text1" w:themeTint="BF"/>
      <w:sz w:val="18"/>
      <w:lang w:eastAsia="en-US"/>
    </w:rPr>
  </w:style>
  <w:style w:type="character" w:customStyle="1" w:styleId="CommentTextChar">
    <w:name w:val="Comment Text Char"/>
    <w:basedOn w:val="DefaultParagraphFont"/>
    <w:link w:val="CommentText"/>
    <w:semiHidden/>
    <w:rsid w:val="004B666A"/>
    <w:rPr>
      <w:rFonts w:asciiTheme="minorHAnsi" w:hAnsiTheme="minorHAnsi"/>
      <w:color w:val="404040" w:themeColor="text1" w:themeTint="BF"/>
      <w:sz w:val="21"/>
      <w:lang w:eastAsia="en-US"/>
    </w:rPr>
  </w:style>
  <w:style w:type="character" w:customStyle="1" w:styleId="TableTextChar">
    <w:name w:val="Table Text Char"/>
    <w:basedOn w:val="DefaultParagraphFont"/>
    <w:link w:val="TableText"/>
    <w:uiPriority w:val="99"/>
    <w:rsid w:val="004B666A"/>
    <w:rPr>
      <w:rFonts w:asciiTheme="minorHAnsi" w:hAnsiTheme="minorHAnsi"/>
      <w:color w:val="404040" w:themeColor="text1" w:themeTint="BF"/>
      <w:sz w:val="21"/>
      <w:lang w:eastAsia="en-US"/>
    </w:rPr>
  </w:style>
  <w:style w:type="paragraph" w:styleId="TOCHeading">
    <w:name w:val="TOC Heading"/>
    <w:basedOn w:val="Heading1"/>
    <w:next w:val="Normal"/>
    <w:uiPriority w:val="39"/>
    <w:unhideWhenUsed/>
    <w:qFormat/>
    <w:rsid w:val="00496D71"/>
    <w:pPr>
      <w:keepLines/>
      <w:pageBreakBefore w:val="0"/>
      <w:numPr>
        <w:numId w:val="0"/>
      </w:numPr>
      <w:tabs>
        <w:tab w:val="clear" w:pos="720"/>
      </w:tabs>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eastAsia="ja-JP"/>
    </w:rPr>
  </w:style>
  <w:style w:type="character" w:customStyle="1" w:styleId="codechar">
    <w:name w:val="code_char"/>
    <w:basedOn w:val="DefaultParagraphFont"/>
    <w:rsid w:val="004F06BB"/>
  </w:style>
  <w:style w:type="paragraph" w:customStyle="1" w:styleId="Default">
    <w:name w:val="Default"/>
    <w:rsid w:val="00D82C09"/>
    <w:pPr>
      <w:autoSpaceDE w:val="0"/>
      <w:autoSpaceDN w:val="0"/>
      <w:adjustRightInd w:val="0"/>
    </w:pPr>
    <w:rPr>
      <w:rFonts w:ascii="Calibri" w:hAnsi="Calibri" w:cs="Calibri"/>
      <w:color w:val="000000"/>
      <w:sz w:val="24"/>
      <w:szCs w:val="24"/>
    </w:rPr>
  </w:style>
  <w:style w:type="character" w:customStyle="1" w:styleId="Heading3Char">
    <w:name w:val="Heading 3 Char"/>
    <w:aliases w:val="HeadSmall Char,Heading3 Char,h3 Char,3 Char,1. Char,l3 Char,H3 Char,H3-Heading 3 Char,l3.3 Char,list 3 Char,list3 Char,heading 3 Char,subhead Char,Heading No. L3 Char,h31 Char,3 bullet Char,b Char,Second Char,SECOND Char,3 Ggbullet Char"/>
    <w:basedOn w:val="DefaultParagraphFont"/>
    <w:link w:val="Heading3"/>
    <w:rsid w:val="0014307C"/>
    <w:rPr>
      <w:rFonts w:ascii="Arial" w:hAnsi="Arial"/>
      <w:b/>
      <w:color w:val="404040" w:themeColor="text1" w:themeTint="BF"/>
      <w:sz w:val="21"/>
      <w:lang w:eastAsia="en-US"/>
    </w:rPr>
  </w:style>
  <w:style w:type="character" w:customStyle="1" w:styleId="Heading1Char">
    <w:name w:val="Heading 1 Char"/>
    <w:aliases w:val="Heading1 Char,Level  1 Char,H1-Heading 1 Char,h1 Char,Header 1 Char,l1 Char,Legal Line 1 Char,head 1 Char,Heading No. L1 Char,list 1 Char,II+ Char,I Char,H1 Char,temp Char,heading 1 Char,a Char,1 Char,11 Char,12 Char,13 Char,111 Char"/>
    <w:basedOn w:val="DefaultParagraphFont"/>
    <w:link w:val="Heading1"/>
    <w:rsid w:val="00BA785C"/>
    <w:rPr>
      <w:rFonts w:ascii="Arial" w:hAnsi="Arial" w:cs="Arial"/>
      <w:b/>
      <w:color w:val="1F497D" w:themeColor="text2"/>
      <w:kern w:val="28"/>
      <w:sz w:val="28"/>
      <w:lang w:eastAsia="en-US"/>
    </w:rPr>
  </w:style>
  <w:style w:type="character" w:customStyle="1" w:styleId="Heading4Char">
    <w:name w:val="Heading 4 Char"/>
    <w:aliases w:val="Heading4 Char,h4 Char,H4 Char,heading 4 Char,H4-Heading 4 Char,l4 Char,heading4 Char,a. Char,44 Char,4 dash Char,d Char,Description Char,Heading No. L4 Char,Map Title Char,I4 Char,H4-Heading 4&#10; Char,h4 sub sub heading Char,a) b) c) Char"/>
    <w:basedOn w:val="DefaultParagraphFont"/>
    <w:link w:val="Heading4"/>
    <w:rsid w:val="00BA785C"/>
    <w:rPr>
      <w:rFonts w:ascii="Arial" w:hAnsi="Arial"/>
      <w:b/>
      <w:color w:val="DF8C1E"/>
      <w:sz w:val="21"/>
      <w:lang w:eastAsia="en-US"/>
    </w:rPr>
  </w:style>
  <w:style w:type="character" w:customStyle="1" w:styleId="Heading5Char">
    <w:name w:val="Heading 5 Char"/>
    <w:basedOn w:val="DefaultParagraphFont"/>
    <w:link w:val="Heading5"/>
    <w:rsid w:val="00BA785C"/>
    <w:rPr>
      <w:rFonts w:asciiTheme="minorHAnsi" w:hAnsiTheme="minorHAnsi"/>
      <w:color w:val="404040" w:themeColor="text1" w:themeTint="BF"/>
      <w:sz w:val="21"/>
      <w:lang w:eastAsia="en-US"/>
    </w:rPr>
  </w:style>
  <w:style w:type="character" w:customStyle="1" w:styleId="Heading6Char">
    <w:name w:val="Heading 6 Char"/>
    <w:basedOn w:val="DefaultParagraphFont"/>
    <w:link w:val="Heading6"/>
    <w:rsid w:val="00BA785C"/>
    <w:rPr>
      <w:rFonts w:asciiTheme="minorHAnsi" w:hAnsiTheme="minorHAnsi"/>
      <w:i/>
      <w:color w:val="404040" w:themeColor="text1" w:themeTint="BF"/>
      <w:sz w:val="21"/>
      <w:lang w:eastAsia="en-US"/>
    </w:rPr>
  </w:style>
  <w:style w:type="character" w:customStyle="1" w:styleId="Heading7Char">
    <w:name w:val="Heading 7 Char"/>
    <w:basedOn w:val="DefaultParagraphFont"/>
    <w:link w:val="Heading7"/>
    <w:rsid w:val="00BA785C"/>
    <w:rPr>
      <w:rFonts w:ascii="Arial" w:hAnsi="Arial"/>
      <w:color w:val="404040" w:themeColor="text1" w:themeTint="BF"/>
      <w:sz w:val="21"/>
      <w:lang w:eastAsia="en-US"/>
    </w:rPr>
  </w:style>
  <w:style w:type="character" w:customStyle="1" w:styleId="Heading8Char">
    <w:name w:val="Heading 8 Char"/>
    <w:aliases w:val="Center Bold Char"/>
    <w:basedOn w:val="DefaultParagraphFont"/>
    <w:link w:val="Heading8"/>
    <w:rsid w:val="00BA785C"/>
    <w:rPr>
      <w:rFonts w:ascii="Arial" w:hAnsi="Arial"/>
      <w:i/>
      <w:color w:val="404040" w:themeColor="text1" w:themeTint="BF"/>
      <w:sz w:val="21"/>
      <w:lang w:eastAsia="en-US"/>
    </w:rPr>
  </w:style>
  <w:style w:type="character" w:customStyle="1" w:styleId="Heading9Char">
    <w:name w:val="Heading 9 Char"/>
    <w:aliases w:val="Titre 10 Char"/>
    <w:basedOn w:val="DefaultParagraphFont"/>
    <w:link w:val="Heading9"/>
    <w:rsid w:val="00BA785C"/>
    <w:rPr>
      <w:rFonts w:ascii="Arial" w:hAnsi="Arial"/>
      <w:b/>
      <w:i/>
      <w:color w:val="404040" w:themeColor="text1" w:themeTint="BF"/>
      <w:sz w:val="18"/>
      <w:lang w:eastAsia="en-US"/>
    </w:rPr>
  </w:style>
  <w:style w:type="character" w:customStyle="1" w:styleId="BalloonTextChar">
    <w:name w:val="Balloon Text Char"/>
    <w:basedOn w:val="DefaultParagraphFont"/>
    <w:link w:val="BalloonText"/>
    <w:uiPriority w:val="99"/>
    <w:semiHidden/>
    <w:rsid w:val="00BA785C"/>
    <w:rPr>
      <w:rFonts w:ascii="Tahoma" w:hAnsi="Tahoma" w:cs="Tahoma"/>
      <w:color w:val="404040" w:themeColor="text1" w:themeTint="BF"/>
      <w:sz w:val="16"/>
      <w:szCs w:val="16"/>
      <w:lang w:eastAsia="en-US"/>
    </w:rPr>
  </w:style>
  <w:style w:type="paragraph" w:styleId="ListBullet">
    <w:name w:val="List Bullet"/>
    <w:basedOn w:val="Normal"/>
    <w:uiPriority w:val="99"/>
    <w:rsid w:val="00787FC9"/>
    <w:pPr>
      <w:numPr>
        <w:numId w:val="67"/>
      </w:numPr>
      <w:ind w:left="1094" w:hanging="357"/>
      <w:contextualSpacing/>
    </w:pPr>
    <w:rPr>
      <w:rFonts w:ascii="Calibri" w:hAnsi="Calibri"/>
      <w:color w:val="auto"/>
    </w:rPr>
  </w:style>
  <w:style w:type="paragraph" w:customStyle="1" w:styleId="TblTxSm">
    <w:name w:val="Tbl Tx Sm"/>
    <w:basedOn w:val="Normal"/>
    <w:link w:val="TblTxSmChar"/>
    <w:qFormat/>
    <w:rsid w:val="00E24C56"/>
    <w:pPr>
      <w:keepNext/>
      <w:spacing w:after="0" w:line="240" w:lineRule="auto"/>
      <w:jc w:val="left"/>
    </w:pPr>
    <w:rPr>
      <w:color w:val="auto"/>
      <w:sz w:val="18"/>
    </w:rPr>
  </w:style>
  <w:style w:type="paragraph" w:customStyle="1" w:styleId="TableHeader0">
    <w:name w:val="Table Header"/>
    <w:basedOn w:val="Normal"/>
    <w:link w:val="TableHeaderChar"/>
    <w:qFormat/>
    <w:rsid w:val="00E24C56"/>
    <w:pPr>
      <w:keepNext/>
      <w:keepLines/>
      <w:spacing w:after="60" w:line="240" w:lineRule="auto"/>
      <w:jc w:val="left"/>
    </w:pPr>
    <w:rPr>
      <w:b/>
      <w:color w:val="FFFFFF" w:themeColor="background1"/>
    </w:rPr>
  </w:style>
  <w:style w:type="character" w:customStyle="1" w:styleId="TblTxSmChar">
    <w:name w:val="Tbl Tx Sm Char"/>
    <w:basedOn w:val="DefaultParagraphFont"/>
    <w:link w:val="TblTxSm"/>
    <w:rsid w:val="00E24C56"/>
    <w:rPr>
      <w:rFonts w:asciiTheme="minorHAnsi" w:hAnsiTheme="minorHAnsi"/>
      <w:sz w:val="18"/>
      <w:lang w:eastAsia="en-US"/>
    </w:rPr>
  </w:style>
  <w:style w:type="character" w:customStyle="1" w:styleId="TableHeaderChar">
    <w:name w:val="Table Header Char"/>
    <w:basedOn w:val="TblTxSmChar"/>
    <w:link w:val="TableHeader0"/>
    <w:rsid w:val="00E24C56"/>
    <w:rPr>
      <w:rFonts w:asciiTheme="minorHAnsi" w:hAnsiTheme="minorHAnsi"/>
      <w:b/>
      <w:color w:val="FFFFFF" w:themeColor="background1"/>
      <w:sz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60841">
      <w:bodyDiv w:val="1"/>
      <w:marLeft w:val="0"/>
      <w:marRight w:val="0"/>
      <w:marTop w:val="0"/>
      <w:marBottom w:val="0"/>
      <w:divBdr>
        <w:top w:val="none" w:sz="0" w:space="0" w:color="auto"/>
        <w:left w:val="none" w:sz="0" w:space="0" w:color="auto"/>
        <w:bottom w:val="none" w:sz="0" w:space="0" w:color="auto"/>
        <w:right w:val="none" w:sz="0" w:space="0" w:color="auto"/>
      </w:divBdr>
      <w:divsChild>
        <w:div w:id="554656231">
          <w:marLeft w:val="0"/>
          <w:marRight w:val="0"/>
          <w:marTop w:val="0"/>
          <w:marBottom w:val="0"/>
          <w:divBdr>
            <w:top w:val="none" w:sz="0" w:space="0" w:color="auto"/>
            <w:left w:val="none" w:sz="0" w:space="0" w:color="auto"/>
            <w:bottom w:val="none" w:sz="0" w:space="0" w:color="auto"/>
            <w:right w:val="none" w:sz="0" w:space="0" w:color="auto"/>
          </w:divBdr>
          <w:divsChild>
            <w:div w:id="3126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718">
      <w:bodyDiv w:val="1"/>
      <w:marLeft w:val="0"/>
      <w:marRight w:val="0"/>
      <w:marTop w:val="0"/>
      <w:marBottom w:val="0"/>
      <w:divBdr>
        <w:top w:val="none" w:sz="0" w:space="0" w:color="auto"/>
        <w:left w:val="none" w:sz="0" w:space="0" w:color="auto"/>
        <w:bottom w:val="none" w:sz="0" w:space="0" w:color="auto"/>
        <w:right w:val="none" w:sz="0" w:space="0" w:color="auto"/>
      </w:divBdr>
    </w:div>
    <w:div w:id="68383936">
      <w:bodyDiv w:val="1"/>
      <w:marLeft w:val="0"/>
      <w:marRight w:val="0"/>
      <w:marTop w:val="0"/>
      <w:marBottom w:val="0"/>
      <w:divBdr>
        <w:top w:val="none" w:sz="0" w:space="0" w:color="auto"/>
        <w:left w:val="none" w:sz="0" w:space="0" w:color="auto"/>
        <w:bottom w:val="none" w:sz="0" w:space="0" w:color="auto"/>
        <w:right w:val="none" w:sz="0" w:space="0" w:color="auto"/>
      </w:divBdr>
    </w:div>
    <w:div w:id="84349345">
      <w:bodyDiv w:val="1"/>
      <w:marLeft w:val="0"/>
      <w:marRight w:val="0"/>
      <w:marTop w:val="0"/>
      <w:marBottom w:val="0"/>
      <w:divBdr>
        <w:top w:val="none" w:sz="0" w:space="0" w:color="auto"/>
        <w:left w:val="none" w:sz="0" w:space="0" w:color="auto"/>
        <w:bottom w:val="none" w:sz="0" w:space="0" w:color="auto"/>
        <w:right w:val="none" w:sz="0" w:space="0" w:color="auto"/>
      </w:divBdr>
      <w:divsChild>
        <w:div w:id="23677240">
          <w:marLeft w:val="0"/>
          <w:marRight w:val="0"/>
          <w:marTop w:val="0"/>
          <w:marBottom w:val="0"/>
          <w:divBdr>
            <w:top w:val="none" w:sz="0" w:space="0" w:color="auto"/>
            <w:left w:val="none" w:sz="0" w:space="0" w:color="auto"/>
            <w:bottom w:val="none" w:sz="0" w:space="0" w:color="auto"/>
            <w:right w:val="none" w:sz="0" w:space="0" w:color="auto"/>
          </w:divBdr>
          <w:divsChild>
            <w:div w:id="371656425">
              <w:marLeft w:val="0"/>
              <w:marRight w:val="0"/>
              <w:marTop w:val="0"/>
              <w:marBottom w:val="0"/>
              <w:divBdr>
                <w:top w:val="none" w:sz="0" w:space="0" w:color="auto"/>
                <w:left w:val="none" w:sz="0" w:space="0" w:color="auto"/>
                <w:bottom w:val="none" w:sz="0" w:space="0" w:color="auto"/>
                <w:right w:val="none" w:sz="0" w:space="0" w:color="auto"/>
              </w:divBdr>
            </w:div>
            <w:div w:id="6724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922">
      <w:bodyDiv w:val="1"/>
      <w:marLeft w:val="0"/>
      <w:marRight w:val="0"/>
      <w:marTop w:val="0"/>
      <w:marBottom w:val="0"/>
      <w:divBdr>
        <w:top w:val="none" w:sz="0" w:space="0" w:color="auto"/>
        <w:left w:val="none" w:sz="0" w:space="0" w:color="auto"/>
        <w:bottom w:val="none" w:sz="0" w:space="0" w:color="auto"/>
        <w:right w:val="none" w:sz="0" w:space="0" w:color="auto"/>
      </w:divBdr>
      <w:divsChild>
        <w:div w:id="1060253656">
          <w:marLeft w:val="0"/>
          <w:marRight w:val="0"/>
          <w:marTop w:val="0"/>
          <w:marBottom w:val="0"/>
          <w:divBdr>
            <w:top w:val="none" w:sz="0" w:space="0" w:color="auto"/>
            <w:left w:val="none" w:sz="0" w:space="0" w:color="auto"/>
            <w:bottom w:val="none" w:sz="0" w:space="0" w:color="auto"/>
            <w:right w:val="none" w:sz="0" w:space="0" w:color="auto"/>
          </w:divBdr>
        </w:div>
      </w:divsChild>
    </w:div>
    <w:div w:id="112939550">
      <w:bodyDiv w:val="1"/>
      <w:marLeft w:val="0"/>
      <w:marRight w:val="0"/>
      <w:marTop w:val="0"/>
      <w:marBottom w:val="0"/>
      <w:divBdr>
        <w:top w:val="none" w:sz="0" w:space="0" w:color="auto"/>
        <w:left w:val="none" w:sz="0" w:space="0" w:color="auto"/>
        <w:bottom w:val="none" w:sz="0" w:space="0" w:color="auto"/>
        <w:right w:val="none" w:sz="0" w:space="0" w:color="auto"/>
      </w:divBdr>
      <w:divsChild>
        <w:div w:id="1243031111">
          <w:marLeft w:val="0"/>
          <w:marRight w:val="0"/>
          <w:marTop w:val="0"/>
          <w:marBottom w:val="0"/>
          <w:divBdr>
            <w:top w:val="none" w:sz="0" w:space="0" w:color="auto"/>
            <w:left w:val="none" w:sz="0" w:space="0" w:color="auto"/>
            <w:bottom w:val="none" w:sz="0" w:space="0" w:color="auto"/>
            <w:right w:val="none" w:sz="0" w:space="0" w:color="auto"/>
          </w:divBdr>
          <w:divsChild>
            <w:div w:id="16648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0806">
      <w:bodyDiv w:val="1"/>
      <w:marLeft w:val="0"/>
      <w:marRight w:val="0"/>
      <w:marTop w:val="0"/>
      <w:marBottom w:val="0"/>
      <w:divBdr>
        <w:top w:val="none" w:sz="0" w:space="0" w:color="auto"/>
        <w:left w:val="none" w:sz="0" w:space="0" w:color="auto"/>
        <w:bottom w:val="none" w:sz="0" w:space="0" w:color="auto"/>
        <w:right w:val="none" w:sz="0" w:space="0" w:color="auto"/>
      </w:divBdr>
    </w:div>
    <w:div w:id="122970730">
      <w:bodyDiv w:val="1"/>
      <w:marLeft w:val="0"/>
      <w:marRight w:val="0"/>
      <w:marTop w:val="0"/>
      <w:marBottom w:val="0"/>
      <w:divBdr>
        <w:top w:val="none" w:sz="0" w:space="0" w:color="auto"/>
        <w:left w:val="none" w:sz="0" w:space="0" w:color="auto"/>
        <w:bottom w:val="none" w:sz="0" w:space="0" w:color="auto"/>
        <w:right w:val="none" w:sz="0" w:space="0" w:color="auto"/>
      </w:divBdr>
      <w:divsChild>
        <w:div w:id="168389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69147">
      <w:bodyDiv w:val="1"/>
      <w:marLeft w:val="0"/>
      <w:marRight w:val="0"/>
      <w:marTop w:val="0"/>
      <w:marBottom w:val="0"/>
      <w:divBdr>
        <w:top w:val="none" w:sz="0" w:space="0" w:color="auto"/>
        <w:left w:val="none" w:sz="0" w:space="0" w:color="auto"/>
        <w:bottom w:val="none" w:sz="0" w:space="0" w:color="auto"/>
        <w:right w:val="none" w:sz="0" w:space="0" w:color="auto"/>
      </w:divBdr>
    </w:div>
    <w:div w:id="149831867">
      <w:bodyDiv w:val="1"/>
      <w:marLeft w:val="0"/>
      <w:marRight w:val="0"/>
      <w:marTop w:val="0"/>
      <w:marBottom w:val="0"/>
      <w:divBdr>
        <w:top w:val="none" w:sz="0" w:space="0" w:color="auto"/>
        <w:left w:val="none" w:sz="0" w:space="0" w:color="auto"/>
        <w:bottom w:val="none" w:sz="0" w:space="0" w:color="auto"/>
        <w:right w:val="none" w:sz="0" w:space="0" w:color="auto"/>
      </w:divBdr>
    </w:div>
    <w:div w:id="172889466">
      <w:bodyDiv w:val="1"/>
      <w:marLeft w:val="0"/>
      <w:marRight w:val="0"/>
      <w:marTop w:val="0"/>
      <w:marBottom w:val="0"/>
      <w:divBdr>
        <w:top w:val="none" w:sz="0" w:space="0" w:color="auto"/>
        <w:left w:val="none" w:sz="0" w:space="0" w:color="auto"/>
        <w:bottom w:val="none" w:sz="0" w:space="0" w:color="auto"/>
        <w:right w:val="none" w:sz="0" w:space="0" w:color="auto"/>
      </w:divBdr>
    </w:div>
    <w:div w:id="177501756">
      <w:bodyDiv w:val="1"/>
      <w:marLeft w:val="0"/>
      <w:marRight w:val="0"/>
      <w:marTop w:val="0"/>
      <w:marBottom w:val="0"/>
      <w:divBdr>
        <w:top w:val="none" w:sz="0" w:space="0" w:color="auto"/>
        <w:left w:val="none" w:sz="0" w:space="0" w:color="auto"/>
        <w:bottom w:val="none" w:sz="0" w:space="0" w:color="auto"/>
        <w:right w:val="none" w:sz="0" w:space="0" w:color="auto"/>
      </w:divBdr>
    </w:div>
    <w:div w:id="191193004">
      <w:bodyDiv w:val="1"/>
      <w:marLeft w:val="0"/>
      <w:marRight w:val="0"/>
      <w:marTop w:val="0"/>
      <w:marBottom w:val="0"/>
      <w:divBdr>
        <w:top w:val="none" w:sz="0" w:space="0" w:color="auto"/>
        <w:left w:val="none" w:sz="0" w:space="0" w:color="auto"/>
        <w:bottom w:val="none" w:sz="0" w:space="0" w:color="auto"/>
        <w:right w:val="none" w:sz="0" w:space="0" w:color="auto"/>
      </w:divBdr>
    </w:div>
    <w:div w:id="194465200">
      <w:bodyDiv w:val="1"/>
      <w:marLeft w:val="0"/>
      <w:marRight w:val="0"/>
      <w:marTop w:val="0"/>
      <w:marBottom w:val="0"/>
      <w:divBdr>
        <w:top w:val="none" w:sz="0" w:space="0" w:color="auto"/>
        <w:left w:val="none" w:sz="0" w:space="0" w:color="auto"/>
        <w:bottom w:val="none" w:sz="0" w:space="0" w:color="auto"/>
        <w:right w:val="none" w:sz="0" w:space="0" w:color="auto"/>
      </w:divBdr>
    </w:div>
    <w:div w:id="205526548">
      <w:bodyDiv w:val="1"/>
      <w:marLeft w:val="0"/>
      <w:marRight w:val="0"/>
      <w:marTop w:val="0"/>
      <w:marBottom w:val="0"/>
      <w:divBdr>
        <w:top w:val="none" w:sz="0" w:space="0" w:color="auto"/>
        <w:left w:val="none" w:sz="0" w:space="0" w:color="auto"/>
        <w:bottom w:val="none" w:sz="0" w:space="0" w:color="auto"/>
        <w:right w:val="none" w:sz="0" w:space="0" w:color="auto"/>
      </w:divBdr>
    </w:div>
    <w:div w:id="210770914">
      <w:bodyDiv w:val="1"/>
      <w:marLeft w:val="0"/>
      <w:marRight w:val="0"/>
      <w:marTop w:val="0"/>
      <w:marBottom w:val="0"/>
      <w:divBdr>
        <w:top w:val="none" w:sz="0" w:space="0" w:color="auto"/>
        <w:left w:val="none" w:sz="0" w:space="0" w:color="auto"/>
        <w:bottom w:val="none" w:sz="0" w:space="0" w:color="auto"/>
        <w:right w:val="none" w:sz="0" w:space="0" w:color="auto"/>
      </w:divBdr>
    </w:div>
    <w:div w:id="211188718">
      <w:bodyDiv w:val="1"/>
      <w:marLeft w:val="0"/>
      <w:marRight w:val="0"/>
      <w:marTop w:val="0"/>
      <w:marBottom w:val="0"/>
      <w:divBdr>
        <w:top w:val="none" w:sz="0" w:space="0" w:color="auto"/>
        <w:left w:val="none" w:sz="0" w:space="0" w:color="auto"/>
        <w:bottom w:val="none" w:sz="0" w:space="0" w:color="auto"/>
        <w:right w:val="none" w:sz="0" w:space="0" w:color="auto"/>
      </w:divBdr>
    </w:div>
    <w:div w:id="219481207">
      <w:bodyDiv w:val="1"/>
      <w:marLeft w:val="0"/>
      <w:marRight w:val="0"/>
      <w:marTop w:val="0"/>
      <w:marBottom w:val="0"/>
      <w:divBdr>
        <w:top w:val="none" w:sz="0" w:space="0" w:color="auto"/>
        <w:left w:val="none" w:sz="0" w:space="0" w:color="auto"/>
        <w:bottom w:val="none" w:sz="0" w:space="0" w:color="auto"/>
        <w:right w:val="none" w:sz="0" w:space="0" w:color="auto"/>
      </w:divBdr>
    </w:div>
    <w:div w:id="219483257">
      <w:bodyDiv w:val="1"/>
      <w:marLeft w:val="0"/>
      <w:marRight w:val="0"/>
      <w:marTop w:val="0"/>
      <w:marBottom w:val="0"/>
      <w:divBdr>
        <w:top w:val="none" w:sz="0" w:space="0" w:color="auto"/>
        <w:left w:val="none" w:sz="0" w:space="0" w:color="auto"/>
        <w:bottom w:val="none" w:sz="0" w:space="0" w:color="auto"/>
        <w:right w:val="none" w:sz="0" w:space="0" w:color="auto"/>
      </w:divBdr>
    </w:div>
    <w:div w:id="249854870">
      <w:bodyDiv w:val="1"/>
      <w:marLeft w:val="0"/>
      <w:marRight w:val="0"/>
      <w:marTop w:val="0"/>
      <w:marBottom w:val="0"/>
      <w:divBdr>
        <w:top w:val="none" w:sz="0" w:space="0" w:color="auto"/>
        <w:left w:val="none" w:sz="0" w:space="0" w:color="auto"/>
        <w:bottom w:val="none" w:sz="0" w:space="0" w:color="auto"/>
        <w:right w:val="none" w:sz="0" w:space="0" w:color="auto"/>
      </w:divBdr>
      <w:divsChild>
        <w:div w:id="174223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136697">
      <w:bodyDiv w:val="1"/>
      <w:marLeft w:val="0"/>
      <w:marRight w:val="0"/>
      <w:marTop w:val="0"/>
      <w:marBottom w:val="0"/>
      <w:divBdr>
        <w:top w:val="none" w:sz="0" w:space="0" w:color="auto"/>
        <w:left w:val="none" w:sz="0" w:space="0" w:color="auto"/>
        <w:bottom w:val="none" w:sz="0" w:space="0" w:color="auto"/>
        <w:right w:val="none" w:sz="0" w:space="0" w:color="auto"/>
      </w:divBdr>
    </w:div>
    <w:div w:id="269626167">
      <w:bodyDiv w:val="1"/>
      <w:marLeft w:val="0"/>
      <w:marRight w:val="0"/>
      <w:marTop w:val="0"/>
      <w:marBottom w:val="0"/>
      <w:divBdr>
        <w:top w:val="none" w:sz="0" w:space="0" w:color="auto"/>
        <w:left w:val="none" w:sz="0" w:space="0" w:color="auto"/>
        <w:bottom w:val="none" w:sz="0" w:space="0" w:color="auto"/>
        <w:right w:val="none" w:sz="0" w:space="0" w:color="auto"/>
      </w:divBdr>
      <w:divsChild>
        <w:div w:id="1870289339">
          <w:marLeft w:val="0"/>
          <w:marRight w:val="0"/>
          <w:marTop w:val="0"/>
          <w:marBottom w:val="0"/>
          <w:divBdr>
            <w:top w:val="none" w:sz="0" w:space="0" w:color="auto"/>
            <w:left w:val="none" w:sz="0" w:space="0" w:color="auto"/>
            <w:bottom w:val="none" w:sz="0" w:space="0" w:color="auto"/>
            <w:right w:val="none" w:sz="0" w:space="0" w:color="auto"/>
          </w:divBdr>
          <w:divsChild>
            <w:div w:id="2060661549">
              <w:marLeft w:val="0"/>
              <w:marRight w:val="0"/>
              <w:marTop w:val="0"/>
              <w:marBottom w:val="0"/>
              <w:divBdr>
                <w:top w:val="none" w:sz="0" w:space="0" w:color="auto"/>
                <w:left w:val="none" w:sz="0" w:space="0" w:color="auto"/>
                <w:bottom w:val="none" w:sz="0" w:space="0" w:color="auto"/>
                <w:right w:val="none" w:sz="0" w:space="0" w:color="auto"/>
              </w:divBdr>
              <w:divsChild>
                <w:div w:id="1041170709">
                  <w:marLeft w:val="0"/>
                  <w:marRight w:val="0"/>
                  <w:marTop w:val="0"/>
                  <w:marBottom w:val="0"/>
                  <w:divBdr>
                    <w:top w:val="none" w:sz="0" w:space="0" w:color="auto"/>
                    <w:left w:val="none" w:sz="0" w:space="0" w:color="auto"/>
                    <w:bottom w:val="none" w:sz="0" w:space="0" w:color="auto"/>
                    <w:right w:val="none" w:sz="0" w:space="0" w:color="auto"/>
                  </w:divBdr>
                  <w:divsChild>
                    <w:div w:id="851797592">
                      <w:marLeft w:val="0"/>
                      <w:marRight w:val="0"/>
                      <w:marTop w:val="0"/>
                      <w:marBottom w:val="0"/>
                      <w:divBdr>
                        <w:top w:val="single" w:sz="8" w:space="0" w:color="C0C0C0"/>
                        <w:left w:val="single" w:sz="8" w:space="0" w:color="C0C0C0"/>
                        <w:bottom w:val="single" w:sz="8" w:space="0" w:color="C0C0C0"/>
                        <w:right w:val="single" w:sz="8" w:space="0" w:color="C0C0C0"/>
                      </w:divBdr>
                      <w:divsChild>
                        <w:div w:id="1386832754">
                          <w:marLeft w:val="0"/>
                          <w:marRight w:val="0"/>
                          <w:marTop w:val="0"/>
                          <w:marBottom w:val="0"/>
                          <w:divBdr>
                            <w:top w:val="none" w:sz="0" w:space="0" w:color="auto"/>
                            <w:left w:val="none" w:sz="0" w:space="0" w:color="auto"/>
                            <w:bottom w:val="none" w:sz="0" w:space="0" w:color="auto"/>
                            <w:right w:val="none" w:sz="0" w:space="0" w:color="auto"/>
                          </w:divBdr>
                        </w:div>
                      </w:divsChild>
                    </w:div>
                    <w:div w:id="1043095297">
                      <w:marLeft w:val="0"/>
                      <w:marRight w:val="0"/>
                      <w:marTop w:val="0"/>
                      <w:marBottom w:val="0"/>
                      <w:divBdr>
                        <w:top w:val="single" w:sz="8" w:space="0" w:color="C0C0C0"/>
                        <w:left w:val="single" w:sz="8" w:space="0" w:color="C0C0C0"/>
                        <w:bottom w:val="single" w:sz="8" w:space="0" w:color="C0C0C0"/>
                        <w:right w:val="single" w:sz="8" w:space="0" w:color="C0C0C0"/>
                      </w:divBdr>
                      <w:divsChild>
                        <w:div w:id="856892817">
                          <w:marLeft w:val="0"/>
                          <w:marRight w:val="0"/>
                          <w:marTop w:val="0"/>
                          <w:marBottom w:val="0"/>
                          <w:divBdr>
                            <w:top w:val="none" w:sz="0" w:space="0" w:color="auto"/>
                            <w:left w:val="none" w:sz="0" w:space="0" w:color="auto"/>
                            <w:bottom w:val="none" w:sz="0" w:space="0" w:color="auto"/>
                            <w:right w:val="none" w:sz="0" w:space="0" w:color="auto"/>
                          </w:divBdr>
                        </w:div>
                      </w:divsChild>
                    </w:div>
                    <w:div w:id="1392775921">
                      <w:marLeft w:val="0"/>
                      <w:marRight w:val="0"/>
                      <w:marTop w:val="0"/>
                      <w:marBottom w:val="0"/>
                      <w:divBdr>
                        <w:top w:val="single" w:sz="8" w:space="0" w:color="C0C0C0"/>
                        <w:left w:val="single" w:sz="8" w:space="0" w:color="C0C0C0"/>
                        <w:bottom w:val="single" w:sz="8" w:space="0" w:color="C0C0C0"/>
                        <w:right w:val="single" w:sz="8" w:space="0" w:color="C0C0C0"/>
                      </w:divBdr>
                      <w:divsChild>
                        <w:div w:id="904418008">
                          <w:marLeft w:val="0"/>
                          <w:marRight w:val="0"/>
                          <w:marTop w:val="0"/>
                          <w:marBottom w:val="0"/>
                          <w:divBdr>
                            <w:top w:val="none" w:sz="0" w:space="0" w:color="auto"/>
                            <w:left w:val="none" w:sz="0" w:space="0" w:color="auto"/>
                            <w:bottom w:val="none" w:sz="0" w:space="0" w:color="auto"/>
                            <w:right w:val="none" w:sz="0" w:space="0" w:color="auto"/>
                          </w:divBdr>
                        </w:div>
                      </w:divsChild>
                    </w:div>
                    <w:div w:id="1513258418">
                      <w:marLeft w:val="0"/>
                      <w:marRight w:val="0"/>
                      <w:marTop w:val="0"/>
                      <w:marBottom w:val="0"/>
                      <w:divBdr>
                        <w:top w:val="single" w:sz="8" w:space="0" w:color="C0C0C0"/>
                        <w:left w:val="single" w:sz="8" w:space="0" w:color="C0C0C0"/>
                        <w:bottom w:val="single" w:sz="8" w:space="0" w:color="C0C0C0"/>
                        <w:right w:val="single" w:sz="8" w:space="0" w:color="C0C0C0"/>
                      </w:divBdr>
                      <w:divsChild>
                        <w:div w:id="1601992167">
                          <w:marLeft w:val="0"/>
                          <w:marRight w:val="0"/>
                          <w:marTop w:val="0"/>
                          <w:marBottom w:val="0"/>
                          <w:divBdr>
                            <w:top w:val="none" w:sz="0" w:space="0" w:color="auto"/>
                            <w:left w:val="none" w:sz="0" w:space="0" w:color="auto"/>
                            <w:bottom w:val="none" w:sz="0" w:space="0" w:color="auto"/>
                            <w:right w:val="none" w:sz="0" w:space="0" w:color="auto"/>
                          </w:divBdr>
                        </w:div>
                      </w:divsChild>
                    </w:div>
                    <w:div w:id="1562403033">
                      <w:marLeft w:val="0"/>
                      <w:marRight w:val="0"/>
                      <w:marTop w:val="0"/>
                      <w:marBottom w:val="0"/>
                      <w:divBdr>
                        <w:top w:val="single" w:sz="8" w:space="0" w:color="C0C0C0"/>
                        <w:left w:val="single" w:sz="8" w:space="0" w:color="C0C0C0"/>
                        <w:bottom w:val="single" w:sz="8" w:space="0" w:color="C0C0C0"/>
                        <w:right w:val="single" w:sz="8" w:space="0" w:color="C0C0C0"/>
                      </w:divBdr>
                      <w:divsChild>
                        <w:div w:id="1387292625">
                          <w:marLeft w:val="0"/>
                          <w:marRight w:val="0"/>
                          <w:marTop w:val="0"/>
                          <w:marBottom w:val="0"/>
                          <w:divBdr>
                            <w:top w:val="none" w:sz="0" w:space="0" w:color="auto"/>
                            <w:left w:val="none" w:sz="0" w:space="0" w:color="auto"/>
                            <w:bottom w:val="none" w:sz="0" w:space="0" w:color="auto"/>
                            <w:right w:val="none" w:sz="0" w:space="0" w:color="auto"/>
                          </w:divBdr>
                        </w:div>
                      </w:divsChild>
                    </w:div>
                    <w:div w:id="1847669838">
                      <w:marLeft w:val="0"/>
                      <w:marRight w:val="0"/>
                      <w:marTop w:val="0"/>
                      <w:marBottom w:val="0"/>
                      <w:divBdr>
                        <w:top w:val="single" w:sz="8" w:space="0" w:color="C0C0C0"/>
                        <w:left w:val="single" w:sz="8" w:space="0" w:color="C0C0C0"/>
                        <w:bottom w:val="single" w:sz="8" w:space="0" w:color="C0C0C0"/>
                        <w:right w:val="single" w:sz="8" w:space="0" w:color="C0C0C0"/>
                      </w:divBdr>
                      <w:divsChild>
                        <w:div w:id="901332852">
                          <w:marLeft w:val="0"/>
                          <w:marRight w:val="0"/>
                          <w:marTop w:val="0"/>
                          <w:marBottom w:val="0"/>
                          <w:divBdr>
                            <w:top w:val="none" w:sz="0" w:space="0" w:color="auto"/>
                            <w:left w:val="none" w:sz="0" w:space="0" w:color="auto"/>
                            <w:bottom w:val="none" w:sz="0" w:space="0" w:color="auto"/>
                            <w:right w:val="none" w:sz="0" w:space="0" w:color="auto"/>
                          </w:divBdr>
                        </w:div>
                      </w:divsChild>
                    </w:div>
                    <w:div w:id="1857690755">
                      <w:marLeft w:val="0"/>
                      <w:marRight w:val="0"/>
                      <w:marTop w:val="0"/>
                      <w:marBottom w:val="0"/>
                      <w:divBdr>
                        <w:top w:val="single" w:sz="8" w:space="0" w:color="C0C0C0"/>
                        <w:left w:val="single" w:sz="8" w:space="0" w:color="C0C0C0"/>
                        <w:bottom w:val="single" w:sz="8" w:space="0" w:color="C0C0C0"/>
                        <w:right w:val="single" w:sz="8" w:space="0" w:color="C0C0C0"/>
                      </w:divBdr>
                      <w:divsChild>
                        <w:div w:id="3447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092922">
      <w:bodyDiv w:val="1"/>
      <w:marLeft w:val="0"/>
      <w:marRight w:val="0"/>
      <w:marTop w:val="0"/>
      <w:marBottom w:val="0"/>
      <w:divBdr>
        <w:top w:val="none" w:sz="0" w:space="0" w:color="auto"/>
        <w:left w:val="none" w:sz="0" w:space="0" w:color="auto"/>
        <w:bottom w:val="none" w:sz="0" w:space="0" w:color="auto"/>
        <w:right w:val="none" w:sz="0" w:space="0" w:color="auto"/>
      </w:divBdr>
      <w:divsChild>
        <w:div w:id="1862888499">
          <w:marLeft w:val="360"/>
          <w:marRight w:val="0"/>
          <w:marTop w:val="0"/>
          <w:marBottom w:val="0"/>
          <w:divBdr>
            <w:top w:val="none" w:sz="0" w:space="0" w:color="auto"/>
            <w:left w:val="none" w:sz="0" w:space="0" w:color="auto"/>
            <w:bottom w:val="none" w:sz="0" w:space="0" w:color="auto"/>
            <w:right w:val="none" w:sz="0" w:space="0" w:color="auto"/>
          </w:divBdr>
        </w:div>
      </w:divsChild>
    </w:div>
    <w:div w:id="292832900">
      <w:bodyDiv w:val="1"/>
      <w:marLeft w:val="0"/>
      <w:marRight w:val="0"/>
      <w:marTop w:val="0"/>
      <w:marBottom w:val="0"/>
      <w:divBdr>
        <w:top w:val="none" w:sz="0" w:space="0" w:color="auto"/>
        <w:left w:val="none" w:sz="0" w:space="0" w:color="auto"/>
        <w:bottom w:val="none" w:sz="0" w:space="0" w:color="auto"/>
        <w:right w:val="none" w:sz="0" w:space="0" w:color="auto"/>
      </w:divBdr>
      <w:divsChild>
        <w:div w:id="831603660">
          <w:marLeft w:val="0"/>
          <w:marRight w:val="0"/>
          <w:marTop w:val="0"/>
          <w:marBottom w:val="0"/>
          <w:divBdr>
            <w:top w:val="none" w:sz="0" w:space="0" w:color="auto"/>
            <w:left w:val="none" w:sz="0" w:space="0" w:color="auto"/>
            <w:bottom w:val="none" w:sz="0" w:space="0" w:color="auto"/>
            <w:right w:val="none" w:sz="0" w:space="0" w:color="auto"/>
          </w:divBdr>
        </w:div>
      </w:divsChild>
    </w:div>
    <w:div w:id="296185174">
      <w:bodyDiv w:val="1"/>
      <w:marLeft w:val="0"/>
      <w:marRight w:val="0"/>
      <w:marTop w:val="0"/>
      <w:marBottom w:val="0"/>
      <w:divBdr>
        <w:top w:val="none" w:sz="0" w:space="0" w:color="auto"/>
        <w:left w:val="none" w:sz="0" w:space="0" w:color="auto"/>
        <w:bottom w:val="none" w:sz="0" w:space="0" w:color="auto"/>
        <w:right w:val="none" w:sz="0" w:space="0" w:color="auto"/>
      </w:divBdr>
    </w:div>
    <w:div w:id="297490793">
      <w:bodyDiv w:val="1"/>
      <w:marLeft w:val="0"/>
      <w:marRight w:val="0"/>
      <w:marTop w:val="0"/>
      <w:marBottom w:val="0"/>
      <w:divBdr>
        <w:top w:val="none" w:sz="0" w:space="0" w:color="auto"/>
        <w:left w:val="none" w:sz="0" w:space="0" w:color="auto"/>
        <w:bottom w:val="none" w:sz="0" w:space="0" w:color="auto"/>
        <w:right w:val="none" w:sz="0" w:space="0" w:color="auto"/>
      </w:divBdr>
      <w:divsChild>
        <w:div w:id="879980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007861">
      <w:bodyDiv w:val="1"/>
      <w:marLeft w:val="0"/>
      <w:marRight w:val="0"/>
      <w:marTop w:val="0"/>
      <w:marBottom w:val="0"/>
      <w:divBdr>
        <w:top w:val="none" w:sz="0" w:space="0" w:color="auto"/>
        <w:left w:val="none" w:sz="0" w:space="0" w:color="auto"/>
        <w:bottom w:val="none" w:sz="0" w:space="0" w:color="auto"/>
        <w:right w:val="none" w:sz="0" w:space="0" w:color="auto"/>
      </w:divBdr>
      <w:divsChild>
        <w:div w:id="1398892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770418">
      <w:bodyDiv w:val="1"/>
      <w:marLeft w:val="0"/>
      <w:marRight w:val="0"/>
      <w:marTop w:val="0"/>
      <w:marBottom w:val="0"/>
      <w:divBdr>
        <w:top w:val="none" w:sz="0" w:space="0" w:color="auto"/>
        <w:left w:val="none" w:sz="0" w:space="0" w:color="auto"/>
        <w:bottom w:val="none" w:sz="0" w:space="0" w:color="auto"/>
        <w:right w:val="none" w:sz="0" w:space="0" w:color="auto"/>
      </w:divBdr>
    </w:div>
    <w:div w:id="449982429">
      <w:bodyDiv w:val="1"/>
      <w:marLeft w:val="0"/>
      <w:marRight w:val="0"/>
      <w:marTop w:val="0"/>
      <w:marBottom w:val="0"/>
      <w:divBdr>
        <w:top w:val="none" w:sz="0" w:space="0" w:color="auto"/>
        <w:left w:val="none" w:sz="0" w:space="0" w:color="auto"/>
        <w:bottom w:val="none" w:sz="0" w:space="0" w:color="auto"/>
        <w:right w:val="none" w:sz="0" w:space="0" w:color="auto"/>
      </w:divBdr>
    </w:div>
    <w:div w:id="451021672">
      <w:bodyDiv w:val="1"/>
      <w:marLeft w:val="0"/>
      <w:marRight w:val="0"/>
      <w:marTop w:val="0"/>
      <w:marBottom w:val="0"/>
      <w:divBdr>
        <w:top w:val="none" w:sz="0" w:space="0" w:color="auto"/>
        <w:left w:val="none" w:sz="0" w:space="0" w:color="auto"/>
        <w:bottom w:val="none" w:sz="0" w:space="0" w:color="auto"/>
        <w:right w:val="none" w:sz="0" w:space="0" w:color="auto"/>
      </w:divBdr>
    </w:div>
    <w:div w:id="468128583">
      <w:bodyDiv w:val="1"/>
      <w:marLeft w:val="0"/>
      <w:marRight w:val="0"/>
      <w:marTop w:val="0"/>
      <w:marBottom w:val="0"/>
      <w:divBdr>
        <w:top w:val="none" w:sz="0" w:space="0" w:color="auto"/>
        <w:left w:val="none" w:sz="0" w:space="0" w:color="auto"/>
        <w:bottom w:val="none" w:sz="0" w:space="0" w:color="auto"/>
        <w:right w:val="none" w:sz="0" w:space="0" w:color="auto"/>
      </w:divBdr>
    </w:div>
    <w:div w:id="472525237">
      <w:bodyDiv w:val="1"/>
      <w:marLeft w:val="0"/>
      <w:marRight w:val="0"/>
      <w:marTop w:val="0"/>
      <w:marBottom w:val="0"/>
      <w:divBdr>
        <w:top w:val="none" w:sz="0" w:space="0" w:color="auto"/>
        <w:left w:val="none" w:sz="0" w:space="0" w:color="auto"/>
        <w:bottom w:val="none" w:sz="0" w:space="0" w:color="auto"/>
        <w:right w:val="none" w:sz="0" w:space="0" w:color="auto"/>
      </w:divBdr>
      <w:divsChild>
        <w:div w:id="159543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96608">
      <w:bodyDiv w:val="1"/>
      <w:marLeft w:val="0"/>
      <w:marRight w:val="0"/>
      <w:marTop w:val="0"/>
      <w:marBottom w:val="0"/>
      <w:divBdr>
        <w:top w:val="none" w:sz="0" w:space="0" w:color="auto"/>
        <w:left w:val="none" w:sz="0" w:space="0" w:color="auto"/>
        <w:bottom w:val="none" w:sz="0" w:space="0" w:color="auto"/>
        <w:right w:val="none" w:sz="0" w:space="0" w:color="auto"/>
      </w:divBdr>
      <w:divsChild>
        <w:div w:id="1956133139">
          <w:marLeft w:val="0"/>
          <w:marRight w:val="0"/>
          <w:marTop w:val="0"/>
          <w:marBottom w:val="0"/>
          <w:divBdr>
            <w:top w:val="none" w:sz="0" w:space="0" w:color="auto"/>
            <w:left w:val="none" w:sz="0" w:space="0" w:color="auto"/>
            <w:bottom w:val="none" w:sz="0" w:space="0" w:color="auto"/>
            <w:right w:val="none" w:sz="0" w:space="0" w:color="auto"/>
          </w:divBdr>
          <w:divsChild>
            <w:div w:id="81728356">
              <w:marLeft w:val="0"/>
              <w:marRight w:val="0"/>
              <w:marTop w:val="0"/>
              <w:marBottom w:val="0"/>
              <w:divBdr>
                <w:top w:val="none" w:sz="0" w:space="0" w:color="auto"/>
                <w:left w:val="none" w:sz="0" w:space="0" w:color="auto"/>
                <w:bottom w:val="none" w:sz="0" w:space="0" w:color="auto"/>
                <w:right w:val="none" w:sz="0" w:space="0" w:color="auto"/>
              </w:divBdr>
              <w:divsChild>
                <w:div w:id="4280860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11189840">
      <w:bodyDiv w:val="1"/>
      <w:marLeft w:val="0"/>
      <w:marRight w:val="0"/>
      <w:marTop w:val="0"/>
      <w:marBottom w:val="0"/>
      <w:divBdr>
        <w:top w:val="none" w:sz="0" w:space="0" w:color="auto"/>
        <w:left w:val="none" w:sz="0" w:space="0" w:color="auto"/>
        <w:bottom w:val="none" w:sz="0" w:space="0" w:color="auto"/>
        <w:right w:val="none" w:sz="0" w:space="0" w:color="auto"/>
      </w:divBdr>
    </w:div>
    <w:div w:id="511989609">
      <w:bodyDiv w:val="1"/>
      <w:marLeft w:val="0"/>
      <w:marRight w:val="0"/>
      <w:marTop w:val="0"/>
      <w:marBottom w:val="0"/>
      <w:divBdr>
        <w:top w:val="none" w:sz="0" w:space="0" w:color="auto"/>
        <w:left w:val="none" w:sz="0" w:space="0" w:color="auto"/>
        <w:bottom w:val="none" w:sz="0" w:space="0" w:color="auto"/>
        <w:right w:val="none" w:sz="0" w:space="0" w:color="auto"/>
      </w:divBdr>
      <w:divsChild>
        <w:div w:id="1822964074">
          <w:marLeft w:val="0"/>
          <w:marRight w:val="0"/>
          <w:marTop w:val="0"/>
          <w:marBottom w:val="0"/>
          <w:divBdr>
            <w:top w:val="none" w:sz="0" w:space="0" w:color="auto"/>
            <w:left w:val="none" w:sz="0" w:space="0" w:color="auto"/>
            <w:bottom w:val="none" w:sz="0" w:space="0" w:color="auto"/>
            <w:right w:val="none" w:sz="0" w:space="0" w:color="auto"/>
          </w:divBdr>
        </w:div>
      </w:divsChild>
    </w:div>
    <w:div w:id="513887248">
      <w:bodyDiv w:val="1"/>
      <w:marLeft w:val="0"/>
      <w:marRight w:val="0"/>
      <w:marTop w:val="0"/>
      <w:marBottom w:val="0"/>
      <w:divBdr>
        <w:top w:val="none" w:sz="0" w:space="0" w:color="auto"/>
        <w:left w:val="none" w:sz="0" w:space="0" w:color="auto"/>
        <w:bottom w:val="none" w:sz="0" w:space="0" w:color="auto"/>
        <w:right w:val="none" w:sz="0" w:space="0" w:color="auto"/>
      </w:divBdr>
    </w:div>
    <w:div w:id="520433900">
      <w:bodyDiv w:val="1"/>
      <w:marLeft w:val="0"/>
      <w:marRight w:val="0"/>
      <w:marTop w:val="0"/>
      <w:marBottom w:val="0"/>
      <w:divBdr>
        <w:top w:val="none" w:sz="0" w:space="0" w:color="auto"/>
        <w:left w:val="none" w:sz="0" w:space="0" w:color="auto"/>
        <w:bottom w:val="none" w:sz="0" w:space="0" w:color="auto"/>
        <w:right w:val="none" w:sz="0" w:space="0" w:color="auto"/>
      </w:divBdr>
      <w:divsChild>
        <w:div w:id="19571326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959086">
              <w:marLeft w:val="0"/>
              <w:marRight w:val="0"/>
              <w:marTop w:val="0"/>
              <w:marBottom w:val="0"/>
              <w:divBdr>
                <w:top w:val="none" w:sz="0" w:space="0" w:color="auto"/>
                <w:left w:val="none" w:sz="0" w:space="0" w:color="auto"/>
                <w:bottom w:val="none" w:sz="0" w:space="0" w:color="auto"/>
                <w:right w:val="none" w:sz="0" w:space="0" w:color="auto"/>
              </w:divBdr>
              <w:divsChild>
                <w:div w:id="4482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4639">
      <w:bodyDiv w:val="1"/>
      <w:marLeft w:val="0"/>
      <w:marRight w:val="0"/>
      <w:marTop w:val="0"/>
      <w:marBottom w:val="0"/>
      <w:divBdr>
        <w:top w:val="none" w:sz="0" w:space="0" w:color="auto"/>
        <w:left w:val="none" w:sz="0" w:space="0" w:color="auto"/>
        <w:bottom w:val="none" w:sz="0" w:space="0" w:color="auto"/>
        <w:right w:val="none" w:sz="0" w:space="0" w:color="auto"/>
      </w:divBdr>
    </w:div>
    <w:div w:id="574121347">
      <w:bodyDiv w:val="1"/>
      <w:marLeft w:val="0"/>
      <w:marRight w:val="0"/>
      <w:marTop w:val="0"/>
      <w:marBottom w:val="0"/>
      <w:divBdr>
        <w:top w:val="none" w:sz="0" w:space="0" w:color="auto"/>
        <w:left w:val="none" w:sz="0" w:space="0" w:color="auto"/>
        <w:bottom w:val="none" w:sz="0" w:space="0" w:color="auto"/>
        <w:right w:val="none" w:sz="0" w:space="0" w:color="auto"/>
      </w:divBdr>
    </w:div>
    <w:div w:id="581720492">
      <w:bodyDiv w:val="1"/>
      <w:marLeft w:val="0"/>
      <w:marRight w:val="0"/>
      <w:marTop w:val="0"/>
      <w:marBottom w:val="0"/>
      <w:divBdr>
        <w:top w:val="none" w:sz="0" w:space="0" w:color="auto"/>
        <w:left w:val="none" w:sz="0" w:space="0" w:color="auto"/>
        <w:bottom w:val="none" w:sz="0" w:space="0" w:color="auto"/>
        <w:right w:val="none" w:sz="0" w:space="0" w:color="auto"/>
      </w:divBdr>
    </w:div>
    <w:div w:id="583994382">
      <w:bodyDiv w:val="1"/>
      <w:marLeft w:val="0"/>
      <w:marRight w:val="0"/>
      <w:marTop w:val="0"/>
      <w:marBottom w:val="0"/>
      <w:divBdr>
        <w:top w:val="none" w:sz="0" w:space="0" w:color="auto"/>
        <w:left w:val="none" w:sz="0" w:space="0" w:color="auto"/>
        <w:bottom w:val="none" w:sz="0" w:space="0" w:color="auto"/>
        <w:right w:val="none" w:sz="0" w:space="0" w:color="auto"/>
      </w:divBdr>
    </w:div>
    <w:div w:id="633410963">
      <w:bodyDiv w:val="1"/>
      <w:marLeft w:val="0"/>
      <w:marRight w:val="0"/>
      <w:marTop w:val="0"/>
      <w:marBottom w:val="0"/>
      <w:divBdr>
        <w:top w:val="none" w:sz="0" w:space="0" w:color="auto"/>
        <w:left w:val="none" w:sz="0" w:space="0" w:color="auto"/>
        <w:bottom w:val="none" w:sz="0" w:space="0" w:color="auto"/>
        <w:right w:val="none" w:sz="0" w:space="0" w:color="auto"/>
      </w:divBdr>
    </w:div>
    <w:div w:id="660237081">
      <w:bodyDiv w:val="1"/>
      <w:marLeft w:val="0"/>
      <w:marRight w:val="0"/>
      <w:marTop w:val="0"/>
      <w:marBottom w:val="0"/>
      <w:divBdr>
        <w:top w:val="none" w:sz="0" w:space="0" w:color="auto"/>
        <w:left w:val="none" w:sz="0" w:space="0" w:color="auto"/>
        <w:bottom w:val="none" w:sz="0" w:space="0" w:color="auto"/>
        <w:right w:val="none" w:sz="0" w:space="0" w:color="auto"/>
      </w:divBdr>
      <w:divsChild>
        <w:div w:id="11279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641652">
      <w:bodyDiv w:val="1"/>
      <w:marLeft w:val="0"/>
      <w:marRight w:val="0"/>
      <w:marTop w:val="0"/>
      <w:marBottom w:val="0"/>
      <w:divBdr>
        <w:top w:val="none" w:sz="0" w:space="0" w:color="auto"/>
        <w:left w:val="none" w:sz="0" w:space="0" w:color="auto"/>
        <w:bottom w:val="none" w:sz="0" w:space="0" w:color="auto"/>
        <w:right w:val="none" w:sz="0" w:space="0" w:color="auto"/>
      </w:divBdr>
    </w:div>
    <w:div w:id="674039574">
      <w:bodyDiv w:val="1"/>
      <w:marLeft w:val="0"/>
      <w:marRight w:val="0"/>
      <w:marTop w:val="0"/>
      <w:marBottom w:val="0"/>
      <w:divBdr>
        <w:top w:val="none" w:sz="0" w:space="0" w:color="auto"/>
        <w:left w:val="none" w:sz="0" w:space="0" w:color="auto"/>
        <w:bottom w:val="none" w:sz="0" w:space="0" w:color="auto"/>
        <w:right w:val="none" w:sz="0" w:space="0" w:color="auto"/>
      </w:divBdr>
      <w:divsChild>
        <w:div w:id="1514148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551975">
      <w:bodyDiv w:val="1"/>
      <w:marLeft w:val="0"/>
      <w:marRight w:val="0"/>
      <w:marTop w:val="0"/>
      <w:marBottom w:val="0"/>
      <w:divBdr>
        <w:top w:val="none" w:sz="0" w:space="0" w:color="auto"/>
        <w:left w:val="none" w:sz="0" w:space="0" w:color="auto"/>
        <w:bottom w:val="none" w:sz="0" w:space="0" w:color="auto"/>
        <w:right w:val="none" w:sz="0" w:space="0" w:color="auto"/>
      </w:divBdr>
    </w:div>
    <w:div w:id="693268523">
      <w:bodyDiv w:val="1"/>
      <w:marLeft w:val="0"/>
      <w:marRight w:val="0"/>
      <w:marTop w:val="0"/>
      <w:marBottom w:val="0"/>
      <w:divBdr>
        <w:top w:val="none" w:sz="0" w:space="0" w:color="auto"/>
        <w:left w:val="none" w:sz="0" w:space="0" w:color="auto"/>
        <w:bottom w:val="none" w:sz="0" w:space="0" w:color="auto"/>
        <w:right w:val="none" w:sz="0" w:space="0" w:color="auto"/>
      </w:divBdr>
    </w:div>
    <w:div w:id="697857211">
      <w:bodyDiv w:val="1"/>
      <w:marLeft w:val="0"/>
      <w:marRight w:val="0"/>
      <w:marTop w:val="0"/>
      <w:marBottom w:val="0"/>
      <w:divBdr>
        <w:top w:val="none" w:sz="0" w:space="0" w:color="auto"/>
        <w:left w:val="none" w:sz="0" w:space="0" w:color="auto"/>
        <w:bottom w:val="none" w:sz="0" w:space="0" w:color="auto"/>
        <w:right w:val="none" w:sz="0" w:space="0" w:color="auto"/>
      </w:divBdr>
      <w:divsChild>
        <w:div w:id="649990510">
          <w:marLeft w:val="0"/>
          <w:marRight w:val="0"/>
          <w:marTop w:val="0"/>
          <w:marBottom w:val="0"/>
          <w:divBdr>
            <w:top w:val="none" w:sz="0" w:space="0" w:color="auto"/>
            <w:left w:val="none" w:sz="0" w:space="0" w:color="auto"/>
            <w:bottom w:val="none" w:sz="0" w:space="0" w:color="auto"/>
            <w:right w:val="none" w:sz="0" w:space="0" w:color="auto"/>
          </w:divBdr>
          <w:divsChild>
            <w:div w:id="18103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6934">
      <w:bodyDiv w:val="1"/>
      <w:marLeft w:val="0"/>
      <w:marRight w:val="0"/>
      <w:marTop w:val="0"/>
      <w:marBottom w:val="0"/>
      <w:divBdr>
        <w:top w:val="none" w:sz="0" w:space="0" w:color="auto"/>
        <w:left w:val="none" w:sz="0" w:space="0" w:color="auto"/>
        <w:bottom w:val="none" w:sz="0" w:space="0" w:color="auto"/>
        <w:right w:val="none" w:sz="0" w:space="0" w:color="auto"/>
      </w:divBdr>
      <w:divsChild>
        <w:div w:id="745494322">
          <w:marLeft w:val="0"/>
          <w:marRight w:val="0"/>
          <w:marTop w:val="0"/>
          <w:marBottom w:val="0"/>
          <w:divBdr>
            <w:top w:val="none" w:sz="0" w:space="0" w:color="auto"/>
            <w:left w:val="none" w:sz="0" w:space="0" w:color="auto"/>
            <w:bottom w:val="none" w:sz="0" w:space="0" w:color="auto"/>
            <w:right w:val="none" w:sz="0" w:space="0" w:color="auto"/>
          </w:divBdr>
        </w:div>
      </w:divsChild>
    </w:div>
    <w:div w:id="759106016">
      <w:bodyDiv w:val="1"/>
      <w:marLeft w:val="0"/>
      <w:marRight w:val="0"/>
      <w:marTop w:val="0"/>
      <w:marBottom w:val="0"/>
      <w:divBdr>
        <w:top w:val="none" w:sz="0" w:space="0" w:color="auto"/>
        <w:left w:val="none" w:sz="0" w:space="0" w:color="auto"/>
        <w:bottom w:val="none" w:sz="0" w:space="0" w:color="auto"/>
        <w:right w:val="none" w:sz="0" w:space="0" w:color="auto"/>
      </w:divBdr>
      <w:divsChild>
        <w:div w:id="213891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8547571">
      <w:bodyDiv w:val="1"/>
      <w:marLeft w:val="0"/>
      <w:marRight w:val="0"/>
      <w:marTop w:val="0"/>
      <w:marBottom w:val="0"/>
      <w:divBdr>
        <w:top w:val="none" w:sz="0" w:space="0" w:color="auto"/>
        <w:left w:val="none" w:sz="0" w:space="0" w:color="auto"/>
        <w:bottom w:val="none" w:sz="0" w:space="0" w:color="auto"/>
        <w:right w:val="none" w:sz="0" w:space="0" w:color="auto"/>
      </w:divBdr>
      <w:divsChild>
        <w:div w:id="409059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5417214">
              <w:marLeft w:val="0"/>
              <w:marRight w:val="0"/>
              <w:marTop w:val="0"/>
              <w:marBottom w:val="0"/>
              <w:divBdr>
                <w:top w:val="none" w:sz="0" w:space="0" w:color="auto"/>
                <w:left w:val="none" w:sz="0" w:space="0" w:color="auto"/>
                <w:bottom w:val="none" w:sz="0" w:space="0" w:color="auto"/>
                <w:right w:val="none" w:sz="0" w:space="0" w:color="auto"/>
              </w:divBdr>
              <w:divsChild>
                <w:div w:id="20029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2773">
      <w:bodyDiv w:val="1"/>
      <w:marLeft w:val="0"/>
      <w:marRight w:val="0"/>
      <w:marTop w:val="0"/>
      <w:marBottom w:val="0"/>
      <w:divBdr>
        <w:top w:val="none" w:sz="0" w:space="0" w:color="auto"/>
        <w:left w:val="none" w:sz="0" w:space="0" w:color="auto"/>
        <w:bottom w:val="none" w:sz="0" w:space="0" w:color="auto"/>
        <w:right w:val="none" w:sz="0" w:space="0" w:color="auto"/>
      </w:divBdr>
      <w:divsChild>
        <w:div w:id="893736807">
          <w:marLeft w:val="0"/>
          <w:marRight w:val="0"/>
          <w:marTop w:val="0"/>
          <w:marBottom w:val="0"/>
          <w:divBdr>
            <w:top w:val="none" w:sz="0" w:space="0" w:color="auto"/>
            <w:left w:val="none" w:sz="0" w:space="0" w:color="auto"/>
            <w:bottom w:val="none" w:sz="0" w:space="0" w:color="auto"/>
            <w:right w:val="none" w:sz="0" w:space="0" w:color="auto"/>
          </w:divBdr>
          <w:divsChild>
            <w:div w:id="188571059">
              <w:marLeft w:val="0"/>
              <w:marRight w:val="0"/>
              <w:marTop w:val="0"/>
              <w:marBottom w:val="0"/>
              <w:divBdr>
                <w:top w:val="none" w:sz="0" w:space="0" w:color="auto"/>
                <w:left w:val="none" w:sz="0" w:space="0" w:color="auto"/>
                <w:bottom w:val="none" w:sz="0" w:space="0" w:color="auto"/>
                <w:right w:val="none" w:sz="0" w:space="0" w:color="auto"/>
              </w:divBdr>
            </w:div>
            <w:div w:id="246693646">
              <w:marLeft w:val="0"/>
              <w:marRight w:val="0"/>
              <w:marTop w:val="0"/>
              <w:marBottom w:val="0"/>
              <w:divBdr>
                <w:top w:val="none" w:sz="0" w:space="0" w:color="auto"/>
                <w:left w:val="none" w:sz="0" w:space="0" w:color="auto"/>
                <w:bottom w:val="none" w:sz="0" w:space="0" w:color="auto"/>
                <w:right w:val="none" w:sz="0" w:space="0" w:color="auto"/>
              </w:divBdr>
            </w:div>
            <w:div w:id="621964115">
              <w:marLeft w:val="0"/>
              <w:marRight w:val="0"/>
              <w:marTop w:val="0"/>
              <w:marBottom w:val="0"/>
              <w:divBdr>
                <w:top w:val="none" w:sz="0" w:space="0" w:color="auto"/>
                <w:left w:val="none" w:sz="0" w:space="0" w:color="auto"/>
                <w:bottom w:val="none" w:sz="0" w:space="0" w:color="auto"/>
                <w:right w:val="none" w:sz="0" w:space="0" w:color="auto"/>
              </w:divBdr>
            </w:div>
            <w:div w:id="663359549">
              <w:marLeft w:val="0"/>
              <w:marRight w:val="0"/>
              <w:marTop w:val="0"/>
              <w:marBottom w:val="0"/>
              <w:divBdr>
                <w:top w:val="none" w:sz="0" w:space="0" w:color="auto"/>
                <w:left w:val="none" w:sz="0" w:space="0" w:color="auto"/>
                <w:bottom w:val="none" w:sz="0" w:space="0" w:color="auto"/>
                <w:right w:val="none" w:sz="0" w:space="0" w:color="auto"/>
              </w:divBdr>
            </w:div>
            <w:div w:id="20719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3717">
      <w:bodyDiv w:val="1"/>
      <w:marLeft w:val="0"/>
      <w:marRight w:val="0"/>
      <w:marTop w:val="0"/>
      <w:marBottom w:val="0"/>
      <w:divBdr>
        <w:top w:val="none" w:sz="0" w:space="0" w:color="auto"/>
        <w:left w:val="none" w:sz="0" w:space="0" w:color="auto"/>
        <w:bottom w:val="none" w:sz="0" w:space="0" w:color="auto"/>
        <w:right w:val="none" w:sz="0" w:space="0" w:color="auto"/>
      </w:divBdr>
    </w:div>
    <w:div w:id="840773801">
      <w:bodyDiv w:val="1"/>
      <w:marLeft w:val="0"/>
      <w:marRight w:val="0"/>
      <w:marTop w:val="0"/>
      <w:marBottom w:val="0"/>
      <w:divBdr>
        <w:top w:val="none" w:sz="0" w:space="0" w:color="auto"/>
        <w:left w:val="none" w:sz="0" w:space="0" w:color="auto"/>
        <w:bottom w:val="none" w:sz="0" w:space="0" w:color="auto"/>
        <w:right w:val="none" w:sz="0" w:space="0" w:color="auto"/>
      </w:divBdr>
    </w:div>
    <w:div w:id="869142976">
      <w:bodyDiv w:val="1"/>
      <w:marLeft w:val="0"/>
      <w:marRight w:val="0"/>
      <w:marTop w:val="0"/>
      <w:marBottom w:val="0"/>
      <w:divBdr>
        <w:top w:val="none" w:sz="0" w:space="0" w:color="auto"/>
        <w:left w:val="none" w:sz="0" w:space="0" w:color="auto"/>
        <w:bottom w:val="none" w:sz="0" w:space="0" w:color="auto"/>
        <w:right w:val="none" w:sz="0" w:space="0" w:color="auto"/>
      </w:divBdr>
      <w:divsChild>
        <w:div w:id="87408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118917">
      <w:bodyDiv w:val="1"/>
      <w:marLeft w:val="0"/>
      <w:marRight w:val="0"/>
      <w:marTop w:val="0"/>
      <w:marBottom w:val="0"/>
      <w:divBdr>
        <w:top w:val="none" w:sz="0" w:space="0" w:color="auto"/>
        <w:left w:val="none" w:sz="0" w:space="0" w:color="auto"/>
        <w:bottom w:val="none" w:sz="0" w:space="0" w:color="auto"/>
        <w:right w:val="none" w:sz="0" w:space="0" w:color="auto"/>
      </w:divBdr>
    </w:div>
    <w:div w:id="875122342">
      <w:bodyDiv w:val="1"/>
      <w:marLeft w:val="0"/>
      <w:marRight w:val="0"/>
      <w:marTop w:val="0"/>
      <w:marBottom w:val="0"/>
      <w:divBdr>
        <w:top w:val="none" w:sz="0" w:space="0" w:color="auto"/>
        <w:left w:val="none" w:sz="0" w:space="0" w:color="auto"/>
        <w:bottom w:val="none" w:sz="0" w:space="0" w:color="auto"/>
        <w:right w:val="none" w:sz="0" w:space="0" w:color="auto"/>
      </w:divBdr>
    </w:div>
    <w:div w:id="884605430">
      <w:bodyDiv w:val="1"/>
      <w:marLeft w:val="0"/>
      <w:marRight w:val="0"/>
      <w:marTop w:val="0"/>
      <w:marBottom w:val="0"/>
      <w:divBdr>
        <w:top w:val="none" w:sz="0" w:space="0" w:color="auto"/>
        <w:left w:val="none" w:sz="0" w:space="0" w:color="auto"/>
        <w:bottom w:val="none" w:sz="0" w:space="0" w:color="auto"/>
        <w:right w:val="none" w:sz="0" w:space="0" w:color="auto"/>
      </w:divBdr>
    </w:div>
    <w:div w:id="897327238">
      <w:bodyDiv w:val="1"/>
      <w:marLeft w:val="0"/>
      <w:marRight w:val="0"/>
      <w:marTop w:val="0"/>
      <w:marBottom w:val="0"/>
      <w:divBdr>
        <w:top w:val="none" w:sz="0" w:space="0" w:color="auto"/>
        <w:left w:val="none" w:sz="0" w:space="0" w:color="auto"/>
        <w:bottom w:val="none" w:sz="0" w:space="0" w:color="auto"/>
        <w:right w:val="none" w:sz="0" w:space="0" w:color="auto"/>
      </w:divBdr>
    </w:div>
    <w:div w:id="901528664">
      <w:bodyDiv w:val="1"/>
      <w:marLeft w:val="0"/>
      <w:marRight w:val="0"/>
      <w:marTop w:val="0"/>
      <w:marBottom w:val="0"/>
      <w:divBdr>
        <w:top w:val="none" w:sz="0" w:space="0" w:color="auto"/>
        <w:left w:val="none" w:sz="0" w:space="0" w:color="auto"/>
        <w:bottom w:val="none" w:sz="0" w:space="0" w:color="auto"/>
        <w:right w:val="none" w:sz="0" w:space="0" w:color="auto"/>
      </w:divBdr>
      <w:divsChild>
        <w:div w:id="599728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885256">
      <w:bodyDiv w:val="1"/>
      <w:marLeft w:val="0"/>
      <w:marRight w:val="0"/>
      <w:marTop w:val="0"/>
      <w:marBottom w:val="0"/>
      <w:divBdr>
        <w:top w:val="none" w:sz="0" w:space="0" w:color="auto"/>
        <w:left w:val="none" w:sz="0" w:space="0" w:color="auto"/>
        <w:bottom w:val="none" w:sz="0" w:space="0" w:color="auto"/>
        <w:right w:val="none" w:sz="0" w:space="0" w:color="auto"/>
      </w:divBdr>
    </w:div>
    <w:div w:id="916331748">
      <w:bodyDiv w:val="1"/>
      <w:marLeft w:val="0"/>
      <w:marRight w:val="0"/>
      <w:marTop w:val="0"/>
      <w:marBottom w:val="0"/>
      <w:divBdr>
        <w:top w:val="none" w:sz="0" w:space="0" w:color="auto"/>
        <w:left w:val="none" w:sz="0" w:space="0" w:color="auto"/>
        <w:bottom w:val="none" w:sz="0" w:space="0" w:color="auto"/>
        <w:right w:val="none" w:sz="0" w:space="0" w:color="auto"/>
      </w:divBdr>
    </w:div>
    <w:div w:id="967202488">
      <w:bodyDiv w:val="1"/>
      <w:marLeft w:val="0"/>
      <w:marRight w:val="0"/>
      <w:marTop w:val="0"/>
      <w:marBottom w:val="0"/>
      <w:divBdr>
        <w:top w:val="none" w:sz="0" w:space="0" w:color="auto"/>
        <w:left w:val="none" w:sz="0" w:space="0" w:color="auto"/>
        <w:bottom w:val="none" w:sz="0" w:space="0" w:color="auto"/>
        <w:right w:val="none" w:sz="0" w:space="0" w:color="auto"/>
      </w:divBdr>
    </w:div>
    <w:div w:id="970742559">
      <w:bodyDiv w:val="1"/>
      <w:marLeft w:val="0"/>
      <w:marRight w:val="0"/>
      <w:marTop w:val="0"/>
      <w:marBottom w:val="0"/>
      <w:divBdr>
        <w:top w:val="none" w:sz="0" w:space="0" w:color="auto"/>
        <w:left w:val="none" w:sz="0" w:space="0" w:color="auto"/>
        <w:bottom w:val="none" w:sz="0" w:space="0" w:color="auto"/>
        <w:right w:val="none" w:sz="0" w:space="0" w:color="auto"/>
      </w:divBdr>
    </w:div>
    <w:div w:id="985090930">
      <w:bodyDiv w:val="1"/>
      <w:marLeft w:val="0"/>
      <w:marRight w:val="0"/>
      <w:marTop w:val="0"/>
      <w:marBottom w:val="0"/>
      <w:divBdr>
        <w:top w:val="none" w:sz="0" w:space="0" w:color="auto"/>
        <w:left w:val="none" w:sz="0" w:space="0" w:color="auto"/>
        <w:bottom w:val="none" w:sz="0" w:space="0" w:color="auto"/>
        <w:right w:val="none" w:sz="0" w:space="0" w:color="auto"/>
      </w:divBdr>
    </w:div>
    <w:div w:id="985277838">
      <w:bodyDiv w:val="1"/>
      <w:marLeft w:val="0"/>
      <w:marRight w:val="0"/>
      <w:marTop w:val="0"/>
      <w:marBottom w:val="0"/>
      <w:divBdr>
        <w:top w:val="none" w:sz="0" w:space="0" w:color="auto"/>
        <w:left w:val="none" w:sz="0" w:space="0" w:color="auto"/>
        <w:bottom w:val="none" w:sz="0" w:space="0" w:color="auto"/>
        <w:right w:val="none" w:sz="0" w:space="0" w:color="auto"/>
      </w:divBdr>
    </w:div>
    <w:div w:id="987057058">
      <w:bodyDiv w:val="1"/>
      <w:marLeft w:val="0"/>
      <w:marRight w:val="0"/>
      <w:marTop w:val="0"/>
      <w:marBottom w:val="0"/>
      <w:divBdr>
        <w:top w:val="none" w:sz="0" w:space="0" w:color="auto"/>
        <w:left w:val="none" w:sz="0" w:space="0" w:color="auto"/>
        <w:bottom w:val="none" w:sz="0" w:space="0" w:color="auto"/>
        <w:right w:val="none" w:sz="0" w:space="0" w:color="auto"/>
      </w:divBdr>
    </w:div>
    <w:div w:id="1006327919">
      <w:bodyDiv w:val="1"/>
      <w:marLeft w:val="0"/>
      <w:marRight w:val="0"/>
      <w:marTop w:val="0"/>
      <w:marBottom w:val="0"/>
      <w:divBdr>
        <w:top w:val="none" w:sz="0" w:space="0" w:color="auto"/>
        <w:left w:val="none" w:sz="0" w:space="0" w:color="auto"/>
        <w:bottom w:val="none" w:sz="0" w:space="0" w:color="auto"/>
        <w:right w:val="none" w:sz="0" w:space="0" w:color="auto"/>
      </w:divBdr>
    </w:div>
    <w:div w:id="1025524202">
      <w:bodyDiv w:val="1"/>
      <w:marLeft w:val="0"/>
      <w:marRight w:val="0"/>
      <w:marTop w:val="0"/>
      <w:marBottom w:val="0"/>
      <w:divBdr>
        <w:top w:val="none" w:sz="0" w:space="0" w:color="auto"/>
        <w:left w:val="none" w:sz="0" w:space="0" w:color="auto"/>
        <w:bottom w:val="none" w:sz="0" w:space="0" w:color="auto"/>
        <w:right w:val="none" w:sz="0" w:space="0" w:color="auto"/>
      </w:divBdr>
    </w:div>
    <w:div w:id="1028918376">
      <w:bodyDiv w:val="1"/>
      <w:marLeft w:val="0"/>
      <w:marRight w:val="0"/>
      <w:marTop w:val="0"/>
      <w:marBottom w:val="0"/>
      <w:divBdr>
        <w:top w:val="none" w:sz="0" w:space="0" w:color="auto"/>
        <w:left w:val="none" w:sz="0" w:space="0" w:color="auto"/>
        <w:bottom w:val="none" w:sz="0" w:space="0" w:color="auto"/>
        <w:right w:val="none" w:sz="0" w:space="0" w:color="auto"/>
      </w:divBdr>
    </w:div>
    <w:div w:id="1029333318">
      <w:bodyDiv w:val="1"/>
      <w:marLeft w:val="0"/>
      <w:marRight w:val="0"/>
      <w:marTop w:val="0"/>
      <w:marBottom w:val="0"/>
      <w:divBdr>
        <w:top w:val="none" w:sz="0" w:space="0" w:color="auto"/>
        <w:left w:val="none" w:sz="0" w:space="0" w:color="auto"/>
        <w:bottom w:val="none" w:sz="0" w:space="0" w:color="auto"/>
        <w:right w:val="none" w:sz="0" w:space="0" w:color="auto"/>
      </w:divBdr>
    </w:div>
    <w:div w:id="1075787988">
      <w:bodyDiv w:val="1"/>
      <w:marLeft w:val="0"/>
      <w:marRight w:val="0"/>
      <w:marTop w:val="0"/>
      <w:marBottom w:val="0"/>
      <w:divBdr>
        <w:top w:val="none" w:sz="0" w:space="0" w:color="auto"/>
        <w:left w:val="none" w:sz="0" w:space="0" w:color="auto"/>
        <w:bottom w:val="none" w:sz="0" w:space="0" w:color="auto"/>
        <w:right w:val="none" w:sz="0" w:space="0" w:color="auto"/>
      </w:divBdr>
    </w:div>
    <w:div w:id="1087653253">
      <w:bodyDiv w:val="1"/>
      <w:marLeft w:val="0"/>
      <w:marRight w:val="0"/>
      <w:marTop w:val="0"/>
      <w:marBottom w:val="0"/>
      <w:divBdr>
        <w:top w:val="none" w:sz="0" w:space="0" w:color="auto"/>
        <w:left w:val="none" w:sz="0" w:space="0" w:color="auto"/>
        <w:bottom w:val="none" w:sz="0" w:space="0" w:color="auto"/>
        <w:right w:val="none" w:sz="0" w:space="0" w:color="auto"/>
      </w:divBdr>
    </w:div>
    <w:div w:id="1116682240">
      <w:bodyDiv w:val="1"/>
      <w:marLeft w:val="0"/>
      <w:marRight w:val="0"/>
      <w:marTop w:val="0"/>
      <w:marBottom w:val="0"/>
      <w:divBdr>
        <w:top w:val="none" w:sz="0" w:space="0" w:color="auto"/>
        <w:left w:val="none" w:sz="0" w:space="0" w:color="auto"/>
        <w:bottom w:val="none" w:sz="0" w:space="0" w:color="auto"/>
        <w:right w:val="none" w:sz="0" w:space="0" w:color="auto"/>
      </w:divBdr>
      <w:divsChild>
        <w:div w:id="601381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068991">
      <w:bodyDiv w:val="1"/>
      <w:marLeft w:val="0"/>
      <w:marRight w:val="0"/>
      <w:marTop w:val="0"/>
      <w:marBottom w:val="0"/>
      <w:divBdr>
        <w:top w:val="none" w:sz="0" w:space="0" w:color="auto"/>
        <w:left w:val="none" w:sz="0" w:space="0" w:color="auto"/>
        <w:bottom w:val="none" w:sz="0" w:space="0" w:color="auto"/>
        <w:right w:val="none" w:sz="0" w:space="0" w:color="auto"/>
      </w:divBdr>
    </w:div>
    <w:div w:id="1132400908">
      <w:bodyDiv w:val="1"/>
      <w:marLeft w:val="0"/>
      <w:marRight w:val="0"/>
      <w:marTop w:val="0"/>
      <w:marBottom w:val="0"/>
      <w:divBdr>
        <w:top w:val="none" w:sz="0" w:space="0" w:color="auto"/>
        <w:left w:val="none" w:sz="0" w:space="0" w:color="auto"/>
        <w:bottom w:val="none" w:sz="0" w:space="0" w:color="auto"/>
        <w:right w:val="none" w:sz="0" w:space="0" w:color="auto"/>
      </w:divBdr>
      <w:divsChild>
        <w:div w:id="1164852440">
          <w:marLeft w:val="0"/>
          <w:marRight w:val="0"/>
          <w:marTop w:val="0"/>
          <w:marBottom w:val="0"/>
          <w:divBdr>
            <w:top w:val="none" w:sz="0" w:space="0" w:color="auto"/>
            <w:left w:val="none" w:sz="0" w:space="0" w:color="auto"/>
            <w:bottom w:val="none" w:sz="0" w:space="0" w:color="auto"/>
            <w:right w:val="none" w:sz="0" w:space="0" w:color="auto"/>
          </w:divBdr>
        </w:div>
      </w:divsChild>
    </w:div>
    <w:div w:id="1137642528">
      <w:bodyDiv w:val="1"/>
      <w:marLeft w:val="0"/>
      <w:marRight w:val="0"/>
      <w:marTop w:val="0"/>
      <w:marBottom w:val="0"/>
      <w:divBdr>
        <w:top w:val="none" w:sz="0" w:space="0" w:color="auto"/>
        <w:left w:val="none" w:sz="0" w:space="0" w:color="auto"/>
        <w:bottom w:val="none" w:sz="0" w:space="0" w:color="auto"/>
        <w:right w:val="none" w:sz="0" w:space="0" w:color="auto"/>
      </w:divBdr>
    </w:div>
    <w:div w:id="1143229581">
      <w:bodyDiv w:val="1"/>
      <w:marLeft w:val="0"/>
      <w:marRight w:val="0"/>
      <w:marTop w:val="0"/>
      <w:marBottom w:val="0"/>
      <w:divBdr>
        <w:top w:val="none" w:sz="0" w:space="0" w:color="auto"/>
        <w:left w:val="none" w:sz="0" w:space="0" w:color="auto"/>
        <w:bottom w:val="none" w:sz="0" w:space="0" w:color="auto"/>
        <w:right w:val="none" w:sz="0" w:space="0" w:color="auto"/>
      </w:divBdr>
      <w:divsChild>
        <w:div w:id="1354766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37180">
      <w:bodyDiv w:val="1"/>
      <w:marLeft w:val="0"/>
      <w:marRight w:val="0"/>
      <w:marTop w:val="0"/>
      <w:marBottom w:val="0"/>
      <w:divBdr>
        <w:top w:val="none" w:sz="0" w:space="0" w:color="auto"/>
        <w:left w:val="none" w:sz="0" w:space="0" w:color="auto"/>
        <w:bottom w:val="none" w:sz="0" w:space="0" w:color="auto"/>
        <w:right w:val="none" w:sz="0" w:space="0" w:color="auto"/>
      </w:divBdr>
    </w:div>
    <w:div w:id="1182359279">
      <w:bodyDiv w:val="1"/>
      <w:marLeft w:val="0"/>
      <w:marRight w:val="0"/>
      <w:marTop w:val="0"/>
      <w:marBottom w:val="0"/>
      <w:divBdr>
        <w:top w:val="none" w:sz="0" w:space="0" w:color="auto"/>
        <w:left w:val="none" w:sz="0" w:space="0" w:color="auto"/>
        <w:bottom w:val="none" w:sz="0" w:space="0" w:color="auto"/>
        <w:right w:val="none" w:sz="0" w:space="0" w:color="auto"/>
      </w:divBdr>
      <w:divsChild>
        <w:div w:id="648362403">
          <w:marLeft w:val="0"/>
          <w:marRight w:val="0"/>
          <w:marTop w:val="0"/>
          <w:marBottom w:val="0"/>
          <w:divBdr>
            <w:top w:val="none" w:sz="0" w:space="0" w:color="auto"/>
            <w:left w:val="none" w:sz="0" w:space="0" w:color="auto"/>
            <w:bottom w:val="none" w:sz="0" w:space="0" w:color="auto"/>
            <w:right w:val="none" w:sz="0" w:space="0" w:color="auto"/>
          </w:divBdr>
          <w:divsChild>
            <w:div w:id="12644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974">
      <w:bodyDiv w:val="1"/>
      <w:marLeft w:val="0"/>
      <w:marRight w:val="0"/>
      <w:marTop w:val="0"/>
      <w:marBottom w:val="0"/>
      <w:divBdr>
        <w:top w:val="none" w:sz="0" w:space="0" w:color="auto"/>
        <w:left w:val="none" w:sz="0" w:space="0" w:color="auto"/>
        <w:bottom w:val="none" w:sz="0" w:space="0" w:color="auto"/>
        <w:right w:val="none" w:sz="0" w:space="0" w:color="auto"/>
      </w:divBdr>
    </w:div>
    <w:div w:id="1190337805">
      <w:bodyDiv w:val="1"/>
      <w:marLeft w:val="0"/>
      <w:marRight w:val="0"/>
      <w:marTop w:val="0"/>
      <w:marBottom w:val="0"/>
      <w:divBdr>
        <w:top w:val="none" w:sz="0" w:space="0" w:color="auto"/>
        <w:left w:val="none" w:sz="0" w:space="0" w:color="auto"/>
        <w:bottom w:val="none" w:sz="0" w:space="0" w:color="auto"/>
        <w:right w:val="none" w:sz="0" w:space="0" w:color="auto"/>
      </w:divBdr>
    </w:div>
    <w:div w:id="1232470925">
      <w:bodyDiv w:val="1"/>
      <w:marLeft w:val="0"/>
      <w:marRight w:val="0"/>
      <w:marTop w:val="0"/>
      <w:marBottom w:val="0"/>
      <w:divBdr>
        <w:top w:val="none" w:sz="0" w:space="0" w:color="auto"/>
        <w:left w:val="none" w:sz="0" w:space="0" w:color="auto"/>
        <w:bottom w:val="none" w:sz="0" w:space="0" w:color="auto"/>
        <w:right w:val="none" w:sz="0" w:space="0" w:color="auto"/>
      </w:divBdr>
      <w:divsChild>
        <w:div w:id="46473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1852">
      <w:bodyDiv w:val="1"/>
      <w:marLeft w:val="0"/>
      <w:marRight w:val="0"/>
      <w:marTop w:val="0"/>
      <w:marBottom w:val="0"/>
      <w:divBdr>
        <w:top w:val="none" w:sz="0" w:space="0" w:color="auto"/>
        <w:left w:val="none" w:sz="0" w:space="0" w:color="auto"/>
        <w:bottom w:val="none" w:sz="0" w:space="0" w:color="auto"/>
        <w:right w:val="none" w:sz="0" w:space="0" w:color="auto"/>
      </w:divBdr>
    </w:div>
    <w:div w:id="1242567182">
      <w:bodyDiv w:val="1"/>
      <w:marLeft w:val="0"/>
      <w:marRight w:val="0"/>
      <w:marTop w:val="0"/>
      <w:marBottom w:val="0"/>
      <w:divBdr>
        <w:top w:val="none" w:sz="0" w:space="0" w:color="auto"/>
        <w:left w:val="none" w:sz="0" w:space="0" w:color="auto"/>
        <w:bottom w:val="none" w:sz="0" w:space="0" w:color="auto"/>
        <w:right w:val="none" w:sz="0" w:space="0" w:color="auto"/>
      </w:divBdr>
    </w:div>
    <w:div w:id="1244988817">
      <w:bodyDiv w:val="1"/>
      <w:marLeft w:val="0"/>
      <w:marRight w:val="0"/>
      <w:marTop w:val="0"/>
      <w:marBottom w:val="0"/>
      <w:divBdr>
        <w:top w:val="none" w:sz="0" w:space="0" w:color="auto"/>
        <w:left w:val="none" w:sz="0" w:space="0" w:color="auto"/>
        <w:bottom w:val="none" w:sz="0" w:space="0" w:color="auto"/>
        <w:right w:val="none" w:sz="0" w:space="0" w:color="auto"/>
      </w:divBdr>
    </w:div>
    <w:div w:id="1248461189">
      <w:bodyDiv w:val="1"/>
      <w:marLeft w:val="0"/>
      <w:marRight w:val="0"/>
      <w:marTop w:val="0"/>
      <w:marBottom w:val="0"/>
      <w:divBdr>
        <w:top w:val="none" w:sz="0" w:space="0" w:color="auto"/>
        <w:left w:val="none" w:sz="0" w:space="0" w:color="auto"/>
        <w:bottom w:val="none" w:sz="0" w:space="0" w:color="auto"/>
        <w:right w:val="none" w:sz="0" w:space="0" w:color="auto"/>
      </w:divBdr>
    </w:div>
    <w:div w:id="1252618891">
      <w:bodyDiv w:val="1"/>
      <w:marLeft w:val="0"/>
      <w:marRight w:val="0"/>
      <w:marTop w:val="0"/>
      <w:marBottom w:val="0"/>
      <w:divBdr>
        <w:top w:val="none" w:sz="0" w:space="0" w:color="auto"/>
        <w:left w:val="none" w:sz="0" w:space="0" w:color="auto"/>
        <w:bottom w:val="none" w:sz="0" w:space="0" w:color="auto"/>
        <w:right w:val="none" w:sz="0" w:space="0" w:color="auto"/>
      </w:divBdr>
    </w:div>
    <w:div w:id="1271619505">
      <w:bodyDiv w:val="1"/>
      <w:marLeft w:val="0"/>
      <w:marRight w:val="0"/>
      <w:marTop w:val="0"/>
      <w:marBottom w:val="0"/>
      <w:divBdr>
        <w:top w:val="none" w:sz="0" w:space="0" w:color="auto"/>
        <w:left w:val="none" w:sz="0" w:space="0" w:color="auto"/>
        <w:bottom w:val="none" w:sz="0" w:space="0" w:color="auto"/>
        <w:right w:val="none" w:sz="0" w:space="0" w:color="auto"/>
      </w:divBdr>
      <w:divsChild>
        <w:div w:id="985670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096979">
      <w:bodyDiv w:val="1"/>
      <w:marLeft w:val="0"/>
      <w:marRight w:val="0"/>
      <w:marTop w:val="0"/>
      <w:marBottom w:val="0"/>
      <w:divBdr>
        <w:top w:val="none" w:sz="0" w:space="0" w:color="auto"/>
        <w:left w:val="none" w:sz="0" w:space="0" w:color="auto"/>
        <w:bottom w:val="none" w:sz="0" w:space="0" w:color="auto"/>
        <w:right w:val="none" w:sz="0" w:space="0" w:color="auto"/>
      </w:divBdr>
    </w:div>
    <w:div w:id="1283001742">
      <w:bodyDiv w:val="1"/>
      <w:marLeft w:val="0"/>
      <w:marRight w:val="0"/>
      <w:marTop w:val="0"/>
      <w:marBottom w:val="0"/>
      <w:divBdr>
        <w:top w:val="none" w:sz="0" w:space="0" w:color="auto"/>
        <w:left w:val="none" w:sz="0" w:space="0" w:color="auto"/>
        <w:bottom w:val="none" w:sz="0" w:space="0" w:color="auto"/>
        <w:right w:val="none" w:sz="0" w:space="0" w:color="auto"/>
      </w:divBdr>
    </w:div>
    <w:div w:id="1286892748">
      <w:bodyDiv w:val="1"/>
      <w:marLeft w:val="0"/>
      <w:marRight w:val="0"/>
      <w:marTop w:val="0"/>
      <w:marBottom w:val="0"/>
      <w:divBdr>
        <w:top w:val="none" w:sz="0" w:space="0" w:color="auto"/>
        <w:left w:val="none" w:sz="0" w:space="0" w:color="auto"/>
        <w:bottom w:val="none" w:sz="0" w:space="0" w:color="auto"/>
        <w:right w:val="none" w:sz="0" w:space="0" w:color="auto"/>
      </w:divBdr>
    </w:div>
    <w:div w:id="1312978139">
      <w:bodyDiv w:val="1"/>
      <w:marLeft w:val="0"/>
      <w:marRight w:val="0"/>
      <w:marTop w:val="0"/>
      <w:marBottom w:val="0"/>
      <w:divBdr>
        <w:top w:val="none" w:sz="0" w:space="0" w:color="auto"/>
        <w:left w:val="none" w:sz="0" w:space="0" w:color="auto"/>
        <w:bottom w:val="none" w:sz="0" w:space="0" w:color="auto"/>
        <w:right w:val="none" w:sz="0" w:space="0" w:color="auto"/>
      </w:divBdr>
      <w:divsChild>
        <w:div w:id="205503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401376">
      <w:bodyDiv w:val="1"/>
      <w:marLeft w:val="0"/>
      <w:marRight w:val="0"/>
      <w:marTop w:val="0"/>
      <w:marBottom w:val="0"/>
      <w:divBdr>
        <w:top w:val="none" w:sz="0" w:space="0" w:color="auto"/>
        <w:left w:val="none" w:sz="0" w:space="0" w:color="auto"/>
        <w:bottom w:val="none" w:sz="0" w:space="0" w:color="auto"/>
        <w:right w:val="none" w:sz="0" w:space="0" w:color="auto"/>
      </w:divBdr>
    </w:div>
    <w:div w:id="1342779344">
      <w:bodyDiv w:val="1"/>
      <w:marLeft w:val="0"/>
      <w:marRight w:val="0"/>
      <w:marTop w:val="0"/>
      <w:marBottom w:val="0"/>
      <w:divBdr>
        <w:top w:val="none" w:sz="0" w:space="0" w:color="auto"/>
        <w:left w:val="none" w:sz="0" w:space="0" w:color="auto"/>
        <w:bottom w:val="none" w:sz="0" w:space="0" w:color="auto"/>
        <w:right w:val="none" w:sz="0" w:space="0" w:color="auto"/>
      </w:divBdr>
      <w:divsChild>
        <w:div w:id="269317470">
          <w:marLeft w:val="0"/>
          <w:marRight w:val="0"/>
          <w:marTop w:val="0"/>
          <w:marBottom w:val="0"/>
          <w:divBdr>
            <w:top w:val="none" w:sz="0" w:space="0" w:color="auto"/>
            <w:left w:val="none" w:sz="0" w:space="0" w:color="auto"/>
            <w:bottom w:val="none" w:sz="0" w:space="0" w:color="auto"/>
            <w:right w:val="none" w:sz="0" w:space="0" w:color="auto"/>
          </w:divBdr>
          <w:divsChild>
            <w:div w:id="453641991">
              <w:marLeft w:val="0"/>
              <w:marRight w:val="0"/>
              <w:marTop w:val="0"/>
              <w:marBottom w:val="0"/>
              <w:divBdr>
                <w:top w:val="none" w:sz="0" w:space="0" w:color="auto"/>
                <w:left w:val="none" w:sz="0" w:space="0" w:color="auto"/>
                <w:bottom w:val="none" w:sz="0" w:space="0" w:color="auto"/>
                <w:right w:val="none" w:sz="0" w:space="0" w:color="auto"/>
              </w:divBdr>
            </w:div>
            <w:div w:id="5897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719">
      <w:bodyDiv w:val="1"/>
      <w:marLeft w:val="0"/>
      <w:marRight w:val="0"/>
      <w:marTop w:val="0"/>
      <w:marBottom w:val="0"/>
      <w:divBdr>
        <w:top w:val="none" w:sz="0" w:space="0" w:color="auto"/>
        <w:left w:val="none" w:sz="0" w:space="0" w:color="auto"/>
        <w:bottom w:val="none" w:sz="0" w:space="0" w:color="auto"/>
        <w:right w:val="none" w:sz="0" w:space="0" w:color="auto"/>
      </w:divBdr>
      <w:divsChild>
        <w:div w:id="17662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748232">
      <w:bodyDiv w:val="1"/>
      <w:marLeft w:val="0"/>
      <w:marRight w:val="0"/>
      <w:marTop w:val="0"/>
      <w:marBottom w:val="0"/>
      <w:divBdr>
        <w:top w:val="none" w:sz="0" w:space="0" w:color="auto"/>
        <w:left w:val="none" w:sz="0" w:space="0" w:color="auto"/>
        <w:bottom w:val="none" w:sz="0" w:space="0" w:color="auto"/>
        <w:right w:val="none" w:sz="0" w:space="0" w:color="auto"/>
      </w:divBdr>
    </w:div>
    <w:div w:id="1354065128">
      <w:bodyDiv w:val="1"/>
      <w:marLeft w:val="0"/>
      <w:marRight w:val="0"/>
      <w:marTop w:val="0"/>
      <w:marBottom w:val="0"/>
      <w:divBdr>
        <w:top w:val="none" w:sz="0" w:space="0" w:color="auto"/>
        <w:left w:val="none" w:sz="0" w:space="0" w:color="auto"/>
        <w:bottom w:val="none" w:sz="0" w:space="0" w:color="auto"/>
        <w:right w:val="none" w:sz="0" w:space="0" w:color="auto"/>
      </w:divBdr>
    </w:div>
    <w:div w:id="1356885025">
      <w:bodyDiv w:val="1"/>
      <w:marLeft w:val="0"/>
      <w:marRight w:val="0"/>
      <w:marTop w:val="0"/>
      <w:marBottom w:val="0"/>
      <w:divBdr>
        <w:top w:val="none" w:sz="0" w:space="0" w:color="auto"/>
        <w:left w:val="none" w:sz="0" w:space="0" w:color="auto"/>
        <w:bottom w:val="none" w:sz="0" w:space="0" w:color="auto"/>
        <w:right w:val="none" w:sz="0" w:space="0" w:color="auto"/>
      </w:divBdr>
    </w:div>
    <w:div w:id="1364020615">
      <w:bodyDiv w:val="1"/>
      <w:marLeft w:val="0"/>
      <w:marRight w:val="0"/>
      <w:marTop w:val="0"/>
      <w:marBottom w:val="0"/>
      <w:divBdr>
        <w:top w:val="none" w:sz="0" w:space="0" w:color="auto"/>
        <w:left w:val="none" w:sz="0" w:space="0" w:color="auto"/>
        <w:bottom w:val="none" w:sz="0" w:space="0" w:color="auto"/>
        <w:right w:val="none" w:sz="0" w:space="0" w:color="auto"/>
      </w:divBdr>
      <w:divsChild>
        <w:div w:id="1087263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023710">
      <w:bodyDiv w:val="1"/>
      <w:marLeft w:val="0"/>
      <w:marRight w:val="0"/>
      <w:marTop w:val="0"/>
      <w:marBottom w:val="0"/>
      <w:divBdr>
        <w:top w:val="none" w:sz="0" w:space="0" w:color="auto"/>
        <w:left w:val="none" w:sz="0" w:space="0" w:color="auto"/>
        <w:bottom w:val="none" w:sz="0" w:space="0" w:color="auto"/>
        <w:right w:val="none" w:sz="0" w:space="0" w:color="auto"/>
      </w:divBdr>
    </w:div>
    <w:div w:id="1378048613">
      <w:bodyDiv w:val="1"/>
      <w:marLeft w:val="0"/>
      <w:marRight w:val="0"/>
      <w:marTop w:val="0"/>
      <w:marBottom w:val="0"/>
      <w:divBdr>
        <w:top w:val="none" w:sz="0" w:space="0" w:color="auto"/>
        <w:left w:val="none" w:sz="0" w:space="0" w:color="auto"/>
        <w:bottom w:val="none" w:sz="0" w:space="0" w:color="auto"/>
        <w:right w:val="none" w:sz="0" w:space="0" w:color="auto"/>
      </w:divBdr>
    </w:div>
    <w:div w:id="1382560796">
      <w:bodyDiv w:val="1"/>
      <w:marLeft w:val="0"/>
      <w:marRight w:val="0"/>
      <w:marTop w:val="0"/>
      <w:marBottom w:val="0"/>
      <w:divBdr>
        <w:top w:val="none" w:sz="0" w:space="0" w:color="auto"/>
        <w:left w:val="none" w:sz="0" w:space="0" w:color="auto"/>
        <w:bottom w:val="none" w:sz="0" w:space="0" w:color="auto"/>
        <w:right w:val="none" w:sz="0" w:space="0" w:color="auto"/>
      </w:divBdr>
    </w:div>
    <w:div w:id="1383358691">
      <w:bodyDiv w:val="1"/>
      <w:marLeft w:val="0"/>
      <w:marRight w:val="0"/>
      <w:marTop w:val="0"/>
      <w:marBottom w:val="0"/>
      <w:divBdr>
        <w:top w:val="none" w:sz="0" w:space="0" w:color="auto"/>
        <w:left w:val="none" w:sz="0" w:space="0" w:color="auto"/>
        <w:bottom w:val="none" w:sz="0" w:space="0" w:color="auto"/>
        <w:right w:val="none" w:sz="0" w:space="0" w:color="auto"/>
      </w:divBdr>
    </w:div>
    <w:div w:id="1392844572">
      <w:bodyDiv w:val="1"/>
      <w:marLeft w:val="0"/>
      <w:marRight w:val="0"/>
      <w:marTop w:val="0"/>
      <w:marBottom w:val="0"/>
      <w:divBdr>
        <w:top w:val="none" w:sz="0" w:space="0" w:color="auto"/>
        <w:left w:val="none" w:sz="0" w:space="0" w:color="auto"/>
        <w:bottom w:val="none" w:sz="0" w:space="0" w:color="auto"/>
        <w:right w:val="none" w:sz="0" w:space="0" w:color="auto"/>
      </w:divBdr>
      <w:divsChild>
        <w:div w:id="22734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7035">
      <w:bodyDiv w:val="1"/>
      <w:marLeft w:val="0"/>
      <w:marRight w:val="0"/>
      <w:marTop w:val="0"/>
      <w:marBottom w:val="0"/>
      <w:divBdr>
        <w:top w:val="none" w:sz="0" w:space="0" w:color="auto"/>
        <w:left w:val="none" w:sz="0" w:space="0" w:color="auto"/>
        <w:bottom w:val="none" w:sz="0" w:space="0" w:color="auto"/>
        <w:right w:val="none" w:sz="0" w:space="0" w:color="auto"/>
      </w:divBdr>
    </w:div>
    <w:div w:id="1417903827">
      <w:bodyDiv w:val="1"/>
      <w:marLeft w:val="0"/>
      <w:marRight w:val="0"/>
      <w:marTop w:val="0"/>
      <w:marBottom w:val="0"/>
      <w:divBdr>
        <w:top w:val="none" w:sz="0" w:space="0" w:color="auto"/>
        <w:left w:val="none" w:sz="0" w:space="0" w:color="auto"/>
        <w:bottom w:val="none" w:sz="0" w:space="0" w:color="auto"/>
        <w:right w:val="none" w:sz="0" w:space="0" w:color="auto"/>
      </w:divBdr>
    </w:div>
    <w:div w:id="1426077300">
      <w:bodyDiv w:val="1"/>
      <w:marLeft w:val="0"/>
      <w:marRight w:val="0"/>
      <w:marTop w:val="0"/>
      <w:marBottom w:val="0"/>
      <w:divBdr>
        <w:top w:val="none" w:sz="0" w:space="0" w:color="auto"/>
        <w:left w:val="none" w:sz="0" w:space="0" w:color="auto"/>
        <w:bottom w:val="none" w:sz="0" w:space="0" w:color="auto"/>
        <w:right w:val="none" w:sz="0" w:space="0" w:color="auto"/>
      </w:divBdr>
    </w:div>
    <w:div w:id="1436097560">
      <w:bodyDiv w:val="1"/>
      <w:marLeft w:val="0"/>
      <w:marRight w:val="0"/>
      <w:marTop w:val="0"/>
      <w:marBottom w:val="0"/>
      <w:divBdr>
        <w:top w:val="none" w:sz="0" w:space="0" w:color="auto"/>
        <w:left w:val="none" w:sz="0" w:space="0" w:color="auto"/>
        <w:bottom w:val="none" w:sz="0" w:space="0" w:color="auto"/>
        <w:right w:val="none" w:sz="0" w:space="0" w:color="auto"/>
      </w:divBdr>
    </w:div>
    <w:div w:id="1436293264">
      <w:bodyDiv w:val="1"/>
      <w:marLeft w:val="0"/>
      <w:marRight w:val="0"/>
      <w:marTop w:val="0"/>
      <w:marBottom w:val="0"/>
      <w:divBdr>
        <w:top w:val="none" w:sz="0" w:space="0" w:color="auto"/>
        <w:left w:val="none" w:sz="0" w:space="0" w:color="auto"/>
        <w:bottom w:val="none" w:sz="0" w:space="0" w:color="auto"/>
        <w:right w:val="none" w:sz="0" w:space="0" w:color="auto"/>
      </w:divBdr>
      <w:divsChild>
        <w:div w:id="1454207940">
          <w:marLeft w:val="0"/>
          <w:marRight w:val="0"/>
          <w:marTop w:val="0"/>
          <w:marBottom w:val="0"/>
          <w:divBdr>
            <w:top w:val="none" w:sz="0" w:space="0" w:color="auto"/>
            <w:left w:val="none" w:sz="0" w:space="0" w:color="auto"/>
            <w:bottom w:val="none" w:sz="0" w:space="0" w:color="auto"/>
            <w:right w:val="none" w:sz="0" w:space="0" w:color="auto"/>
          </w:divBdr>
          <w:divsChild>
            <w:div w:id="14061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8403">
      <w:bodyDiv w:val="1"/>
      <w:marLeft w:val="0"/>
      <w:marRight w:val="0"/>
      <w:marTop w:val="0"/>
      <w:marBottom w:val="0"/>
      <w:divBdr>
        <w:top w:val="none" w:sz="0" w:space="0" w:color="auto"/>
        <w:left w:val="none" w:sz="0" w:space="0" w:color="auto"/>
        <w:bottom w:val="none" w:sz="0" w:space="0" w:color="auto"/>
        <w:right w:val="none" w:sz="0" w:space="0" w:color="auto"/>
      </w:divBdr>
      <w:divsChild>
        <w:div w:id="501505640">
          <w:marLeft w:val="0"/>
          <w:marRight w:val="0"/>
          <w:marTop w:val="0"/>
          <w:marBottom w:val="0"/>
          <w:divBdr>
            <w:top w:val="none" w:sz="0" w:space="0" w:color="auto"/>
            <w:left w:val="none" w:sz="0" w:space="0" w:color="auto"/>
            <w:bottom w:val="none" w:sz="0" w:space="0" w:color="auto"/>
            <w:right w:val="none" w:sz="0" w:space="0" w:color="auto"/>
          </w:divBdr>
        </w:div>
      </w:divsChild>
    </w:div>
    <w:div w:id="1497383012">
      <w:bodyDiv w:val="1"/>
      <w:marLeft w:val="0"/>
      <w:marRight w:val="0"/>
      <w:marTop w:val="0"/>
      <w:marBottom w:val="0"/>
      <w:divBdr>
        <w:top w:val="none" w:sz="0" w:space="0" w:color="auto"/>
        <w:left w:val="none" w:sz="0" w:space="0" w:color="auto"/>
        <w:bottom w:val="none" w:sz="0" w:space="0" w:color="auto"/>
        <w:right w:val="none" w:sz="0" w:space="0" w:color="auto"/>
      </w:divBdr>
    </w:div>
    <w:div w:id="1497844691">
      <w:bodyDiv w:val="1"/>
      <w:marLeft w:val="0"/>
      <w:marRight w:val="0"/>
      <w:marTop w:val="0"/>
      <w:marBottom w:val="0"/>
      <w:divBdr>
        <w:top w:val="none" w:sz="0" w:space="0" w:color="auto"/>
        <w:left w:val="none" w:sz="0" w:space="0" w:color="auto"/>
        <w:bottom w:val="none" w:sz="0" w:space="0" w:color="auto"/>
        <w:right w:val="none" w:sz="0" w:space="0" w:color="auto"/>
      </w:divBdr>
    </w:div>
    <w:div w:id="1514611824">
      <w:bodyDiv w:val="1"/>
      <w:marLeft w:val="0"/>
      <w:marRight w:val="0"/>
      <w:marTop w:val="0"/>
      <w:marBottom w:val="0"/>
      <w:divBdr>
        <w:top w:val="none" w:sz="0" w:space="0" w:color="auto"/>
        <w:left w:val="none" w:sz="0" w:space="0" w:color="auto"/>
        <w:bottom w:val="none" w:sz="0" w:space="0" w:color="auto"/>
        <w:right w:val="none" w:sz="0" w:space="0" w:color="auto"/>
      </w:divBdr>
    </w:div>
    <w:div w:id="1565145054">
      <w:bodyDiv w:val="1"/>
      <w:marLeft w:val="0"/>
      <w:marRight w:val="0"/>
      <w:marTop w:val="0"/>
      <w:marBottom w:val="0"/>
      <w:divBdr>
        <w:top w:val="none" w:sz="0" w:space="0" w:color="auto"/>
        <w:left w:val="none" w:sz="0" w:space="0" w:color="auto"/>
        <w:bottom w:val="none" w:sz="0" w:space="0" w:color="auto"/>
        <w:right w:val="none" w:sz="0" w:space="0" w:color="auto"/>
      </w:divBdr>
    </w:div>
    <w:div w:id="1565485307">
      <w:bodyDiv w:val="1"/>
      <w:marLeft w:val="0"/>
      <w:marRight w:val="0"/>
      <w:marTop w:val="0"/>
      <w:marBottom w:val="0"/>
      <w:divBdr>
        <w:top w:val="none" w:sz="0" w:space="0" w:color="auto"/>
        <w:left w:val="none" w:sz="0" w:space="0" w:color="auto"/>
        <w:bottom w:val="none" w:sz="0" w:space="0" w:color="auto"/>
        <w:right w:val="none" w:sz="0" w:space="0" w:color="auto"/>
      </w:divBdr>
    </w:div>
    <w:div w:id="1568687012">
      <w:bodyDiv w:val="1"/>
      <w:marLeft w:val="0"/>
      <w:marRight w:val="0"/>
      <w:marTop w:val="0"/>
      <w:marBottom w:val="0"/>
      <w:divBdr>
        <w:top w:val="none" w:sz="0" w:space="0" w:color="auto"/>
        <w:left w:val="none" w:sz="0" w:space="0" w:color="auto"/>
        <w:bottom w:val="none" w:sz="0" w:space="0" w:color="auto"/>
        <w:right w:val="none" w:sz="0" w:space="0" w:color="auto"/>
      </w:divBdr>
    </w:div>
    <w:div w:id="1585258258">
      <w:bodyDiv w:val="1"/>
      <w:marLeft w:val="0"/>
      <w:marRight w:val="0"/>
      <w:marTop w:val="0"/>
      <w:marBottom w:val="0"/>
      <w:divBdr>
        <w:top w:val="none" w:sz="0" w:space="0" w:color="auto"/>
        <w:left w:val="none" w:sz="0" w:space="0" w:color="auto"/>
        <w:bottom w:val="none" w:sz="0" w:space="0" w:color="auto"/>
        <w:right w:val="none" w:sz="0" w:space="0" w:color="auto"/>
      </w:divBdr>
    </w:div>
    <w:div w:id="1595168601">
      <w:bodyDiv w:val="1"/>
      <w:marLeft w:val="0"/>
      <w:marRight w:val="0"/>
      <w:marTop w:val="0"/>
      <w:marBottom w:val="0"/>
      <w:divBdr>
        <w:top w:val="none" w:sz="0" w:space="0" w:color="auto"/>
        <w:left w:val="none" w:sz="0" w:space="0" w:color="auto"/>
        <w:bottom w:val="none" w:sz="0" w:space="0" w:color="auto"/>
        <w:right w:val="none" w:sz="0" w:space="0" w:color="auto"/>
      </w:divBdr>
      <w:divsChild>
        <w:div w:id="101928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915851">
      <w:bodyDiv w:val="1"/>
      <w:marLeft w:val="0"/>
      <w:marRight w:val="0"/>
      <w:marTop w:val="0"/>
      <w:marBottom w:val="0"/>
      <w:divBdr>
        <w:top w:val="none" w:sz="0" w:space="0" w:color="auto"/>
        <w:left w:val="none" w:sz="0" w:space="0" w:color="auto"/>
        <w:bottom w:val="none" w:sz="0" w:space="0" w:color="auto"/>
        <w:right w:val="none" w:sz="0" w:space="0" w:color="auto"/>
      </w:divBdr>
    </w:div>
    <w:div w:id="1638336268">
      <w:bodyDiv w:val="1"/>
      <w:marLeft w:val="0"/>
      <w:marRight w:val="0"/>
      <w:marTop w:val="0"/>
      <w:marBottom w:val="0"/>
      <w:divBdr>
        <w:top w:val="none" w:sz="0" w:space="0" w:color="auto"/>
        <w:left w:val="none" w:sz="0" w:space="0" w:color="auto"/>
        <w:bottom w:val="none" w:sz="0" w:space="0" w:color="auto"/>
        <w:right w:val="none" w:sz="0" w:space="0" w:color="auto"/>
      </w:divBdr>
      <w:divsChild>
        <w:div w:id="1516382210">
          <w:marLeft w:val="0"/>
          <w:marRight w:val="0"/>
          <w:marTop w:val="0"/>
          <w:marBottom w:val="0"/>
          <w:divBdr>
            <w:top w:val="none" w:sz="0" w:space="0" w:color="auto"/>
            <w:left w:val="none" w:sz="0" w:space="0" w:color="auto"/>
            <w:bottom w:val="none" w:sz="0" w:space="0" w:color="auto"/>
            <w:right w:val="none" w:sz="0" w:space="0" w:color="auto"/>
          </w:divBdr>
        </w:div>
      </w:divsChild>
    </w:div>
    <w:div w:id="1652362968">
      <w:bodyDiv w:val="1"/>
      <w:marLeft w:val="0"/>
      <w:marRight w:val="0"/>
      <w:marTop w:val="0"/>
      <w:marBottom w:val="0"/>
      <w:divBdr>
        <w:top w:val="none" w:sz="0" w:space="0" w:color="auto"/>
        <w:left w:val="none" w:sz="0" w:space="0" w:color="auto"/>
        <w:bottom w:val="none" w:sz="0" w:space="0" w:color="auto"/>
        <w:right w:val="none" w:sz="0" w:space="0" w:color="auto"/>
      </w:divBdr>
    </w:div>
    <w:div w:id="1691254692">
      <w:bodyDiv w:val="1"/>
      <w:marLeft w:val="0"/>
      <w:marRight w:val="0"/>
      <w:marTop w:val="0"/>
      <w:marBottom w:val="0"/>
      <w:divBdr>
        <w:top w:val="none" w:sz="0" w:space="0" w:color="auto"/>
        <w:left w:val="none" w:sz="0" w:space="0" w:color="auto"/>
        <w:bottom w:val="none" w:sz="0" w:space="0" w:color="auto"/>
        <w:right w:val="none" w:sz="0" w:space="0" w:color="auto"/>
      </w:divBdr>
    </w:div>
    <w:div w:id="1735083715">
      <w:bodyDiv w:val="1"/>
      <w:marLeft w:val="0"/>
      <w:marRight w:val="0"/>
      <w:marTop w:val="0"/>
      <w:marBottom w:val="0"/>
      <w:divBdr>
        <w:top w:val="none" w:sz="0" w:space="0" w:color="auto"/>
        <w:left w:val="none" w:sz="0" w:space="0" w:color="auto"/>
        <w:bottom w:val="none" w:sz="0" w:space="0" w:color="auto"/>
        <w:right w:val="none" w:sz="0" w:space="0" w:color="auto"/>
      </w:divBdr>
      <w:divsChild>
        <w:div w:id="2025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548607">
      <w:bodyDiv w:val="1"/>
      <w:marLeft w:val="0"/>
      <w:marRight w:val="0"/>
      <w:marTop w:val="0"/>
      <w:marBottom w:val="0"/>
      <w:divBdr>
        <w:top w:val="none" w:sz="0" w:space="0" w:color="auto"/>
        <w:left w:val="none" w:sz="0" w:space="0" w:color="auto"/>
        <w:bottom w:val="none" w:sz="0" w:space="0" w:color="auto"/>
        <w:right w:val="none" w:sz="0" w:space="0" w:color="auto"/>
      </w:divBdr>
      <w:divsChild>
        <w:div w:id="1655261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667058">
      <w:bodyDiv w:val="1"/>
      <w:marLeft w:val="0"/>
      <w:marRight w:val="0"/>
      <w:marTop w:val="0"/>
      <w:marBottom w:val="0"/>
      <w:divBdr>
        <w:top w:val="none" w:sz="0" w:space="0" w:color="auto"/>
        <w:left w:val="none" w:sz="0" w:space="0" w:color="auto"/>
        <w:bottom w:val="none" w:sz="0" w:space="0" w:color="auto"/>
        <w:right w:val="none" w:sz="0" w:space="0" w:color="auto"/>
      </w:divBdr>
    </w:div>
    <w:div w:id="1796564503">
      <w:bodyDiv w:val="1"/>
      <w:marLeft w:val="0"/>
      <w:marRight w:val="0"/>
      <w:marTop w:val="0"/>
      <w:marBottom w:val="0"/>
      <w:divBdr>
        <w:top w:val="none" w:sz="0" w:space="0" w:color="auto"/>
        <w:left w:val="none" w:sz="0" w:space="0" w:color="auto"/>
        <w:bottom w:val="none" w:sz="0" w:space="0" w:color="auto"/>
        <w:right w:val="none" w:sz="0" w:space="0" w:color="auto"/>
      </w:divBdr>
    </w:div>
    <w:div w:id="1817447961">
      <w:bodyDiv w:val="1"/>
      <w:marLeft w:val="0"/>
      <w:marRight w:val="0"/>
      <w:marTop w:val="0"/>
      <w:marBottom w:val="0"/>
      <w:divBdr>
        <w:top w:val="none" w:sz="0" w:space="0" w:color="auto"/>
        <w:left w:val="none" w:sz="0" w:space="0" w:color="auto"/>
        <w:bottom w:val="none" w:sz="0" w:space="0" w:color="auto"/>
        <w:right w:val="none" w:sz="0" w:space="0" w:color="auto"/>
      </w:divBdr>
    </w:div>
    <w:div w:id="1858806630">
      <w:bodyDiv w:val="1"/>
      <w:marLeft w:val="0"/>
      <w:marRight w:val="0"/>
      <w:marTop w:val="0"/>
      <w:marBottom w:val="0"/>
      <w:divBdr>
        <w:top w:val="none" w:sz="0" w:space="0" w:color="auto"/>
        <w:left w:val="none" w:sz="0" w:space="0" w:color="auto"/>
        <w:bottom w:val="none" w:sz="0" w:space="0" w:color="auto"/>
        <w:right w:val="none" w:sz="0" w:space="0" w:color="auto"/>
      </w:divBdr>
    </w:div>
    <w:div w:id="1868910933">
      <w:bodyDiv w:val="1"/>
      <w:marLeft w:val="0"/>
      <w:marRight w:val="0"/>
      <w:marTop w:val="0"/>
      <w:marBottom w:val="0"/>
      <w:divBdr>
        <w:top w:val="none" w:sz="0" w:space="0" w:color="auto"/>
        <w:left w:val="none" w:sz="0" w:space="0" w:color="auto"/>
        <w:bottom w:val="none" w:sz="0" w:space="0" w:color="auto"/>
        <w:right w:val="none" w:sz="0" w:space="0" w:color="auto"/>
      </w:divBdr>
    </w:div>
    <w:div w:id="1870147600">
      <w:bodyDiv w:val="1"/>
      <w:marLeft w:val="0"/>
      <w:marRight w:val="0"/>
      <w:marTop w:val="0"/>
      <w:marBottom w:val="0"/>
      <w:divBdr>
        <w:top w:val="none" w:sz="0" w:space="0" w:color="auto"/>
        <w:left w:val="none" w:sz="0" w:space="0" w:color="auto"/>
        <w:bottom w:val="none" w:sz="0" w:space="0" w:color="auto"/>
        <w:right w:val="none" w:sz="0" w:space="0" w:color="auto"/>
      </w:divBdr>
    </w:div>
    <w:div w:id="1879777191">
      <w:bodyDiv w:val="1"/>
      <w:marLeft w:val="0"/>
      <w:marRight w:val="0"/>
      <w:marTop w:val="0"/>
      <w:marBottom w:val="0"/>
      <w:divBdr>
        <w:top w:val="none" w:sz="0" w:space="0" w:color="auto"/>
        <w:left w:val="none" w:sz="0" w:space="0" w:color="auto"/>
        <w:bottom w:val="none" w:sz="0" w:space="0" w:color="auto"/>
        <w:right w:val="none" w:sz="0" w:space="0" w:color="auto"/>
      </w:divBdr>
      <w:divsChild>
        <w:div w:id="694380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752222">
      <w:bodyDiv w:val="1"/>
      <w:marLeft w:val="0"/>
      <w:marRight w:val="0"/>
      <w:marTop w:val="0"/>
      <w:marBottom w:val="0"/>
      <w:divBdr>
        <w:top w:val="none" w:sz="0" w:space="0" w:color="auto"/>
        <w:left w:val="none" w:sz="0" w:space="0" w:color="auto"/>
        <w:bottom w:val="none" w:sz="0" w:space="0" w:color="auto"/>
        <w:right w:val="none" w:sz="0" w:space="0" w:color="auto"/>
      </w:divBdr>
    </w:div>
    <w:div w:id="1892383905">
      <w:bodyDiv w:val="1"/>
      <w:marLeft w:val="0"/>
      <w:marRight w:val="0"/>
      <w:marTop w:val="0"/>
      <w:marBottom w:val="0"/>
      <w:divBdr>
        <w:top w:val="none" w:sz="0" w:space="0" w:color="auto"/>
        <w:left w:val="none" w:sz="0" w:space="0" w:color="auto"/>
        <w:bottom w:val="none" w:sz="0" w:space="0" w:color="auto"/>
        <w:right w:val="none" w:sz="0" w:space="0" w:color="auto"/>
      </w:divBdr>
    </w:div>
    <w:div w:id="1940524605">
      <w:bodyDiv w:val="1"/>
      <w:marLeft w:val="0"/>
      <w:marRight w:val="0"/>
      <w:marTop w:val="0"/>
      <w:marBottom w:val="0"/>
      <w:divBdr>
        <w:top w:val="none" w:sz="0" w:space="0" w:color="auto"/>
        <w:left w:val="none" w:sz="0" w:space="0" w:color="auto"/>
        <w:bottom w:val="none" w:sz="0" w:space="0" w:color="auto"/>
        <w:right w:val="none" w:sz="0" w:space="0" w:color="auto"/>
      </w:divBdr>
    </w:div>
    <w:div w:id="1944917257">
      <w:bodyDiv w:val="1"/>
      <w:marLeft w:val="0"/>
      <w:marRight w:val="0"/>
      <w:marTop w:val="0"/>
      <w:marBottom w:val="0"/>
      <w:divBdr>
        <w:top w:val="none" w:sz="0" w:space="0" w:color="auto"/>
        <w:left w:val="none" w:sz="0" w:space="0" w:color="auto"/>
        <w:bottom w:val="none" w:sz="0" w:space="0" w:color="auto"/>
        <w:right w:val="none" w:sz="0" w:space="0" w:color="auto"/>
      </w:divBdr>
      <w:divsChild>
        <w:div w:id="1445152666">
          <w:marLeft w:val="0"/>
          <w:marRight w:val="0"/>
          <w:marTop w:val="0"/>
          <w:marBottom w:val="0"/>
          <w:divBdr>
            <w:top w:val="none" w:sz="0" w:space="0" w:color="auto"/>
            <w:left w:val="none" w:sz="0" w:space="0" w:color="auto"/>
            <w:bottom w:val="none" w:sz="0" w:space="0" w:color="auto"/>
            <w:right w:val="none" w:sz="0" w:space="0" w:color="auto"/>
          </w:divBdr>
          <w:divsChild>
            <w:div w:id="1090928633">
              <w:marLeft w:val="0"/>
              <w:marRight w:val="0"/>
              <w:marTop w:val="0"/>
              <w:marBottom w:val="0"/>
              <w:divBdr>
                <w:top w:val="none" w:sz="0" w:space="0" w:color="auto"/>
                <w:left w:val="none" w:sz="0" w:space="0" w:color="auto"/>
                <w:bottom w:val="none" w:sz="0" w:space="0" w:color="auto"/>
                <w:right w:val="none" w:sz="0" w:space="0" w:color="auto"/>
              </w:divBdr>
            </w:div>
            <w:div w:id="18715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6965">
      <w:bodyDiv w:val="1"/>
      <w:marLeft w:val="0"/>
      <w:marRight w:val="0"/>
      <w:marTop w:val="0"/>
      <w:marBottom w:val="0"/>
      <w:divBdr>
        <w:top w:val="none" w:sz="0" w:space="0" w:color="auto"/>
        <w:left w:val="none" w:sz="0" w:space="0" w:color="auto"/>
        <w:bottom w:val="none" w:sz="0" w:space="0" w:color="auto"/>
        <w:right w:val="none" w:sz="0" w:space="0" w:color="auto"/>
      </w:divBdr>
    </w:div>
    <w:div w:id="1957637360">
      <w:bodyDiv w:val="1"/>
      <w:marLeft w:val="0"/>
      <w:marRight w:val="0"/>
      <w:marTop w:val="0"/>
      <w:marBottom w:val="0"/>
      <w:divBdr>
        <w:top w:val="none" w:sz="0" w:space="0" w:color="auto"/>
        <w:left w:val="none" w:sz="0" w:space="0" w:color="auto"/>
        <w:bottom w:val="none" w:sz="0" w:space="0" w:color="auto"/>
        <w:right w:val="none" w:sz="0" w:space="0" w:color="auto"/>
      </w:divBdr>
      <w:divsChild>
        <w:div w:id="2027246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387764">
      <w:bodyDiv w:val="1"/>
      <w:marLeft w:val="0"/>
      <w:marRight w:val="0"/>
      <w:marTop w:val="0"/>
      <w:marBottom w:val="0"/>
      <w:divBdr>
        <w:top w:val="none" w:sz="0" w:space="0" w:color="auto"/>
        <w:left w:val="none" w:sz="0" w:space="0" w:color="auto"/>
        <w:bottom w:val="none" w:sz="0" w:space="0" w:color="auto"/>
        <w:right w:val="none" w:sz="0" w:space="0" w:color="auto"/>
      </w:divBdr>
      <w:divsChild>
        <w:div w:id="150405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237978">
      <w:bodyDiv w:val="1"/>
      <w:marLeft w:val="0"/>
      <w:marRight w:val="0"/>
      <w:marTop w:val="0"/>
      <w:marBottom w:val="0"/>
      <w:divBdr>
        <w:top w:val="none" w:sz="0" w:space="0" w:color="auto"/>
        <w:left w:val="none" w:sz="0" w:space="0" w:color="auto"/>
        <w:bottom w:val="none" w:sz="0" w:space="0" w:color="auto"/>
        <w:right w:val="none" w:sz="0" w:space="0" w:color="auto"/>
      </w:divBdr>
      <w:divsChild>
        <w:div w:id="395472654">
          <w:marLeft w:val="418"/>
          <w:marRight w:val="0"/>
          <w:marTop w:val="115"/>
          <w:marBottom w:val="0"/>
          <w:divBdr>
            <w:top w:val="none" w:sz="0" w:space="0" w:color="auto"/>
            <w:left w:val="none" w:sz="0" w:space="0" w:color="auto"/>
            <w:bottom w:val="none" w:sz="0" w:space="0" w:color="auto"/>
            <w:right w:val="none" w:sz="0" w:space="0" w:color="auto"/>
          </w:divBdr>
        </w:div>
        <w:div w:id="586840681">
          <w:marLeft w:val="418"/>
          <w:marRight w:val="0"/>
          <w:marTop w:val="115"/>
          <w:marBottom w:val="0"/>
          <w:divBdr>
            <w:top w:val="none" w:sz="0" w:space="0" w:color="auto"/>
            <w:left w:val="none" w:sz="0" w:space="0" w:color="auto"/>
            <w:bottom w:val="none" w:sz="0" w:space="0" w:color="auto"/>
            <w:right w:val="none" w:sz="0" w:space="0" w:color="auto"/>
          </w:divBdr>
        </w:div>
        <w:div w:id="958611039">
          <w:marLeft w:val="1296"/>
          <w:marRight w:val="0"/>
          <w:marTop w:val="96"/>
          <w:marBottom w:val="0"/>
          <w:divBdr>
            <w:top w:val="none" w:sz="0" w:space="0" w:color="auto"/>
            <w:left w:val="none" w:sz="0" w:space="0" w:color="auto"/>
            <w:bottom w:val="none" w:sz="0" w:space="0" w:color="auto"/>
            <w:right w:val="none" w:sz="0" w:space="0" w:color="auto"/>
          </w:divBdr>
        </w:div>
        <w:div w:id="1447236305">
          <w:marLeft w:val="1296"/>
          <w:marRight w:val="0"/>
          <w:marTop w:val="96"/>
          <w:marBottom w:val="0"/>
          <w:divBdr>
            <w:top w:val="none" w:sz="0" w:space="0" w:color="auto"/>
            <w:left w:val="none" w:sz="0" w:space="0" w:color="auto"/>
            <w:bottom w:val="none" w:sz="0" w:space="0" w:color="auto"/>
            <w:right w:val="none" w:sz="0" w:space="0" w:color="auto"/>
          </w:divBdr>
        </w:div>
      </w:divsChild>
    </w:div>
    <w:div w:id="2023244539">
      <w:bodyDiv w:val="1"/>
      <w:marLeft w:val="0"/>
      <w:marRight w:val="0"/>
      <w:marTop w:val="0"/>
      <w:marBottom w:val="0"/>
      <w:divBdr>
        <w:top w:val="none" w:sz="0" w:space="0" w:color="auto"/>
        <w:left w:val="none" w:sz="0" w:space="0" w:color="auto"/>
        <w:bottom w:val="none" w:sz="0" w:space="0" w:color="auto"/>
        <w:right w:val="none" w:sz="0" w:space="0" w:color="auto"/>
      </w:divBdr>
    </w:div>
    <w:div w:id="2024164415">
      <w:bodyDiv w:val="1"/>
      <w:marLeft w:val="0"/>
      <w:marRight w:val="0"/>
      <w:marTop w:val="0"/>
      <w:marBottom w:val="0"/>
      <w:divBdr>
        <w:top w:val="none" w:sz="0" w:space="0" w:color="auto"/>
        <w:left w:val="none" w:sz="0" w:space="0" w:color="auto"/>
        <w:bottom w:val="none" w:sz="0" w:space="0" w:color="auto"/>
        <w:right w:val="none" w:sz="0" w:space="0" w:color="auto"/>
      </w:divBdr>
    </w:div>
    <w:div w:id="2053189991">
      <w:bodyDiv w:val="1"/>
      <w:marLeft w:val="0"/>
      <w:marRight w:val="0"/>
      <w:marTop w:val="0"/>
      <w:marBottom w:val="0"/>
      <w:divBdr>
        <w:top w:val="none" w:sz="0" w:space="0" w:color="auto"/>
        <w:left w:val="none" w:sz="0" w:space="0" w:color="auto"/>
        <w:bottom w:val="none" w:sz="0" w:space="0" w:color="auto"/>
        <w:right w:val="none" w:sz="0" w:space="0" w:color="auto"/>
      </w:divBdr>
    </w:div>
    <w:div w:id="2058045416">
      <w:bodyDiv w:val="1"/>
      <w:marLeft w:val="0"/>
      <w:marRight w:val="0"/>
      <w:marTop w:val="0"/>
      <w:marBottom w:val="0"/>
      <w:divBdr>
        <w:top w:val="none" w:sz="0" w:space="0" w:color="auto"/>
        <w:left w:val="none" w:sz="0" w:space="0" w:color="auto"/>
        <w:bottom w:val="none" w:sz="0" w:space="0" w:color="auto"/>
        <w:right w:val="none" w:sz="0" w:space="0" w:color="auto"/>
      </w:divBdr>
      <w:divsChild>
        <w:div w:id="2053115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414557">
      <w:bodyDiv w:val="1"/>
      <w:marLeft w:val="0"/>
      <w:marRight w:val="0"/>
      <w:marTop w:val="0"/>
      <w:marBottom w:val="0"/>
      <w:divBdr>
        <w:top w:val="none" w:sz="0" w:space="0" w:color="auto"/>
        <w:left w:val="none" w:sz="0" w:space="0" w:color="auto"/>
        <w:bottom w:val="none" w:sz="0" w:space="0" w:color="auto"/>
        <w:right w:val="none" w:sz="0" w:space="0" w:color="auto"/>
      </w:divBdr>
      <w:divsChild>
        <w:div w:id="905645697">
          <w:marLeft w:val="0"/>
          <w:marRight w:val="0"/>
          <w:marTop w:val="0"/>
          <w:marBottom w:val="0"/>
          <w:divBdr>
            <w:top w:val="none" w:sz="0" w:space="0" w:color="auto"/>
            <w:left w:val="none" w:sz="0" w:space="0" w:color="auto"/>
            <w:bottom w:val="none" w:sz="0" w:space="0" w:color="auto"/>
            <w:right w:val="none" w:sz="0" w:space="0" w:color="auto"/>
          </w:divBdr>
        </w:div>
      </w:divsChild>
    </w:div>
    <w:div w:id="2082485711">
      <w:bodyDiv w:val="1"/>
      <w:marLeft w:val="0"/>
      <w:marRight w:val="0"/>
      <w:marTop w:val="0"/>
      <w:marBottom w:val="0"/>
      <w:divBdr>
        <w:top w:val="none" w:sz="0" w:space="0" w:color="auto"/>
        <w:left w:val="none" w:sz="0" w:space="0" w:color="auto"/>
        <w:bottom w:val="none" w:sz="0" w:space="0" w:color="auto"/>
        <w:right w:val="none" w:sz="0" w:space="0" w:color="auto"/>
      </w:divBdr>
    </w:div>
    <w:div w:id="2084061672">
      <w:bodyDiv w:val="1"/>
      <w:marLeft w:val="0"/>
      <w:marRight w:val="0"/>
      <w:marTop w:val="0"/>
      <w:marBottom w:val="0"/>
      <w:divBdr>
        <w:top w:val="none" w:sz="0" w:space="0" w:color="auto"/>
        <w:left w:val="none" w:sz="0" w:space="0" w:color="auto"/>
        <w:bottom w:val="none" w:sz="0" w:space="0" w:color="auto"/>
        <w:right w:val="none" w:sz="0" w:space="0" w:color="auto"/>
      </w:divBdr>
    </w:div>
    <w:div w:id="2102338043">
      <w:bodyDiv w:val="1"/>
      <w:marLeft w:val="0"/>
      <w:marRight w:val="0"/>
      <w:marTop w:val="0"/>
      <w:marBottom w:val="0"/>
      <w:divBdr>
        <w:top w:val="none" w:sz="0" w:space="0" w:color="auto"/>
        <w:left w:val="none" w:sz="0" w:space="0" w:color="auto"/>
        <w:bottom w:val="none" w:sz="0" w:space="0" w:color="auto"/>
        <w:right w:val="none" w:sz="0" w:space="0" w:color="auto"/>
      </w:divBdr>
    </w:div>
    <w:div w:id="213347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1.emf"/><Relationship Id="rId21" Type="http://schemas.openxmlformats.org/officeDocument/2006/relationships/image" Target="media/image6.emf"/><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styles" Target="styl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jpeg"/><Relationship Id="rId11" Type="http://schemas.openxmlformats.org/officeDocument/2006/relationships/footnotes" Target="footnot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2.xml"/><Relationship Id="rId79" Type="http://schemas.microsoft.com/office/2011/relationships/people" Target="people.xml"/><Relationship Id="rId5" Type="http://schemas.openxmlformats.org/officeDocument/2006/relationships/customXml" Target="../customXml/item5.xml"/><Relationship Id="rId61" Type="http://schemas.openxmlformats.org/officeDocument/2006/relationships/image" Target="media/image41.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clicksoftware.com"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header" Target="header2.xml"/><Relationship Id="rId80" Type="http://schemas.microsoft.com/office/2011/relationships/commentsExtended" Target="commentsExtended.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comments" Target="comments.xm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sales@clicksoftware.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oleObject" Target="embeddings/oleObject2.bin"/><Relationship Id="rId49" Type="http://schemas.openxmlformats.org/officeDocument/2006/relationships/image" Target="media/image29.PNG"/><Relationship Id="rId57"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Analy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C4385CB638B44799F1CA91B995145F" ma:contentTypeVersion="9" ma:contentTypeDescription="Create a new document." ma:contentTypeScope="" ma:versionID="a03118facc13a6f5f96c1f2226e8c4c0">
  <xsd:schema xmlns:xsd="http://www.w3.org/2001/XMLSchema" xmlns:xs="http://www.w3.org/2001/XMLSchema" xmlns:p="http://schemas.microsoft.com/office/2006/metadata/properties" xmlns:ns2="4e35d8db-4721-4aab-8109-ca54fe1d66b1" xmlns:ns3="9f2802f9-ac2e-49ab-8f8b-bf8ea8571ebf" xmlns:ns4="0ca29542-151e-462b-9ed2-c67b409fb069" targetNamespace="http://schemas.microsoft.com/office/2006/metadata/properties" ma:root="true" ma:fieldsID="22e821bc83041abd5dd37a20b64e2c79" ns2:_="" ns3:_="" ns4:_="">
    <xsd:import namespace="4e35d8db-4721-4aab-8109-ca54fe1d66b1"/>
    <xsd:import namespace="9f2802f9-ac2e-49ab-8f8b-bf8ea8571ebf"/>
    <xsd:import namespace="0ca29542-151e-462b-9ed2-c67b409fb069"/>
    <xsd:element name="properties">
      <xsd:complexType>
        <xsd:sequence>
          <xsd:element name="documentManagement">
            <xsd:complexType>
              <xsd:all>
                <xsd:element ref="ns2:Descriptions" minOccurs="0"/>
                <xsd:element ref="ns3:TaxCatchAll" minOccurs="0"/>
                <xsd:element ref="ns3:TaxCatchAllLabel" minOccurs="0"/>
                <xsd:element ref="ns3:TaxKeywordTaxHTField" minOccurs="0"/>
                <xsd:element ref="ns3:_dlc_DocId" minOccurs="0"/>
                <xsd:element ref="ns3:_dlc_DocIdUrl" minOccurs="0"/>
                <xsd:element ref="ns3:_dlc_DocIdPersistId" minOccurs="0"/>
                <xsd:element ref="ns4:Department" minOccurs="0"/>
                <xsd:element ref="ns4:Category" minOccurs="0"/>
                <xsd:element ref="ns4:Process" minOccurs="0"/>
                <xsd:element ref="ns4:icde527d7aea44fca9edf097c49f066b" minOccurs="0"/>
                <xsd:element ref="ns4:Order_x0020_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5d8db-4721-4aab-8109-ca54fe1d66b1" elementFormDefault="qualified">
    <xsd:import namespace="http://schemas.microsoft.com/office/2006/documentManagement/types"/>
    <xsd:import namespace="http://schemas.microsoft.com/office/infopath/2007/PartnerControls"/>
    <xsd:element name="Descriptions" ma:index="2" nillable="true" ma:displayName="Descriptions" ma:default="" ma:internalName="Description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2802f9-ac2e-49ab-8f8b-bf8ea8571ebf" elementFormDefault="qualified">
    <xsd:import namespace="http://schemas.microsoft.com/office/2006/documentManagement/types"/>
    <xsd:import namespace="http://schemas.microsoft.com/office/infopath/2007/PartnerControls"/>
    <xsd:element name="TaxCatchAll" ma:index="6" nillable="true" ma:displayName="Taxonomy Catch All Column" ma:hidden="true" ma:list="{c9b43d86-60fa-4f4e-bb97-5873b2c75ad4}" ma:internalName="TaxCatchAll" ma:showField="CatchAllData" ma:web="9f2802f9-ac2e-49ab-8f8b-bf8ea8571ebf">
      <xsd:complexType>
        <xsd:complexContent>
          <xsd:extension base="dms:MultiChoiceLookup">
            <xsd:sequence>
              <xsd:element name="Value" type="dms:Lookup" maxOccurs="unbounded" minOccurs="0" nillable="true"/>
            </xsd:sequence>
          </xsd:extension>
        </xsd:complexContent>
      </xsd:complexType>
    </xsd:element>
    <xsd:element name="TaxCatchAllLabel" ma:index="7" nillable="true" ma:displayName="Taxonomy Catch All Column1" ma:hidden="true" ma:list="{c9b43d86-60fa-4f4e-bb97-5873b2c75ad4}" ma:internalName="TaxCatchAllLabel" ma:readOnly="true" ma:showField="CatchAllDataLabel" ma:web="9f2802f9-ac2e-49ab-8f8b-bf8ea8571ebf">
      <xsd:complexType>
        <xsd:complexContent>
          <xsd:extension base="dms:MultiChoiceLookup">
            <xsd:sequence>
              <xsd:element name="Value" type="dms:Lookup" maxOccurs="unbounded" minOccurs="0" nillable="true"/>
            </xsd:sequence>
          </xsd:extension>
        </xsd:complexContent>
      </xsd:complexType>
    </xsd:element>
    <xsd:element name="TaxKeywordTaxHTField" ma:index="11" nillable="true" ma:taxonomy="true" ma:internalName="TaxKeywordTaxHTField" ma:taxonomyFieldName="TaxKeyword" ma:displayName="Enterprise Keywords" ma:fieldId="{23f27201-bee3-471e-b2e7-b64fd8b7ca38}" ma:taxonomyMulti="true" ma:sspId="46e40fa6-0b8b-45e8-92e3-cce6379f2168" ma:termSetId="00000000-0000-0000-0000-000000000000" ma:anchorId="00000000-0000-0000-0000-000000000000" ma:open="true" ma:isKeyword="true">
      <xsd:complexType>
        <xsd:sequence>
          <xsd:element ref="pc:Terms" minOccurs="0" maxOccurs="1"/>
        </xsd:sequence>
      </xsd:complex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a29542-151e-462b-9ed2-c67b409fb069" elementFormDefault="qualified">
    <xsd:import namespace="http://schemas.microsoft.com/office/2006/documentManagement/types"/>
    <xsd:import namespace="http://schemas.microsoft.com/office/infopath/2007/PartnerControls"/>
    <xsd:element name="Department" ma:index="16" nillable="true" ma:displayName="Department" ma:description="" ma:list="{aead42a1-dcce-471d-a05f-9eef3774d0c9}" ma:internalName="Department" ma:showField="Title" ma:web="{2810693F-2947-466A-9BB8-CE4060319949}">
      <xsd:simpleType>
        <xsd:restriction base="dms:Lookup"/>
      </xsd:simpleType>
    </xsd:element>
    <xsd:element name="Category" ma:index="17" nillable="true" ma:displayName="Category" ma:description="" ma:list="{59ef27ea-0f06-4c86-9a17-d39299bbc65f}" ma:internalName="Category" ma:showField="Title" ma:web="{2810693F-2947-466A-9BB8-CE4060319949}">
      <xsd:simpleType>
        <xsd:restriction base="dms:Lookup"/>
      </xsd:simpleType>
    </xsd:element>
    <xsd:element name="Process" ma:index="18" nillable="true" ma:displayName="Process" ma:description="" ma:list="{235e21de-b1ce-4a12-944e-7eb805808904}" ma:internalName="Process" ma:showField="Title" ma:web="{2810693F-2947-466A-9BB8-CE4060319949}">
      <xsd:simpleType>
        <xsd:restriction base="dms:Lookup"/>
      </xsd:simpleType>
    </xsd:element>
    <xsd:element name="icde527d7aea44fca9edf097c49f066b" ma:index="20" nillable="true" ma:taxonomy="true" ma:internalName="icde527d7aea44fca9edf097c49f066b" ma:taxonomyFieldName="Methodology_x0020_Type" ma:displayName="Methodology Type" ma:default="" ma:fieldId="{2cde527d-7aea-44fc-a9ed-f097c49f066b}" ma:sspId="46e40fa6-0b8b-45e8-92e3-cce6379f2168" ma:termSetId="0725048a-13a1-4150-9433-bd11f9c30291" ma:anchorId="00000000-0000-0000-0000-000000000000" ma:open="false" ma:isKeyword="false">
      <xsd:complexType>
        <xsd:sequence>
          <xsd:element ref="pc:Terms" minOccurs="0" maxOccurs="1"/>
        </xsd:sequence>
      </xsd:complexType>
    </xsd:element>
    <xsd:element name="Order_x0020_Number" ma:index="21" nillable="true" ma:displayName="Order Number" ma:decimals="0" ma:default="0" ma:description="" ma:internalName="Order_x0020_Number">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rder_x0020_Number xmlns="0ca29542-151e-462b-9ed2-c67b409fb069" xsi:nil="true"/>
    <TaxCatchAll xmlns="9f2802f9-ac2e-49ab-8f8b-bf8ea8571ebf"/>
    <Department xmlns="0ca29542-151e-462b-9ed2-c67b409fb069" xsi:nil="true"/>
    <Process xmlns="0ca29542-151e-462b-9ed2-c67b409fb069" xsi:nil="true"/>
    <Descriptions xmlns="4e35d8db-4721-4aab-8109-ca54fe1d66b1" xsi:nil="true"/>
    <TaxKeywordTaxHTField xmlns="9f2802f9-ac2e-49ab-8f8b-bf8ea8571ebf">
      <Terms xmlns="http://schemas.microsoft.com/office/infopath/2007/PartnerControls">
        <TermInfo xmlns="http://schemas.microsoft.com/office/infopath/2007/PartnerControls">
          <TermName xmlns="http://schemas.microsoft.com/office/infopath/2007/PartnerControls">BSS</TermName>
          <TermId xmlns="http://schemas.microsoft.com/office/infopath/2007/PartnerControls">11111111-1111-1111-1111-111111111111</TermId>
        </TermInfo>
        <TermInfo xmlns="http://schemas.microsoft.com/office/infopath/2007/PartnerControls">
          <TermName xmlns="http://schemas.microsoft.com/office/infopath/2007/PartnerControls">Schedule</TermName>
          <TermId xmlns="http://schemas.microsoft.com/office/infopath/2007/PartnerControls">11111111-1111-1111-1111-111111111111</TermId>
        </TermInfo>
      </Terms>
    </TaxKeywordTaxHTField>
    <icde527d7aea44fca9edf097c49f066b xmlns="0ca29542-151e-462b-9ed2-c67b409fb069">
      <Terms xmlns="http://schemas.microsoft.com/office/infopath/2007/PartnerControls"/>
    </icde527d7aea44fca9edf097c49f066b>
    <Category xmlns="0ca29542-151e-462b-9ed2-c67b409fb069" xsi:nil="true"/>
    <_dlc_DocId xmlns="9f2802f9-ac2e-49ab-8f8b-bf8ea8571ebf" xsi:nil="true"/>
    <_dlc_DocIdUrl xmlns="9f2802f9-ac2e-49ab-8f8b-bf8ea8571ebf">
      <Url xsi:nil="true"/>
      <Description xsi:nil="true"/>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7517D-079E-4A03-AC61-7449DAAE02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5d8db-4721-4aab-8109-ca54fe1d66b1"/>
    <ds:schemaRef ds:uri="9f2802f9-ac2e-49ab-8f8b-bf8ea8571ebf"/>
    <ds:schemaRef ds:uri="0ca29542-151e-462b-9ed2-c67b409fb0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100E39-9DC3-429C-845E-E800F5070435}">
  <ds:schemaRefs>
    <ds:schemaRef ds:uri="http://schemas.microsoft.com/office/2006/metadata/properties"/>
    <ds:schemaRef ds:uri="http://schemas.microsoft.com/office/infopath/2007/PartnerControls"/>
    <ds:schemaRef ds:uri="0ca29542-151e-462b-9ed2-c67b409fb069"/>
    <ds:schemaRef ds:uri="9f2802f9-ac2e-49ab-8f8b-bf8ea8571ebf"/>
    <ds:schemaRef ds:uri="4e35d8db-4721-4aab-8109-ca54fe1d66b1"/>
  </ds:schemaRefs>
</ds:datastoreItem>
</file>

<file path=customXml/itemProps3.xml><?xml version="1.0" encoding="utf-8"?>
<ds:datastoreItem xmlns:ds="http://schemas.openxmlformats.org/officeDocument/2006/customXml" ds:itemID="{5F0238CD-A1E4-4023-8155-07D07D9EA966}">
  <ds:schemaRefs>
    <ds:schemaRef ds:uri="http://schemas.microsoft.com/sharepoint/events"/>
  </ds:schemaRefs>
</ds:datastoreItem>
</file>

<file path=customXml/itemProps4.xml><?xml version="1.0" encoding="utf-8"?>
<ds:datastoreItem xmlns:ds="http://schemas.openxmlformats.org/officeDocument/2006/customXml" ds:itemID="{D31CE5E7-08E7-40DD-BD1B-4372F3E2CC60}">
  <ds:schemaRefs>
    <ds:schemaRef ds:uri="http://schemas.microsoft.com/sharepoint/v3/contenttype/forms"/>
  </ds:schemaRefs>
</ds:datastoreItem>
</file>

<file path=customXml/itemProps5.xml><?xml version="1.0" encoding="utf-8"?>
<ds:datastoreItem xmlns:ds="http://schemas.openxmlformats.org/officeDocument/2006/customXml" ds:itemID="{D9D857E6-678E-4D67-97F2-D07B8E931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Analysis.dot</Template>
  <TotalTime>144</TotalTime>
  <Pages>150</Pages>
  <Words>35519</Words>
  <Characters>217975</Characters>
  <Application>Microsoft Office Word</Application>
  <DocSecurity>0</DocSecurity>
  <Lines>1816</Lines>
  <Paragraphs>505</Paragraphs>
  <ScaleCrop>false</ScaleCrop>
  <HeadingPairs>
    <vt:vector size="2" baseType="variant">
      <vt:variant>
        <vt:lpstr>Title</vt:lpstr>
      </vt:variant>
      <vt:variant>
        <vt:i4>1</vt:i4>
      </vt:variant>
    </vt:vector>
  </HeadingPairs>
  <TitlesOfParts>
    <vt:vector size="1" baseType="lpstr">
      <vt:lpstr>Business Solution Specification</vt:lpstr>
    </vt:vector>
  </TitlesOfParts>
  <Company>ClickSoftware LTD</Company>
  <LinksUpToDate>false</LinksUpToDate>
  <CharactersWithSpaces>252989</CharactersWithSpaces>
  <SharedDoc>false</SharedDoc>
  <HLinks>
    <vt:vector size="798" baseType="variant">
      <vt:variant>
        <vt:i4>1900599</vt:i4>
      </vt:variant>
      <vt:variant>
        <vt:i4>794</vt:i4>
      </vt:variant>
      <vt:variant>
        <vt:i4>0</vt:i4>
      </vt:variant>
      <vt:variant>
        <vt:i4>5</vt:i4>
      </vt:variant>
      <vt:variant>
        <vt:lpwstr/>
      </vt:variant>
      <vt:variant>
        <vt:lpwstr>_Toc224629370</vt:lpwstr>
      </vt:variant>
      <vt:variant>
        <vt:i4>1835063</vt:i4>
      </vt:variant>
      <vt:variant>
        <vt:i4>788</vt:i4>
      </vt:variant>
      <vt:variant>
        <vt:i4>0</vt:i4>
      </vt:variant>
      <vt:variant>
        <vt:i4>5</vt:i4>
      </vt:variant>
      <vt:variant>
        <vt:lpwstr/>
      </vt:variant>
      <vt:variant>
        <vt:lpwstr>_Toc224629369</vt:lpwstr>
      </vt:variant>
      <vt:variant>
        <vt:i4>1835063</vt:i4>
      </vt:variant>
      <vt:variant>
        <vt:i4>782</vt:i4>
      </vt:variant>
      <vt:variant>
        <vt:i4>0</vt:i4>
      </vt:variant>
      <vt:variant>
        <vt:i4>5</vt:i4>
      </vt:variant>
      <vt:variant>
        <vt:lpwstr/>
      </vt:variant>
      <vt:variant>
        <vt:lpwstr>_Toc224629368</vt:lpwstr>
      </vt:variant>
      <vt:variant>
        <vt:i4>1835063</vt:i4>
      </vt:variant>
      <vt:variant>
        <vt:i4>776</vt:i4>
      </vt:variant>
      <vt:variant>
        <vt:i4>0</vt:i4>
      </vt:variant>
      <vt:variant>
        <vt:i4>5</vt:i4>
      </vt:variant>
      <vt:variant>
        <vt:lpwstr/>
      </vt:variant>
      <vt:variant>
        <vt:lpwstr>_Toc224629367</vt:lpwstr>
      </vt:variant>
      <vt:variant>
        <vt:i4>1835063</vt:i4>
      </vt:variant>
      <vt:variant>
        <vt:i4>770</vt:i4>
      </vt:variant>
      <vt:variant>
        <vt:i4>0</vt:i4>
      </vt:variant>
      <vt:variant>
        <vt:i4>5</vt:i4>
      </vt:variant>
      <vt:variant>
        <vt:lpwstr/>
      </vt:variant>
      <vt:variant>
        <vt:lpwstr>_Toc224629366</vt:lpwstr>
      </vt:variant>
      <vt:variant>
        <vt:i4>1835063</vt:i4>
      </vt:variant>
      <vt:variant>
        <vt:i4>764</vt:i4>
      </vt:variant>
      <vt:variant>
        <vt:i4>0</vt:i4>
      </vt:variant>
      <vt:variant>
        <vt:i4>5</vt:i4>
      </vt:variant>
      <vt:variant>
        <vt:lpwstr/>
      </vt:variant>
      <vt:variant>
        <vt:lpwstr>_Toc224629365</vt:lpwstr>
      </vt:variant>
      <vt:variant>
        <vt:i4>1835063</vt:i4>
      </vt:variant>
      <vt:variant>
        <vt:i4>758</vt:i4>
      </vt:variant>
      <vt:variant>
        <vt:i4>0</vt:i4>
      </vt:variant>
      <vt:variant>
        <vt:i4>5</vt:i4>
      </vt:variant>
      <vt:variant>
        <vt:lpwstr/>
      </vt:variant>
      <vt:variant>
        <vt:lpwstr>_Toc224629364</vt:lpwstr>
      </vt:variant>
      <vt:variant>
        <vt:i4>1835063</vt:i4>
      </vt:variant>
      <vt:variant>
        <vt:i4>752</vt:i4>
      </vt:variant>
      <vt:variant>
        <vt:i4>0</vt:i4>
      </vt:variant>
      <vt:variant>
        <vt:i4>5</vt:i4>
      </vt:variant>
      <vt:variant>
        <vt:lpwstr/>
      </vt:variant>
      <vt:variant>
        <vt:lpwstr>_Toc224629363</vt:lpwstr>
      </vt:variant>
      <vt:variant>
        <vt:i4>1835063</vt:i4>
      </vt:variant>
      <vt:variant>
        <vt:i4>746</vt:i4>
      </vt:variant>
      <vt:variant>
        <vt:i4>0</vt:i4>
      </vt:variant>
      <vt:variant>
        <vt:i4>5</vt:i4>
      </vt:variant>
      <vt:variant>
        <vt:lpwstr/>
      </vt:variant>
      <vt:variant>
        <vt:lpwstr>_Toc224629362</vt:lpwstr>
      </vt:variant>
      <vt:variant>
        <vt:i4>1835063</vt:i4>
      </vt:variant>
      <vt:variant>
        <vt:i4>740</vt:i4>
      </vt:variant>
      <vt:variant>
        <vt:i4>0</vt:i4>
      </vt:variant>
      <vt:variant>
        <vt:i4>5</vt:i4>
      </vt:variant>
      <vt:variant>
        <vt:lpwstr/>
      </vt:variant>
      <vt:variant>
        <vt:lpwstr>_Toc224629361</vt:lpwstr>
      </vt:variant>
      <vt:variant>
        <vt:i4>1835063</vt:i4>
      </vt:variant>
      <vt:variant>
        <vt:i4>734</vt:i4>
      </vt:variant>
      <vt:variant>
        <vt:i4>0</vt:i4>
      </vt:variant>
      <vt:variant>
        <vt:i4>5</vt:i4>
      </vt:variant>
      <vt:variant>
        <vt:lpwstr/>
      </vt:variant>
      <vt:variant>
        <vt:lpwstr>_Toc224629360</vt:lpwstr>
      </vt:variant>
      <vt:variant>
        <vt:i4>2031671</vt:i4>
      </vt:variant>
      <vt:variant>
        <vt:i4>728</vt:i4>
      </vt:variant>
      <vt:variant>
        <vt:i4>0</vt:i4>
      </vt:variant>
      <vt:variant>
        <vt:i4>5</vt:i4>
      </vt:variant>
      <vt:variant>
        <vt:lpwstr/>
      </vt:variant>
      <vt:variant>
        <vt:lpwstr>_Toc224629359</vt:lpwstr>
      </vt:variant>
      <vt:variant>
        <vt:i4>2031671</vt:i4>
      </vt:variant>
      <vt:variant>
        <vt:i4>722</vt:i4>
      </vt:variant>
      <vt:variant>
        <vt:i4>0</vt:i4>
      </vt:variant>
      <vt:variant>
        <vt:i4>5</vt:i4>
      </vt:variant>
      <vt:variant>
        <vt:lpwstr/>
      </vt:variant>
      <vt:variant>
        <vt:lpwstr>_Toc224629358</vt:lpwstr>
      </vt:variant>
      <vt:variant>
        <vt:i4>2031671</vt:i4>
      </vt:variant>
      <vt:variant>
        <vt:i4>716</vt:i4>
      </vt:variant>
      <vt:variant>
        <vt:i4>0</vt:i4>
      </vt:variant>
      <vt:variant>
        <vt:i4>5</vt:i4>
      </vt:variant>
      <vt:variant>
        <vt:lpwstr/>
      </vt:variant>
      <vt:variant>
        <vt:lpwstr>_Toc224629357</vt:lpwstr>
      </vt:variant>
      <vt:variant>
        <vt:i4>2031671</vt:i4>
      </vt:variant>
      <vt:variant>
        <vt:i4>710</vt:i4>
      </vt:variant>
      <vt:variant>
        <vt:i4>0</vt:i4>
      </vt:variant>
      <vt:variant>
        <vt:i4>5</vt:i4>
      </vt:variant>
      <vt:variant>
        <vt:lpwstr/>
      </vt:variant>
      <vt:variant>
        <vt:lpwstr>_Toc224629356</vt:lpwstr>
      </vt:variant>
      <vt:variant>
        <vt:i4>2031671</vt:i4>
      </vt:variant>
      <vt:variant>
        <vt:i4>704</vt:i4>
      </vt:variant>
      <vt:variant>
        <vt:i4>0</vt:i4>
      </vt:variant>
      <vt:variant>
        <vt:i4>5</vt:i4>
      </vt:variant>
      <vt:variant>
        <vt:lpwstr/>
      </vt:variant>
      <vt:variant>
        <vt:lpwstr>_Toc224629355</vt:lpwstr>
      </vt:variant>
      <vt:variant>
        <vt:i4>2031671</vt:i4>
      </vt:variant>
      <vt:variant>
        <vt:i4>698</vt:i4>
      </vt:variant>
      <vt:variant>
        <vt:i4>0</vt:i4>
      </vt:variant>
      <vt:variant>
        <vt:i4>5</vt:i4>
      </vt:variant>
      <vt:variant>
        <vt:lpwstr/>
      </vt:variant>
      <vt:variant>
        <vt:lpwstr>_Toc224629354</vt:lpwstr>
      </vt:variant>
      <vt:variant>
        <vt:i4>2031671</vt:i4>
      </vt:variant>
      <vt:variant>
        <vt:i4>692</vt:i4>
      </vt:variant>
      <vt:variant>
        <vt:i4>0</vt:i4>
      </vt:variant>
      <vt:variant>
        <vt:i4>5</vt:i4>
      </vt:variant>
      <vt:variant>
        <vt:lpwstr/>
      </vt:variant>
      <vt:variant>
        <vt:lpwstr>_Toc224629353</vt:lpwstr>
      </vt:variant>
      <vt:variant>
        <vt:i4>2031671</vt:i4>
      </vt:variant>
      <vt:variant>
        <vt:i4>686</vt:i4>
      </vt:variant>
      <vt:variant>
        <vt:i4>0</vt:i4>
      </vt:variant>
      <vt:variant>
        <vt:i4>5</vt:i4>
      </vt:variant>
      <vt:variant>
        <vt:lpwstr/>
      </vt:variant>
      <vt:variant>
        <vt:lpwstr>_Toc224629352</vt:lpwstr>
      </vt:variant>
      <vt:variant>
        <vt:i4>2031671</vt:i4>
      </vt:variant>
      <vt:variant>
        <vt:i4>680</vt:i4>
      </vt:variant>
      <vt:variant>
        <vt:i4>0</vt:i4>
      </vt:variant>
      <vt:variant>
        <vt:i4>5</vt:i4>
      </vt:variant>
      <vt:variant>
        <vt:lpwstr/>
      </vt:variant>
      <vt:variant>
        <vt:lpwstr>_Toc224629351</vt:lpwstr>
      </vt:variant>
      <vt:variant>
        <vt:i4>2031671</vt:i4>
      </vt:variant>
      <vt:variant>
        <vt:i4>674</vt:i4>
      </vt:variant>
      <vt:variant>
        <vt:i4>0</vt:i4>
      </vt:variant>
      <vt:variant>
        <vt:i4>5</vt:i4>
      </vt:variant>
      <vt:variant>
        <vt:lpwstr/>
      </vt:variant>
      <vt:variant>
        <vt:lpwstr>_Toc224629350</vt:lpwstr>
      </vt:variant>
      <vt:variant>
        <vt:i4>1966135</vt:i4>
      </vt:variant>
      <vt:variant>
        <vt:i4>668</vt:i4>
      </vt:variant>
      <vt:variant>
        <vt:i4>0</vt:i4>
      </vt:variant>
      <vt:variant>
        <vt:i4>5</vt:i4>
      </vt:variant>
      <vt:variant>
        <vt:lpwstr/>
      </vt:variant>
      <vt:variant>
        <vt:lpwstr>_Toc224629349</vt:lpwstr>
      </vt:variant>
      <vt:variant>
        <vt:i4>1966135</vt:i4>
      </vt:variant>
      <vt:variant>
        <vt:i4>662</vt:i4>
      </vt:variant>
      <vt:variant>
        <vt:i4>0</vt:i4>
      </vt:variant>
      <vt:variant>
        <vt:i4>5</vt:i4>
      </vt:variant>
      <vt:variant>
        <vt:lpwstr/>
      </vt:variant>
      <vt:variant>
        <vt:lpwstr>_Toc224629348</vt:lpwstr>
      </vt:variant>
      <vt:variant>
        <vt:i4>1966135</vt:i4>
      </vt:variant>
      <vt:variant>
        <vt:i4>656</vt:i4>
      </vt:variant>
      <vt:variant>
        <vt:i4>0</vt:i4>
      </vt:variant>
      <vt:variant>
        <vt:i4>5</vt:i4>
      </vt:variant>
      <vt:variant>
        <vt:lpwstr/>
      </vt:variant>
      <vt:variant>
        <vt:lpwstr>_Toc224629347</vt:lpwstr>
      </vt:variant>
      <vt:variant>
        <vt:i4>1966135</vt:i4>
      </vt:variant>
      <vt:variant>
        <vt:i4>650</vt:i4>
      </vt:variant>
      <vt:variant>
        <vt:i4>0</vt:i4>
      </vt:variant>
      <vt:variant>
        <vt:i4>5</vt:i4>
      </vt:variant>
      <vt:variant>
        <vt:lpwstr/>
      </vt:variant>
      <vt:variant>
        <vt:lpwstr>_Toc224629346</vt:lpwstr>
      </vt:variant>
      <vt:variant>
        <vt:i4>1966135</vt:i4>
      </vt:variant>
      <vt:variant>
        <vt:i4>644</vt:i4>
      </vt:variant>
      <vt:variant>
        <vt:i4>0</vt:i4>
      </vt:variant>
      <vt:variant>
        <vt:i4>5</vt:i4>
      </vt:variant>
      <vt:variant>
        <vt:lpwstr/>
      </vt:variant>
      <vt:variant>
        <vt:lpwstr>_Toc224629345</vt:lpwstr>
      </vt:variant>
      <vt:variant>
        <vt:i4>1966135</vt:i4>
      </vt:variant>
      <vt:variant>
        <vt:i4>638</vt:i4>
      </vt:variant>
      <vt:variant>
        <vt:i4>0</vt:i4>
      </vt:variant>
      <vt:variant>
        <vt:i4>5</vt:i4>
      </vt:variant>
      <vt:variant>
        <vt:lpwstr/>
      </vt:variant>
      <vt:variant>
        <vt:lpwstr>_Toc224629344</vt:lpwstr>
      </vt:variant>
      <vt:variant>
        <vt:i4>1966135</vt:i4>
      </vt:variant>
      <vt:variant>
        <vt:i4>632</vt:i4>
      </vt:variant>
      <vt:variant>
        <vt:i4>0</vt:i4>
      </vt:variant>
      <vt:variant>
        <vt:i4>5</vt:i4>
      </vt:variant>
      <vt:variant>
        <vt:lpwstr/>
      </vt:variant>
      <vt:variant>
        <vt:lpwstr>_Toc224629343</vt:lpwstr>
      </vt:variant>
      <vt:variant>
        <vt:i4>1966135</vt:i4>
      </vt:variant>
      <vt:variant>
        <vt:i4>626</vt:i4>
      </vt:variant>
      <vt:variant>
        <vt:i4>0</vt:i4>
      </vt:variant>
      <vt:variant>
        <vt:i4>5</vt:i4>
      </vt:variant>
      <vt:variant>
        <vt:lpwstr/>
      </vt:variant>
      <vt:variant>
        <vt:lpwstr>_Toc224629342</vt:lpwstr>
      </vt:variant>
      <vt:variant>
        <vt:i4>1966135</vt:i4>
      </vt:variant>
      <vt:variant>
        <vt:i4>620</vt:i4>
      </vt:variant>
      <vt:variant>
        <vt:i4>0</vt:i4>
      </vt:variant>
      <vt:variant>
        <vt:i4>5</vt:i4>
      </vt:variant>
      <vt:variant>
        <vt:lpwstr/>
      </vt:variant>
      <vt:variant>
        <vt:lpwstr>_Toc224629341</vt:lpwstr>
      </vt:variant>
      <vt:variant>
        <vt:i4>1966135</vt:i4>
      </vt:variant>
      <vt:variant>
        <vt:i4>614</vt:i4>
      </vt:variant>
      <vt:variant>
        <vt:i4>0</vt:i4>
      </vt:variant>
      <vt:variant>
        <vt:i4>5</vt:i4>
      </vt:variant>
      <vt:variant>
        <vt:lpwstr/>
      </vt:variant>
      <vt:variant>
        <vt:lpwstr>_Toc224629340</vt:lpwstr>
      </vt:variant>
      <vt:variant>
        <vt:i4>1638455</vt:i4>
      </vt:variant>
      <vt:variant>
        <vt:i4>608</vt:i4>
      </vt:variant>
      <vt:variant>
        <vt:i4>0</vt:i4>
      </vt:variant>
      <vt:variant>
        <vt:i4>5</vt:i4>
      </vt:variant>
      <vt:variant>
        <vt:lpwstr/>
      </vt:variant>
      <vt:variant>
        <vt:lpwstr>_Toc224629339</vt:lpwstr>
      </vt:variant>
      <vt:variant>
        <vt:i4>1638455</vt:i4>
      </vt:variant>
      <vt:variant>
        <vt:i4>602</vt:i4>
      </vt:variant>
      <vt:variant>
        <vt:i4>0</vt:i4>
      </vt:variant>
      <vt:variant>
        <vt:i4>5</vt:i4>
      </vt:variant>
      <vt:variant>
        <vt:lpwstr/>
      </vt:variant>
      <vt:variant>
        <vt:lpwstr>_Toc224629338</vt:lpwstr>
      </vt:variant>
      <vt:variant>
        <vt:i4>1638455</vt:i4>
      </vt:variant>
      <vt:variant>
        <vt:i4>596</vt:i4>
      </vt:variant>
      <vt:variant>
        <vt:i4>0</vt:i4>
      </vt:variant>
      <vt:variant>
        <vt:i4>5</vt:i4>
      </vt:variant>
      <vt:variant>
        <vt:lpwstr/>
      </vt:variant>
      <vt:variant>
        <vt:lpwstr>_Toc224629337</vt:lpwstr>
      </vt:variant>
      <vt:variant>
        <vt:i4>1638455</vt:i4>
      </vt:variant>
      <vt:variant>
        <vt:i4>590</vt:i4>
      </vt:variant>
      <vt:variant>
        <vt:i4>0</vt:i4>
      </vt:variant>
      <vt:variant>
        <vt:i4>5</vt:i4>
      </vt:variant>
      <vt:variant>
        <vt:lpwstr/>
      </vt:variant>
      <vt:variant>
        <vt:lpwstr>_Toc224629336</vt:lpwstr>
      </vt:variant>
      <vt:variant>
        <vt:i4>1638455</vt:i4>
      </vt:variant>
      <vt:variant>
        <vt:i4>584</vt:i4>
      </vt:variant>
      <vt:variant>
        <vt:i4>0</vt:i4>
      </vt:variant>
      <vt:variant>
        <vt:i4>5</vt:i4>
      </vt:variant>
      <vt:variant>
        <vt:lpwstr/>
      </vt:variant>
      <vt:variant>
        <vt:lpwstr>_Toc224629335</vt:lpwstr>
      </vt:variant>
      <vt:variant>
        <vt:i4>1638455</vt:i4>
      </vt:variant>
      <vt:variant>
        <vt:i4>578</vt:i4>
      </vt:variant>
      <vt:variant>
        <vt:i4>0</vt:i4>
      </vt:variant>
      <vt:variant>
        <vt:i4>5</vt:i4>
      </vt:variant>
      <vt:variant>
        <vt:lpwstr/>
      </vt:variant>
      <vt:variant>
        <vt:lpwstr>_Toc224629334</vt:lpwstr>
      </vt:variant>
      <vt:variant>
        <vt:i4>1638455</vt:i4>
      </vt:variant>
      <vt:variant>
        <vt:i4>572</vt:i4>
      </vt:variant>
      <vt:variant>
        <vt:i4>0</vt:i4>
      </vt:variant>
      <vt:variant>
        <vt:i4>5</vt:i4>
      </vt:variant>
      <vt:variant>
        <vt:lpwstr/>
      </vt:variant>
      <vt:variant>
        <vt:lpwstr>_Toc224629333</vt:lpwstr>
      </vt:variant>
      <vt:variant>
        <vt:i4>1638455</vt:i4>
      </vt:variant>
      <vt:variant>
        <vt:i4>566</vt:i4>
      </vt:variant>
      <vt:variant>
        <vt:i4>0</vt:i4>
      </vt:variant>
      <vt:variant>
        <vt:i4>5</vt:i4>
      </vt:variant>
      <vt:variant>
        <vt:lpwstr/>
      </vt:variant>
      <vt:variant>
        <vt:lpwstr>_Toc224629332</vt:lpwstr>
      </vt:variant>
      <vt:variant>
        <vt:i4>1638455</vt:i4>
      </vt:variant>
      <vt:variant>
        <vt:i4>560</vt:i4>
      </vt:variant>
      <vt:variant>
        <vt:i4>0</vt:i4>
      </vt:variant>
      <vt:variant>
        <vt:i4>5</vt:i4>
      </vt:variant>
      <vt:variant>
        <vt:lpwstr/>
      </vt:variant>
      <vt:variant>
        <vt:lpwstr>_Toc224629331</vt:lpwstr>
      </vt:variant>
      <vt:variant>
        <vt:i4>1638455</vt:i4>
      </vt:variant>
      <vt:variant>
        <vt:i4>554</vt:i4>
      </vt:variant>
      <vt:variant>
        <vt:i4>0</vt:i4>
      </vt:variant>
      <vt:variant>
        <vt:i4>5</vt:i4>
      </vt:variant>
      <vt:variant>
        <vt:lpwstr/>
      </vt:variant>
      <vt:variant>
        <vt:lpwstr>_Toc224629330</vt:lpwstr>
      </vt:variant>
      <vt:variant>
        <vt:i4>1572919</vt:i4>
      </vt:variant>
      <vt:variant>
        <vt:i4>548</vt:i4>
      </vt:variant>
      <vt:variant>
        <vt:i4>0</vt:i4>
      </vt:variant>
      <vt:variant>
        <vt:i4>5</vt:i4>
      </vt:variant>
      <vt:variant>
        <vt:lpwstr/>
      </vt:variant>
      <vt:variant>
        <vt:lpwstr>_Toc224629329</vt:lpwstr>
      </vt:variant>
      <vt:variant>
        <vt:i4>1572919</vt:i4>
      </vt:variant>
      <vt:variant>
        <vt:i4>542</vt:i4>
      </vt:variant>
      <vt:variant>
        <vt:i4>0</vt:i4>
      </vt:variant>
      <vt:variant>
        <vt:i4>5</vt:i4>
      </vt:variant>
      <vt:variant>
        <vt:lpwstr/>
      </vt:variant>
      <vt:variant>
        <vt:lpwstr>_Toc224629328</vt:lpwstr>
      </vt:variant>
      <vt:variant>
        <vt:i4>1572919</vt:i4>
      </vt:variant>
      <vt:variant>
        <vt:i4>536</vt:i4>
      </vt:variant>
      <vt:variant>
        <vt:i4>0</vt:i4>
      </vt:variant>
      <vt:variant>
        <vt:i4>5</vt:i4>
      </vt:variant>
      <vt:variant>
        <vt:lpwstr/>
      </vt:variant>
      <vt:variant>
        <vt:lpwstr>_Toc224629327</vt:lpwstr>
      </vt:variant>
      <vt:variant>
        <vt:i4>1572919</vt:i4>
      </vt:variant>
      <vt:variant>
        <vt:i4>530</vt:i4>
      </vt:variant>
      <vt:variant>
        <vt:i4>0</vt:i4>
      </vt:variant>
      <vt:variant>
        <vt:i4>5</vt:i4>
      </vt:variant>
      <vt:variant>
        <vt:lpwstr/>
      </vt:variant>
      <vt:variant>
        <vt:lpwstr>_Toc224629326</vt:lpwstr>
      </vt:variant>
      <vt:variant>
        <vt:i4>1572919</vt:i4>
      </vt:variant>
      <vt:variant>
        <vt:i4>524</vt:i4>
      </vt:variant>
      <vt:variant>
        <vt:i4>0</vt:i4>
      </vt:variant>
      <vt:variant>
        <vt:i4>5</vt:i4>
      </vt:variant>
      <vt:variant>
        <vt:lpwstr/>
      </vt:variant>
      <vt:variant>
        <vt:lpwstr>_Toc224629325</vt:lpwstr>
      </vt:variant>
      <vt:variant>
        <vt:i4>1572919</vt:i4>
      </vt:variant>
      <vt:variant>
        <vt:i4>518</vt:i4>
      </vt:variant>
      <vt:variant>
        <vt:i4>0</vt:i4>
      </vt:variant>
      <vt:variant>
        <vt:i4>5</vt:i4>
      </vt:variant>
      <vt:variant>
        <vt:lpwstr/>
      </vt:variant>
      <vt:variant>
        <vt:lpwstr>_Toc224629324</vt:lpwstr>
      </vt:variant>
      <vt:variant>
        <vt:i4>1572919</vt:i4>
      </vt:variant>
      <vt:variant>
        <vt:i4>512</vt:i4>
      </vt:variant>
      <vt:variant>
        <vt:i4>0</vt:i4>
      </vt:variant>
      <vt:variant>
        <vt:i4>5</vt:i4>
      </vt:variant>
      <vt:variant>
        <vt:lpwstr/>
      </vt:variant>
      <vt:variant>
        <vt:lpwstr>_Toc224629323</vt:lpwstr>
      </vt:variant>
      <vt:variant>
        <vt:i4>1572919</vt:i4>
      </vt:variant>
      <vt:variant>
        <vt:i4>506</vt:i4>
      </vt:variant>
      <vt:variant>
        <vt:i4>0</vt:i4>
      </vt:variant>
      <vt:variant>
        <vt:i4>5</vt:i4>
      </vt:variant>
      <vt:variant>
        <vt:lpwstr/>
      </vt:variant>
      <vt:variant>
        <vt:lpwstr>_Toc224629322</vt:lpwstr>
      </vt:variant>
      <vt:variant>
        <vt:i4>1572919</vt:i4>
      </vt:variant>
      <vt:variant>
        <vt:i4>500</vt:i4>
      </vt:variant>
      <vt:variant>
        <vt:i4>0</vt:i4>
      </vt:variant>
      <vt:variant>
        <vt:i4>5</vt:i4>
      </vt:variant>
      <vt:variant>
        <vt:lpwstr/>
      </vt:variant>
      <vt:variant>
        <vt:lpwstr>_Toc224629321</vt:lpwstr>
      </vt:variant>
      <vt:variant>
        <vt:i4>1572919</vt:i4>
      </vt:variant>
      <vt:variant>
        <vt:i4>494</vt:i4>
      </vt:variant>
      <vt:variant>
        <vt:i4>0</vt:i4>
      </vt:variant>
      <vt:variant>
        <vt:i4>5</vt:i4>
      </vt:variant>
      <vt:variant>
        <vt:lpwstr/>
      </vt:variant>
      <vt:variant>
        <vt:lpwstr>_Toc224629320</vt:lpwstr>
      </vt:variant>
      <vt:variant>
        <vt:i4>1769527</vt:i4>
      </vt:variant>
      <vt:variant>
        <vt:i4>488</vt:i4>
      </vt:variant>
      <vt:variant>
        <vt:i4>0</vt:i4>
      </vt:variant>
      <vt:variant>
        <vt:i4>5</vt:i4>
      </vt:variant>
      <vt:variant>
        <vt:lpwstr/>
      </vt:variant>
      <vt:variant>
        <vt:lpwstr>_Toc224629319</vt:lpwstr>
      </vt:variant>
      <vt:variant>
        <vt:i4>1769527</vt:i4>
      </vt:variant>
      <vt:variant>
        <vt:i4>482</vt:i4>
      </vt:variant>
      <vt:variant>
        <vt:i4>0</vt:i4>
      </vt:variant>
      <vt:variant>
        <vt:i4>5</vt:i4>
      </vt:variant>
      <vt:variant>
        <vt:lpwstr/>
      </vt:variant>
      <vt:variant>
        <vt:lpwstr>_Toc224629318</vt:lpwstr>
      </vt:variant>
      <vt:variant>
        <vt:i4>1769527</vt:i4>
      </vt:variant>
      <vt:variant>
        <vt:i4>476</vt:i4>
      </vt:variant>
      <vt:variant>
        <vt:i4>0</vt:i4>
      </vt:variant>
      <vt:variant>
        <vt:i4>5</vt:i4>
      </vt:variant>
      <vt:variant>
        <vt:lpwstr/>
      </vt:variant>
      <vt:variant>
        <vt:lpwstr>_Toc224629317</vt:lpwstr>
      </vt:variant>
      <vt:variant>
        <vt:i4>1769527</vt:i4>
      </vt:variant>
      <vt:variant>
        <vt:i4>470</vt:i4>
      </vt:variant>
      <vt:variant>
        <vt:i4>0</vt:i4>
      </vt:variant>
      <vt:variant>
        <vt:i4>5</vt:i4>
      </vt:variant>
      <vt:variant>
        <vt:lpwstr/>
      </vt:variant>
      <vt:variant>
        <vt:lpwstr>_Toc224629316</vt:lpwstr>
      </vt:variant>
      <vt:variant>
        <vt:i4>1769527</vt:i4>
      </vt:variant>
      <vt:variant>
        <vt:i4>464</vt:i4>
      </vt:variant>
      <vt:variant>
        <vt:i4>0</vt:i4>
      </vt:variant>
      <vt:variant>
        <vt:i4>5</vt:i4>
      </vt:variant>
      <vt:variant>
        <vt:lpwstr/>
      </vt:variant>
      <vt:variant>
        <vt:lpwstr>_Toc224629315</vt:lpwstr>
      </vt:variant>
      <vt:variant>
        <vt:i4>1769527</vt:i4>
      </vt:variant>
      <vt:variant>
        <vt:i4>458</vt:i4>
      </vt:variant>
      <vt:variant>
        <vt:i4>0</vt:i4>
      </vt:variant>
      <vt:variant>
        <vt:i4>5</vt:i4>
      </vt:variant>
      <vt:variant>
        <vt:lpwstr/>
      </vt:variant>
      <vt:variant>
        <vt:lpwstr>_Toc224629314</vt:lpwstr>
      </vt:variant>
      <vt:variant>
        <vt:i4>1769527</vt:i4>
      </vt:variant>
      <vt:variant>
        <vt:i4>452</vt:i4>
      </vt:variant>
      <vt:variant>
        <vt:i4>0</vt:i4>
      </vt:variant>
      <vt:variant>
        <vt:i4>5</vt:i4>
      </vt:variant>
      <vt:variant>
        <vt:lpwstr/>
      </vt:variant>
      <vt:variant>
        <vt:lpwstr>_Toc224629313</vt:lpwstr>
      </vt:variant>
      <vt:variant>
        <vt:i4>1769527</vt:i4>
      </vt:variant>
      <vt:variant>
        <vt:i4>446</vt:i4>
      </vt:variant>
      <vt:variant>
        <vt:i4>0</vt:i4>
      </vt:variant>
      <vt:variant>
        <vt:i4>5</vt:i4>
      </vt:variant>
      <vt:variant>
        <vt:lpwstr/>
      </vt:variant>
      <vt:variant>
        <vt:lpwstr>_Toc224629312</vt:lpwstr>
      </vt:variant>
      <vt:variant>
        <vt:i4>1769527</vt:i4>
      </vt:variant>
      <vt:variant>
        <vt:i4>440</vt:i4>
      </vt:variant>
      <vt:variant>
        <vt:i4>0</vt:i4>
      </vt:variant>
      <vt:variant>
        <vt:i4>5</vt:i4>
      </vt:variant>
      <vt:variant>
        <vt:lpwstr/>
      </vt:variant>
      <vt:variant>
        <vt:lpwstr>_Toc224629311</vt:lpwstr>
      </vt:variant>
      <vt:variant>
        <vt:i4>1769527</vt:i4>
      </vt:variant>
      <vt:variant>
        <vt:i4>434</vt:i4>
      </vt:variant>
      <vt:variant>
        <vt:i4>0</vt:i4>
      </vt:variant>
      <vt:variant>
        <vt:i4>5</vt:i4>
      </vt:variant>
      <vt:variant>
        <vt:lpwstr/>
      </vt:variant>
      <vt:variant>
        <vt:lpwstr>_Toc224629310</vt:lpwstr>
      </vt:variant>
      <vt:variant>
        <vt:i4>1703991</vt:i4>
      </vt:variant>
      <vt:variant>
        <vt:i4>428</vt:i4>
      </vt:variant>
      <vt:variant>
        <vt:i4>0</vt:i4>
      </vt:variant>
      <vt:variant>
        <vt:i4>5</vt:i4>
      </vt:variant>
      <vt:variant>
        <vt:lpwstr/>
      </vt:variant>
      <vt:variant>
        <vt:lpwstr>_Toc224629309</vt:lpwstr>
      </vt:variant>
      <vt:variant>
        <vt:i4>1703991</vt:i4>
      </vt:variant>
      <vt:variant>
        <vt:i4>422</vt:i4>
      </vt:variant>
      <vt:variant>
        <vt:i4>0</vt:i4>
      </vt:variant>
      <vt:variant>
        <vt:i4>5</vt:i4>
      </vt:variant>
      <vt:variant>
        <vt:lpwstr/>
      </vt:variant>
      <vt:variant>
        <vt:lpwstr>_Toc224629308</vt:lpwstr>
      </vt:variant>
      <vt:variant>
        <vt:i4>1703991</vt:i4>
      </vt:variant>
      <vt:variant>
        <vt:i4>416</vt:i4>
      </vt:variant>
      <vt:variant>
        <vt:i4>0</vt:i4>
      </vt:variant>
      <vt:variant>
        <vt:i4>5</vt:i4>
      </vt:variant>
      <vt:variant>
        <vt:lpwstr/>
      </vt:variant>
      <vt:variant>
        <vt:lpwstr>_Toc224629307</vt:lpwstr>
      </vt:variant>
      <vt:variant>
        <vt:i4>1703991</vt:i4>
      </vt:variant>
      <vt:variant>
        <vt:i4>410</vt:i4>
      </vt:variant>
      <vt:variant>
        <vt:i4>0</vt:i4>
      </vt:variant>
      <vt:variant>
        <vt:i4>5</vt:i4>
      </vt:variant>
      <vt:variant>
        <vt:lpwstr/>
      </vt:variant>
      <vt:variant>
        <vt:lpwstr>_Toc224629306</vt:lpwstr>
      </vt:variant>
      <vt:variant>
        <vt:i4>1703991</vt:i4>
      </vt:variant>
      <vt:variant>
        <vt:i4>404</vt:i4>
      </vt:variant>
      <vt:variant>
        <vt:i4>0</vt:i4>
      </vt:variant>
      <vt:variant>
        <vt:i4>5</vt:i4>
      </vt:variant>
      <vt:variant>
        <vt:lpwstr/>
      </vt:variant>
      <vt:variant>
        <vt:lpwstr>_Toc224629305</vt:lpwstr>
      </vt:variant>
      <vt:variant>
        <vt:i4>1703991</vt:i4>
      </vt:variant>
      <vt:variant>
        <vt:i4>398</vt:i4>
      </vt:variant>
      <vt:variant>
        <vt:i4>0</vt:i4>
      </vt:variant>
      <vt:variant>
        <vt:i4>5</vt:i4>
      </vt:variant>
      <vt:variant>
        <vt:lpwstr/>
      </vt:variant>
      <vt:variant>
        <vt:lpwstr>_Toc224629304</vt:lpwstr>
      </vt:variant>
      <vt:variant>
        <vt:i4>1703991</vt:i4>
      </vt:variant>
      <vt:variant>
        <vt:i4>392</vt:i4>
      </vt:variant>
      <vt:variant>
        <vt:i4>0</vt:i4>
      </vt:variant>
      <vt:variant>
        <vt:i4>5</vt:i4>
      </vt:variant>
      <vt:variant>
        <vt:lpwstr/>
      </vt:variant>
      <vt:variant>
        <vt:lpwstr>_Toc224629303</vt:lpwstr>
      </vt:variant>
      <vt:variant>
        <vt:i4>1703991</vt:i4>
      </vt:variant>
      <vt:variant>
        <vt:i4>386</vt:i4>
      </vt:variant>
      <vt:variant>
        <vt:i4>0</vt:i4>
      </vt:variant>
      <vt:variant>
        <vt:i4>5</vt:i4>
      </vt:variant>
      <vt:variant>
        <vt:lpwstr/>
      </vt:variant>
      <vt:variant>
        <vt:lpwstr>_Toc224629302</vt:lpwstr>
      </vt:variant>
      <vt:variant>
        <vt:i4>1703991</vt:i4>
      </vt:variant>
      <vt:variant>
        <vt:i4>380</vt:i4>
      </vt:variant>
      <vt:variant>
        <vt:i4>0</vt:i4>
      </vt:variant>
      <vt:variant>
        <vt:i4>5</vt:i4>
      </vt:variant>
      <vt:variant>
        <vt:lpwstr/>
      </vt:variant>
      <vt:variant>
        <vt:lpwstr>_Toc224629301</vt:lpwstr>
      </vt:variant>
      <vt:variant>
        <vt:i4>1703991</vt:i4>
      </vt:variant>
      <vt:variant>
        <vt:i4>374</vt:i4>
      </vt:variant>
      <vt:variant>
        <vt:i4>0</vt:i4>
      </vt:variant>
      <vt:variant>
        <vt:i4>5</vt:i4>
      </vt:variant>
      <vt:variant>
        <vt:lpwstr/>
      </vt:variant>
      <vt:variant>
        <vt:lpwstr>_Toc224629300</vt:lpwstr>
      </vt:variant>
      <vt:variant>
        <vt:i4>1245238</vt:i4>
      </vt:variant>
      <vt:variant>
        <vt:i4>368</vt:i4>
      </vt:variant>
      <vt:variant>
        <vt:i4>0</vt:i4>
      </vt:variant>
      <vt:variant>
        <vt:i4>5</vt:i4>
      </vt:variant>
      <vt:variant>
        <vt:lpwstr/>
      </vt:variant>
      <vt:variant>
        <vt:lpwstr>_Toc224629299</vt:lpwstr>
      </vt:variant>
      <vt:variant>
        <vt:i4>1245238</vt:i4>
      </vt:variant>
      <vt:variant>
        <vt:i4>362</vt:i4>
      </vt:variant>
      <vt:variant>
        <vt:i4>0</vt:i4>
      </vt:variant>
      <vt:variant>
        <vt:i4>5</vt:i4>
      </vt:variant>
      <vt:variant>
        <vt:lpwstr/>
      </vt:variant>
      <vt:variant>
        <vt:lpwstr>_Toc224629298</vt:lpwstr>
      </vt:variant>
      <vt:variant>
        <vt:i4>1245238</vt:i4>
      </vt:variant>
      <vt:variant>
        <vt:i4>356</vt:i4>
      </vt:variant>
      <vt:variant>
        <vt:i4>0</vt:i4>
      </vt:variant>
      <vt:variant>
        <vt:i4>5</vt:i4>
      </vt:variant>
      <vt:variant>
        <vt:lpwstr/>
      </vt:variant>
      <vt:variant>
        <vt:lpwstr>_Toc224629297</vt:lpwstr>
      </vt:variant>
      <vt:variant>
        <vt:i4>1245238</vt:i4>
      </vt:variant>
      <vt:variant>
        <vt:i4>350</vt:i4>
      </vt:variant>
      <vt:variant>
        <vt:i4>0</vt:i4>
      </vt:variant>
      <vt:variant>
        <vt:i4>5</vt:i4>
      </vt:variant>
      <vt:variant>
        <vt:lpwstr/>
      </vt:variant>
      <vt:variant>
        <vt:lpwstr>_Toc224629296</vt:lpwstr>
      </vt:variant>
      <vt:variant>
        <vt:i4>1245238</vt:i4>
      </vt:variant>
      <vt:variant>
        <vt:i4>344</vt:i4>
      </vt:variant>
      <vt:variant>
        <vt:i4>0</vt:i4>
      </vt:variant>
      <vt:variant>
        <vt:i4>5</vt:i4>
      </vt:variant>
      <vt:variant>
        <vt:lpwstr/>
      </vt:variant>
      <vt:variant>
        <vt:lpwstr>_Toc224629295</vt:lpwstr>
      </vt:variant>
      <vt:variant>
        <vt:i4>1245238</vt:i4>
      </vt:variant>
      <vt:variant>
        <vt:i4>338</vt:i4>
      </vt:variant>
      <vt:variant>
        <vt:i4>0</vt:i4>
      </vt:variant>
      <vt:variant>
        <vt:i4>5</vt:i4>
      </vt:variant>
      <vt:variant>
        <vt:lpwstr/>
      </vt:variant>
      <vt:variant>
        <vt:lpwstr>_Toc224629294</vt:lpwstr>
      </vt:variant>
      <vt:variant>
        <vt:i4>1245238</vt:i4>
      </vt:variant>
      <vt:variant>
        <vt:i4>332</vt:i4>
      </vt:variant>
      <vt:variant>
        <vt:i4>0</vt:i4>
      </vt:variant>
      <vt:variant>
        <vt:i4>5</vt:i4>
      </vt:variant>
      <vt:variant>
        <vt:lpwstr/>
      </vt:variant>
      <vt:variant>
        <vt:lpwstr>_Toc224629293</vt:lpwstr>
      </vt:variant>
      <vt:variant>
        <vt:i4>1245238</vt:i4>
      </vt:variant>
      <vt:variant>
        <vt:i4>326</vt:i4>
      </vt:variant>
      <vt:variant>
        <vt:i4>0</vt:i4>
      </vt:variant>
      <vt:variant>
        <vt:i4>5</vt:i4>
      </vt:variant>
      <vt:variant>
        <vt:lpwstr/>
      </vt:variant>
      <vt:variant>
        <vt:lpwstr>_Toc224629292</vt:lpwstr>
      </vt:variant>
      <vt:variant>
        <vt:i4>1245238</vt:i4>
      </vt:variant>
      <vt:variant>
        <vt:i4>320</vt:i4>
      </vt:variant>
      <vt:variant>
        <vt:i4>0</vt:i4>
      </vt:variant>
      <vt:variant>
        <vt:i4>5</vt:i4>
      </vt:variant>
      <vt:variant>
        <vt:lpwstr/>
      </vt:variant>
      <vt:variant>
        <vt:lpwstr>_Toc224629291</vt:lpwstr>
      </vt:variant>
      <vt:variant>
        <vt:i4>1245238</vt:i4>
      </vt:variant>
      <vt:variant>
        <vt:i4>314</vt:i4>
      </vt:variant>
      <vt:variant>
        <vt:i4>0</vt:i4>
      </vt:variant>
      <vt:variant>
        <vt:i4>5</vt:i4>
      </vt:variant>
      <vt:variant>
        <vt:lpwstr/>
      </vt:variant>
      <vt:variant>
        <vt:lpwstr>_Toc224629290</vt:lpwstr>
      </vt:variant>
      <vt:variant>
        <vt:i4>1179702</vt:i4>
      </vt:variant>
      <vt:variant>
        <vt:i4>308</vt:i4>
      </vt:variant>
      <vt:variant>
        <vt:i4>0</vt:i4>
      </vt:variant>
      <vt:variant>
        <vt:i4>5</vt:i4>
      </vt:variant>
      <vt:variant>
        <vt:lpwstr/>
      </vt:variant>
      <vt:variant>
        <vt:lpwstr>_Toc224629289</vt:lpwstr>
      </vt:variant>
      <vt:variant>
        <vt:i4>1179702</vt:i4>
      </vt:variant>
      <vt:variant>
        <vt:i4>302</vt:i4>
      </vt:variant>
      <vt:variant>
        <vt:i4>0</vt:i4>
      </vt:variant>
      <vt:variant>
        <vt:i4>5</vt:i4>
      </vt:variant>
      <vt:variant>
        <vt:lpwstr/>
      </vt:variant>
      <vt:variant>
        <vt:lpwstr>_Toc224629288</vt:lpwstr>
      </vt:variant>
      <vt:variant>
        <vt:i4>1179702</vt:i4>
      </vt:variant>
      <vt:variant>
        <vt:i4>296</vt:i4>
      </vt:variant>
      <vt:variant>
        <vt:i4>0</vt:i4>
      </vt:variant>
      <vt:variant>
        <vt:i4>5</vt:i4>
      </vt:variant>
      <vt:variant>
        <vt:lpwstr/>
      </vt:variant>
      <vt:variant>
        <vt:lpwstr>_Toc224629287</vt:lpwstr>
      </vt:variant>
      <vt:variant>
        <vt:i4>1179702</vt:i4>
      </vt:variant>
      <vt:variant>
        <vt:i4>290</vt:i4>
      </vt:variant>
      <vt:variant>
        <vt:i4>0</vt:i4>
      </vt:variant>
      <vt:variant>
        <vt:i4>5</vt:i4>
      </vt:variant>
      <vt:variant>
        <vt:lpwstr/>
      </vt:variant>
      <vt:variant>
        <vt:lpwstr>_Toc224629286</vt:lpwstr>
      </vt:variant>
      <vt:variant>
        <vt:i4>1179702</vt:i4>
      </vt:variant>
      <vt:variant>
        <vt:i4>284</vt:i4>
      </vt:variant>
      <vt:variant>
        <vt:i4>0</vt:i4>
      </vt:variant>
      <vt:variant>
        <vt:i4>5</vt:i4>
      </vt:variant>
      <vt:variant>
        <vt:lpwstr/>
      </vt:variant>
      <vt:variant>
        <vt:lpwstr>_Toc224629285</vt:lpwstr>
      </vt:variant>
      <vt:variant>
        <vt:i4>1179702</vt:i4>
      </vt:variant>
      <vt:variant>
        <vt:i4>278</vt:i4>
      </vt:variant>
      <vt:variant>
        <vt:i4>0</vt:i4>
      </vt:variant>
      <vt:variant>
        <vt:i4>5</vt:i4>
      </vt:variant>
      <vt:variant>
        <vt:lpwstr/>
      </vt:variant>
      <vt:variant>
        <vt:lpwstr>_Toc224629284</vt:lpwstr>
      </vt:variant>
      <vt:variant>
        <vt:i4>1179702</vt:i4>
      </vt:variant>
      <vt:variant>
        <vt:i4>272</vt:i4>
      </vt:variant>
      <vt:variant>
        <vt:i4>0</vt:i4>
      </vt:variant>
      <vt:variant>
        <vt:i4>5</vt:i4>
      </vt:variant>
      <vt:variant>
        <vt:lpwstr/>
      </vt:variant>
      <vt:variant>
        <vt:lpwstr>_Toc224629283</vt:lpwstr>
      </vt:variant>
      <vt:variant>
        <vt:i4>1179702</vt:i4>
      </vt:variant>
      <vt:variant>
        <vt:i4>266</vt:i4>
      </vt:variant>
      <vt:variant>
        <vt:i4>0</vt:i4>
      </vt:variant>
      <vt:variant>
        <vt:i4>5</vt:i4>
      </vt:variant>
      <vt:variant>
        <vt:lpwstr/>
      </vt:variant>
      <vt:variant>
        <vt:lpwstr>_Toc224629282</vt:lpwstr>
      </vt:variant>
      <vt:variant>
        <vt:i4>1179702</vt:i4>
      </vt:variant>
      <vt:variant>
        <vt:i4>260</vt:i4>
      </vt:variant>
      <vt:variant>
        <vt:i4>0</vt:i4>
      </vt:variant>
      <vt:variant>
        <vt:i4>5</vt:i4>
      </vt:variant>
      <vt:variant>
        <vt:lpwstr/>
      </vt:variant>
      <vt:variant>
        <vt:lpwstr>_Toc224629281</vt:lpwstr>
      </vt:variant>
      <vt:variant>
        <vt:i4>1179702</vt:i4>
      </vt:variant>
      <vt:variant>
        <vt:i4>254</vt:i4>
      </vt:variant>
      <vt:variant>
        <vt:i4>0</vt:i4>
      </vt:variant>
      <vt:variant>
        <vt:i4>5</vt:i4>
      </vt:variant>
      <vt:variant>
        <vt:lpwstr/>
      </vt:variant>
      <vt:variant>
        <vt:lpwstr>_Toc224629280</vt:lpwstr>
      </vt:variant>
      <vt:variant>
        <vt:i4>1900598</vt:i4>
      </vt:variant>
      <vt:variant>
        <vt:i4>248</vt:i4>
      </vt:variant>
      <vt:variant>
        <vt:i4>0</vt:i4>
      </vt:variant>
      <vt:variant>
        <vt:i4>5</vt:i4>
      </vt:variant>
      <vt:variant>
        <vt:lpwstr/>
      </vt:variant>
      <vt:variant>
        <vt:lpwstr>_Toc224629279</vt:lpwstr>
      </vt:variant>
      <vt:variant>
        <vt:i4>1900598</vt:i4>
      </vt:variant>
      <vt:variant>
        <vt:i4>242</vt:i4>
      </vt:variant>
      <vt:variant>
        <vt:i4>0</vt:i4>
      </vt:variant>
      <vt:variant>
        <vt:i4>5</vt:i4>
      </vt:variant>
      <vt:variant>
        <vt:lpwstr/>
      </vt:variant>
      <vt:variant>
        <vt:lpwstr>_Toc224629278</vt:lpwstr>
      </vt:variant>
      <vt:variant>
        <vt:i4>1900598</vt:i4>
      </vt:variant>
      <vt:variant>
        <vt:i4>236</vt:i4>
      </vt:variant>
      <vt:variant>
        <vt:i4>0</vt:i4>
      </vt:variant>
      <vt:variant>
        <vt:i4>5</vt:i4>
      </vt:variant>
      <vt:variant>
        <vt:lpwstr/>
      </vt:variant>
      <vt:variant>
        <vt:lpwstr>_Toc224629277</vt:lpwstr>
      </vt:variant>
      <vt:variant>
        <vt:i4>1900598</vt:i4>
      </vt:variant>
      <vt:variant>
        <vt:i4>230</vt:i4>
      </vt:variant>
      <vt:variant>
        <vt:i4>0</vt:i4>
      </vt:variant>
      <vt:variant>
        <vt:i4>5</vt:i4>
      </vt:variant>
      <vt:variant>
        <vt:lpwstr/>
      </vt:variant>
      <vt:variant>
        <vt:lpwstr>_Toc224629276</vt:lpwstr>
      </vt:variant>
      <vt:variant>
        <vt:i4>1900598</vt:i4>
      </vt:variant>
      <vt:variant>
        <vt:i4>224</vt:i4>
      </vt:variant>
      <vt:variant>
        <vt:i4>0</vt:i4>
      </vt:variant>
      <vt:variant>
        <vt:i4>5</vt:i4>
      </vt:variant>
      <vt:variant>
        <vt:lpwstr/>
      </vt:variant>
      <vt:variant>
        <vt:lpwstr>_Toc224629275</vt:lpwstr>
      </vt:variant>
      <vt:variant>
        <vt:i4>1900598</vt:i4>
      </vt:variant>
      <vt:variant>
        <vt:i4>218</vt:i4>
      </vt:variant>
      <vt:variant>
        <vt:i4>0</vt:i4>
      </vt:variant>
      <vt:variant>
        <vt:i4>5</vt:i4>
      </vt:variant>
      <vt:variant>
        <vt:lpwstr/>
      </vt:variant>
      <vt:variant>
        <vt:lpwstr>_Toc224629274</vt:lpwstr>
      </vt:variant>
      <vt:variant>
        <vt:i4>1900598</vt:i4>
      </vt:variant>
      <vt:variant>
        <vt:i4>212</vt:i4>
      </vt:variant>
      <vt:variant>
        <vt:i4>0</vt:i4>
      </vt:variant>
      <vt:variant>
        <vt:i4>5</vt:i4>
      </vt:variant>
      <vt:variant>
        <vt:lpwstr/>
      </vt:variant>
      <vt:variant>
        <vt:lpwstr>_Toc224629273</vt:lpwstr>
      </vt:variant>
      <vt:variant>
        <vt:i4>1900598</vt:i4>
      </vt:variant>
      <vt:variant>
        <vt:i4>206</vt:i4>
      </vt:variant>
      <vt:variant>
        <vt:i4>0</vt:i4>
      </vt:variant>
      <vt:variant>
        <vt:i4>5</vt:i4>
      </vt:variant>
      <vt:variant>
        <vt:lpwstr/>
      </vt:variant>
      <vt:variant>
        <vt:lpwstr>_Toc224629272</vt:lpwstr>
      </vt:variant>
      <vt:variant>
        <vt:i4>1900598</vt:i4>
      </vt:variant>
      <vt:variant>
        <vt:i4>200</vt:i4>
      </vt:variant>
      <vt:variant>
        <vt:i4>0</vt:i4>
      </vt:variant>
      <vt:variant>
        <vt:i4>5</vt:i4>
      </vt:variant>
      <vt:variant>
        <vt:lpwstr/>
      </vt:variant>
      <vt:variant>
        <vt:lpwstr>_Toc224629271</vt:lpwstr>
      </vt:variant>
      <vt:variant>
        <vt:i4>1900598</vt:i4>
      </vt:variant>
      <vt:variant>
        <vt:i4>194</vt:i4>
      </vt:variant>
      <vt:variant>
        <vt:i4>0</vt:i4>
      </vt:variant>
      <vt:variant>
        <vt:i4>5</vt:i4>
      </vt:variant>
      <vt:variant>
        <vt:lpwstr/>
      </vt:variant>
      <vt:variant>
        <vt:lpwstr>_Toc224629270</vt:lpwstr>
      </vt:variant>
      <vt:variant>
        <vt:i4>1835062</vt:i4>
      </vt:variant>
      <vt:variant>
        <vt:i4>188</vt:i4>
      </vt:variant>
      <vt:variant>
        <vt:i4>0</vt:i4>
      </vt:variant>
      <vt:variant>
        <vt:i4>5</vt:i4>
      </vt:variant>
      <vt:variant>
        <vt:lpwstr/>
      </vt:variant>
      <vt:variant>
        <vt:lpwstr>_Toc224629269</vt:lpwstr>
      </vt:variant>
      <vt:variant>
        <vt:i4>1835062</vt:i4>
      </vt:variant>
      <vt:variant>
        <vt:i4>182</vt:i4>
      </vt:variant>
      <vt:variant>
        <vt:i4>0</vt:i4>
      </vt:variant>
      <vt:variant>
        <vt:i4>5</vt:i4>
      </vt:variant>
      <vt:variant>
        <vt:lpwstr/>
      </vt:variant>
      <vt:variant>
        <vt:lpwstr>_Toc224629268</vt:lpwstr>
      </vt:variant>
      <vt:variant>
        <vt:i4>1835062</vt:i4>
      </vt:variant>
      <vt:variant>
        <vt:i4>176</vt:i4>
      </vt:variant>
      <vt:variant>
        <vt:i4>0</vt:i4>
      </vt:variant>
      <vt:variant>
        <vt:i4>5</vt:i4>
      </vt:variant>
      <vt:variant>
        <vt:lpwstr/>
      </vt:variant>
      <vt:variant>
        <vt:lpwstr>_Toc224629267</vt:lpwstr>
      </vt:variant>
      <vt:variant>
        <vt:i4>1835062</vt:i4>
      </vt:variant>
      <vt:variant>
        <vt:i4>170</vt:i4>
      </vt:variant>
      <vt:variant>
        <vt:i4>0</vt:i4>
      </vt:variant>
      <vt:variant>
        <vt:i4>5</vt:i4>
      </vt:variant>
      <vt:variant>
        <vt:lpwstr/>
      </vt:variant>
      <vt:variant>
        <vt:lpwstr>_Toc224629266</vt:lpwstr>
      </vt:variant>
      <vt:variant>
        <vt:i4>1835062</vt:i4>
      </vt:variant>
      <vt:variant>
        <vt:i4>164</vt:i4>
      </vt:variant>
      <vt:variant>
        <vt:i4>0</vt:i4>
      </vt:variant>
      <vt:variant>
        <vt:i4>5</vt:i4>
      </vt:variant>
      <vt:variant>
        <vt:lpwstr/>
      </vt:variant>
      <vt:variant>
        <vt:lpwstr>_Toc224629265</vt:lpwstr>
      </vt:variant>
      <vt:variant>
        <vt:i4>1835062</vt:i4>
      </vt:variant>
      <vt:variant>
        <vt:i4>158</vt:i4>
      </vt:variant>
      <vt:variant>
        <vt:i4>0</vt:i4>
      </vt:variant>
      <vt:variant>
        <vt:i4>5</vt:i4>
      </vt:variant>
      <vt:variant>
        <vt:lpwstr/>
      </vt:variant>
      <vt:variant>
        <vt:lpwstr>_Toc224629264</vt:lpwstr>
      </vt:variant>
      <vt:variant>
        <vt:i4>1835062</vt:i4>
      </vt:variant>
      <vt:variant>
        <vt:i4>152</vt:i4>
      </vt:variant>
      <vt:variant>
        <vt:i4>0</vt:i4>
      </vt:variant>
      <vt:variant>
        <vt:i4>5</vt:i4>
      </vt:variant>
      <vt:variant>
        <vt:lpwstr/>
      </vt:variant>
      <vt:variant>
        <vt:lpwstr>_Toc224629263</vt:lpwstr>
      </vt:variant>
      <vt:variant>
        <vt:i4>1835062</vt:i4>
      </vt:variant>
      <vt:variant>
        <vt:i4>146</vt:i4>
      </vt:variant>
      <vt:variant>
        <vt:i4>0</vt:i4>
      </vt:variant>
      <vt:variant>
        <vt:i4>5</vt:i4>
      </vt:variant>
      <vt:variant>
        <vt:lpwstr/>
      </vt:variant>
      <vt:variant>
        <vt:lpwstr>_Toc224629262</vt:lpwstr>
      </vt:variant>
      <vt:variant>
        <vt:i4>1835062</vt:i4>
      </vt:variant>
      <vt:variant>
        <vt:i4>140</vt:i4>
      </vt:variant>
      <vt:variant>
        <vt:i4>0</vt:i4>
      </vt:variant>
      <vt:variant>
        <vt:i4>5</vt:i4>
      </vt:variant>
      <vt:variant>
        <vt:lpwstr/>
      </vt:variant>
      <vt:variant>
        <vt:lpwstr>_Toc224629261</vt:lpwstr>
      </vt:variant>
      <vt:variant>
        <vt:i4>1835062</vt:i4>
      </vt:variant>
      <vt:variant>
        <vt:i4>134</vt:i4>
      </vt:variant>
      <vt:variant>
        <vt:i4>0</vt:i4>
      </vt:variant>
      <vt:variant>
        <vt:i4>5</vt:i4>
      </vt:variant>
      <vt:variant>
        <vt:lpwstr/>
      </vt:variant>
      <vt:variant>
        <vt:lpwstr>_Toc224629260</vt:lpwstr>
      </vt:variant>
      <vt:variant>
        <vt:i4>2031670</vt:i4>
      </vt:variant>
      <vt:variant>
        <vt:i4>128</vt:i4>
      </vt:variant>
      <vt:variant>
        <vt:i4>0</vt:i4>
      </vt:variant>
      <vt:variant>
        <vt:i4>5</vt:i4>
      </vt:variant>
      <vt:variant>
        <vt:lpwstr/>
      </vt:variant>
      <vt:variant>
        <vt:lpwstr>_Toc224629259</vt:lpwstr>
      </vt:variant>
      <vt:variant>
        <vt:i4>2031670</vt:i4>
      </vt:variant>
      <vt:variant>
        <vt:i4>122</vt:i4>
      </vt:variant>
      <vt:variant>
        <vt:i4>0</vt:i4>
      </vt:variant>
      <vt:variant>
        <vt:i4>5</vt:i4>
      </vt:variant>
      <vt:variant>
        <vt:lpwstr/>
      </vt:variant>
      <vt:variant>
        <vt:lpwstr>_Toc224629258</vt:lpwstr>
      </vt:variant>
      <vt:variant>
        <vt:i4>2031670</vt:i4>
      </vt:variant>
      <vt:variant>
        <vt:i4>116</vt:i4>
      </vt:variant>
      <vt:variant>
        <vt:i4>0</vt:i4>
      </vt:variant>
      <vt:variant>
        <vt:i4>5</vt:i4>
      </vt:variant>
      <vt:variant>
        <vt:lpwstr/>
      </vt:variant>
      <vt:variant>
        <vt:lpwstr>_Toc224629257</vt:lpwstr>
      </vt:variant>
      <vt:variant>
        <vt:i4>2031670</vt:i4>
      </vt:variant>
      <vt:variant>
        <vt:i4>110</vt:i4>
      </vt:variant>
      <vt:variant>
        <vt:i4>0</vt:i4>
      </vt:variant>
      <vt:variant>
        <vt:i4>5</vt:i4>
      </vt:variant>
      <vt:variant>
        <vt:lpwstr/>
      </vt:variant>
      <vt:variant>
        <vt:lpwstr>_Toc224629256</vt:lpwstr>
      </vt:variant>
      <vt:variant>
        <vt:i4>2031670</vt:i4>
      </vt:variant>
      <vt:variant>
        <vt:i4>104</vt:i4>
      </vt:variant>
      <vt:variant>
        <vt:i4>0</vt:i4>
      </vt:variant>
      <vt:variant>
        <vt:i4>5</vt:i4>
      </vt:variant>
      <vt:variant>
        <vt:lpwstr/>
      </vt:variant>
      <vt:variant>
        <vt:lpwstr>_Toc224629255</vt:lpwstr>
      </vt:variant>
      <vt:variant>
        <vt:i4>2031670</vt:i4>
      </vt:variant>
      <vt:variant>
        <vt:i4>98</vt:i4>
      </vt:variant>
      <vt:variant>
        <vt:i4>0</vt:i4>
      </vt:variant>
      <vt:variant>
        <vt:i4>5</vt:i4>
      </vt:variant>
      <vt:variant>
        <vt:lpwstr/>
      </vt:variant>
      <vt:variant>
        <vt:lpwstr>_Toc224629254</vt:lpwstr>
      </vt:variant>
      <vt:variant>
        <vt:i4>2031670</vt:i4>
      </vt:variant>
      <vt:variant>
        <vt:i4>92</vt:i4>
      </vt:variant>
      <vt:variant>
        <vt:i4>0</vt:i4>
      </vt:variant>
      <vt:variant>
        <vt:i4>5</vt:i4>
      </vt:variant>
      <vt:variant>
        <vt:lpwstr/>
      </vt:variant>
      <vt:variant>
        <vt:lpwstr>_Toc224629253</vt:lpwstr>
      </vt:variant>
      <vt:variant>
        <vt:i4>2031670</vt:i4>
      </vt:variant>
      <vt:variant>
        <vt:i4>86</vt:i4>
      </vt:variant>
      <vt:variant>
        <vt:i4>0</vt:i4>
      </vt:variant>
      <vt:variant>
        <vt:i4>5</vt:i4>
      </vt:variant>
      <vt:variant>
        <vt:lpwstr/>
      </vt:variant>
      <vt:variant>
        <vt:lpwstr>_Toc224629252</vt:lpwstr>
      </vt:variant>
      <vt:variant>
        <vt:i4>2031670</vt:i4>
      </vt:variant>
      <vt:variant>
        <vt:i4>80</vt:i4>
      </vt:variant>
      <vt:variant>
        <vt:i4>0</vt:i4>
      </vt:variant>
      <vt:variant>
        <vt:i4>5</vt:i4>
      </vt:variant>
      <vt:variant>
        <vt:lpwstr/>
      </vt:variant>
      <vt:variant>
        <vt:lpwstr>_Toc224629251</vt:lpwstr>
      </vt:variant>
      <vt:variant>
        <vt:i4>2031670</vt:i4>
      </vt:variant>
      <vt:variant>
        <vt:i4>74</vt:i4>
      </vt:variant>
      <vt:variant>
        <vt:i4>0</vt:i4>
      </vt:variant>
      <vt:variant>
        <vt:i4>5</vt:i4>
      </vt:variant>
      <vt:variant>
        <vt:lpwstr/>
      </vt:variant>
      <vt:variant>
        <vt:lpwstr>_Toc224629250</vt:lpwstr>
      </vt:variant>
      <vt:variant>
        <vt:i4>1966134</vt:i4>
      </vt:variant>
      <vt:variant>
        <vt:i4>68</vt:i4>
      </vt:variant>
      <vt:variant>
        <vt:i4>0</vt:i4>
      </vt:variant>
      <vt:variant>
        <vt:i4>5</vt:i4>
      </vt:variant>
      <vt:variant>
        <vt:lpwstr/>
      </vt:variant>
      <vt:variant>
        <vt:lpwstr>_Toc224629249</vt:lpwstr>
      </vt:variant>
      <vt:variant>
        <vt:i4>1966134</vt:i4>
      </vt:variant>
      <vt:variant>
        <vt:i4>62</vt:i4>
      </vt:variant>
      <vt:variant>
        <vt:i4>0</vt:i4>
      </vt:variant>
      <vt:variant>
        <vt:i4>5</vt:i4>
      </vt:variant>
      <vt:variant>
        <vt:lpwstr/>
      </vt:variant>
      <vt:variant>
        <vt:lpwstr>_Toc224629248</vt:lpwstr>
      </vt:variant>
      <vt:variant>
        <vt:i4>1966134</vt:i4>
      </vt:variant>
      <vt:variant>
        <vt:i4>56</vt:i4>
      </vt:variant>
      <vt:variant>
        <vt:i4>0</vt:i4>
      </vt:variant>
      <vt:variant>
        <vt:i4>5</vt:i4>
      </vt:variant>
      <vt:variant>
        <vt:lpwstr/>
      </vt:variant>
      <vt:variant>
        <vt:lpwstr>_Toc224629247</vt:lpwstr>
      </vt:variant>
      <vt:variant>
        <vt:i4>1966134</vt:i4>
      </vt:variant>
      <vt:variant>
        <vt:i4>50</vt:i4>
      </vt:variant>
      <vt:variant>
        <vt:i4>0</vt:i4>
      </vt:variant>
      <vt:variant>
        <vt:i4>5</vt:i4>
      </vt:variant>
      <vt:variant>
        <vt:lpwstr/>
      </vt:variant>
      <vt:variant>
        <vt:lpwstr>_Toc224629246</vt:lpwstr>
      </vt:variant>
      <vt:variant>
        <vt:i4>1966134</vt:i4>
      </vt:variant>
      <vt:variant>
        <vt:i4>44</vt:i4>
      </vt:variant>
      <vt:variant>
        <vt:i4>0</vt:i4>
      </vt:variant>
      <vt:variant>
        <vt:i4>5</vt:i4>
      </vt:variant>
      <vt:variant>
        <vt:lpwstr/>
      </vt:variant>
      <vt:variant>
        <vt:lpwstr>_Toc224629245</vt:lpwstr>
      </vt:variant>
      <vt:variant>
        <vt:i4>1966134</vt:i4>
      </vt:variant>
      <vt:variant>
        <vt:i4>38</vt:i4>
      </vt:variant>
      <vt:variant>
        <vt:i4>0</vt:i4>
      </vt:variant>
      <vt:variant>
        <vt:i4>5</vt:i4>
      </vt:variant>
      <vt:variant>
        <vt:lpwstr/>
      </vt:variant>
      <vt:variant>
        <vt:lpwstr>_Toc224629244</vt:lpwstr>
      </vt:variant>
      <vt:variant>
        <vt:i4>1966134</vt:i4>
      </vt:variant>
      <vt:variant>
        <vt:i4>32</vt:i4>
      </vt:variant>
      <vt:variant>
        <vt:i4>0</vt:i4>
      </vt:variant>
      <vt:variant>
        <vt:i4>5</vt:i4>
      </vt:variant>
      <vt:variant>
        <vt:lpwstr/>
      </vt:variant>
      <vt:variant>
        <vt:lpwstr>_Toc224629243</vt:lpwstr>
      </vt:variant>
      <vt:variant>
        <vt:i4>1966134</vt:i4>
      </vt:variant>
      <vt:variant>
        <vt:i4>26</vt:i4>
      </vt:variant>
      <vt:variant>
        <vt:i4>0</vt:i4>
      </vt:variant>
      <vt:variant>
        <vt:i4>5</vt:i4>
      </vt:variant>
      <vt:variant>
        <vt:lpwstr/>
      </vt:variant>
      <vt:variant>
        <vt:lpwstr>_Toc224629242</vt:lpwstr>
      </vt:variant>
      <vt:variant>
        <vt:i4>1966134</vt:i4>
      </vt:variant>
      <vt:variant>
        <vt:i4>20</vt:i4>
      </vt:variant>
      <vt:variant>
        <vt:i4>0</vt:i4>
      </vt:variant>
      <vt:variant>
        <vt:i4>5</vt:i4>
      </vt:variant>
      <vt:variant>
        <vt:lpwstr/>
      </vt:variant>
      <vt:variant>
        <vt:lpwstr>_Toc224629241</vt:lpwstr>
      </vt:variant>
      <vt:variant>
        <vt:i4>1966134</vt:i4>
      </vt:variant>
      <vt:variant>
        <vt:i4>14</vt:i4>
      </vt:variant>
      <vt:variant>
        <vt:i4>0</vt:i4>
      </vt:variant>
      <vt:variant>
        <vt:i4>5</vt:i4>
      </vt:variant>
      <vt:variant>
        <vt:lpwstr/>
      </vt:variant>
      <vt:variant>
        <vt:lpwstr>_Toc224629240</vt:lpwstr>
      </vt:variant>
      <vt:variant>
        <vt:i4>1638454</vt:i4>
      </vt:variant>
      <vt:variant>
        <vt:i4>8</vt:i4>
      </vt:variant>
      <vt:variant>
        <vt:i4>0</vt:i4>
      </vt:variant>
      <vt:variant>
        <vt:i4>5</vt:i4>
      </vt:variant>
      <vt:variant>
        <vt:lpwstr/>
      </vt:variant>
      <vt:variant>
        <vt:lpwstr>_Toc224629239</vt:lpwstr>
      </vt:variant>
      <vt:variant>
        <vt:i4>1638454</vt:i4>
      </vt:variant>
      <vt:variant>
        <vt:i4>2</vt:i4>
      </vt:variant>
      <vt:variant>
        <vt:i4>0</vt:i4>
      </vt:variant>
      <vt:variant>
        <vt:i4>5</vt:i4>
      </vt:variant>
      <vt:variant>
        <vt:lpwstr/>
      </vt:variant>
      <vt:variant>
        <vt:lpwstr>_Toc224629238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Solution Specification</dc:title>
  <dc:creator>Joy Chakraborty;Mahesh Venumbaka</dc:creator>
  <cp:keywords>BSS ; Schedule</cp:keywords>
  <cp:lastModifiedBy>Joy Chakraborty</cp:lastModifiedBy>
  <cp:revision>22</cp:revision>
  <cp:lastPrinted>2013-08-06T10:31:00Z</cp:lastPrinted>
  <dcterms:created xsi:type="dcterms:W3CDTF">2015-07-24T10:03:00Z</dcterms:created>
  <dcterms:modified xsi:type="dcterms:W3CDTF">2015-07-28T18:37:00Z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0x01010070C4385CB638B44799F1CA91B995145F</vt:lpwstr>
  </property>
  <property fmtid="{D5CDD505-2E9C-101B-9397-08002B2CF9AE}" pid="3" name="_dlc_DocIdItemGuid">
    <vt:lpwstr>57385152-67d2-45e0-8754-d3dea8101a13</vt:lpwstr>
  </property>
  <property fmtid="{D5CDD505-2E9C-101B-9397-08002B2CF9AE}" pid="4" name="TaxKeyword">
    <vt:lpwstr>4996;#BSS|daa8b4fe-2500-44f5-96a2-38935d31743e;#6305;#Schdule|1e221dea-9db9-47e7-a04b-70d1ff6a220b</vt:lpwstr>
  </property>
  <property fmtid="{D5CDD505-2E9C-101B-9397-08002B2CF9AE}" pid="5" name="Order">
    <vt:r8>15400</vt:r8>
  </property>
  <property fmtid="{D5CDD505-2E9C-101B-9397-08002B2CF9AE}" pid="6" name="TemplateUrl">
    <vt:lpwstr/>
  </property>
</Properties>
</file>